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tabs>
          <w:tab w:val="left" w:pos="4725"/>
        </w:tabs>
        <w:spacing w:before="65"/>
        <w:ind w:left="110"/>
        <w:rPr>
          <w:rFonts w:ascii="Arial MT"/>
        </w:rPr>
      </w:pPr>
    </w:p>
    <w:p>
      <w:pPr>
        <w:pStyle w:val="4"/>
        <w:tabs>
          <w:tab w:val="left" w:pos="4725"/>
        </w:tabs>
        <w:spacing w:before="65"/>
        <w:ind w:left="110"/>
        <w:rPr>
          <w:rFonts w:ascii="Arial MT"/>
        </w:rPr>
      </w:pPr>
      <w:bookmarkStart w:id="0" w:name="_GoBack"/>
      <w:bookmarkEnd w:id="0"/>
      <w:r>
        <w:rPr>
          <w:rFonts w:ascii="Arial MT"/>
        </w:rPr>
        <w:t>11/16/23,</w:t>
      </w:r>
      <w:r>
        <w:rPr>
          <w:rFonts w:ascii="Arial MT"/>
          <w:spacing w:val="-7"/>
        </w:rPr>
        <w:t xml:space="preserve"> </w:t>
      </w:r>
      <w:r>
        <w:rPr>
          <w:rFonts w:ascii="Arial MT"/>
        </w:rPr>
        <w:t>3:09</w:t>
      </w:r>
      <w:r>
        <w:rPr>
          <w:rFonts w:ascii="Arial MT"/>
          <w:spacing w:val="-7"/>
        </w:rPr>
        <w:t xml:space="preserve"> </w:t>
      </w:r>
      <w:r>
        <w:rPr>
          <w:rFonts w:ascii="Arial MT"/>
          <w:spacing w:val="-5"/>
        </w:rPr>
        <w:t>PM</w:t>
      </w:r>
      <w:r>
        <w:rPr>
          <w:rFonts w:ascii="Arial MT"/>
        </w:rPr>
        <w:tab/>
      </w:r>
      <w:r>
        <w:rPr>
          <w:rFonts w:ascii="Arial MT"/>
        </w:rPr>
        <w:t>Kiem</w:t>
      </w:r>
      <w:r>
        <w:rPr>
          <w:rFonts w:ascii="Arial MT"/>
          <w:spacing w:val="-3"/>
        </w:rPr>
        <w:t xml:space="preserve"> </w:t>
      </w:r>
      <w:r>
        <w:rPr>
          <w:rFonts w:ascii="Arial MT"/>
        </w:rPr>
        <w:t>tra</w:t>
      </w:r>
      <w:r>
        <w:rPr>
          <w:rFonts w:ascii="Arial MT"/>
          <w:spacing w:val="-1"/>
        </w:rPr>
        <w:t xml:space="preserve"> </w:t>
      </w:r>
      <w:r>
        <w:rPr>
          <w:rFonts w:ascii="Arial MT"/>
        </w:rPr>
        <w:t>cuoi</w:t>
      </w:r>
      <w:r>
        <w:rPr>
          <w:rFonts w:ascii="Arial MT"/>
          <w:spacing w:val="-1"/>
        </w:rPr>
        <w:t xml:space="preserve"> </w:t>
      </w:r>
      <w:r>
        <w:rPr>
          <w:rFonts w:ascii="Arial MT"/>
        </w:rPr>
        <w:t>ki</w:t>
      </w:r>
      <w:r>
        <w:rPr>
          <w:rFonts w:ascii="Arial MT"/>
          <w:spacing w:val="-1"/>
        </w:rPr>
        <w:t xml:space="preserve"> </w:t>
      </w:r>
      <w:r>
        <w:rPr>
          <w:rFonts w:ascii="Arial MT"/>
        </w:rPr>
        <w:t>2:</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(page</w:t>
      </w:r>
      <w:r>
        <w:rPr>
          <w:rFonts w:ascii="Arial MT"/>
          <w:spacing w:val="-1"/>
        </w:rPr>
        <w:t xml:space="preserve"> </w:t>
      </w:r>
      <w:r>
        <w:rPr>
          <w:rFonts w:ascii="Arial MT"/>
        </w:rPr>
        <w:t>1</w:t>
      </w:r>
      <w:r>
        <w:rPr>
          <w:rFonts w:ascii="Arial MT"/>
          <w:spacing w:val="-1"/>
        </w:rPr>
        <w:t xml:space="preserve"> </w:t>
      </w:r>
      <w:r>
        <w:rPr>
          <w:rFonts w:ascii="Arial MT"/>
        </w:rPr>
        <w:t>of</w:t>
      </w:r>
      <w:r>
        <w:rPr>
          <w:rFonts w:ascii="Arial MT"/>
          <w:spacing w:val="-1"/>
        </w:rPr>
        <w:t xml:space="preserve"> </w:t>
      </w:r>
      <w:r>
        <w:rPr>
          <w:rFonts w:ascii="Arial MT"/>
        </w:rPr>
        <w:t>20)</w:t>
      </w:r>
      <w:r>
        <w:rPr>
          <w:rFonts w:ascii="Arial MT"/>
          <w:spacing w:val="-1"/>
        </w:rPr>
        <w:t xml:space="preserve"> </w:t>
      </w:r>
      <w:r>
        <w:rPr>
          <w:rFonts w:ascii="Arial MT"/>
        </w:rPr>
        <w:t>|</w:t>
      </w:r>
      <w:r>
        <w:rPr>
          <w:rFonts w:ascii="Arial MT"/>
          <w:spacing w:val="-1"/>
        </w:rPr>
        <w:t xml:space="preserve"> </w:t>
      </w:r>
      <w:r>
        <w:rPr>
          <w:rFonts w:ascii="Arial MT"/>
          <w:spacing w:val="-5"/>
        </w:rPr>
        <w:t>MMS</w:t>
      </w:r>
    </w:p>
    <w:p>
      <w:pPr>
        <w:pStyle w:val="4"/>
        <w:rPr>
          <w:rFonts w:ascii="Arial MT"/>
          <w:sz w:val="20"/>
        </w:rPr>
      </w:pPr>
    </w:p>
    <w:p>
      <w:pPr>
        <w:pStyle w:val="4"/>
        <w:rPr>
          <w:rFonts w:ascii="Arial MT"/>
          <w:sz w:val="20"/>
        </w:rPr>
      </w:pPr>
    </w:p>
    <w:p>
      <w:pPr>
        <w:pStyle w:val="4"/>
        <w:rPr>
          <w:rFonts w:ascii="Arial MT"/>
          <w:sz w:val="20"/>
        </w:rPr>
      </w:pPr>
    </w:p>
    <w:p>
      <w:pPr>
        <w:pStyle w:val="4"/>
        <w:rPr>
          <w:rFonts w:ascii="Arial MT"/>
          <w:sz w:val="20"/>
        </w:rPr>
      </w:pPr>
    </w:p>
    <w:p>
      <w:pPr>
        <w:pStyle w:val="4"/>
        <w:spacing w:before="133"/>
        <w:rPr>
          <w:rFonts w:ascii="Arial MT"/>
          <w:sz w:val="20"/>
        </w:rPr>
      </w:pPr>
      <w:r>
        <mc:AlternateContent>
          <mc:Choice Requires="wps">
            <w:drawing>
              <wp:anchor distT="0" distB="0" distL="0" distR="0" simplePos="0" relativeHeight="251999232" behindDoc="1" locked="0" layoutInCell="1" allowOverlap="1">
                <wp:simplePos x="0" y="0"/>
                <wp:positionH relativeFrom="page">
                  <wp:posOffset>408940</wp:posOffset>
                </wp:positionH>
                <wp:positionV relativeFrom="paragraph">
                  <wp:posOffset>245745</wp:posOffset>
                </wp:positionV>
                <wp:extent cx="6944360" cy="7620"/>
                <wp:effectExtent l="0" t="0" r="0" b="0"/>
                <wp:wrapTopAndBottom/>
                <wp:docPr id="792566794" name="Graphic 3"/>
                <wp:cNvGraphicFramePr/>
                <a:graphic xmlns:a="http://schemas.openxmlformats.org/drawingml/2006/main">
                  <a:graphicData uri="http://schemas.microsoft.com/office/word/2010/wordprocessingShape">
                    <wps:wsp>
                      <wps:cNvSpPr/>
                      <wps:spPr>
                        <a:xfrm>
                          <a:off x="0" y="0"/>
                          <a:ext cx="6944359" cy="7620"/>
                        </a:xfrm>
                        <a:custGeom>
                          <a:avLst/>
                          <a:gdLst/>
                          <a:ahLst/>
                          <a:cxnLst/>
                          <a:rect l="l" t="t" r="r" b="b"/>
                          <a:pathLst>
                            <a:path w="6944359" h="7620">
                              <a:moveTo>
                                <a:pt x="6944195" y="0"/>
                              </a:moveTo>
                              <a:lnTo>
                                <a:pt x="1060132" y="0"/>
                              </a:lnTo>
                              <a:lnTo>
                                <a:pt x="0" y="0"/>
                              </a:lnTo>
                              <a:lnTo>
                                <a:pt x="0" y="7112"/>
                              </a:lnTo>
                              <a:lnTo>
                                <a:pt x="1060132" y="7112"/>
                              </a:lnTo>
                              <a:lnTo>
                                <a:pt x="6944195" y="7112"/>
                              </a:lnTo>
                              <a:lnTo>
                                <a:pt x="6944195" y="0"/>
                              </a:lnTo>
                              <a:close/>
                            </a:path>
                          </a:pathLst>
                        </a:custGeom>
                        <a:solidFill>
                          <a:srgbClr val="DEE2E6"/>
                        </a:solidFill>
                      </wps:spPr>
                      <wps:bodyPr wrap="square" lIns="0" tIns="0" rIns="0" bIns="0" rtlCol="0">
                        <a:noAutofit/>
                      </wps:bodyPr>
                    </wps:wsp>
                  </a:graphicData>
                </a:graphic>
              </wp:anchor>
            </w:drawing>
          </mc:Choice>
          <mc:Fallback>
            <w:pict>
              <v:shape id="Graphic 3" o:spid="_x0000_s1026" o:spt="100" style="position:absolute;left:0pt;margin-left:32.2pt;margin-top:19.35pt;height:0.6pt;width:546.8pt;mso-position-horizontal-relative:page;mso-wrap-distance-bottom:0pt;mso-wrap-distance-top:0pt;z-index:-251317248;mso-width-relative:page;mso-height-relative:page;" fillcolor="#DEE2E6" filled="t" stroked="f" coordsize="6944359,7620" o:gfxdata="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&#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Kj3rULZAAAACQEAAA8AAAAAAAAAAQAgAAAAIgAAAGRy&#10;cy9kb3ducmV2LnhtbFBLAQIUABQAAAAIAIdO4kAtw2nlPQIAADsFAAAOAAAAAAAAAAEAIAAAACgB&#10;AABkcnMvZTJvRG9jLnhtbFBLBQYAAAAABgAGAFkBAADXBQAAAAA=&#10;" path="m6944195,0l1060132,0,0,0,0,7112,1060132,7112,6944195,7112,6944195,0xe">
                <v:fill on="t" focussize="0,0"/>
                <v:stroke on="f"/>
                <v:imagedata o:title=""/>
                <o:lock v:ext="edit" aspectratio="f"/>
                <v:textbox inset="0mm,0mm,0mm,0mm"/>
                <w10:wrap type="topAndBottom"/>
              </v:shape>
            </w:pict>
          </mc:Fallback>
        </mc:AlternateContent>
      </w:r>
    </w:p>
    <w:p>
      <w:pPr>
        <w:spacing w:before="29" w:after="27"/>
        <w:ind w:left="1008"/>
        <w:rPr>
          <w:sz w:val="16"/>
        </w:rPr>
      </w:pPr>
      <w:r>
        <w:rPr>
          <w:b/>
          <w:color w:val="1C2025"/>
          <w:w w:val="105"/>
          <w:sz w:val="16"/>
        </w:rPr>
        <w:t>Started</w:t>
      </w:r>
      <w:r>
        <w:rPr>
          <w:b/>
          <w:color w:val="1C2025"/>
          <w:spacing w:val="-5"/>
          <w:w w:val="105"/>
          <w:sz w:val="16"/>
        </w:rPr>
        <w:t xml:space="preserve"> </w:t>
      </w:r>
      <w:r>
        <w:rPr>
          <w:b/>
          <w:color w:val="1C2025"/>
          <w:w w:val="105"/>
          <w:sz w:val="16"/>
        </w:rPr>
        <w:t>on</w:t>
      </w:r>
      <w:r>
        <w:rPr>
          <w:b/>
          <w:color w:val="1C2025"/>
          <w:spacing w:val="30"/>
          <w:w w:val="105"/>
          <w:sz w:val="16"/>
        </w:rPr>
        <w:t xml:space="preserve">  </w:t>
      </w:r>
      <w:r>
        <w:rPr>
          <w:color w:val="1C2025"/>
          <w:w w:val="105"/>
          <w:sz w:val="16"/>
        </w:rPr>
        <w:t>Thursday,</w:t>
      </w:r>
      <w:r>
        <w:rPr>
          <w:color w:val="1C2025"/>
          <w:spacing w:val="-3"/>
          <w:w w:val="105"/>
          <w:sz w:val="16"/>
        </w:rPr>
        <w:t xml:space="preserve"> </w:t>
      </w:r>
      <w:r>
        <w:rPr>
          <w:color w:val="1C2025"/>
          <w:w w:val="105"/>
          <w:sz w:val="16"/>
        </w:rPr>
        <w:t>16</w:t>
      </w:r>
      <w:r>
        <w:rPr>
          <w:color w:val="1C2025"/>
          <w:spacing w:val="-5"/>
          <w:w w:val="105"/>
          <w:sz w:val="16"/>
        </w:rPr>
        <w:t xml:space="preserve"> </w:t>
      </w:r>
      <w:r>
        <w:rPr>
          <w:color w:val="1C2025"/>
          <w:w w:val="105"/>
          <w:sz w:val="16"/>
        </w:rPr>
        <w:t>November</w:t>
      </w:r>
      <w:r>
        <w:rPr>
          <w:color w:val="1C2025"/>
          <w:spacing w:val="-4"/>
          <w:w w:val="105"/>
          <w:sz w:val="16"/>
        </w:rPr>
        <w:t xml:space="preserve"> </w:t>
      </w:r>
      <w:r>
        <w:rPr>
          <w:color w:val="1C2025"/>
          <w:w w:val="105"/>
          <w:sz w:val="16"/>
        </w:rPr>
        <w:t>2023,</w:t>
      </w:r>
      <w:r>
        <w:rPr>
          <w:color w:val="1C2025"/>
          <w:spacing w:val="-5"/>
          <w:w w:val="105"/>
          <w:sz w:val="16"/>
        </w:rPr>
        <w:t xml:space="preserve"> </w:t>
      </w:r>
      <w:r>
        <w:rPr>
          <w:color w:val="1C2025"/>
          <w:w w:val="105"/>
          <w:sz w:val="16"/>
        </w:rPr>
        <w:t>9:07</w:t>
      </w:r>
      <w:r>
        <w:rPr>
          <w:color w:val="1C2025"/>
          <w:spacing w:val="-4"/>
          <w:w w:val="105"/>
          <w:sz w:val="16"/>
        </w:rPr>
        <w:t xml:space="preserve"> </w:t>
      </w:r>
      <w:r>
        <w:rPr>
          <w:color w:val="1C2025"/>
          <w:spacing w:val="-5"/>
          <w:w w:val="105"/>
          <w:sz w:val="16"/>
        </w:rPr>
        <w:t>AM</w:t>
      </w:r>
    </w:p>
    <w:p>
      <w:pPr>
        <w:pStyle w:val="4"/>
        <w:spacing w:line="20" w:lineRule="exact"/>
        <w:ind w:left="244"/>
        <w:rPr>
          <w:sz w:val="2"/>
        </w:rPr>
      </w:pPr>
      <w:r>
        <w:rPr>
          <w:sz w:val="2"/>
        </w:rPr>
        <mc:AlternateContent>
          <mc:Choice Requires="wpg">
            <w:drawing>
              <wp:inline distT="0" distB="0" distL="0" distR="0">
                <wp:extent cx="6943725" cy="7620"/>
                <wp:effectExtent l="0" t="0" r="0" b="0"/>
                <wp:docPr id="1137156756" name="Group 1137156756"/>
                <wp:cNvGraphicFramePr/>
                <a:graphic xmlns:a="http://schemas.openxmlformats.org/drawingml/2006/main">
                  <a:graphicData uri="http://schemas.microsoft.com/office/word/2010/wordprocessingGroup">
                    <wpg:wgp>
                      <wpg:cNvGrpSpPr/>
                      <wpg:grpSpPr>
                        <a:xfrm>
                          <a:off x="0" y="0"/>
                          <a:ext cx="6944359" cy="7620"/>
                          <a:chOff x="0" y="0"/>
                          <a:chExt cx="6944359" cy="7620"/>
                        </a:xfrm>
                      </wpg:grpSpPr>
                      <wps:wsp>
                        <wps:cNvPr id="1464209283" name="Graphic 5"/>
                        <wps:cNvSpPr/>
                        <wps:spPr>
                          <a:xfrm>
                            <a:off x="-10" y="11"/>
                            <a:ext cx="6944359" cy="7620"/>
                          </a:xfrm>
                          <a:custGeom>
                            <a:avLst/>
                            <a:gdLst/>
                            <a:ahLst/>
                            <a:cxnLst/>
                            <a:rect l="l" t="t" r="r" b="b"/>
                            <a:pathLst>
                              <a:path w="6944359" h="7620">
                                <a:moveTo>
                                  <a:pt x="6944195" y="0"/>
                                </a:moveTo>
                                <a:lnTo>
                                  <a:pt x="1060132" y="0"/>
                                </a:lnTo>
                                <a:lnTo>
                                  <a:pt x="0" y="0"/>
                                </a:lnTo>
                                <a:lnTo>
                                  <a:pt x="0" y="7112"/>
                                </a:lnTo>
                                <a:lnTo>
                                  <a:pt x="1060132" y="7112"/>
                                </a:lnTo>
                                <a:lnTo>
                                  <a:pt x="6944195" y="7112"/>
                                </a:lnTo>
                                <a:lnTo>
                                  <a:pt x="6944195"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6pt;width:546.75pt;" coordsize="6944359,7620" o:gfxdata="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N/z&#10;sYDVAAAABAEAAA8AAAAAAAAAAQAgAAAAIgAAAGRycy9kb3ducmV2LnhtbFBLAQIUABQAAAAIAIdO&#10;4kD5lZEzmAIAAHsGAAAOAAAAAAAAAAEAIAAAACQBAABkcnMvZTJvRG9jLnhtbFBLBQYAAAAABgAG&#10;AFkBAAAuBgAAAAA=&#10;">
                <o:lock v:ext="edit" aspectratio="f"/>
                <v:shape id="Graphic 5" o:spid="_x0000_s1026" o:spt="100" style="position:absolute;left:-10;top:11;height:7620;width:6944359;" fillcolor="#DEE2E6" filled="t" stroked="f" coordsize="6944359,7620" o:gfxdata="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rx&#10;63/CAAAA4wAAAA8AAAAAAAAAAQAgAAAAIgAAAGRycy9kb3ducmV2LnhtbFBLAQIUABQAAAAIAIdO&#10;4kAzLwWeOwAAADkAAAAQAAAAAAAAAAEAIAAAABEBAABkcnMvc2hhcGV4bWwueG1sUEsFBgAAAAAG&#10;AAYAWwEAALsDAAAAAA==&#10;" path="m6944195,0l1060132,0,0,0,0,7112,1060132,7112,6944195,7112,6944195,0xe">
                  <v:fill on="t" focussize="0,0"/>
                  <v:stroke on="f"/>
                  <v:imagedata o:title=""/>
                  <o:lock v:ext="edit" aspectratio="f"/>
                  <v:textbox inset="0mm,0mm,0mm,0mm"/>
                </v:shape>
                <w10:wrap type="none"/>
                <w10:anchorlock/>
              </v:group>
            </w:pict>
          </mc:Fallback>
        </mc:AlternateContent>
      </w:r>
    </w:p>
    <w:p>
      <w:pPr>
        <w:spacing w:before="20"/>
        <w:ind w:left="1432"/>
        <w:rPr>
          <w:sz w:val="16"/>
        </w:rPr>
      </w:pPr>
      <w:r>
        <mc:AlternateContent>
          <mc:Choice Requires="wps">
            <w:drawing>
              <wp:anchor distT="0" distB="0" distL="0" distR="0" simplePos="0" relativeHeight="252000256" behindDoc="1" locked="0" layoutInCell="1" allowOverlap="1">
                <wp:simplePos x="0" y="0"/>
                <wp:positionH relativeFrom="page">
                  <wp:posOffset>408940</wp:posOffset>
                </wp:positionH>
                <wp:positionV relativeFrom="paragraph">
                  <wp:posOffset>172085</wp:posOffset>
                </wp:positionV>
                <wp:extent cx="6944360" cy="7620"/>
                <wp:effectExtent l="0" t="0" r="0" b="0"/>
                <wp:wrapTopAndBottom/>
                <wp:docPr id="1944986998" name="Graphic 6"/>
                <wp:cNvGraphicFramePr/>
                <a:graphic xmlns:a="http://schemas.openxmlformats.org/drawingml/2006/main">
                  <a:graphicData uri="http://schemas.microsoft.com/office/word/2010/wordprocessingShape">
                    <wps:wsp>
                      <wps:cNvSpPr/>
                      <wps:spPr>
                        <a:xfrm>
                          <a:off x="0" y="0"/>
                          <a:ext cx="6944359" cy="7620"/>
                        </a:xfrm>
                        <a:custGeom>
                          <a:avLst/>
                          <a:gdLst/>
                          <a:ahLst/>
                          <a:cxnLst/>
                          <a:rect l="l" t="t" r="r" b="b"/>
                          <a:pathLst>
                            <a:path w="6944359" h="7620">
                              <a:moveTo>
                                <a:pt x="6944195" y="0"/>
                              </a:moveTo>
                              <a:lnTo>
                                <a:pt x="1060132" y="0"/>
                              </a:lnTo>
                              <a:lnTo>
                                <a:pt x="0" y="0"/>
                              </a:lnTo>
                              <a:lnTo>
                                <a:pt x="0" y="7112"/>
                              </a:lnTo>
                              <a:lnTo>
                                <a:pt x="1060132" y="7112"/>
                              </a:lnTo>
                              <a:lnTo>
                                <a:pt x="6944195" y="7112"/>
                              </a:lnTo>
                              <a:lnTo>
                                <a:pt x="6944195" y="0"/>
                              </a:lnTo>
                              <a:close/>
                            </a:path>
                          </a:pathLst>
                        </a:custGeom>
                        <a:solidFill>
                          <a:srgbClr val="DEE2E6"/>
                        </a:solidFill>
                      </wps:spPr>
                      <wps:bodyPr wrap="square" lIns="0" tIns="0" rIns="0" bIns="0" rtlCol="0">
                        <a:noAutofit/>
                      </wps:bodyPr>
                    </wps:wsp>
                  </a:graphicData>
                </a:graphic>
              </wp:anchor>
            </w:drawing>
          </mc:Choice>
          <mc:Fallback>
            <w:pict>
              <v:shape id="Graphic 6" o:spid="_x0000_s1026" o:spt="100" style="position:absolute;left:0pt;margin-left:32.2pt;margin-top:13.55pt;height:0.6pt;width:546.8pt;mso-position-horizontal-relative:page;mso-wrap-distance-bottom:0pt;mso-wrap-distance-top:0pt;z-index:-251316224;mso-width-relative:page;mso-height-relative:page;" fillcolor="#DEE2E6" filled="t" stroked="f" coordsize="6944359,7620" o:gfxdata="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XJnee2QAAAAkBAAAPAAAAAAAAAAEAIAAAACIAAABk&#10;cnMvZG93bnJldi54bWxQSwECFAAUAAAACACHTuJANeDKGz4CAAA8BQAADgAAAAAAAAABACAAAAAo&#10;AQAAZHJzL2Uyb0RvYy54bWxQSwUGAAAAAAYABgBZAQAA2AUAAAAA&#10;" path="m6944195,0l1060132,0,0,0,0,7112,1060132,7112,6944195,7112,6944195,0xe">
                <v:fill on="t" focussize="0,0"/>
                <v:stroke on="f"/>
                <v:imagedata o:title=""/>
                <o:lock v:ext="edit" aspectratio="f"/>
                <v:textbox inset="0mm,0mm,0mm,0mm"/>
                <w10:wrap type="topAndBottom"/>
              </v:shape>
            </w:pict>
          </mc:Fallback>
        </mc:AlternateContent>
      </w:r>
      <w:r>
        <w:rPr>
          <w:b/>
          <w:color w:val="1C2025"/>
          <w:w w:val="105"/>
          <w:sz w:val="16"/>
        </w:rPr>
        <w:t>State</w:t>
      </w:r>
      <w:r>
        <w:rPr>
          <w:b/>
          <w:color w:val="1C2025"/>
          <w:spacing w:val="31"/>
          <w:w w:val="105"/>
          <w:sz w:val="16"/>
        </w:rPr>
        <w:t xml:space="preserve">  </w:t>
      </w:r>
      <w:r>
        <w:rPr>
          <w:color w:val="1C2025"/>
          <w:spacing w:val="-2"/>
          <w:w w:val="105"/>
          <w:sz w:val="16"/>
        </w:rPr>
        <w:t>Finished</w:t>
      </w:r>
    </w:p>
    <w:p>
      <w:pPr>
        <w:spacing w:before="29" w:after="27"/>
        <w:ind w:left="723"/>
        <w:rPr>
          <w:sz w:val="16"/>
        </w:rPr>
      </w:pPr>
      <w:r>
        <w:rPr>
          <w:b/>
          <w:color w:val="1C2025"/>
          <w:w w:val="105"/>
          <w:sz w:val="16"/>
        </w:rPr>
        <w:t>Completed</w:t>
      </w:r>
      <w:r>
        <w:rPr>
          <w:b/>
          <w:color w:val="1C2025"/>
          <w:spacing w:val="-5"/>
          <w:w w:val="105"/>
          <w:sz w:val="16"/>
        </w:rPr>
        <w:t xml:space="preserve"> </w:t>
      </w:r>
      <w:r>
        <w:rPr>
          <w:b/>
          <w:color w:val="1C2025"/>
          <w:w w:val="105"/>
          <w:sz w:val="16"/>
        </w:rPr>
        <w:t>on</w:t>
      </w:r>
      <w:r>
        <w:rPr>
          <w:b/>
          <w:color w:val="1C2025"/>
          <w:spacing w:val="30"/>
          <w:w w:val="105"/>
          <w:sz w:val="16"/>
        </w:rPr>
        <w:t xml:space="preserve">  </w:t>
      </w:r>
      <w:r>
        <w:rPr>
          <w:color w:val="1C2025"/>
          <w:w w:val="105"/>
          <w:sz w:val="16"/>
        </w:rPr>
        <w:t>Thursday,</w:t>
      </w:r>
      <w:r>
        <w:rPr>
          <w:color w:val="1C2025"/>
          <w:spacing w:val="-4"/>
          <w:w w:val="105"/>
          <w:sz w:val="16"/>
        </w:rPr>
        <w:t xml:space="preserve"> </w:t>
      </w:r>
      <w:r>
        <w:rPr>
          <w:color w:val="1C2025"/>
          <w:w w:val="105"/>
          <w:sz w:val="16"/>
        </w:rPr>
        <w:t>16</w:t>
      </w:r>
      <w:r>
        <w:rPr>
          <w:color w:val="1C2025"/>
          <w:spacing w:val="-5"/>
          <w:w w:val="105"/>
          <w:sz w:val="16"/>
        </w:rPr>
        <w:t xml:space="preserve"> </w:t>
      </w:r>
      <w:r>
        <w:rPr>
          <w:color w:val="1C2025"/>
          <w:w w:val="105"/>
          <w:sz w:val="16"/>
        </w:rPr>
        <w:t>November</w:t>
      </w:r>
      <w:r>
        <w:rPr>
          <w:color w:val="1C2025"/>
          <w:spacing w:val="-5"/>
          <w:w w:val="105"/>
          <w:sz w:val="16"/>
        </w:rPr>
        <w:t xml:space="preserve"> </w:t>
      </w:r>
      <w:r>
        <w:rPr>
          <w:color w:val="1C2025"/>
          <w:w w:val="105"/>
          <w:sz w:val="16"/>
        </w:rPr>
        <w:t>2023,</w:t>
      </w:r>
      <w:r>
        <w:rPr>
          <w:color w:val="1C2025"/>
          <w:spacing w:val="-4"/>
          <w:w w:val="105"/>
          <w:sz w:val="16"/>
        </w:rPr>
        <w:t xml:space="preserve"> </w:t>
      </w:r>
      <w:r>
        <w:rPr>
          <w:color w:val="1C2025"/>
          <w:w w:val="105"/>
          <w:sz w:val="16"/>
        </w:rPr>
        <w:t>9:09</w:t>
      </w:r>
      <w:r>
        <w:rPr>
          <w:color w:val="1C2025"/>
          <w:spacing w:val="-5"/>
          <w:w w:val="105"/>
          <w:sz w:val="16"/>
        </w:rPr>
        <w:t xml:space="preserve"> AM</w:t>
      </w:r>
    </w:p>
    <w:p>
      <w:pPr>
        <w:pStyle w:val="4"/>
        <w:spacing w:line="20" w:lineRule="exact"/>
        <w:ind w:left="244"/>
        <w:rPr>
          <w:sz w:val="2"/>
        </w:rPr>
      </w:pPr>
      <w:r>
        <w:rPr>
          <w:sz w:val="2"/>
        </w:rPr>
        <mc:AlternateContent>
          <mc:Choice Requires="wpg">
            <w:drawing>
              <wp:inline distT="0" distB="0" distL="0" distR="0">
                <wp:extent cx="6943725" cy="7620"/>
                <wp:effectExtent l="0" t="0" r="0" b="0"/>
                <wp:docPr id="832969429" name="Group 832969429"/>
                <wp:cNvGraphicFramePr/>
                <a:graphic xmlns:a="http://schemas.openxmlformats.org/drawingml/2006/main">
                  <a:graphicData uri="http://schemas.microsoft.com/office/word/2010/wordprocessingGroup">
                    <wpg:wgp>
                      <wpg:cNvGrpSpPr/>
                      <wpg:grpSpPr>
                        <a:xfrm>
                          <a:off x="0" y="0"/>
                          <a:ext cx="6944359" cy="7620"/>
                          <a:chOff x="0" y="0"/>
                          <a:chExt cx="6944359" cy="7620"/>
                        </a:xfrm>
                      </wpg:grpSpPr>
                      <wps:wsp>
                        <wps:cNvPr id="1663013798" name="Graphic 8"/>
                        <wps:cNvSpPr/>
                        <wps:spPr>
                          <a:xfrm>
                            <a:off x="-10" y="0"/>
                            <a:ext cx="6944359" cy="7620"/>
                          </a:xfrm>
                          <a:custGeom>
                            <a:avLst/>
                            <a:gdLst/>
                            <a:ahLst/>
                            <a:cxnLst/>
                            <a:rect l="l" t="t" r="r" b="b"/>
                            <a:pathLst>
                              <a:path w="6944359" h="7620">
                                <a:moveTo>
                                  <a:pt x="6944195" y="0"/>
                                </a:moveTo>
                                <a:lnTo>
                                  <a:pt x="1060132" y="0"/>
                                </a:lnTo>
                                <a:lnTo>
                                  <a:pt x="0" y="0"/>
                                </a:lnTo>
                                <a:lnTo>
                                  <a:pt x="0" y="7124"/>
                                </a:lnTo>
                                <a:lnTo>
                                  <a:pt x="1060132" y="7124"/>
                                </a:lnTo>
                                <a:lnTo>
                                  <a:pt x="6944195" y="7124"/>
                                </a:lnTo>
                                <a:lnTo>
                                  <a:pt x="6944195"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6pt;width:546.75pt;" coordsize="6944359,7620" o:gfxdata="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N/zsYDVAAAABAEA&#10;AA8AAAAAAAAAAQAgAAAAIgAAAGRycy9kb3ducmV2LnhtbFBLAQIUABQAAAAIAIdO4kAr+OE5jwIA&#10;AHgGAAAOAAAAAAAAAAEAIAAAACQBAABkcnMvZTJvRG9jLnhtbFBLBQYAAAAABgAGAFkBAAAlBgAA&#10;AAA=&#10;">
                <o:lock v:ext="edit" aspectratio="f"/>
                <v:shape id="Graphic 8" o:spid="_x0000_s1026" o:spt="100" style="position:absolute;left:-10;top:0;height:7620;width:6944359;" fillcolor="#DEE2E6" filled="t" stroked="f" coordsize="6944359,7620" o:gfxdata="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CTi92HFAAAA4wAAAA8AAAAAAAAAAQAgAAAAIgAAAGRycy9kb3ducmV2LnhtbFBLAQIUABQAAAAI&#10;AIdO4kAzLwWeOwAAADkAAAAQAAAAAAAAAAEAIAAAABQBAABkcnMvc2hhcGV4bWwueG1sUEsFBgAA&#10;AAAGAAYAWwEAAL4DAAAAAA==&#10;" path="m6944195,0l1060132,0,0,0,0,7124,1060132,7124,6944195,7124,6944195,0xe">
                  <v:fill on="t" focussize="0,0"/>
                  <v:stroke on="f"/>
                  <v:imagedata o:title=""/>
                  <o:lock v:ext="edit" aspectratio="f"/>
                  <v:textbox inset="0mm,0mm,0mm,0mm"/>
                </v:shape>
                <w10:wrap type="none"/>
                <w10:anchorlock/>
              </v:group>
            </w:pict>
          </mc:Fallback>
        </mc:AlternateContent>
      </w:r>
    </w:p>
    <w:p>
      <w:pPr>
        <w:spacing w:before="20"/>
        <w:ind w:left="959"/>
        <w:rPr>
          <w:sz w:val="16"/>
        </w:rPr>
      </w:pPr>
      <w:r>
        <mc:AlternateContent>
          <mc:Choice Requires="wps">
            <w:drawing>
              <wp:anchor distT="0" distB="0" distL="0" distR="0" simplePos="0" relativeHeight="252001280" behindDoc="1" locked="0" layoutInCell="1" allowOverlap="1">
                <wp:simplePos x="0" y="0"/>
                <wp:positionH relativeFrom="page">
                  <wp:posOffset>408940</wp:posOffset>
                </wp:positionH>
                <wp:positionV relativeFrom="paragraph">
                  <wp:posOffset>165100</wp:posOffset>
                </wp:positionV>
                <wp:extent cx="6944360" cy="7620"/>
                <wp:effectExtent l="0" t="0" r="0" b="0"/>
                <wp:wrapTopAndBottom/>
                <wp:docPr id="1343590436" name="Graphic 9"/>
                <wp:cNvGraphicFramePr/>
                <a:graphic xmlns:a="http://schemas.openxmlformats.org/drawingml/2006/main">
                  <a:graphicData uri="http://schemas.microsoft.com/office/word/2010/wordprocessingShape">
                    <wps:wsp>
                      <wps:cNvSpPr/>
                      <wps:spPr>
                        <a:xfrm>
                          <a:off x="0" y="0"/>
                          <a:ext cx="6944359" cy="7620"/>
                        </a:xfrm>
                        <a:custGeom>
                          <a:avLst/>
                          <a:gdLst/>
                          <a:ahLst/>
                          <a:cxnLst/>
                          <a:rect l="l" t="t" r="r" b="b"/>
                          <a:pathLst>
                            <a:path w="6944359" h="7620">
                              <a:moveTo>
                                <a:pt x="6944195" y="0"/>
                              </a:moveTo>
                              <a:lnTo>
                                <a:pt x="1060132" y="0"/>
                              </a:lnTo>
                              <a:lnTo>
                                <a:pt x="0" y="0"/>
                              </a:lnTo>
                              <a:lnTo>
                                <a:pt x="0" y="7112"/>
                              </a:lnTo>
                              <a:lnTo>
                                <a:pt x="1060132" y="7112"/>
                              </a:lnTo>
                              <a:lnTo>
                                <a:pt x="6944195" y="7112"/>
                              </a:lnTo>
                              <a:lnTo>
                                <a:pt x="6944195" y="0"/>
                              </a:lnTo>
                              <a:close/>
                            </a:path>
                          </a:pathLst>
                        </a:custGeom>
                        <a:solidFill>
                          <a:srgbClr val="DEE2E6"/>
                        </a:solidFill>
                      </wps:spPr>
                      <wps:bodyPr wrap="square" lIns="0" tIns="0" rIns="0" bIns="0" rtlCol="0">
                        <a:noAutofit/>
                      </wps:bodyPr>
                    </wps:wsp>
                  </a:graphicData>
                </a:graphic>
              </wp:anchor>
            </w:drawing>
          </mc:Choice>
          <mc:Fallback>
            <w:pict>
              <v:shape id="Graphic 9" o:spid="_x0000_s1026" o:spt="100" style="position:absolute;left:0pt;margin-left:32.2pt;margin-top:13pt;height:0.6pt;width:546.8pt;mso-position-horizontal-relative:page;mso-wrap-distance-bottom:0pt;mso-wrap-distance-top:0pt;z-index:-251315200;mso-width-relative:page;mso-height-relative:page;" fillcolor="#DEE2E6" filled="t" stroked="f" coordsize="6944359,7620" o:gfxdata="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TPHI42AAAAAkBAAAPAAAAAAAAAAEAIAAAACIAAABkcnMv&#10;ZG93bnJldi54bWxQSwECFAAUAAAACACHTuJAXmw49TwCAAA8BQAADgAAAAAAAAABACAAAAAnAQAA&#10;ZHJzL2Uyb0RvYy54bWxQSwUGAAAAAAYABgBZAQAA1QUAAAAA&#10;" path="m6944195,0l1060132,0,0,0,0,7112,1060132,7112,6944195,7112,6944195,0xe">
                <v:fill on="t" focussize="0,0"/>
                <v:stroke on="f"/>
                <v:imagedata o:title=""/>
                <o:lock v:ext="edit" aspectratio="f"/>
                <v:textbox inset="0mm,0mm,0mm,0mm"/>
                <w10:wrap type="topAndBottom"/>
              </v:shape>
            </w:pict>
          </mc:Fallback>
        </mc:AlternateContent>
      </w:r>
      <w:r>
        <w:rPr>
          <w:b/>
          <w:color w:val="1C2025"/>
          <w:w w:val="105"/>
          <w:sz w:val="16"/>
        </w:rPr>
        <w:t>Time</w:t>
      </w:r>
      <w:r>
        <w:rPr>
          <w:b/>
          <w:color w:val="1C2025"/>
          <w:spacing w:val="-4"/>
          <w:w w:val="105"/>
          <w:sz w:val="16"/>
        </w:rPr>
        <w:t xml:space="preserve"> </w:t>
      </w:r>
      <w:r>
        <w:rPr>
          <w:b/>
          <w:color w:val="1C2025"/>
          <w:w w:val="105"/>
          <w:sz w:val="16"/>
        </w:rPr>
        <w:t>taken</w:t>
      </w:r>
      <w:r>
        <w:rPr>
          <w:b/>
          <w:color w:val="1C2025"/>
          <w:spacing w:val="33"/>
          <w:w w:val="105"/>
          <w:sz w:val="16"/>
        </w:rPr>
        <w:t xml:space="preserve">  </w:t>
      </w:r>
      <w:r>
        <w:rPr>
          <w:color w:val="1C2025"/>
          <w:w w:val="105"/>
          <w:sz w:val="16"/>
        </w:rPr>
        <w:t>1</w:t>
      </w:r>
      <w:r>
        <w:rPr>
          <w:color w:val="1C2025"/>
          <w:spacing w:val="-3"/>
          <w:w w:val="105"/>
          <w:sz w:val="16"/>
        </w:rPr>
        <w:t xml:space="preserve"> </w:t>
      </w:r>
      <w:r>
        <w:rPr>
          <w:color w:val="1C2025"/>
          <w:w w:val="105"/>
          <w:sz w:val="16"/>
        </w:rPr>
        <w:t>min</w:t>
      </w:r>
      <w:r>
        <w:rPr>
          <w:color w:val="1C2025"/>
          <w:spacing w:val="-4"/>
          <w:w w:val="105"/>
          <w:sz w:val="16"/>
        </w:rPr>
        <w:t xml:space="preserve"> </w:t>
      </w:r>
      <w:r>
        <w:rPr>
          <w:color w:val="1C2025"/>
          <w:w w:val="105"/>
          <w:sz w:val="16"/>
        </w:rPr>
        <w:t>59</w:t>
      </w:r>
      <w:r>
        <w:rPr>
          <w:color w:val="1C2025"/>
          <w:spacing w:val="-3"/>
          <w:w w:val="105"/>
          <w:sz w:val="16"/>
        </w:rPr>
        <w:t xml:space="preserve"> </w:t>
      </w:r>
      <w:r>
        <w:rPr>
          <w:color w:val="1C2025"/>
          <w:spacing w:val="-4"/>
          <w:w w:val="105"/>
          <w:sz w:val="16"/>
        </w:rPr>
        <w:t>secs</w:t>
      </w:r>
    </w:p>
    <w:p>
      <w:pPr>
        <w:spacing w:before="29" w:after="38"/>
        <w:ind w:left="1348"/>
        <w:rPr>
          <w:sz w:val="16"/>
        </w:rPr>
      </w:pPr>
      <w:r>
        <w:rPr>
          <w:b/>
          <w:color w:val="1C2025"/>
          <w:w w:val="105"/>
          <w:sz w:val="16"/>
        </w:rPr>
        <w:t>Marks</w:t>
      </w:r>
      <w:r>
        <w:rPr>
          <w:b/>
          <w:color w:val="1C2025"/>
          <w:spacing w:val="34"/>
          <w:w w:val="105"/>
          <w:sz w:val="16"/>
        </w:rPr>
        <w:t xml:space="preserve">  </w:t>
      </w:r>
      <w:r>
        <w:rPr>
          <w:color w:val="1C2025"/>
          <w:spacing w:val="-2"/>
          <w:w w:val="105"/>
          <w:sz w:val="16"/>
        </w:rPr>
        <w:t>0.00/55.00</w:t>
      </w:r>
    </w:p>
    <w:p>
      <w:pPr>
        <w:pStyle w:val="4"/>
        <w:spacing w:line="20" w:lineRule="exact"/>
        <w:ind w:left="244"/>
        <w:rPr>
          <w:sz w:val="2"/>
        </w:rPr>
      </w:pPr>
      <w:r>
        <w:rPr>
          <w:sz w:val="2"/>
        </w:rPr>
        <mc:AlternateContent>
          <mc:Choice Requires="wpg">
            <w:drawing>
              <wp:inline distT="0" distB="0" distL="0" distR="0">
                <wp:extent cx="6943725" cy="7620"/>
                <wp:effectExtent l="0" t="0" r="0" b="0"/>
                <wp:docPr id="1112179298" name="Group 1112179298"/>
                <wp:cNvGraphicFramePr/>
                <a:graphic xmlns:a="http://schemas.openxmlformats.org/drawingml/2006/main">
                  <a:graphicData uri="http://schemas.microsoft.com/office/word/2010/wordprocessingGroup">
                    <wpg:wgp>
                      <wpg:cNvGrpSpPr/>
                      <wpg:grpSpPr>
                        <a:xfrm>
                          <a:off x="0" y="0"/>
                          <a:ext cx="6944359" cy="7620"/>
                          <a:chOff x="0" y="0"/>
                          <a:chExt cx="6944359" cy="7620"/>
                        </a:xfrm>
                      </wpg:grpSpPr>
                      <wps:wsp>
                        <wps:cNvPr id="2035900017" name="Graphic 11"/>
                        <wps:cNvSpPr/>
                        <wps:spPr>
                          <a:xfrm>
                            <a:off x="-10" y="3"/>
                            <a:ext cx="6944359" cy="7620"/>
                          </a:xfrm>
                          <a:custGeom>
                            <a:avLst/>
                            <a:gdLst/>
                            <a:ahLst/>
                            <a:cxnLst/>
                            <a:rect l="l" t="t" r="r" b="b"/>
                            <a:pathLst>
                              <a:path w="6944359" h="7620">
                                <a:moveTo>
                                  <a:pt x="6944195" y="0"/>
                                </a:moveTo>
                                <a:lnTo>
                                  <a:pt x="1060132" y="0"/>
                                </a:lnTo>
                                <a:lnTo>
                                  <a:pt x="0" y="0"/>
                                </a:lnTo>
                                <a:lnTo>
                                  <a:pt x="0" y="7112"/>
                                </a:lnTo>
                                <a:lnTo>
                                  <a:pt x="1060132" y="7112"/>
                                </a:lnTo>
                                <a:lnTo>
                                  <a:pt x="6944195" y="7112"/>
                                </a:lnTo>
                                <a:lnTo>
                                  <a:pt x="6944195" y="0"/>
                                </a:lnTo>
                                <a:close/>
                              </a:path>
                            </a:pathLst>
                          </a:custGeom>
                          <a:solidFill>
                            <a:srgbClr val="DEE2E6"/>
                          </a:solidFill>
                        </wps:spPr>
                        <wps:bodyPr wrap="square" lIns="0" tIns="0" rIns="0" bIns="0" rtlCol="0">
                          <a:noAutofit/>
                        </wps:bodyPr>
                      </wps:wsp>
                    </wpg:wgp>
                  </a:graphicData>
                </a:graphic>
              </wp:inline>
            </w:drawing>
          </mc:Choice>
          <mc:Fallback>
            <w:pict>
              <v:group id="_x0000_s1026" o:spid="_x0000_s1026" o:spt="203" style="height:0.6pt;width:546.75pt;" coordsize="6944359,7620" o:gfxdata="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Df87GA&#10;1QAAAAQBAAAPAAAAAAAAAAEAIAAAACIAAABkcnMvZG93bnJldi54bWxQSwECFAAUAAAACACHTuJA&#10;v9JR6JYCAAB7BgAADgAAAAAAAAABACAAAAAkAQAAZHJzL2Uyb0RvYy54bWxQSwUGAAAAAAYABgBZ&#10;AQAALAYAAAAA&#10;">
                <o:lock v:ext="edit" aspectratio="f"/>
                <v:shape id="Graphic 11" o:spid="_x0000_s1026" o:spt="100" style="position:absolute;left:-10;top:3;height:7620;width:6944359;" fillcolor="#DEE2E6" filled="t" stroked="f" coordsize="6944359,7620" o:gfxdata="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xFXFPcQAAADjAAAADwAAAAAAAAABACAAAAAiAAAAZHJzL2Rvd25yZXYueG1sUEsBAhQAFAAAAAgA&#10;h07iQDMvBZ47AAAAOQAAABAAAAAAAAAAAQAgAAAAEwEAAGRycy9zaGFwZXhtbC54bWxQSwUGAAAA&#10;AAYABgBbAQAAvQMAAAAA&#10;" path="m6944195,0l1060132,0,0,0,0,7112,1060132,7112,6944195,7112,6944195,0xe">
                  <v:fill on="t" focussize="0,0"/>
                  <v:stroke on="f"/>
                  <v:imagedata o:title=""/>
                  <o:lock v:ext="edit" aspectratio="f"/>
                  <v:textbox inset="0mm,0mm,0mm,0mm"/>
                </v:shape>
                <w10:wrap type="none"/>
                <w10:anchorlock/>
              </v:group>
            </w:pict>
          </mc:Fallback>
        </mc:AlternateContent>
      </w:r>
    </w:p>
    <w:p>
      <w:pPr>
        <w:spacing w:before="20"/>
        <w:ind w:left="1362"/>
        <w:rPr>
          <w:sz w:val="16"/>
        </w:rPr>
      </w:pPr>
      <w:r>
        <w:rPr>
          <w:b/>
          <w:color w:val="1C2025"/>
          <w:w w:val="105"/>
          <w:sz w:val="16"/>
        </w:rPr>
        <w:t>Grade</w:t>
      </w:r>
      <w:r>
        <w:rPr>
          <w:b/>
          <w:color w:val="1C2025"/>
          <w:spacing w:val="33"/>
          <w:w w:val="105"/>
          <w:sz w:val="16"/>
        </w:rPr>
        <w:t xml:space="preserve">  </w:t>
      </w:r>
      <w:r>
        <w:rPr>
          <w:b/>
          <w:color w:val="1C2025"/>
          <w:w w:val="105"/>
          <w:sz w:val="16"/>
        </w:rPr>
        <w:t>0.00</w:t>
      </w:r>
      <w:r>
        <w:rPr>
          <w:b/>
          <w:color w:val="1C2025"/>
          <w:spacing w:val="-4"/>
          <w:w w:val="105"/>
          <w:sz w:val="16"/>
        </w:rPr>
        <w:t xml:space="preserve"> </w:t>
      </w:r>
      <w:r>
        <w:rPr>
          <w:color w:val="1C2025"/>
          <w:w w:val="105"/>
          <w:sz w:val="16"/>
        </w:rPr>
        <w:t>out</w:t>
      </w:r>
      <w:r>
        <w:rPr>
          <w:color w:val="1C2025"/>
          <w:spacing w:val="-3"/>
          <w:w w:val="105"/>
          <w:sz w:val="16"/>
        </w:rPr>
        <w:t xml:space="preserve"> </w:t>
      </w:r>
      <w:r>
        <w:rPr>
          <w:color w:val="1C2025"/>
          <w:w w:val="105"/>
          <w:sz w:val="16"/>
        </w:rPr>
        <w:t>of</w:t>
      </w:r>
      <w:r>
        <w:rPr>
          <w:color w:val="1C2025"/>
          <w:spacing w:val="-3"/>
          <w:w w:val="105"/>
          <w:sz w:val="16"/>
        </w:rPr>
        <w:t xml:space="preserve"> </w:t>
      </w:r>
      <w:r>
        <w:rPr>
          <w:color w:val="1C2025"/>
          <w:w w:val="105"/>
          <w:sz w:val="16"/>
        </w:rPr>
        <w:t>10.00</w:t>
      </w:r>
      <w:r>
        <w:rPr>
          <w:color w:val="1C2025"/>
          <w:spacing w:val="-3"/>
          <w:w w:val="105"/>
          <w:sz w:val="16"/>
        </w:rPr>
        <w:t xml:space="preserve"> </w:t>
      </w:r>
      <w:r>
        <w:rPr>
          <w:color w:val="1C2025"/>
          <w:spacing w:val="-4"/>
          <w:w w:val="105"/>
          <w:sz w:val="16"/>
        </w:rPr>
        <w:t>(</w:t>
      </w:r>
      <w:r>
        <w:rPr>
          <w:b/>
          <w:color w:val="1C2025"/>
          <w:spacing w:val="-4"/>
          <w:w w:val="105"/>
          <w:sz w:val="16"/>
        </w:rPr>
        <w:t>0</w:t>
      </w:r>
      <w:r>
        <w:rPr>
          <w:color w:val="1C2025"/>
          <w:spacing w:val="-4"/>
          <w:w w:val="105"/>
          <w:sz w:val="16"/>
        </w:rPr>
        <w:t>%)</w:t>
      </w:r>
    </w:p>
    <w:p>
      <w:pPr>
        <w:pStyle w:val="4"/>
        <w:spacing w:before="9"/>
        <w:rPr>
          <w:sz w:val="13"/>
        </w:rPr>
      </w:pPr>
      <w:r>
        <mc:AlternateContent>
          <mc:Choice Requires="wpg">
            <w:drawing>
              <wp:anchor distT="0" distB="0" distL="0" distR="0" simplePos="0" relativeHeight="252002304" behindDoc="1" locked="0" layoutInCell="1" allowOverlap="1">
                <wp:simplePos x="0" y="0"/>
                <wp:positionH relativeFrom="page">
                  <wp:posOffset>408940</wp:posOffset>
                </wp:positionH>
                <wp:positionV relativeFrom="paragraph">
                  <wp:posOffset>130810</wp:posOffset>
                </wp:positionV>
                <wp:extent cx="6944360" cy="782955"/>
                <wp:effectExtent l="0" t="0" r="0" b="0"/>
                <wp:wrapTopAndBottom/>
                <wp:docPr id="340053580" name="Group 340053580"/>
                <wp:cNvGraphicFramePr/>
                <a:graphic xmlns:a="http://schemas.openxmlformats.org/drawingml/2006/main">
                  <a:graphicData uri="http://schemas.microsoft.com/office/word/2010/wordprocessingGroup">
                    <wpg:wgp>
                      <wpg:cNvGrpSpPr/>
                      <wpg:grpSpPr>
                        <a:xfrm>
                          <a:off x="0" y="0"/>
                          <a:ext cx="6944359" cy="782955"/>
                          <a:chOff x="0" y="0"/>
                          <a:chExt cx="6944359" cy="782955"/>
                        </a:xfrm>
                      </wpg:grpSpPr>
                      <wps:wsp>
                        <wps:cNvPr id="1766064911" name="Graphic 13"/>
                        <wps:cNvSpPr/>
                        <wps:spPr>
                          <a:xfrm>
                            <a:off x="3557" y="3557"/>
                            <a:ext cx="6937375" cy="775970"/>
                          </a:xfrm>
                          <a:custGeom>
                            <a:avLst/>
                            <a:gdLst/>
                            <a:ahLst/>
                            <a:cxnLst/>
                            <a:rect l="l" t="t" r="r" b="b"/>
                            <a:pathLst>
                              <a:path w="6937375" h="775970">
                                <a:moveTo>
                                  <a:pt x="0" y="764856"/>
                                </a:moveTo>
                                <a:lnTo>
                                  <a:pt x="0" y="10672"/>
                                </a:lnTo>
                                <a:lnTo>
                                  <a:pt x="0" y="7725"/>
                                </a:lnTo>
                                <a:lnTo>
                                  <a:pt x="1041" y="5209"/>
                                </a:lnTo>
                                <a:lnTo>
                                  <a:pt x="3125" y="3125"/>
                                </a:lnTo>
                                <a:lnTo>
                                  <a:pt x="5209" y="1041"/>
                                </a:lnTo>
                                <a:lnTo>
                                  <a:pt x="7725" y="0"/>
                                </a:lnTo>
                                <a:lnTo>
                                  <a:pt x="10672" y="0"/>
                                </a:lnTo>
                                <a:lnTo>
                                  <a:pt x="6926398" y="0"/>
                                </a:lnTo>
                                <a:lnTo>
                                  <a:pt x="6929345" y="0"/>
                                </a:lnTo>
                                <a:lnTo>
                                  <a:pt x="6931860" y="1041"/>
                                </a:lnTo>
                                <a:lnTo>
                                  <a:pt x="6933944" y="3125"/>
                                </a:lnTo>
                                <a:lnTo>
                                  <a:pt x="6936028" y="5209"/>
                                </a:lnTo>
                                <a:lnTo>
                                  <a:pt x="6937070" y="7725"/>
                                </a:lnTo>
                                <a:lnTo>
                                  <a:pt x="6937071" y="10672"/>
                                </a:lnTo>
                                <a:lnTo>
                                  <a:pt x="6937071" y="764856"/>
                                </a:lnTo>
                                <a:lnTo>
                                  <a:pt x="6926398" y="775528"/>
                                </a:lnTo>
                                <a:lnTo>
                                  <a:pt x="10672" y="775528"/>
                                </a:lnTo>
                                <a:lnTo>
                                  <a:pt x="0" y="767803"/>
                                </a:lnTo>
                                <a:lnTo>
                                  <a:pt x="0" y="764856"/>
                                </a:lnTo>
                                <a:close/>
                              </a:path>
                            </a:pathLst>
                          </a:custGeom>
                          <a:ln w="7114">
                            <a:solidFill>
                              <a:srgbClr val="CAD0D6"/>
                            </a:solidFill>
                            <a:prstDash val="solid"/>
                          </a:ln>
                        </wps:spPr>
                        <wps:bodyPr wrap="square" lIns="0" tIns="0" rIns="0" bIns="0" rtlCol="0">
                          <a:noAutofit/>
                        </wps:bodyPr>
                      </wps:wsp>
                      <wps:wsp>
                        <wps:cNvPr id="619870552" name="Graphic 14"/>
                        <wps:cNvSpPr/>
                        <wps:spPr>
                          <a:xfrm>
                            <a:off x="60477" y="586982"/>
                            <a:ext cx="448309" cy="128270"/>
                          </a:xfrm>
                          <a:custGeom>
                            <a:avLst/>
                            <a:gdLst/>
                            <a:ahLst/>
                            <a:cxnLst/>
                            <a:rect l="l" t="t" r="r" b="b"/>
                            <a:pathLst>
                              <a:path w="448309" h="128270">
                                <a:moveTo>
                                  <a:pt x="0" y="74706"/>
                                </a:moveTo>
                                <a:lnTo>
                                  <a:pt x="0" y="53362"/>
                                </a:lnTo>
                                <a:lnTo>
                                  <a:pt x="0" y="49858"/>
                                </a:lnTo>
                                <a:lnTo>
                                  <a:pt x="341" y="46388"/>
                                </a:lnTo>
                                <a:lnTo>
                                  <a:pt x="15629" y="15629"/>
                                </a:lnTo>
                                <a:lnTo>
                                  <a:pt x="18106" y="13151"/>
                                </a:lnTo>
                                <a:lnTo>
                                  <a:pt x="49858" y="0"/>
                                </a:lnTo>
                                <a:lnTo>
                                  <a:pt x="53362" y="0"/>
                                </a:lnTo>
                                <a:lnTo>
                                  <a:pt x="394879" y="0"/>
                                </a:lnTo>
                                <a:lnTo>
                                  <a:pt x="398383" y="0"/>
                                </a:lnTo>
                                <a:lnTo>
                                  <a:pt x="401853" y="341"/>
                                </a:lnTo>
                                <a:lnTo>
                                  <a:pt x="432612" y="15629"/>
                                </a:lnTo>
                                <a:lnTo>
                                  <a:pt x="435089" y="18106"/>
                                </a:lnTo>
                                <a:lnTo>
                                  <a:pt x="437301" y="20802"/>
                                </a:lnTo>
                                <a:lnTo>
                                  <a:pt x="439248" y="23715"/>
                                </a:lnTo>
                                <a:lnTo>
                                  <a:pt x="441194" y="26628"/>
                                </a:lnTo>
                                <a:lnTo>
                                  <a:pt x="447216" y="42951"/>
                                </a:lnTo>
                                <a:lnTo>
                                  <a:pt x="447899" y="46388"/>
                                </a:lnTo>
                                <a:lnTo>
                                  <a:pt x="448241" y="49858"/>
                                </a:lnTo>
                                <a:lnTo>
                                  <a:pt x="448241" y="53362"/>
                                </a:lnTo>
                                <a:lnTo>
                                  <a:pt x="448241" y="74706"/>
                                </a:lnTo>
                                <a:lnTo>
                                  <a:pt x="448241" y="78210"/>
                                </a:lnTo>
                                <a:lnTo>
                                  <a:pt x="447899" y="81680"/>
                                </a:lnTo>
                                <a:lnTo>
                                  <a:pt x="447216" y="85117"/>
                                </a:lnTo>
                                <a:lnTo>
                                  <a:pt x="446532" y="88553"/>
                                </a:lnTo>
                                <a:lnTo>
                                  <a:pt x="445520" y="91890"/>
                                </a:lnTo>
                                <a:lnTo>
                                  <a:pt x="444179" y="95127"/>
                                </a:lnTo>
                                <a:lnTo>
                                  <a:pt x="442838" y="98364"/>
                                </a:lnTo>
                                <a:lnTo>
                                  <a:pt x="441194" y="101439"/>
                                </a:lnTo>
                                <a:lnTo>
                                  <a:pt x="439248" y="104352"/>
                                </a:lnTo>
                                <a:lnTo>
                                  <a:pt x="437301" y="107266"/>
                                </a:lnTo>
                                <a:lnTo>
                                  <a:pt x="405289" y="127043"/>
                                </a:lnTo>
                                <a:lnTo>
                                  <a:pt x="401853" y="127727"/>
                                </a:lnTo>
                                <a:lnTo>
                                  <a:pt x="398383" y="128069"/>
                                </a:lnTo>
                                <a:lnTo>
                                  <a:pt x="394879" y="128069"/>
                                </a:lnTo>
                                <a:lnTo>
                                  <a:pt x="53362" y="128069"/>
                                </a:lnTo>
                                <a:lnTo>
                                  <a:pt x="49858" y="128069"/>
                                </a:lnTo>
                                <a:lnTo>
                                  <a:pt x="46388" y="127727"/>
                                </a:lnTo>
                                <a:lnTo>
                                  <a:pt x="10939" y="107266"/>
                                </a:lnTo>
                                <a:lnTo>
                                  <a:pt x="0" y="78210"/>
                                </a:lnTo>
                                <a:lnTo>
                                  <a:pt x="0" y="74706"/>
                                </a:lnTo>
                                <a:close/>
                              </a:path>
                            </a:pathLst>
                          </a:custGeom>
                          <a:ln w="7114">
                            <a:solidFill>
                              <a:srgbClr val="000000"/>
                            </a:solidFill>
                            <a:prstDash val="solid"/>
                          </a:ln>
                        </wps:spPr>
                        <wps:bodyPr wrap="square" lIns="0" tIns="0" rIns="0" bIns="0" rtlCol="0">
                          <a:noAutofit/>
                        </wps:bodyPr>
                      </wps:wsp>
                      <wps:wsp>
                        <wps:cNvPr id="75810418" name="Textbox 15"/>
                        <wps:cNvSpPr txBox="1"/>
                        <wps:spPr>
                          <a:xfrm>
                            <a:off x="10977" y="9198"/>
                            <a:ext cx="6922770" cy="764540"/>
                          </a:xfrm>
                          <a:prstGeom prst="rect">
                            <a:avLst/>
                          </a:prstGeom>
                        </wps:spPr>
                        <wps:txbx>
                          <w:txbxContent>
                            <w:p>
                              <w:pPr>
                                <w:spacing w:before="50"/>
                                <w:ind w:left="77"/>
                                <w:rPr>
                                  <w:b/>
                                  <w:sz w:val="20"/>
                                </w:rPr>
                              </w:pPr>
                              <w:r>
                                <w:rPr>
                                  <w:b/>
                                  <w:color w:val="1C2025"/>
                                  <w:sz w:val="13"/>
                                </w:rPr>
                                <w:t>Question</w:t>
                              </w:r>
                              <w:r>
                                <w:rPr>
                                  <w:b/>
                                  <w:color w:val="1C2025"/>
                                  <w:spacing w:val="12"/>
                                  <w:sz w:val="13"/>
                                </w:rPr>
                                <w:t xml:space="preserve"> </w:t>
                              </w:r>
                              <w:r>
                                <w:rPr>
                                  <w:b/>
                                  <w:color w:val="1C2025"/>
                                  <w:spacing w:val="-10"/>
                                  <w:sz w:val="20"/>
                                </w:rPr>
                                <w:t>1</w:t>
                              </w:r>
                            </w:p>
                            <w:p>
                              <w:pPr>
                                <w:spacing w:before="67"/>
                                <w:ind w:left="77"/>
                                <w:rPr>
                                  <w:sz w:val="13"/>
                                </w:rPr>
                              </w:pPr>
                              <w:r>
                                <w:rPr>
                                  <w:color w:val="1C2025"/>
                                  <w:sz w:val="13"/>
                                </w:rPr>
                                <w:t>Not</w:t>
                              </w:r>
                              <w:r>
                                <w:rPr>
                                  <w:color w:val="1C2025"/>
                                  <w:spacing w:val="4"/>
                                  <w:sz w:val="13"/>
                                </w:rPr>
                                <w:t xml:space="preserve"> </w:t>
                              </w:r>
                              <w:r>
                                <w:rPr>
                                  <w:color w:val="1C2025"/>
                                  <w:spacing w:val="-2"/>
                                  <w:sz w:val="13"/>
                                </w:rPr>
                                <w:t>answered</w:t>
                              </w:r>
                            </w:p>
                            <w:p>
                              <w:pPr>
                                <w:spacing w:before="118"/>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38"/>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10.3pt;height:61.65pt;width:546.8pt;mso-position-horizontal-relative:page;mso-wrap-distance-bottom:0pt;mso-wrap-distance-top:0pt;z-index:-251314176;mso-width-relative:page;mso-height-relative:page;" coordsize="6944359,782955" o:gfxdata="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">
                <o:lock v:ext="edit" aspectratio="f"/>
                <v:shape id="Graphic 13" o:spid="_x0000_s1026" o:spt="100" style="position:absolute;left:3557;top:3557;height:775970;width:6937375;" filled="f" stroked="t" coordsize="6937375,775970" o:gfxdata="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CN&#10;jU3CAAAA4wAAAA8AAAAAAAAAAQAgAAAAIgAAAGRycy9kb3ducmV2LnhtbFBLAQIUABQAAAAIAIdO&#10;4kAzLwWeOwAAADkAAAAQAAAAAAAAAAEAIAAAABEBAABkcnMvc2hhcGV4bWwueG1sUEsFBgAAAAAG&#10;AAYAWwEAALsDAAAAAA==&#10;" path="m0,764856l0,10672,0,7725,1041,5209,3125,3125,5209,1041,7725,0,10672,0,6926398,0,6929345,0,6931860,1041,6933944,3125,6936028,5209,6937070,7725,6937071,10672,6937071,764856,6926398,775528,10672,775528,0,767803,0,764856xe">
                  <v:fill on="f" focussize="0,0"/>
                  <v:stroke weight="0.560157480314961pt" color="#CAD0D6" joinstyle="round"/>
                  <v:imagedata o:title=""/>
                  <o:lock v:ext="edit" aspectratio="f"/>
                  <v:textbox inset="0mm,0mm,0mm,0mm"/>
                </v:shape>
                <v:shape id="Graphic 14" o:spid="_x0000_s1026" o:spt="100" style="position:absolute;left:60477;top:586982;height:128270;width:448309;" filled="f" stroked="t" coordsize="448309,128270" o:gfxdata="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bQ&#10;AEXCAAAA4gAAAA8AAAAAAAAAAQAgAAAAIgAAAGRycy9kb3ducmV2LnhtbFBLAQIUABQAAAAIAIdO&#10;4kAzLwWeOwAAADkAAAAQAAAAAAAAAAEAIAAAABEBAABkcnMvc2hhcGV4bWwueG1sUEsFBgAAAAAG&#10;AAYAWwEAALsDAAAAAA==&#10;" path="m0,74706l0,53362,0,49858,341,46388,15629,15629,18106,13151,49858,0,53362,0,394879,0,398383,0,401853,341,432612,15629,435089,18106,437301,20802,439248,23715,441194,26628,447216,42951,447899,46388,448241,49858,448241,53362,448241,74706,448241,78210,447899,81680,447216,85117,446532,88553,445520,91890,444179,95127,442838,98364,441194,101439,439248,104352,437301,107266,405289,127043,401853,127727,398383,128069,394879,128069,53362,128069,49858,128069,46388,127727,10939,107266,0,78210,0,74706xe">
                  <v:fill on="f" focussize="0,0"/>
                  <v:stroke weight="0.560157480314961pt" color="#000000" joinstyle="round"/>
                  <v:imagedata o:title=""/>
                  <o:lock v:ext="edit" aspectratio="f"/>
                  <v:textbox inset="0mm,0mm,0mm,0mm"/>
                </v:shape>
                <v:shape id="Textbox 15" o:spid="_x0000_s1026" o:spt="202" type="#_x0000_t202" style="position:absolute;left:10977;top:9198;height:764540;width:6922770;" filled="f" stroked="f" coordsize="21600,21600" o:gfxdata="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fs2kO&#10;wAAAAOE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before="50"/>
                          <w:ind w:left="77"/>
                          <w:rPr>
                            <w:b/>
                            <w:sz w:val="20"/>
                          </w:rPr>
                        </w:pPr>
                        <w:r>
                          <w:rPr>
                            <w:b/>
                            <w:color w:val="1C2025"/>
                            <w:sz w:val="13"/>
                          </w:rPr>
                          <w:t>Question</w:t>
                        </w:r>
                        <w:r>
                          <w:rPr>
                            <w:b/>
                            <w:color w:val="1C2025"/>
                            <w:spacing w:val="12"/>
                            <w:sz w:val="13"/>
                          </w:rPr>
                          <w:t xml:space="preserve"> </w:t>
                        </w:r>
                        <w:r>
                          <w:rPr>
                            <w:b/>
                            <w:color w:val="1C2025"/>
                            <w:spacing w:val="-10"/>
                            <w:sz w:val="20"/>
                          </w:rPr>
                          <w:t>1</w:t>
                        </w:r>
                      </w:p>
                      <w:p>
                        <w:pPr>
                          <w:spacing w:before="67"/>
                          <w:ind w:left="77"/>
                          <w:rPr>
                            <w:sz w:val="13"/>
                          </w:rPr>
                        </w:pPr>
                        <w:r>
                          <w:rPr>
                            <w:color w:val="1C2025"/>
                            <w:sz w:val="13"/>
                          </w:rPr>
                          <w:t>Not</w:t>
                        </w:r>
                        <w:r>
                          <w:rPr>
                            <w:color w:val="1C2025"/>
                            <w:spacing w:val="4"/>
                            <w:sz w:val="13"/>
                          </w:rPr>
                          <w:t xml:space="preserve"> </w:t>
                        </w:r>
                        <w:r>
                          <w:rPr>
                            <w:color w:val="1C2025"/>
                            <w:spacing w:val="-2"/>
                            <w:sz w:val="13"/>
                          </w:rPr>
                          <w:t>answered</w:t>
                        </w:r>
                      </w:p>
                      <w:p>
                        <w:pPr>
                          <w:spacing w:before="118"/>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38"/>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pPr>
    </w:p>
    <w:p>
      <w:pPr>
        <w:pStyle w:val="4"/>
        <w:spacing w:before="29"/>
      </w:pPr>
    </w:p>
    <w:p>
      <w:pPr>
        <w:pStyle w:val="4"/>
        <w:ind w:left="468"/>
      </w:pPr>
      <w:r>
        <w:rPr>
          <w:color w:val="001A1D"/>
          <w:w w:val="105"/>
        </w:rPr>
        <w:t>Điều</w:t>
      </w:r>
      <w:r>
        <w:rPr>
          <w:color w:val="001A1D"/>
          <w:spacing w:val="-5"/>
          <w:w w:val="105"/>
        </w:rPr>
        <w:t xml:space="preserve"> </w:t>
      </w:r>
      <w:r>
        <w:rPr>
          <w:color w:val="001A1D"/>
          <w:w w:val="105"/>
        </w:rPr>
        <w:t>nào</w:t>
      </w:r>
      <w:r>
        <w:rPr>
          <w:color w:val="001A1D"/>
          <w:spacing w:val="-4"/>
          <w:w w:val="105"/>
        </w:rPr>
        <w:t xml:space="preserve"> </w:t>
      </w:r>
      <w:r>
        <w:rPr>
          <w:color w:val="001A1D"/>
          <w:w w:val="105"/>
        </w:rPr>
        <w:t>sau</w:t>
      </w:r>
      <w:r>
        <w:rPr>
          <w:color w:val="001A1D"/>
          <w:spacing w:val="-5"/>
          <w:w w:val="105"/>
        </w:rPr>
        <w:t xml:space="preserve"> </w:t>
      </w:r>
      <w:r>
        <w:rPr>
          <w:color w:val="001A1D"/>
          <w:w w:val="105"/>
        </w:rPr>
        <w:t>đây</w:t>
      </w:r>
      <w:r>
        <w:rPr>
          <w:color w:val="001A1D"/>
          <w:spacing w:val="-4"/>
          <w:w w:val="105"/>
        </w:rPr>
        <w:t xml:space="preserve"> </w:t>
      </w:r>
      <w:r>
        <w:rPr>
          <w:color w:val="001A1D"/>
          <w:w w:val="105"/>
        </w:rPr>
        <w:t>KHÔNG</w:t>
      </w:r>
      <w:r>
        <w:rPr>
          <w:color w:val="001A1D"/>
          <w:spacing w:val="-4"/>
          <w:w w:val="105"/>
        </w:rPr>
        <w:t xml:space="preserve"> </w:t>
      </w:r>
      <w:r>
        <w:rPr>
          <w:color w:val="001A1D"/>
          <w:w w:val="105"/>
        </w:rPr>
        <w:t>đúng</w:t>
      </w:r>
      <w:r>
        <w:rPr>
          <w:color w:val="001A1D"/>
          <w:spacing w:val="-5"/>
          <w:w w:val="105"/>
        </w:rPr>
        <w:t xml:space="preserve"> </w:t>
      </w:r>
      <w:r>
        <w:rPr>
          <w:color w:val="001A1D"/>
          <w:w w:val="105"/>
        </w:rPr>
        <w:t>khi</w:t>
      </w:r>
      <w:r>
        <w:rPr>
          <w:color w:val="001A1D"/>
          <w:spacing w:val="-4"/>
          <w:w w:val="105"/>
        </w:rPr>
        <w:t xml:space="preserve"> </w:t>
      </w:r>
      <w:r>
        <w:rPr>
          <w:color w:val="001A1D"/>
          <w:w w:val="105"/>
        </w:rPr>
        <w:t>nói</w:t>
      </w:r>
      <w:r>
        <w:rPr>
          <w:color w:val="001A1D"/>
          <w:spacing w:val="-4"/>
          <w:w w:val="105"/>
        </w:rPr>
        <w:t xml:space="preserve"> </w:t>
      </w:r>
      <w:r>
        <w:rPr>
          <w:color w:val="001A1D"/>
          <w:w w:val="105"/>
        </w:rPr>
        <w:t>về</w:t>
      </w:r>
      <w:r>
        <w:rPr>
          <w:color w:val="001A1D"/>
          <w:spacing w:val="-5"/>
          <w:w w:val="105"/>
        </w:rPr>
        <w:t xml:space="preserve"> </w:t>
      </w:r>
      <w:r>
        <w:rPr>
          <w:color w:val="001A1D"/>
          <w:w w:val="105"/>
        </w:rPr>
        <w:t>lỗ</w:t>
      </w:r>
      <w:r>
        <w:rPr>
          <w:color w:val="001A1D"/>
          <w:spacing w:val="-4"/>
          <w:w w:val="105"/>
        </w:rPr>
        <w:t xml:space="preserve"> </w:t>
      </w:r>
      <w:r>
        <w:rPr>
          <w:color w:val="001A1D"/>
          <w:w w:val="105"/>
        </w:rPr>
        <w:t>hổng</w:t>
      </w:r>
      <w:r>
        <w:rPr>
          <w:color w:val="001A1D"/>
          <w:spacing w:val="-5"/>
          <w:w w:val="105"/>
        </w:rPr>
        <w:t xml:space="preserve"> </w:t>
      </w:r>
      <w:r>
        <w:rPr>
          <w:color w:val="001A1D"/>
          <w:w w:val="105"/>
        </w:rPr>
        <w:t>Zero-</w:t>
      </w:r>
      <w:r>
        <w:rPr>
          <w:color w:val="001A1D"/>
          <w:spacing w:val="-5"/>
          <w:w w:val="105"/>
        </w:rPr>
        <w:t>day</w:t>
      </w:r>
    </w:p>
    <w:p>
      <w:pPr>
        <w:pStyle w:val="4"/>
        <w:spacing w:before="112"/>
      </w:pPr>
    </w:p>
    <w:p>
      <w:pPr>
        <w:pStyle w:val="5"/>
        <w:numPr>
          <w:ilvl w:val="0"/>
          <w:numId w:val="1"/>
        </w:numPr>
        <w:tabs>
          <w:tab w:val="left" w:pos="1098"/>
        </w:tabs>
        <w:spacing w:before="0"/>
        <w:ind w:left="1098" w:hanging="294"/>
        <w:rPr>
          <w:sz w:val="16"/>
        </w:rPr>
      </w:pPr>
      <w:r>
        <w:drawing>
          <wp:anchor distT="0" distB="0" distL="0" distR="0" simplePos="0" relativeHeight="251825152"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719499120" name="Picture 719499120"/>
            <wp:cNvGraphicFramePr/>
            <a:graphic xmlns:a="http://schemas.openxmlformats.org/drawingml/2006/main">
              <a:graphicData uri="http://schemas.openxmlformats.org/drawingml/2006/picture">
                <pic:pic xmlns:pic="http://schemas.openxmlformats.org/drawingml/2006/picture">
                  <pic:nvPicPr>
                    <pic:cNvPr id="719499120" name="Picture 719499120"/>
                    <pic:cNvPicPr/>
                  </pic:nvPicPr>
                  <pic:blipFill>
                    <a:blip r:embed="rId6" cstate="print"/>
                    <a:stretch>
                      <a:fillRect/>
                    </a:stretch>
                  </pic:blipFill>
                  <pic:spPr>
                    <a:xfrm>
                      <a:off x="0" y="0"/>
                      <a:ext cx="92494" cy="92494"/>
                    </a:xfrm>
                    <a:prstGeom prst="rect">
                      <a:avLst/>
                    </a:prstGeom>
                  </pic:spPr>
                </pic:pic>
              </a:graphicData>
            </a:graphic>
          </wp:anchor>
        </w:drawing>
      </w:r>
      <w:r>
        <w:rPr>
          <w:color w:val="001A1D"/>
          <w:w w:val="105"/>
          <w:sz w:val="16"/>
        </w:rPr>
        <w:t>Là</w:t>
      </w:r>
      <w:r>
        <w:rPr>
          <w:color w:val="001A1D"/>
          <w:spacing w:val="-4"/>
          <w:w w:val="105"/>
          <w:sz w:val="16"/>
        </w:rPr>
        <w:t xml:space="preserve"> </w:t>
      </w:r>
      <w:r>
        <w:rPr>
          <w:color w:val="001A1D"/>
          <w:w w:val="105"/>
          <w:sz w:val="16"/>
        </w:rPr>
        <w:t>lỗ</w:t>
      </w:r>
      <w:r>
        <w:rPr>
          <w:color w:val="001A1D"/>
          <w:spacing w:val="-4"/>
          <w:w w:val="105"/>
          <w:sz w:val="16"/>
        </w:rPr>
        <w:t xml:space="preserve"> </w:t>
      </w:r>
      <w:r>
        <w:rPr>
          <w:color w:val="001A1D"/>
          <w:w w:val="105"/>
          <w:sz w:val="16"/>
        </w:rPr>
        <w:t>hổng</w:t>
      </w:r>
      <w:r>
        <w:rPr>
          <w:color w:val="001A1D"/>
          <w:spacing w:val="-4"/>
          <w:w w:val="105"/>
          <w:sz w:val="16"/>
        </w:rPr>
        <w:t xml:space="preserve"> </w:t>
      </w:r>
      <w:r>
        <w:rPr>
          <w:color w:val="001A1D"/>
          <w:w w:val="105"/>
          <w:sz w:val="16"/>
        </w:rPr>
        <w:t>nhà</w:t>
      </w:r>
      <w:r>
        <w:rPr>
          <w:color w:val="001A1D"/>
          <w:spacing w:val="-3"/>
          <w:w w:val="105"/>
          <w:sz w:val="16"/>
        </w:rPr>
        <w:t xml:space="preserve"> </w:t>
      </w:r>
      <w:r>
        <w:rPr>
          <w:color w:val="001A1D"/>
          <w:w w:val="105"/>
          <w:sz w:val="16"/>
        </w:rPr>
        <w:t>sản</w:t>
      </w:r>
      <w:r>
        <w:rPr>
          <w:color w:val="001A1D"/>
          <w:spacing w:val="-4"/>
          <w:w w:val="105"/>
          <w:sz w:val="16"/>
        </w:rPr>
        <w:t xml:space="preserve"> </w:t>
      </w:r>
      <w:r>
        <w:rPr>
          <w:color w:val="001A1D"/>
          <w:w w:val="105"/>
          <w:sz w:val="16"/>
        </w:rPr>
        <w:t>xuất</w:t>
      </w:r>
      <w:r>
        <w:rPr>
          <w:color w:val="001A1D"/>
          <w:spacing w:val="-4"/>
          <w:w w:val="105"/>
          <w:sz w:val="16"/>
        </w:rPr>
        <w:t xml:space="preserve"> </w:t>
      </w:r>
      <w:r>
        <w:rPr>
          <w:color w:val="001A1D"/>
          <w:w w:val="105"/>
          <w:sz w:val="16"/>
        </w:rPr>
        <w:t>chưa</w:t>
      </w:r>
      <w:r>
        <w:rPr>
          <w:color w:val="001A1D"/>
          <w:spacing w:val="-3"/>
          <w:w w:val="105"/>
          <w:sz w:val="16"/>
        </w:rPr>
        <w:t xml:space="preserve"> </w:t>
      </w:r>
      <w:r>
        <w:rPr>
          <w:color w:val="001A1D"/>
          <w:w w:val="105"/>
          <w:sz w:val="16"/>
        </w:rPr>
        <w:t>kịp</w:t>
      </w:r>
      <w:r>
        <w:rPr>
          <w:color w:val="001A1D"/>
          <w:spacing w:val="-4"/>
          <w:w w:val="105"/>
          <w:sz w:val="16"/>
        </w:rPr>
        <w:t xml:space="preserve"> </w:t>
      </w:r>
      <w:r>
        <w:rPr>
          <w:color w:val="001A1D"/>
          <w:spacing w:val="-5"/>
          <w:w w:val="105"/>
          <w:sz w:val="16"/>
        </w:rPr>
        <w:t>vá</w:t>
      </w:r>
    </w:p>
    <w:p>
      <w:pPr>
        <w:pStyle w:val="5"/>
        <w:numPr>
          <w:ilvl w:val="0"/>
          <w:numId w:val="1"/>
        </w:numPr>
        <w:tabs>
          <w:tab w:val="left" w:pos="1098"/>
        </w:tabs>
        <w:ind w:left="1098" w:hanging="294"/>
        <w:rPr>
          <w:sz w:val="16"/>
        </w:rPr>
      </w:pPr>
      <w:r>
        <w:drawing>
          <wp:anchor distT="0" distB="0" distL="0" distR="0" simplePos="0" relativeHeight="251826176"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340522182" name="Picture 340522182"/>
            <wp:cNvGraphicFramePr/>
            <a:graphic xmlns:a="http://schemas.openxmlformats.org/drawingml/2006/main">
              <a:graphicData uri="http://schemas.openxmlformats.org/drawingml/2006/picture">
                <pic:pic xmlns:pic="http://schemas.openxmlformats.org/drawingml/2006/picture">
                  <pic:nvPicPr>
                    <pic:cNvPr id="340522182" name="Picture 340522182"/>
                    <pic:cNvPicPr/>
                  </pic:nvPicPr>
                  <pic:blipFill>
                    <a:blip r:embed="rId7" cstate="print"/>
                    <a:stretch>
                      <a:fillRect/>
                    </a:stretch>
                  </pic:blipFill>
                  <pic:spPr>
                    <a:xfrm>
                      <a:off x="0" y="0"/>
                      <a:ext cx="92494" cy="92494"/>
                    </a:xfrm>
                    <a:prstGeom prst="rect">
                      <a:avLst/>
                    </a:prstGeom>
                  </pic:spPr>
                </pic:pic>
              </a:graphicData>
            </a:graphic>
          </wp:anchor>
        </w:drawing>
      </w:r>
      <w:r>
        <w:rPr>
          <w:color w:val="001A1D"/>
          <w:w w:val="105"/>
          <w:sz w:val="16"/>
        </w:rPr>
        <w:t>Là</w:t>
      </w:r>
      <w:r>
        <w:rPr>
          <w:color w:val="001A1D"/>
          <w:spacing w:val="-5"/>
          <w:w w:val="105"/>
          <w:sz w:val="16"/>
        </w:rPr>
        <w:t xml:space="preserve"> </w:t>
      </w:r>
      <w:r>
        <w:rPr>
          <w:color w:val="001A1D"/>
          <w:w w:val="105"/>
          <w:sz w:val="16"/>
        </w:rPr>
        <w:t>lỗ</w:t>
      </w:r>
      <w:r>
        <w:rPr>
          <w:color w:val="001A1D"/>
          <w:spacing w:val="-4"/>
          <w:w w:val="105"/>
          <w:sz w:val="16"/>
        </w:rPr>
        <w:t xml:space="preserve"> </w:t>
      </w:r>
      <w:r>
        <w:rPr>
          <w:color w:val="001A1D"/>
          <w:w w:val="105"/>
          <w:sz w:val="16"/>
        </w:rPr>
        <w:t>hổng</w:t>
      </w:r>
      <w:r>
        <w:rPr>
          <w:color w:val="001A1D"/>
          <w:spacing w:val="-4"/>
          <w:w w:val="105"/>
          <w:sz w:val="16"/>
        </w:rPr>
        <w:t xml:space="preserve"> </w:t>
      </w:r>
      <w:r>
        <w:rPr>
          <w:color w:val="001A1D"/>
          <w:w w:val="105"/>
          <w:sz w:val="16"/>
        </w:rPr>
        <w:t>phá</w:t>
      </w:r>
      <w:r>
        <w:rPr>
          <w:color w:val="001A1D"/>
          <w:spacing w:val="-4"/>
          <w:w w:val="105"/>
          <w:sz w:val="16"/>
        </w:rPr>
        <w:t xml:space="preserve"> </w:t>
      </w:r>
      <w:r>
        <w:rPr>
          <w:color w:val="001A1D"/>
          <w:w w:val="105"/>
          <w:sz w:val="16"/>
        </w:rPr>
        <w:t>hoại</w:t>
      </w:r>
      <w:r>
        <w:rPr>
          <w:color w:val="001A1D"/>
          <w:spacing w:val="-4"/>
          <w:w w:val="105"/>
          <w:sz w:val="16"/>
        </w:rPr>
        <w:t xml:space="preserve"> </w:t>
      </w:r>
      <w:r>
        <w:rPr>
          <w:color w:val="001A1D"/>
          <w:w w:val="105"/>
          <w:sz w:val="16"/>
        </w:rPr>
        <w:t>hệ</w:t>
      </w:r>
      <w:r>
        <w:rPr>
          <w:color w:val="001A1D"/>
          <w:spacing w:val="-4"/>
          <w:w w:val="105"/>
          <w:sz w:val="16"/>
        </w:rPr>
        <w:t xml:space="preserve"> </w:t>
      </w:r>
      <w:r>
        <w:rPr>
          <w:color w:val="001A1D"/>
          <w:w w:val="105"/>
          <w:sz w:val="16"/>
        </w:rPr>
        <w:t>thống</w:t>
      </w:r>
      <w:r>
        <w:rPr>
          <w:color w:val="001A1D"/>
          <w:spacing w:val="-4"/>
          <w:w w:val="105"/>
          <w:sz w:val="16"/>
        </w:rPr>
        <w:t xml:space="preserve"> </w:t>
      </w:r>
      <w:r>
        <w:rPr>
          <w:color w:val="001A1D"/>
          <w:w w:val="105"/>
          <w:sz w:val="16"/>
        </w:rPr>
        <w:t>trong</w:t>
      </w:r>
      <w:r>
        <w:rPr>
          <w:color w:val="001A1D"/>
          <w:spacing w:val="-4"/>
          <w:w w:val="105"/>
          <w:sz w:val="16"/>
        </w:rPr>
        <w:t xml:space="preserve"> </w:t>
      </w:r>
      <w:r>
        <w:rPr>
          <w:color w:val="001A1D"/>
          <w:w w:val="105"/>
          <w:sz w:val="16"/>
        </w:rPr>
        <w:t>vòng</w:t>
      </w:r>
      <w:r>
        <w:rPr>
          <w:color w:val="001A1D"/>
          <w:spacing w:val="-4"/>
          <w:w w:val="105"/>
          <w:sz w:val="16"/>
        </w:rPr>
        <w:t xml:space="preserve"> </w:t>
      </w:r>
      <w:r>
        <w:rPr>
          <w:color w:val="001A1D"/>
          <w:w w:val="105"/>
          <w:sz w:val="16"/>
        </w:rPr>
        <w:t>một</w:t>
      </w:r>
      <w:r>
        <w:rPr>
          <w:color w:val="001A1D"/>
          <w:spacing w:val="-4"/>
          <w:w w:val="105"/>
          <w:sz w:val="16"/>
        </w:rPr>
        <w:t xml:space="preserve"> ngày</w:t>
      </w:r>
    </w:p>
    <w:p>
      <w:pPr>
        <w:pStyle w:val="5"/>
        <w:numPr>
          <w:ilvl w:val="0"/>
          <w:numId w:val="1"/>
        </w:numPr>
        <w:tabs>
          <w:tab w:val="left" w:pos="1098"/>
        </w:tabs>
        <w:ind w:left="1098" w:hanging="294"/>
        <w:rPr>
          <w:sz w:val="16"/>
        </w:rPr>
      </w:pPr>
      <w:r>
        <w:drawing>
          <wp:anchor distT="0" distB="0" distL="0" distR="0" simplePos="0" relativeHeight="251827200"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1532508951" name="Picture 1532508951"/>
            <wp:cNvGraphicFramePr/>
            <a:graphic xmlns:a="http://schemas.openxmlformats.org/drawingml/2006/main">
              <a:graphicData uri="http://schemas.openxmlformats.org/drawingml/2006/picture">
                <pic:pic xmlns:pic="http://schemas.openxmlformats.org/drawingml/2006/picture">
                  <pic:nvPicPr>
                    <pic:cNvPr id="1532508951" name="Picture 1532508951"/>
                    <pic:cNvPicPr/>
                  </pic:nvPicPr>
                  <pic:blipFill>
                    <a:blip r:embed="rId7" cstate="print"/>
                    <a:stretch>
                      <a:fillRect/>
                    </a:stretch>
                  </pic:blipFill>
                  <pic:spPr>
                    <a:xfrm>
                      <a:off x="0" y="0"/>
                      <a:ext cx="92494" cy="92494"/>
                    </a:xfrm>
                    <a:prstGeom prst="rect">
                      <a:avLst/>
                    </a:prstGeom>
                  </pic:spPr>
                </pic:pic>
              </a:graphicData>
            </a:graphic>
          </wp:anchor>
        </w:drawing>
      </w:r>
      <w:r>
        <w:rPr>
          <w:color w:val="001A1D"/>
          <w:w w:val="105"/>
          <w:sz w:val="16"/>
        </w:rPr>
        <w:t>Là</w:t>
      </w:r>
      <w:r>
        <w:rPr>
          <w:color w:val="001A1D"/>
          <w:spacing w:val="-4"/>
          <w:w w:val="105"/>
          <w:sz w:val="16"/>
        </w:rPr>
        <w:t xml:space="preserve"> </w:t>
      </w:r>
      <w:r>
        <w:rPr>
          <w:color w:val="001A1D"/>
          <w:w w:val="105"/>
          <w:sz w:val="16"/>
        </w:rPr>
        <w:t>lỗ</w:t>
      </w:r>
      <w:r>
        <w:rPr>
          <w:color w:val="001A1D"/>
          <w:spacing w:val="-4"/>
          <w:w w:val="105"/>
          <w:sz w:val="16"/>
        </w:rPr>
        <w:t xml:space="preserve"> </w:t>
      </w:r>
      <w:r>
        <w:rPr>
          <w:color w:val="001A1D"/>
          <w:w w:val="105"/>
          <w:sz w:val="16"/>
        </w:rPr>
        <w:t>hổng</w:t>
      </w:r>
      <w:r>
        <w:rPr>
          <w:color w:val="001A1D"/>
          <w:spacing w:val="-4"/>
          <w:w w:val="105"/>
          <w:sz w:val="16"/>
        </w:rPr>
        <w:t xml:space="preserve"> </w:t>
      </w:r>
      <w:r>
        <w:rPr>
          <w:color w:val="001A1D"/>
          <w:w w:val="105"/>
          <w:sz w:val="16"/>
        </w:rPr>
        <w:t>nguy</w:t>
      </w:r>
      <w:r>
        <w:rPr>
          <w:color w:val="001A1D"/>
          <w:spacing w:val="-4"/>
          <w:w w:val="105"/>
          <w:sz w:val="16"/>
        </w:rPr>
        <w:t xml:space="preserve"> </w:t>
      </w:r>
      <w:r>
        <w:rPr>
          <w:color w:val="001A1D"/>
          <w:w w:val="105"/>
          <w:sz w:val="16"/>
        </w:rPr>
        <w:t>hiểm</w:t>
      </w:r>
      <w:r>
        <w:rPr>
          <w:color w:val="001A1D"/>
          <w:spacing w:val="-4"/>
          <w:w w:val="105"/>
          <w:sz w:val="16"/>
        </w:rPr>
        <w:t xml:space="preserve"> </w:t>
      </w:r>
      <w:r>
        <w:rPr>
          <w:color w:val="001A1D"/>
          <w:w w:val="105"/>
          <w:sz w:val="16"/>
        </w:rPr>
        <w:t>khi</w:t>
      </w:r>
      <w:r>
        <w:rPr>
          <w:color w:val="001A1D"/>
          <w:spacing w:val="-4"/>
          <w:w w:val="105"/>
          <w:sz w:val="16"/>
        </w:rPr>
        <w:t xml:space="preserve"> </w:t>
      </w:r>
      <w:r>
        <w:rPr>
          <w:color w:val="001A1D"/>
          <w:w w:val="105"/>
          <w:sz w:val="16"/>
        </w:rPr>
        <w:t>tấn</w:t>
      </w:r>
      <w:r>
        <w:rPr>
          <w:color w:val="001A1D"/>
          <w:spacing w:val="-4"/>
          <w:w w:val="105"/>
          <w:sz w:val="16"/>
        </w:rPr>
        <w:t xml:space="preserve"> </w:t>
      </w:r>
      <w:r>
        <w:rPr>
          <w:color w:val="001A1D"/>
          <w:w w:val="105"/>
          <w:sz w:val="16"/>
        </w:rPr>
        <w:t>công</w:t>
      </w:r>
      <w:r>
        <w:rPr>
          <w:color w:val="001A1D"/>
          <w:spacing w:val="-4"/>
          <w:w w:val="105"/>
          <w:sz w:val="16"/>
        </w:rPr>
        <w:t xml:space="preserve"> </w:t>
      </w:r>
      <w:r>
        <w:rPr>
          <w:color w:val="001A1D"/>
          <w:w w:val="105"/>
          <w:sz w:val="16"/>
        </w:rPr>
        <w:t>vào</w:t>
      </w:r>
      <w:r>
        <w:rPr>
          <w:color w:val="001A1D"/>
          <w:spacing w:val="-4"/>
          <w:w w:val="105"/>
          <w:sz w:val="16"/>
        </w:rPr>
        <w:t xml:space="preserve"> </w:t>
      </w:r>
      <w:r>
        <w:rPr>
          <w:color w:val="001A1D"/>
          <w:w w:val="105"/>
          <w:sz w:val="16"/>
        </w:rPr>
        <w:t>hệ</w:t>
      </w:r>
      <w:r>
        <w:rPr>
          <w:color w:val="001A1D"/>
          <w:spacing w:val="-4"/>
          <w:w w:val="105"/>
          <w:sz w:val="16"/>
        </w:rPr>
        <w:t xml:space="preserve"> </w:t>
      </w:r>
      <w:r>
        <w:rPr>
          <w:color w:val="001A1D"/>
          <w:w w:val="105"/>
          <w:sz w:val="16"/>
        </w:rPr>
        <w:t>thống</w:t>
      </w:r>
      <w:r>
        <w:rPr>
          <w:color w:val="001A1D"/>
          <w:spacing w:val="-4"/>
          <w:w w:val="105"/>
          <w:sz w:val="16"/>
        </w:rPr>
        <w:t xml:space="preserve"> </w:t>
      </w:r>
      <w:r>
        <w:rPr>
          <w:color w:val="001A1D"/>
          <w:w w:val="105"/>
          <w:sz w:val="16"/>
        </w:rPr>
        <w:t>chưa</w:t>
      </w:r>
      <w:r>
        <w:rPr>
          <w:color w:val="001A1D"/>
          <w:spacing w:val="-4"/>
          <w:w w:val="105"/>
          <w:sz w:val="16"/>
        </w:rPr>
        <w:t xml:space="preserve"> </w:t>
      </w:r>
      <w:r>
        <w:rPr>
          <w:color w:val="001A1D"/>
          <w:w w:val="105"/>
          <w:sz w:val="16"/>
        </w:rPr>
        <w:t>có</w:t>
      </w:r>
      <w:r>
        <w:rPr>
          <w:color w:val="001A1D"/>
          <w:spacing w:val="-4"/>
          <w:w w:val="105"/>
          <w:sz w:val="16"/>
        </w:rPr>
        <w:t xml:space="preserve"> </w:t>
      </w:r>
      <w:r>
        <w:rPr>
          <w:color w:val="001A1D"/>
          <w:w w:val="105"/>
          <w:sz w:val="16"/>
        </w:rPr>
        <w:t>giải</w:t>
      </w:r>
      <w:r>
        <w:rPr>
          <w:color w:val="001A1D"/>
          <w:spacing w:val="-4"/>
          <w:w w:val="105"/>
          <w:sz w:val="16"/>
        </w:rPr>
        <w:t xml:space="preserve"> </w:t>
      </w:r>
      <w:r>
        <w:rPr>
          <w:color w:val="001A1D"/>
          <w:w w:val="105"/>
          <w:sz w:val="16"/>
        </w:rPr>
        <w:t>pháp</w:t>
      </w:r>
      <w:r>
        <w:rPr>
          <w:color w:val="001A1D"/>
          <w:spacing w:val="-4"/>
          <w:w w:val="105"/>
          <w:sz w:val="16"/>
        </w:rPr>
        <w:t xml:space="preserve"> </w:t>
      </w:r>
      <w:r>
        <w:rPr>
          <w:color w:val="001A1D"/>
          <w:w w:val="105"/>
          <w:sz w:val="16"/>
        </w:rPr>
        <w:t>bảo</w:t>
      </w:r>
      <w:r>
        <w:rPr>
          <w:color w:val="001A1D"/>
          <w:spacing w:val="-3"/>
          <w:w w:val="105"/>
          <w:sz w:val="16"/>
        </w:rPr>
        <w:t xml:space="preserve"> </w:t>
      </w:r>
      <w:r>
        <w:rPr>
          <w:color w:val="001A1D"/>
          <w:spacing w:val="-5"/>
          <w:w w:val="105"/>
          <w:sz w:val="16"/>
        </w:rPr>
        <w:t>vệ</w:t>
      </w:r>
    </w:p>
    <w:p>
      <w:pPr>
        <w:pStyle w:val="5"/>
        <w:numPr>
          <w:ilvl w:val="0"/>
          <w:numId w:val="1"/>
        </w:numPr>
        <w:tabs>
          <w:tab w:val="left" w:pos="1098"/>
        </w:tabs>
        <w:spacing w:before="90"/>
        <w:ind w:left="1098" w:hanging="294"/>
        <w:rPr>
          <w:sz w:val="16"/>
        </w:rPr>
      </w:pPr>
      <w:r>
        <w:drawing>
          <wp:anchor distT="0" distB="0" distL="0" distR="0" simplePos="0" relativeHeight="251828224" behindDoc="0" locked="0" layoutInCell="1" allowOverlap="1">
            <wp:simplePos x="0" y="0"/>
            <wp:positionH relativeFrom="page">
              <wp:posOffset>611505</wp:posOffset>
            </wp:positionH>
            <wp:positionV relativeFrom="paragraph">
              <wp:posOffset>74295</wp:posOffset>
            </wp:positionV>
            <wp:extent cx="92710" cy="92710"/>
            <wp:effectExtent l="0" t="0" r="0" b="0"/>
            <wp:wrapNone/>
            <wp:docPr id="1732461918" name="Picture 1732461918"/>
            <wp:cNvGraphicFramePr/>
            <a:graphic xmlns:a="http://schemas.openxmlformats.org/drawingml/2006/main">
              <a:graphicData uri="http://schemas.openxmlformats.org/drawingml/2006/picture">
                <pic:pic xmlns:pic="http://schemas.openxmlformats.org/drawingml/2006/picture">
                  <pic:nvPicPr>
                    <pic:cNvPr id="1732461918" name="Picture 1732461918"/>
                    <pic:cNvPicPr/>
                  </pic:nvPicPr>
                  <pic:blipFill>
                    <a:blip r:embed="rId6" cstate="print"/>
                    <a:stretch>
                      <a:fillRect/>
                    </a:stretch>
                  </pic:blipFill>
                  <pic:spPr>
                    <a:xfrm>
                      <a:off x="0" y="0"/>
                      <a:ext cx="92494" cy="92494"/>
                    </a:xfrm>
                    <a:prstGeom prst="rect">
                      <a:avLst/>
                    </a:prstGeom>
                  </pic:spPr>
                </pic:pic>
              </a:graphicData>
            </a:graphic>
          </wp:anchor>
        </w:drawing>
      </w:r>
      <w:r>
        <w:rPr>
          <w:color w:val="001A1D"/>
          <w:w w:val="105"/>
          <w:sz w:val="16"/>
        </w:rPr>
        <w:t>Là</w:t>
      </w:r>
      <w:r>
        <w:rPr>
          <w:color w:val="001A1D"/>
          <w:spacing w:val="-5"/>
          <w:w w:val="105"/>
          <w:sz w:val="16"/>
        </w:rPr>
        <w:t xml:space="preserve"> </w:t>
      </w:r>
      <w:r>
        <w:rPr>
          <w:color w:val="001A1D"/>
          <w:w w:val="105"/>
          <w:sz w:val="16"/>
        </w:rPr>
        <w:t>lỗ</w:t>
      </w:r>
      <w:r>
        <w:rPr>
          <w:color w:val="001A1D"/>
          <w:spacing w:val="-4"/>
          <w:w w:val="105"/>
          <w:sz w:val="16"/>
        </w:rPr>
        <w:t xml:space="preserve"> </w:t>
      </w:r>
      <w:r>
        <w:rPr>
          <w:color w:val="001A1D"/>
          <w:w w:val="105"/>
          <w:sz w:val="16"/>
        </w:rPr>
        <w:t>hổng</w:t>
      </w:r>
      <w:r>
        <w:rPr>
          <w:color w:val="001A1D"/>
          <w:spacing w:val="-4"/>
          <w:w w:val="105"/>
          <w:sz w:val="16"/>
        </w:rPr>
        <w:t xml:space="preserve"> </w:t>
      </w:r>
      <w:r>
        <w:rPr>
          <w:color w:val="001A1D"/>
          <w:w w:val="105"/>
          <w:sz w:val="16"/>
        </w:rPr>
        <w:t>hacker</w:t>
      </w:r>
      <w:r>
        <w:rPr>
          <w:color w:val="001A1D"/>
          <w:spacing w:val="-4"/>
          <w:w w:val="105"/>
          <w:sz w:val="16"/>
        </w:rPr>
        <w:t xml:space="preserve"> </w:t>
      </w:r>
      <w:r>
        <w:rPr>
          <w:color w:val="001A1D"/>
          <w:w w:val="105"/>
          <w:sz w:val="16"/>
        </w:rPr>
        <w:t>chưa</w:t>
      </w:r>
      <w:r>
        <w:rPr>
          <w:color w:val="001A1D"/>
          <w:spacing w:val="-4"/>
          <w:w w:val="105"/>
          <w:sz w:val="16"/>
        </w:rPr>
        <w:t xml:space="preserve"> </w:t>
      </w:r>
      <w:r>
        <w:rPr>
          <w:color w:val="001A1D"/>
          <w:w w:val="105"/>
          <w:sz w:val="16"/>
        </w:rPr>
        <w:t>công</w:t>
      </w:r>
      <w:r>
        <w:rPr>
          <w:color w:val="001A1D"/>
          <w:spacing w:val="-4"/>
          <w:w w:val="105"/>
          <w:sz w:val="16"/>
        </w:rPr>
        <w:t xml:space="preserve"> </w:t>
      </w:r>
      <w:r>
        <w:rPr>
          <w:color w:val="001A1D"/>
          <w:w w:val="105"/>
          <w:sz w:val="16"/>
        </w:rPr>
        <w:t>bố</w:t>
      </w:r>
      <w:r>
        <w:rPr>
          <w:color w:val="001A1D"/>
          <w:spacing w:val="-4"/>
          <w:w w:val="105"/>
          <w:sz w:val="16"/>
        </w:rPr>
        <w:t xml:space="preserve"> </w:t>
      </w:r>
      <w:r>
        <w:rPr>
          <w:color w:val="001A1D"/>
          <w:w w:val="105"/>
          <w:sz w:val="16"/>
        </w:rPr>
        <w:t>rộng</w:t>
      </w:r>
      <w:r>
        <w:rPr>
          <w:color w:val="001A1D"/>
          <w:spacing w:val="-4"/>
          <w:w w:val="105"/>
          <w:sz w:val="16"/>
        </w:rPr>
        <w:t xml:space="preserve"> </w:t>
      </w:r>
      <w:r>
        <w:rPr>
          <w:color w:val="001A1D"/>
          <w:spacing w:val="-5"/>
          <w:w w:val="105"/>
          <w:sz w:val="16"/>
        </w:rPr>
        <w:t>rãi</w:t>
      </w:r>
    </w:p>
    <w:p>
      <w:pPr>
        <w:pStyle w:val="4"/>
      </w:pPr>
    </w:p>
    <w:p>
      <w:pPr>
        <w:pStyle w:val="4"/>
        <w:spacing w:before="118"/>
      </w:pPr>
    </w:p>
    <w:p>
      <w:pPr>
        <w:pStyle w:val="4"/>
        <w:spacing w:line="330" w:lineRule="atLeast"/>
        <w:ind w:left="468" w:right="9125"/>
      </w:pPr>
      <w:r>
        <mc:AlternateContent>
          <mc:Choice Requires="wpg">
            <w:drawing>
              <wp:anchor distT="0" distB="0" distL="0" distR="0" simplePos="0" relativeHeight="251834368" behindDoc="0" locked="0" layoutInCell="1" allowOverlap="1">
                <wp:simplePos x="0" y="0"/>
                <wp:positionH relativeFrom="page">
                  <wp:posOffset>7025640</wp:posOffset>
                </wp:positionH>
                <wp:positionV relativeFrom="paragraph">
                  <wp:posOffset>-142875</wp:posOffset>
                </wp:positionV>
                <wp:extent cx="384810" cy="429895"/>
                <wp:effectExtent l="0" t="0" r="0" b="0"/>
                <wp:wrapNone/>
                <wp:docPr id="1626815465" name="Group 1626815465"/>
                <wp:cNvGraphicFramePr/>
                <a:graphic xmlns:a="http://schemas.openxmlformats.org/drawingml/2006/main">
                  <a:graphicData uri="http://schemas.microsoft.com/office/word/2010/wordprocessingGroup">
                    <wpg:wgp>
                      <wpg:cNvGrpSpPr/>
                      <wpg:grpSpPr>
                        <a:xfrm>
                          <a:off x="0" y="0"/>
                          <a:ext cx="384810" cy="429895"/>
                          <a:chOff x="0" y="0"/>
                          <a:chExt cx="384810" cy="429895"/>
                        </a:xfrm>
                      </wpg:grpSpPr>
                      <wps:wsp>
                        <wps:cNvPr id="1293947870" name="Graphic 21"/>
                        <wps:cNvSpPr/>
                        <wps:spPr>
                          <a:xfrm>
                            <a:off x="0" y="0"/>
                            <a:ext cx="384810" cy="429895"/>
                          </a:xfrm>
                          <a:custGeom>
                            <a:avLst/>
                            <a:gdLst/>
                            <a:ahLst/>
                            <a:cxnLst/>
                            <a:rect l="l" t="t" r="r" b="b"/>
                            <a:pathLst>
                              <a:path w="384810" h="429895">
                                <a:moveTo>
                                  <a:pt x="384810" y="429767"/>
                                </a:moveTo>
                                <a:lnTo>
                                  <a:pt x="0" y="429767"/>
                                </a:lnTo>
                                <a:lnTo>
                                  <a:pt x="0" y="0"/>
                                </a:lnTo>
                                <a:lnTo>
                                  <a:pt x="384810" y="0"/>
                                </a:lnTo>
                                <a:lnTo>
                                  <a:pt x="384810" y="93171"/>
                                </a:lnTo>
                                <a:lnTo>
                                  <a:pt x="214052" y="93171"/>
                                </a:lnTo>
                                <a:lnTo>
                                  <a:pt x="203538" y="93679"/>
                                </a:lnTo>
                                <a:lnTo>
                                  <a:pt x="163691" y="105787"/>
                                </a:lnTo>
                                <a:lnTo>
                                  <a:pt x="131510" y="132222"/>
                                </a:lnTo>
                                <a:lnTo>
                                  <a:pt x="111896" y="168960"/>
                                </a:lnTo>
                                <a:lnTo>
                                  <a:pt x="107327" y="199895"/>
                                </a:lnTo>
                                <a:lnTo>
                                  <a:pt x="107834" y="210408"/>
                                </a:lnTo>
                                <a:lnTo>
                                  <a:pt x="119942" y="250255"/>
                                </a:lnTo>
                                <a:lnTo>
                                  <a:pt x="146378" y="282435"/>
                                </a:lnTo>
                                <a:lnTo>
                                  <a:pt x="183117" y="302049"/>
                                </a:lnTo>
                                <a:lnTo>
                                  <a:pt x="214052" y="306619"/>
                                </a:lnTo>
                                <a:lnTo>
                                  <a:pt x="384810" y="306619"/>
                                </a:lnTo>
                                <a:lnTo>
                                  <a:pt x="384810" y="429767"/>
                                </a:lnTo>
                                <a:close/>
                              </a:path>
                              <a:path w="384810" h="429895">
                                <a:moveTo>
                                  <a:pt x="384810" y="306619"/>
                                </a:moveTo>
                                <a:lnTo>
                                  <a:pt x="214052" y="306619"/>
                                </a:lnTo>
                                <a:lnTo>
                                  <a:pt x="224565" y="306111"/>
                                </a:lnTo>
                                <a:lnTo>
                                  <a:pt x="234876" y="304588"/>
                                </a:lnTo>
                                <a:lnTo>
                                  <a:pt x="273355" y="288649"/>
                                </a:lnTo>
                                <a:lnTo>
                                  <a:pt x="302805" y="259199"/>
                                </a:lnTo>
                                <a:lnTo>
                                  <a:pt x="318744" y="220719"/>
                                </a:lnTo>
                                <a:lnTo>
                                  <a:pt x="320776" y="199895"/>
                                </a:lnTo>
                                <a:lnTo>
                                  <a:pt x="320267" y="189381"/>
                                </a:lnTo>
                                <a:lnTo>
                                  <a:pt x="308159" y="149534"/>
                                </a:lnTo>
                                <a:lnTo>
                                  <a:pt x="281723" y="117355"/>
                                </a:lnTo>
                                <a:lnTo>
                                  <a:pt x="244985" y="97741"/>
                                </a:lnTo>
                                <a:lnTo>
                                  <a:pt x="214052" y="93171"/>
                                </a:lnTo>
                                <a:lnTo>
                                  <a:pt x="384810" y="93171"/>
                                </a:lnTo>
                                <a:lnTo>
                                  <a:pt x="384810" y="306619"/>
                                </a:lnTo>
                                <a:close/>
                              </a:path>
                            </a:pathLst>
                          </a:custGeom>
                          <a:solidFill>
                            <a:srgbClr val="000000">
                              <a:alpha val="19999"/>
                            </a:srgbClr>
                          </a:solidFill>
                        </wps:spPr>
                        <wps:bodyPr wrap="square" lIns="0" tIns="0" rIns="0" bIns="0" rtlCol="0">
                          <a:noAutofit/>
                        </wps:bodyPr>
                      </wps:wsp>
                      <pic:pic xmlns:pic="http://schemas.openxmlformats.org/drawingml/2006/picture">
                        <pic:nvPicPr>
                          <pic:cNvPr id="2021145358" name="Image 22"/>
                          <pic:cNvPicPr/>
                        </pic:nvPicPr>
                        <pic:blipFill>
                          <a:blip r:embed="rId8" cstate="print"/>
                          <a:stretch>
                            <a:fillRect/>
                          </a:stretch>
                        </pic:blipFill>
                        <pic:spPr>
                          <a:xfrm>
                            <a:off x="100212" y="86055"/>
                            <a:ext cx="227678" cy="227678"/>
                          </a:xfrm>
                          <a:prstGeom prst="rect">
                            <a:avLst/>
                          </a:prstGeom>
                        </pic:spPr>
                      </pic:pic>
                    </wpg:wgp>
                  </a:graphicData>
                </a:graphic>
              </wp:anchor>
            </w:drawing>
          </mc:Choice>
          <mc:Fallback>
            <w:pict>
              <v:group id="_x0000_s1026" o:spid="_x0000_s1026" o:spt="203" style="position:absolute;left:0pt;margin-left:553.2pt;margin-top:-11.25pt;height:33.85pt;width:30.3pt;mso-position-horizontal-relative:page;z-index:251834368;mso-width-relative:page;mso-height-relative:page;" coordsize="384810,429895" o:gfxdata="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CqJg6+tgAA&#10;ACEBAAAZAAAAZHJzL19yZWxzL2Uyb0RvYy54bWwucmVsc4WPQWrDMBBF94XcQcw+lp1FKMWyN6Hg&#10;bUgOMEhjWcQaCUkt9e0jyCaBQJfzP/89ph///Cp+KWUXWEHXtCCIdTCOrYLr5Xv/CSIXZINrYFKw&#10;UYZx2H30Z1qx1FFeXMyiUjgrWEqJX1JmvZDH3IRIXJs5JI+lnsnKiPqGluShbY8yPTNgeGGKyShI&#10;k+lAXLZYzf+zwzw7TaegfzxxeaOQzld3BWKyVBR4Mg4fYddEtiCHXr48NtwB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">
                <o:lock v:ext="edit" aspectratio="f"/>
                <v:shape id="Graphic 21" o:spid="_x0000_s1026" o:spt="100" style="position:absolute;left:0;top:0;height:429895;width:384810;" fillcolor="#000000" filled="t" stroked="f" coordsize="384810,429895" o:gfxdata="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Eweo6vFAAAA4wAAAA8AAAAAAAAAAQAgAAAAIgAAAGRycy9kb3ducmV2LnhtbFBLAQIUABQAAAAI&#10;AIdO4kAzLwWeOwAAADkAAAAQAAAAAAAAAAEAIAAAABQBAABkcnMvc2hhcGV4bWwueG1sUEsFBgAA&#10;AAAGAAYAWwEAAL4DAAAAAA==&#10;" path="m384810,429767l0,429767,0,0,384810,0,384810,93171,214052,93171,203538,93679,163691,105787,131510,132222,111896,168960,107327,199895,107834,210408,119942,250255,146378,282435,183117,302049,214052,306619,384810,306619,384810,429767xem384810,306619l214052,306619,224565,306111,234876,304588,273355,288649,302805,259199,318744,220719,320776,199895,320267,189381,308159,149534,281723,117355,244985,97741,214052,93171,384810,93171,384810,306619xe">
                  <v:fill on="t" opacity="13106f" focussize="0,0"/>
                  <v:stroke on="f"/>
                  <v:imagedata o:title=""/>
                  <o:lock v:ext="edit" aspectratio="f"/>
                  <v:textbox inset="0mm,0mm,0mm,0mm"/>
                </v:shape>
                <v:shape id="Image 22" o:spid="_x0000_s1026" o:spt="75" type="#_x0000_t75" style="position:absolute;left:100212;top:86055;height:227678;width:227678;" filled="f" o:preferrelative="t" stroked="f" coordsize="21600,21600" o:gfxdata="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H4J&#10;LMEAAADjAAAADwAAAAAAAAABACAAAAAiAAAAZHJzL2Rvd25yZXYueG1sUEsBAhQAFAAAAAgAh07i&#10;QDMvBZ47AAAAOQAAABAAAAAAAAAAAQAgAAAAEAEAAGRycy9zaGFwZXhtbC54bWxQSwUGAAAAAAYA&#10;BgBbAQAAugMAAAAA&#10;">
                  <v:fill on="f" focussize="0,0"/>
                  <v:stroke on="f"/>
                  <v:imagedata r:id="rId8" o:title=""/>
                  <o:lock v:ext="edit" aspectratio="f"/>
                </v:shape>
              </v:group>
            </w:pict>
          </mc:Fallback>
        </mc:AlternateContent>
      </w:r>
      <w:r>
        <w:rPr>
          <w:color w:val="8E662E"/>
          <w:w w:val="105"/>
        </w:rPr>
        <w:t>Câu</w:t>
      </w:r>
      <w:r>
        <w:rPr>
          <w:color w:val="8E662E"/>
          <w:spacing w:val="-10"/>
          <w:w w:val="105"/>
        </w:rPr>
        <w:t xml:space="preserve"> </w:t>
      </w:r>
      <w:r>
        <w:rPr>
          <w:color w:val="8E662E"/>
          <w:w w:val="105"/>
        </w:rPr>
        <w:t>trả</w:t>
      </w:r>
      <w:r>
        <w:rPr>
          <w:color w:val="8E662E"/>
          <w:spacing w:val="-10"/>
          <w:w w:val="105"/>
        </w:rPr>
        <w:t xml:space="preserve"> </w:t>
      </w:r>
      <w:r>
        <w:rPr>
          <w:color w:val="8E662E"/>
          <w:w w:val="105"/>
        </w:rPr>
        <w:t>lời</w:t>
      </w:r>
      <w:r>
        <w:rPr>
          <w:color w:val="8E662E"/>
          <w:spacing w:val="-10"/>
          <w:w w:val="105"/>
        </w:rPr>
        <w:t xml:space="preserve"> </w:t>
      </w:r>
      <w:r>
        <w:rPr>
          <w:color w:val="8E662E"/>
          <w:w w:val="105"/>
        </w:rPr>
        <w:t>của</w:t>
      </w:r>
      <w:r>
        <w:rPr>
          <w:color w:val="8E662E"/>
          <w:spacing w:val="-10"/>
          <w:w w:val="105"/>
        </w:rPr>
        <w:t xml:space="preserve"> </w:t>
      </w:r>
      <w:r>
        <w:rPr>
          <w:color w:val="8E662E"/>
          <w:w w:val="105"/>
        </w:rPr>
        <w:t>bạn</w:t>
      </w:r>
      <w:r>
        <w:rPr>
          <w:color w:val="8E662E"/>
          <w:spacing w:val="-10"/>
          <w:w w:val="105"/>
        </w:rPr>
        <w:t xml:space="preserve"> </w:t>
      </w:r>
      <w:r>
        <w:rPr>
          <w:color w:val="8E662E"/>
          <w:w w:val="105"/>
        </w:rPr>
        <w:t>sai. The correct answer is:</w:t>
      </w:r>
    </w:p>
    <w:p>
      <w:pPr>
        <w:pStyle w:val="4"/>
        <w:spacing w:before="40"/>
        <w:ind w:left="468"/>
      </w:pPr>
      <w:r>
        <w:rPr>
          <w:color w:val="8E662E"/>
          <w:w w:val="105"/>
        </w:rPr>
        <w:t>Là</w:t>
      </w:r>
      <w:r>
        <w:rPr>
          <w:color w:val="8E662E"/>
          <w:spacing w:val="-5"/>
          <w:w w:val="105"/>
        </w:rPr>
        <w:t xml:space="preserve"> </w:t>
      </w:r>
      <w:r>
        <w:rPr>
          <w:color w:val="8E662E"/>
          <w:w w:val="105"/>
        </w:rPr>
        <w:t>lỗ</w:t>
      </w:r>
      <w:r>
        <w:rPr>
          <w:color w:val="8E662E"/>
          <w:spacing w:val="-4"/>
          <w:w w:val="105"/>
        </w:rPr>
        <w:t xml:space="preserve"> </w:t>
      </w:r>
      <w:r>
        <w:rPr>
          <w:color w:val="8E662E"/>
          <w:w w:val="105"/>
        </w:rPr>
        <w:t>hổng</w:t>
      </w:r>
      <w:r>
        <w:rPr>
          <w:color w:val="8E662E"/>
          <w:spacing w:val="-4"/>
          <w:w w:val="105"/>
        </w:rPr>
        <w:t xml:space="preserve"> </w:t>
      </w:r>
      <w:r>
        <w:rPr>
          <w:color w:val="8E662E"/>
          <w:w w:val="105"/>
        </w:rPr>
        <w:t>phá</w:t>
      </w:r>
      <w:r>
        <w:rPr>
          <w:color w:val="8E662E"/>
          <w:spacing w:val="-4"/>
          <w:w w:val="105"/>
        </w:rPr>
        <w:t xml:space="preserve"> </w:t>
      </w:r>
      <w:r>
        <w:rPr>
          <w:color w:val="8E662E"/>
          <w:w w:val="105"/>
        </w:rPr>
        <w:t>hoại</w:t>
      </w:r>
      <w:r>
        <w:rPr>
          <w:color w:val="8E662E"/>
          <w:spacing w:val="-4"/>
          <w:w w:val="105"/>
        </w:rPr>
        <w:t xml:space="preserve"> </w:t>
      </w:r>
      <w:r>
        <w:rPr>
          <w:color w:val="8E662E"/>
          <w:w w:val="105"/>
        </w:rPr>
        <w:t>hệ</w:t>
      </w:r>
      <w:r>
        <w:rPr>
          <w:color w:val="8E662E"/>
          <w:spacing w:val="-4"/>
          <w:w w:val="105"/>
        </w:rPr>
        <w:t xml:space="preserve"> </w:t>
      </w:r>
      <w:r>
        <w:rPr>
          <w:color w:val="8E662E"/>
          <w:w w:val="105"/>
        </w:rPr>
        <w:t>thống</w:t>
      </w:r>
      <w:r>
        <w:rPr>
          <w:color w:val="8E662E"/>
          <w:spacing w:val="-4"/>
          <w:w w:val="105"/>
        </w:rPr>
        <w:t xml:space="preserve"> </w:t>
      </w:r>
      <w:r>
        <w:rPr>
          <w:color w:val="8E662E"/>
          <w:w w:val="105"/>
        </w:rPr>
        <w:t>trong</w:t>
      </w:r>
      <w:r>
        <w:rPr>
          <w:color w:val="8E662E"/>
          <w:spacing w:val="-4"/>
          <w:w w:val="105"/>
        </w:rPr>
        <w:t xml:space="preserve"> </w:t>
      </w:r>
      <w:r>
        <w:rPr>
          <w:color w:val="8E662E"/>
          <w:w w:val="105"/>
        </w:rPr>
        <w:t>vòng</w:t>
      </w:r>
      <w:r>
        <w:rPr>
          <w:color w:val="8E662E"/>
          <w:spacing w:val="-4"/>
          <w:w w:val="105"/>
        </w:rPr>
        <w:t xml:space="preserve"> </w:t>
      </w:r>
      <w:r>
        <w:rPr>
          <w:color w:val="8E662E"/>
          <w:w w:val="105"/>
        </w:rPr>
        <w:t>một</w:t>
      </w:r>
      <w:r>
        <w:rPr>
          <w:color w:val="8E662E"/>
          <w:spacing w:val="-4"/>
          <w:w w:val="105"/>
        </w:rPr>
        <w:t xml:space="preserve"> ngày</w:t>
      </w:r>
    </w:p>
    <w:p>
      <w:pPr>
        <w:pStyle w:val="4"/>
        <w:spacing w:before="252"/>
        <w:rPr>
          <w:sz w:val="20"/>
        </w:rPr>
      </w:pPr>
      <w:r>
        <mc:AlternateContent>
          <mc:Choice Requires="wpg">
            <w:drawing>
              <wp:anchor distT="0" distB="0" distL="0" distR="0" simplePos="0" relativeHeight="252003328" behindDoc="1" locked="0" layoutInCell="1" allowOverlap="1">
                <wp:simplePos x="0" y="0"/>
                <wp:positionH relativeFrom="page">
                  <wp:posOffset>408940</wp:posOffset>
                </wp:positionH>
                <wp:positionV relativeFrom="paragraph">
                  <wp:posOffset>344805</wp:posOffset>
                </wp:positionV>
                <wp:extent cx="6944360" cy="775970"/>
                <wp:effectExtent l="0" t="0" r="0" b="0"/>
                <wp:wrapTopAndBottom/>
                <wp:docPr id="1510718979" name="Group 1510718979"/>
                <wp:cNvGraphicFramePr/>
                <a:graphic xmlns:a="http://schemas.openxmlformats.org/drawingml/2006/main">
                  <a:graphicData uri="http://schemas.microsoft.com/office/word/2010/wordprocessingGroup">
                    <wpg:wgp>
                      <wpg:cNvGrpSpPr/>
                      <wpg:grpSpPr>
                        <a:xfrm>
                          <a:off x="0" y="0"/>
                          <a:ext cx="6944359" cy="775970"/>
                          <a:chOff x="0" y="0"/>
                          <a:chExt cx="6944359" cy="775970"/>
                        </a:xfrm>
                      </wpg:grpSpPr>
                      <wps:wsp>
                        <wps:cNvPr id="759884879" name="Graphic 24"/>
                        <wps:cNvSpPr/>
                        <wps:spPr>
                          <a:xfrm>
                            <a:off x="3557" y="3557"/>
                            <a:ext cx="6937375" cy="768985"/>
                          </a:xfrm>
                          <a:custGeom>
                            <a:avLst/>
                            <a:gdLst/>
                            <a:ahLst/>
                            <a:cxnLst/>
                            <a:rect l="l" t="t" r="r" b="b"/>
                            <a:pathLst>
                              <a:path w="6937375" h="768985">
                                <a:moveTo>
                                  <a:pt x="0" y="757741"/>
                                </a:moveTo>
                                <a:lnTo>
                                  <a:pt x="0" y="10672"/>
                                </a:lnTo>
                                <a:lnTo>
                                  <a:pt x="0" y="7725"/>
                                </a:lnTo>
                                <a:lnTo>
                                  <a:pt x="1041" y="5209"/>
                                </a:lnTo>
                                <a:lnTo>
                                  <a:pt x="3125" y="3125"/>
                                </a:lnTo>
                                <a:lnTo>
                                  <a:pt x="5209" y="1041"/>
                                </a:lnTo>
                                <a:lnTo>
                                  <a:pt x="7725" y="0"/>
                                </a:lnTo>
                                <a:lnTo>
                                  <a:pt x="10672" y="0"/>
                                </a:lnTo>
                                <a:lnTo>
                                  <a:pt x="6926398" y="0"/>
                                </a:lnTo>
                                <a:lnTo>
                                  <a:pt x="6929345" y="0"/>
                                </a:lnTo>
                                <a:lnTo>
                                  <a:pt x="6931860" y="1041"/>
                                </a:lnTo>
                                <a:lnTo>
                                  <a:pt x="6933944" y="3125"/>
                                </a:lnTo>
                                <a:lnTo>
                                  <a:pt x="6936028" y="5209"/>
                                </a:lnTo>
                                <a:lnTo>
                                  <a:pt x="6937070" y="7725"/>
                                </a:lnTo>
                                <a:lnTo>
                                  <a:pt x="6937071" y="10672"/>
                                </a:lnTo>
                                <a:lnTo>
                                  <a:pt x="6937071" y="757741"/>
                                </a:lnTo>
                                <a:lnTo>
                                  <a:pt x="6926398" y="768414"/>
                                </a:lnTo>
                                <a:lnTo>
                                  <a:pt x="10672" y="768414"/>
                                </a:lnTo>
                                <a:lnTo>
                                  <a:pt x="7725" y="768413"/>
                                </a:lnTo>
                                <a:lnTo>
                                  <a:pt x="5209" y="767371"/>
                                </a:lnTo>
                                <a:lnTo>
                                  <a:pt x="3125" y="765287"/>
                                </a:lnTo>
                                <a:lnTo>
                                  <a:pt x="1041" y="763203"/>
                                </a:lnTo>
                                <a:lnTo>
                                  <a:pt x="0" y="760688"/>
                                </a:lnTo>
                                <a:lnTo>
                                  <a:pt x="0" y="757741"/>
                                </a:lnTo>
                                <a:close/>
                              </a:path>
                            </a:pathLst>
                          </a:custGeom>
                          <a:ln w="7114">
                            <a:solidFill>
                              <a:srgbClr val="CAD0D6"/>
                            </a:solidFill>
                            <a:prstDash val="solid"/>
                          </a:ln>
                        </wps:spPr>
                        <wps:bodyPr wrap="square" lIns="0" tIns="0" rIns="0" bIns="0" rtlCol="0">
                          <a:noAutofit/>
                        </wps:bodyPr>
                      </wps:wsp>
                      <wps:wsp>
                        <wps:cNvPr id="1348275583" name="Graphic 25"/>
                        <wps:cNvSpPr/>
                        <wps:spPr>
                          <a:xfrm>
                            <a:off x="60477" y="586982"/>
                            <a:ext cx="448309" cy="121285"/>
                          </a:xfrm>
                          <a:custGeom>
                            <a:avLst/>
                            <a:gdLst/>
                            <a:ahLst/>
                            <a:cxnLst/>
                            <a:rect l="l" t="t" r="r" b="b"/>
                            <a:pathLst>
                              <a:path w="448309" h="121285">
                                <a:moveTo>
                                  <a:pt x="0" y="67591"/>
                                </a:moveTo>
                                <a:lnTo>
                                  <a:pt x="0" y="53362"/>
                                </a:lnTo>
                                <a:lnTo>
                                  <a:pt x="0" y="49858"/>
                                </a:lnTo>
                                <a:lnTo>
                                  <a:pt x="341" y="46387"/>
                                </a:lnTo>
                                <a:lnTo>
                                  <a:pt x="1025" y="42951"/>
                                </a:lnTo>
                                <a:lnTo>
                                  <a:pt x="1708" y="39514"/>
                                </a:lnTo>
                                <a:lnTo>
                                  <a:pt x="2721" y="36177"/>
                                </a:lnTo>
                                <a:lnTo>
                                  <a:pt x="4061" y="32940"/>
                                </a:lnTo>
                                <a:lnTo>
                                  <a:pt x="5402" y="29703"/>
                                </a:lnTo>
                                <a:lnTo>
                                  <a:pt x="7046" y="26628"/>
                                </a:lnTo>
                                <a:lnTo>
                                  <a:pt x="8993" y="23715"/>
                                </a:lnTo>
                                <a:lnTo>
                                  <a:pt x="10939" y="20802"/>
                                </a:lnTo>
                                <a:lnTo>
                                  <a:pt x="13151" y="18106"/>
                                </a:lnTo>
                                <a:lnTo>
                                  <a:pt x="15629" y="15629"/>
                                </a:lnTo>
                                <a:lnTo>
                                  <a:pt x="18106" y="13151"/>
                                </a:lnTo>
                                <a:lnTo>
                                  <a:pt x="49858" y="0"/>
                                </a:lnTo>
                                <a:lnTo>
                                  <a:pt x="53362" y="0"/>
                                </a:lnTo>
                                <a:lnTo>
                                  <a:pt x="394879" y="0"/>
                                </a:lnTo>
                                <a:lnTo>
                                  <a:pt x="398383" y="0"/>
                                </a:lnTo>
                                <a:lnTo>
                                  <a:pt x="401853" y="341"/>
                                </a:lnTo>
                                <a:lnTo>
                                  <a:pt x="424525" y="8993"/>
                                </a:lnTo>
                                <a:lnTo>
                                  <a:pt x="427439" y="10939"/>
                                </a:lnTo>
                                <a:lnTo>
                                  <a:pt x="430134" y="13151"/>
                                </a:lnTo>
                                <a:lnTo>
                                  <a:pt x="432612" y="15629"/>
                                </a:lnTo>
                                <a:lnTo>
                                  <a:pt x="435089" y="18106"/>
                                </a:lnTo>
                                <a:lnTo>
                                  <a:pt x="437301" y="20802"/>
                                </a:lnTo>
                                <a:lnTo>
                                  <a:pt x="439248" y="23715"/>
                                </a:lnTo>
                                <a:lnTo>
                                  <a:pt x="441194" y="26628"/>
                                </a:lnTo>
                                <a:lnTo>
                                  <a:pt x="447216" y="42951"/>
                                </a:lnTo>
                                <a:lnTo>
                                  <a:pt x="447899" y="46387"/>
                                </a:lnTo>
                                <a:lnTo>
                                  <a:pt x="448241" y="49858"/>
                                </a:lnTo>
                                <a:lnTo>
                                  <a:pt x="448241" y="53362"/>
                                </a:lnTo>
                                <a:lnTo>
                                  <a:pt x="448241" y="67591"/>
                                </a:lnTo>
                                <a:lnTo>
                                  <a:pt x="448241" y="71095"/>
                                </a:lnTo>
                                <a:lnTo>
                                  <a:pt x="447899" y="74565"/>
                                </a:lnTo>
                                <a:lnTo>
                                  <a:pt x="447216" y="78002"/>
                                </a:lnTo>
                                <a:lnTo>
                                  <a:pt x="446532" y="81438"/>
                                </a:lnTo>
                                <a:lnTo>
                                  <a:pt x="445520" y="84774"/>
                                </a:lnTo>
                                <a:lnTo>
                                  <a:pt x="444179" y="88011"/>
                                </a:lnTo>
                                <a:lnTo>
                                  <a:pt x="442838" y="91248"/>
                                </a:lnTo>
                                <a:lnTo>
                                  <a:pt x="432612" y="105324"/>
                                </a:lnTo>
                                <a:lnTo>
                                  <a:pt x="430134" y="107801"/>
                                </a:lnTo>
                                <a:lnTo>
                                  <a:pt x="427439" y="110013"/>
                                </a:lnTo>
                                <a:lnTo>
                                  <a:pt x="424525" y="111959"/>
                                </a:lnTo>
                                <a:lnTo>
                                  <a:pt x="421612" y="113906"/>
                                </a:lnTo>
                                <a:lnTo>
                                  <a:pt x="418537" y="115550"/>
                                </a:lnTo>
                                <a:lnTo>
                                  <a:pt x="415300" y="116890"/>
                                </a:lnTo>
                                <a:lnTo>
                                  <a:pt x="412063" y="118231"/>
                                </a:lnTo>
                                <a:lnTo>
                                  <a:pt x="394879" y="120954"/>
                                </a:lnTo>
                                <a:lnTo>
                                  <a:pt x="53362" y="120954"/>
                                </a:lnTo>
                                <a:lnTo>
                                  <a:pt x="32941" y="116890"/>
                                </a:lnTo>
                                <a:lnTo>
                                  <a:pt x="29704" y="115550"/>
                                </a:lnTo>
                                <a:lnTo>
                                  <a:pt x="26629" y="113906"/>
                                </a:lnTo>
                                <a:lnTo>
                                  <a:pt x="23715" y="111959"/>
                                </a:lnTo>
                                <a:lnTo>
                                  <a:pt x="20802" y="110013"/>
                                </a:lnTo>
                                <a:lnTo>
                                  <a:pt x="18106" y="107801"/>
                                </a:lnTo>
                                <a:lnTo>
                                  <a:pt x="15629" y="105324"/>
                                </a:lnTo>
                                <a:lnTo>
                                  <a:pt x="13151" y="102846"/>
                                </a:lnTo>
                                <a:lnTo>
                                  <a:pt x="1025" y="78002"/>
                                </a:lnTo>
                                <a:lnTo>
                                  <a:pt x="341" y="74565"/>
                                </a:lnTo>
                                <a:lnTo>
                                  <a:pt x="0" y="71095"/>
                                </a:lnTo>
                                <a:lnTo>
                                  <a:pt x="0" y="67591"/>
                                </a:lnTo>
                                <a:close/>
                              </a:path>
                            </a:pathLst>
                          </a:custGeom>
                          <a:ln w="7114">
                            <a:solidFill>
                              <a:srgbClr val="000000"/>
                            </a:solidFill>
                            <a:prstDash val="solid"/>
                          </a:ln>
                        </wps:spPr>
                        <wps:bodyPr wrap="square" lIns="0" tIns="0" rIns="0" bIns="0" rtlCol="0">
                          <a:noAutofit/>
                        </wps:bodyPr>
                      </wps:wsp>
                      <wps:wsp>
                        <wps:cNvPr id="640221806" name="Textbox 26"/>
                        <wps:cNvSpPr txBox="1"/>
                        <wps:spPr>
                          <a:xfrm>
                            <a:off x="10977" y="9198"/>
                            <a:ext cx="6922770" cy="757555"/>
                          </a:xfrm>
                          <a:prstGeom prst="rect">
                            <a:avLst/>
                          </a:prstGeom>
                        </wps:spPr>
                        <wps:txbx>
                          <w:txbxContent>
                            <w:p>
                              <w:pPr>
                                <w:spacing w:before="38"/>
                                <w:ind w:left="77"/>
                                <w:rPr>
                                  <w:b/>
                                  <w:sz w:val="20"/>
                                </w:rPr>
                              </w:pPr>
                              <w:r>
                                <w:rPr>
                                  <w:b/>
                                  <w:color w:val="1C2025"/>
                                  <w:sz w:val="13"/>
                                </w:rPr>
                                <w:t>Question</w:t>
                              </w:r>
                              <w:r>
                                <w:rPr>
                                  <w:b/>
                                  <w:color w:val="1C2025"/>
                                  <w:spacing w:val="12"/>
                                  <w:sz w:val="13"/>
                                </w:rPr>
                                <w:t xml:space="preserve"> </w:t>
                              </w:r>
                              <w:r>
                                <w:rPr>
                                  <w:b/>
                                  <w:color w:val="1C2025"/>
                                  <w:spacing w:val="-10"/>
                                  <w:sz w:val="20"/>
                                </w:rPr>
                                <w:t>2</w:t>
                              </w:r>
                            </w:p>
                            <w:p>
                              <w:pPr>
                                <w:spacing w:before="68"/>
                                <w:ind w:left="77"/>
                                <w:rPr>
                                  <w:sz w:val="13"/>
                                </w:rPr>
                              </w:pPr>
                              <w:r>
                                <w:rPr>
                                  <w:color w:val="1C2025"/>
                                  <w:sz w:val="13"/>
                                </w:rPr>
                                <w:t>Not</w:t>
                              </w:r>
                              <w:r>
                                <w:rPr>
                                  <w:color w:val="1C2025"/>
                                  <w:spacing w:val="4"/>
                                  <w:sz w:val="13"/>
                                </w:rPr>
                                <w:t xml:space="preserve"> </w:t>
                              </w:r>
                              <w:r>
                                <w:rPr>
                                  <w:color w:val="1C2025"/>
                                  <w:spacing w:val="-2"/>
                                  <w:sz w:val="13"/>
                                </w:rPr>
                                <w:t>answered</w:t>
                              </w:r>
                            </w:p>
                            <w:p>
                              <w:pPr>
                                <w:spacing w:before="129"/>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73"/>
                                <w:ind w:left="138"/>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27.15pt;height:61.1pt;width:546.8pt;mso-position-horizontal-relative:page;mso-wrap-distance-bottom:0pt;mso-wrap-distance-top:0pt;z-index:-251313152;mso-width-relative:page;mso-height-relative:page;" coordsize="6944359,775970" o:gfxdata="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">
                <o:lock v:ext="edit" aspectratio="f"/>
                <v:shape id="Graphic 24" o:spid="_x0000_s1026" o:spt="100" style="position:absolute;left:3557;top:3557;height:768985;width:6937375;" filled="f" stroked="t" coordsize="6937375,768985" o:gfxdata="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S&#10;IJHLwwAAAOIAAAAPAAAAAAAAAAEAIAAAACIAAABkcnMvZG93bnJldi54bWxQSwECFAAUAAAACACH&#10;TuJAMy8FnjsAAAA5AAAAEAAAAAAAAAABACAAAAASAQAAZHJzL3NoYXBleG1sLnhtbFBLBQYAAAAA&#10;BgAGAFsBAAC8AwAAAAA=&#10;" path="m0,757741l0,10672,0,7725,1041,5209,3125,3125,5209,1041,7725,0,10672,0,6926398,0,6929345,0,6931860,1041,6933944,3125,6936028,5209,6937070,7725,6937071,10672,6937071,757741,6926398,768414,10672,768414,7725,768413,5209,767371,3125,765287,1041,763203,0,760688,0,757741xe">
                  <v:fill on="f" focussize="0,0"/>
                  <v:stroke weight="0.560157480314961pt" color="#CAD0D6" joinstyle="round"/>
                  <v:imagedata o:title=""/>
                  <o:lock v:ext="edit" aspectratio="f"/>
                  <v:textbox inset="0mm,0mm,0mm,0mm"/>
                </v:shape>
                <v:shape id="Graphic 25" o:spid="_x0000_s1026" o:spt="100" style="position:absolute;left:60477;top:586982;height:121285;width:448309;" filled="f" stroked="t" coordsize="448309,121285" o:gfxdata="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iZ4&#10;l8EAAADjAAAADwAAAAAAAAABACAAAAAiAAAAZHJzL2Rvd25yZXYueG1sUEsBAhQAFAAAAAgAh07i&#10;QDMvBZ47AAAAOQAAABAAAAAAAAAAAQAgAAAAEAEAAGRycy9zaGFwZXhtbC54bWxQSwUGAAAAAAYA&#10;BgBbAQAAugMAAAAA&#10;" path="m0,67591l0,53362,0,49858,341,46387,1025,42951,1708,39514,2721,36177,4061,32940,5402,29703,7046,26628,8993,23715,10939,20802,13151,18106,15629,15629,18106,13151,49858,0,53362,0,394879,0,398383,0,401853,341,424525,8993,427439,10939,430134,13151,432612,15629,435089,18106,437301,20802,439248,23715,441194,26628,447216,42951,447899,46387,448241,49858,448241,53362,448241,67591,448241,71095,447899,74565,447216,78002,446532,81438,445520,84774,444179,88011,442838,91248,432612,105324,430134,107801,427439,110013,424525,111959,421612,113906,418537,115550,415300,116890,412063,118231,394879,120954,53362,120954,32941,116890,29704,115550,26629,113906,23715,111959,20802,110013,18106,107801,15629,105324,13151,102846,1025,78002,341,74565,0,71095,0,67591xe">
                  <v:fill on="f" focussize="0,0"/>
                  <v:stroke weight="0.560157480314961pt" color="#000000" joinstyle="round"/>
                  <v:imagedata o:title=""/>
                  <o:lock v:ext="edit" aspectratio="f"/>
                  <v:textbox inset="0mm,0mm,0mm,0mm"/>
                </v:shape>
                <v:shape id="Textbox 26" o:spid="_x0000_s1026" o:spt="202" type="#_x0000_t202" style="position:absolute;left:10977;top:9198;height:757555;width:6922770;" filled="f" stroked="f" coordsize="21600,21600" o:gfxdata="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2&#10;YljNwwAAAOIAAAAPAAAAAAAAAAEAIAAAACIAAABkcnMvZG93bnJldi54bWxQSwECFAAUAAAACACH&#10;TuJAMy8FnjsAAAA5AAAAEAAAAAAAAAABACAAAAASAQAAZHJzL3NoYXBleG1sLnhtbFBLBQYAAAAA&#10;BgAGAFsBAAC8AwAAAAA=&#10;">
                  <v:fill on="f" focussize="0,0"/>
                  <v:stroke on="f"/>
                  <v:imagedata o:title=""/>
                  <o:lock v:ext="edit" aspectratio="f"/>
                  <v:textbox inset="0mm,0mm,0mm,0mm">
                    <w:txbxContent>
                      <w:p>
                        <w:pPr>
                          <w:spacing w:before="38"/>
                          <w:ind w:left="77"/>
                          <w:rPr>
                            <w:b/>
                            <w:sz w:val="20"/>
                          </w:rPr>
                        </w:pPr>
                        <w:r>
                          <w:rPr>
                            <w:b/>
                            <w:color w:val="1C2025"/>
                            <w:sz w:val="13"/>
                          </w:rPr>
                          <w:t>Question</w:t>
                        </w:r>
                        <w:r>
                          <w:rPr>
                            <w:b/>
                            <w:color w:val="1C2025"/>
                            <w:spacing w:val="12"/>
                            <w:sz w:val="13"/>
                          </w:rPr>
                          <w:t xml:space="preserve"> </w:t>
                        </w:r>
                        <w:r>
                          <w:rPr>
                            <w:b/>
                            <w:color w:val="1C2025"/>
                            <w:spacing w:val="-10"/>
                            <w:sz w:val="20"/>
                          </w:rPr>
                          <w:t>2</w:t>
                        </w:r>
                      </w:p>
                      <w:p>
                        <w:pPr>
                          <w:spacing w:before="68"/>
                          <w:ind w:left="77"/>
                          <w:rPr>
                            <w:sz w:val="13"/>
                          </w:rPr>
                        </w:pPr>
                        <w:r>
                          <w:rPr>
                            <w:color w:val="1C2025"/>
                            <w:sz w:val="13"/>
                          </w:rPr>
                          <w:t>Not</w:t>
                        </w:r>
                        <w:r>
                          <w:rPr>
                            <w:color w:val="1C2025"/>
                            <w:spacing w:val="4"/>
                            <w:sz w:val="13"/>
                          </w:rPr>
                          <w:t xml:space="preserve"> </w:t>
                        </w:r>
                        <w:r>
                          <w:rPr>
                            <w:color w:val="1C2025"/>
                            <w:spacing w:val="-2"/>
                            <w:sz w:val="13"/>
                          </w:rPr>
                          <w:t>answered</w:t>
                        </w:r>
                      </w:p>
                      <w:p>
                        <w:pPr>
                          <w:spacing w:before="129"/>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73"/>
                          <w:ind w:left="138"/>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pPr>
    </w:p>
    <w:p>
      <w:pPr>
        <w:pStyle w:val="4"/>
        <w:spacing w:before="29"/>
      </w:pPr>
    </w:p>
    <w:p>
      <w:pPr>
        <w:pStyle w:val="4"/>
        <w:ind w:left="468"/>
      </w:pPr>
      <w:r>
        <w:rPr>
          <w:color w:val="001A1D"/>
          <w:w w:val="105"/>
        </w:rPr>
        <w:t>Từ</w:t>
      </w:r>
      <w:r>
        <w:rPr>
          <w:color w:val="001A1D"/>
          <w:spacing w:val="-4"/>
          <w:w w:val="105"/>
        </w:rPr>
        <w:t xml:space="preserve"> </w:t>
      </w:r>
      <w:r>
        <w:rPr>
          <w:color w:val="001A1D"/>
          <w:w w:val="105"/>
        </w:rPr>
        <w:t>ma</w:t>
      </w:r>
      <w:r>
        <w:rPr>
          <w:color w:val="001A1D"/>
          <w:spacing w:val="-4"/>
          <w:w w:val="105"/>
        </w:rPr>
        <w:t xml:space="preserve"> </w:t>
      </w:r>
      <w:r>
        <w:rPr>
          <w:color w:val="001A1D"/>
          <w:w w:val="105"/>
        </w:rPr>
        <w:t>trận</w:t>
      </w:r>
      <w:r>
        <w:rPr>
          <w:color w:val="001A1D"/>
          <w:spacing w:val="-3"/>
          <w:w w:val="105"/>
        </w:rPr>
        <w:t xml:space="preserve"> </w:t>
      </w:r>
      <w:r>
        <w:rPr>
          <w:color w:val="001A1D"/>
          <w:w w:val="105"/>
        </w:rPr>
        <w:t>điều</w:t>
      </w:r>
      <w:r>
        <w:rPr>
          <w:color w:val="001A1D"/>
          <w:spacing w:val="-4"/>
          <w:w w:val="105"/>
        </w:rPr>
        <w:t xml:space="preserve"> </w:t>
      </w:r>
      <w:r>
        <w:rPr>
          <w:color w:val="001A1D"/>
          <w:w w:val="105"/>
        </w:rPr>
        <w:t>khiển</w:t>
      </w:r>
      <w:r>
        <w:rPr>
          <w:color w:val="001A1D"/>
          <w:spacing w:val="-4"/>
          <w:w w:val="105"/>
        </w:rPr>
        <w:t xml:space="preserve"> </w:t>
      </w:r>
      <w:r>
        <w:rPr>
          <w:color w:val="001A1D"/>
          <w:w w:val="105"/>
        </w:rPr>
        <w:t>truy</w:t>
      </w:r>
      <w:r>
        <w:rPr>
          <w:color w:val="001A1D"/>
          <w:spacing w:val="-3"/>
          <w:w w:val="105"/>
        </w:rPr>
        <w:t xml:space="preserve"> </w:t>
      </w:r>
      <w:r>
        <w:rPr>
          <w:color w:val="001A1D"/>
          <w:w w:val="105"/>
        </w:rPr>
        <w:t>cập,</w:t>
      </w:r>
      <w:r>
        <w:rPr>
          <w:color w:val="001A1D"/>
          <w:spacing w:val="-4"/>
          <w:w w:val="105"/>
        </w:rPr>
        <w:t xml:space="preserve"> </w:t>
      </w:r>
      <w:r>
        <w:rPr>
          <w:color w:val="001A1D"/>
          <w:w w:val="105"/>
        </w:rPr>
        <w:t>ta</w:t>
      </w:r>
      <w:r>
        <w:rPr>
          <w:color w:val="001A1D"/>
          <w:spacing w:val="-4"/>
          <w:w w:val="105"/>
        </w:rPr>
        <w:t xml:space="preserve"> </w:t>
      </w:r>
      <w:r>
        <w:rPr>
          <w:color w:val="001A1D"/>
          <w:w w:val="105"/>
        </w:rPr>
        <w:t>có</w:t>
      </w:r>
      <w:r>
        <w:rPr>
          <w:color w:val="001A1D"/>
          <w:spacing w:val="-3"/>
          <w:w w:val="105"/>
        </w:rPr>
        <w:t xml:space="preserve"> </w:t>
      </w:r>
      <w:r>
        <w:rPr>
          <w:color w:val="001A1D"/>
          <w:w w:val="105"/>
        </w:rPr>
        <w:t>thể</w:t>
      </w:r>
      <w:r>
        <w:rPr>
          <w:color w:val="001A1D"/>
          <w:spacing w:val="-4"/>
          <w:w w:val="105"/>
        </w:rPr>
        <w:t xml:space="preserve"> </w:t>
      </w:r>
      <w:r>
        <w:rPr>
          <w:color w:val="001A1D"/>
          <w:w w:val="105"/>
        </w:rPr>
        <w:t>suy</w:t>
      </w:r>
      <w:r>
        <w:rPr>
          <w:color w:val="001A1D"/>
          <w:spacing w:val="-4"/>
          <w:w w:val="105"/>
        </w:rPr>
        <w:t xml:space="preserve"> </w:t>
      </w:r>
      <w:r>
        <w:rPr>
          <w:color w:val="001A1D"/>
          <w:w w:val="105"/>
        </w:rPr>
        <w:t>ra</w:t>
      </w:r>
      <w:r>
        <w:rPr>
          <w:color w:val="001A1D"/>
          <w:spacing w:val="-3"/>
          <w:w w:val="105"/>
        </w:rPr>
        <w:t xml:space="preserve"> </w:t>
      </w:r>
      <w:r>
        <w:rPr>
          <w:color w:val="001A1D"/>
          <w:w w:val="105"/>
        </w:rPr>
        <w:t>các</w:t>
      </w:r>
      <w:r>
        <w:rPr>
          <w:color w:val="001A1D"/>
          <w:spacing w:val="-4"/>
          <w:w w:val="105"/>
        </w:rPr>
        <w:t xml:space="preserve"> </w:t>
      </w:r>
      <w:r>
        <w:rPr>
          <w:color w:val="001A1D"/>
          <w:w w:val="105"/>
        </w:rPr>
        <w:t>thông</w:t>
      </w:r>
      <w:r>
        <w:rPr>
          <w:color w:val="001A1D"/>
          <w:spacing w:val="-4"/>
          <w:w w:val="105"/>
        </w:rPr>
        <w:t xml:space="preserve"> </w:t>
      </w:r>
      <w:r>
        <w:rPr>
          <w:color w:val="001A1D"/>
          <w:w w:val="105"/>
        </w:rPr>
        <w:t>tin</w:t>
      </w:r>
      <w:r>
        <w:rPr>
          <w:color w:val="001A1D"/>
          <w:spacing w:val="-3"/>
          <w:w w:val="105"/>
        </w:rPr>
        <w:t xml:space="preserve"> </w:t>
      </w:r>
      <w:r>
        <w:rPr>
          <w:color w:val="001A1D"/>
          <w:w w:val="105"/>
        </w:rPr>
        <w:t>nào</w:t>
      </w:r>
      <w:r>
        <w:rPr>
          <w:color w:val="001A1D"/>
          <w:spacing w:val="-4"/>
          <w:w w:val="105"/>
        </w:rPr>
        <w:t xml:space="preserve"> </w:t>
      </w:r>
      <w:r>
        <w:rPr>
          <w:color w:val="001A1D"/>
          <w:w w:val="105"/>
        </w:rPr>
        <w:t>sau</w:t>
      </w:r>
      <w:r>
        <w:rPr>
          <w:color w:val="001A1D"/>
          <w:spacing w:val="-4"/>
          <w:w w:val="105"/>
        </w:rPr>
        <w:t xml:space="preserve"> đây?</w:t>
      </w:r>
    </w:p>
    <w:p>
      <w:pPr>
        <w:pStyle w:val="4"/>
        <w:spacing w:before="123"/>
      </w:pPr>
    </w:p>
    <w:p>
      <w:pPr>
        <w:pStyle w:val="5"/>
        <w:numPr>
          <w:ilvl w:val="0"/>
          <w:numId w:val="2"/>
        </w:numPr>
        <w:tabs>
          <w:tab w:val="left" w:pos="1098"/>
        </w:tabs>
        <w:spacing w:before="0"/>
        <w:ind w:left="1098" w:hanging="294"/>
        <w:rPr>
          <w:sz w:val="16"/>
        </w:rPr>
      </w:pPr>
      <w:r>
        <w:drawing>
          <wp:anchor distT="0" distB="0" distL="0" distR="0" simplePos="0" relativeHeight="251829248"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233413806" name="Picture 233413806"/>
            <wp:cNvGraphicFramePr/>
            <a:graphic xmlns:a="http://schemas.openxmlformats.org/drawingml/2006/main">
              <a:graphicData uri="http://schemas.openxmlformats.org/drawingml/2006/picture">
                <pic:pic xmlns:pic="http://schemas.openxmlformats.org/drawingml/2006/picture">
                  <pic:nvPicPr>
                    <pic:cNvPr id="233413806" name="Picture 233413806"/>
                    <pic:cNvPicPr/>
                  </pic:nvPicPr>
                  <pic:blipFill>
                    <a:blip r:embed="rId9" cstate="print"/>
                    <a:stretch>
                      <a:fillRect/>
                    </a:stretch>
                  </pic:blipFill>
                  <pic:spPr>
                    <a:xfrm>
                      <a:off x="0" y="0"/>
                      <a:ext cx="92494" cy="92494"/>
                    </a:xfrm>
                    <a:prstGeom prst="rect">
                      <a:avLst/>
                    </a:prstGeom>
                  </pic:spPr>
                </pic:pic>
              </a:graphicData>
            </a:graphic>
          </wp:anchor>
        </w:drawing>
      </w:r>
      <w:r>
        <w:rPr>
          <w:color w:val="001A1D"/>
          <w:w w:val="105"/>
          <w:sz w:val="16"/>
        </w:rPr>
        <w:t>Subjects</w:t>
      </w:r>
      <w:r>
        <w:rPr>
          <w:color w:val="001A1D"/>
          <w:spacing w:val="-8"/>
          <w:w w:val="105"/>
          <w:sz w:val="16"/>
        </w:rPr>
        <w:t xml:space="preserve"> </w:t>
      </w:r>
      <w:r>
        <w:rPr>
          <w:color w:val="001A1D"/>
          <w:w w:val="105"/>
          <w:sz w:val="16"/>
        </w:rPr>
        <w:t>orientation</w:t>
      </w:r>
      <w:r>
        <w:rPr>
          <w:color w:val="001A1D"/>
          <w:spacing w:val="-9"/>
          <w:w w:val="105"/>
          <w:sz w:val="16"/>
        </w:rPr>
        <w:t xml:space="preserve"> </w:t>
      </w:r>
      <w:r>
        <w:rPr>
          <w:color w:val="001A1D"/>
          <w:spacing w:val="-2"/>
          <w:w w:val="105"/>
          <w:sz w:val="16"/>
        </w:rPr>
        <w:t>lists</w:t>
      </w:r>
    </w:p>
    <w:p>
      <w:pPr>
        <w:pStyle w:val="5"/>
        <w:numPr>
          <w:ilvl w:val="0"/>
          <w:numId w:val="2"/>
        </w:numPr>
        <w:tabs>
          <w:tab w:val="left" w:pos="1098"/>
        </w:tabs>
        <w:ind w:left="1098" w:hanging="294"/>
        <w:rPr>
          <w:sz w:val="16"/>
        </w:rPr>
      </w:pPr>
      <w:r>
        <w:drawing>
          <wp:anchor distT="0" distB="0" distL="0" distR="0" simplePos="0" relativeHeight="251830272"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2011859981" name="Picture 2011859981"/>
            <wp:cNvGraphicFramePr/>
            <a:graphic xmlns:a="http://schemas.openxmlformats.org/drawingml/2006/main">
              <a:graphicData uri="http://schemas.openxmlformats.org/drawingml/2006/picture">
                <pic:pic xmlns:pic="http://schemas.openxmlformats.org/drawingml/2006/picture">
                  <pic:nvPicPr>
                    <pic:cNvPr id="2011859981" name="Picture 2011859981"/>
                    <pic:cNvPicPr/>
                  </pic:nvPicPr>
                  <pic:blipFill>
                    <a:blip r:embed="rId9" cstate="print"/>
                    <a:stretch>
                      <a:fillRect/>
                    </a:stretch>
                  </pic:blipFill>
                  <pic:spPr>
                    <a:xfrm>
                      <a:off x="0" y="0"/>
                      <a:ext cx="92494" cy="92494"/>
                    </a:xfrm>
                    <a:prstGeom prst="rect">
                      <a:avLst/>
                    </a:prstGeom>
                  </pic:spPr>
                </pic:pic>
              </a:graphicData>
            </a:graphic>
          </wp:anchor>
        </w:drawing>
      </w:r>
      <w:r>
        <w:rPr>
          <w:color w:val="001A1D"/>
          <w:w w:val="105"/>
          <w:sz w:val="16"/>
        </w:rPr>
        <w:t>Capability</w:t>
      </w:r>
      <w:r>
        <w:rPr>
          <w:color w:val="001A1D"/>
          <w:spacing w:val="-9"/>
          <w:w w:val="105"/>
          <w:sz w:val="16"/>
        </w:rPr>
        <w:t xml:space="preserve"> </w:t>
      </w:r>
      <w:r>
        <w:rPr>
          <w:color w:val="001A1D"/>
          <w:spacing w:val="-2"/>
          <w:w w:val="105"/>
          <w:sz w:val="16"/>
        </w:rPr>
        <w:t>lists</w:t>
      </w:r>
    </w:p>
    <w:p>
      <w:pPr>
        <w:pStyle w:val="5"/>
        <w:numPr>
          <w:ilvl w:val="0"/>
          <w:numId w:val="2"/>
        </w:numPr>
        <w:tabs>
          <w:tab w:val="left" w:pos="1098"/>
        </w:tabs>
        <w:spacing w:before="157"/>
        <w:ind w:left="1098" w:hanging="294"/>
        <w:rPr>
          <w:sz w:val="16"/>
        </w:rPr>
      </w:pPr>
      <w:r>
        <w:drawing>
          <wp:anchor distT="0" distB="0" distL="0" distR="0" simplePos="0" relativeHeight="251831296"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392182617" name="Picture 392182617"/>
            <wp:cNvGraphicFramePr/>
            <a:graphic xmlns:a="http://schemas.openxmlformats.org/drawingml/2006/main">
              <a:graphicData uri="http://schemas.openxmlformats.org/drawingml/2006/picture">
                <pic:pic xmlns:pic="http://schemas.openxmlformats.org/drawingml/2006/picture">
                  <pic:nvPicPr>
                    <pic:cNvPr id="392182617" name="Picture 392182617"/>
                    <pic:cNvPicPr/>
                  </pic:nvPicPr>
                  <pic:blipFill>
                    <a:blip r:embed="rId9" cstate="print"/>
                    <a:stretch>
                      <a:fillRect/>
                    </a:stretch>
                  </pic:blipFill>
                  <pic:spPr>
                    <a:xfrm>
                      <a:off x="0" y="0"/>
                      <a:ext cx="92494" cy="92494"/>
                    </a:xfrm>
                    <a:prstGeom prst="rect">
                      <a:avLst/>
                    </a:prstGeom>
                  </pic:spPr>
                </pic:pic>
              </a:graphicData>
            </a:graphic>
          </wp:anchor>
        </w:drawing>
      </w:r>
      <w:r>
        <w:rPr>
          <w:color w:val="001A1D"/>
          <w:w w:val="105"/>
          <w:sz w:val="16"/>
        </w:rPr>
        <w:t>Group</w:t>
      </w:r>
      <w:r>
        <w:rPr>
          <w:color w:val="001A1D"/>
          <w:spacing w:val="-6"/>
          <w:w w:val="105"/>
          <w:sz w:val="16"/>
        </w:rPr>
        <w:t xml:space="preserve"> </w:t>
      </w:r>
      <w:r>
        <w:rPr>
          <w:color w:val="001A1D"/>
          <w:w w:val="105"/>
          <w:sz w:val="16"/>
        </w:rPr>
        <w:t>policy</w:t>
      </w:r>
      <w:r>
        <w:rPr>
          <w:color w:val="001A1D"/>
          <w:spacing w:val="-5"/>
          <w:w w:val="105"/>
          <w:sz w:val="16"/>
        </w:rPr>
        <w:t xml:space="preserve"> </w:t>
      </w:r>
      <w:r>
        <w:rPr>
          <w:color w:val="001A1D"/>
          <w:spacing w:val="-2"/>
          <w:w w:val="105"/>
          <w:sz w:val="16"/>
        </w:rPr>
        <w:t>objects</w:t>
      </w:r>
    </w:p>
    <w:p>
      <w:pPr>
        <w:pStyle w:val="5"/>
        <w:numPr>
          <w:ilvl w:val="0"/>
          <w:numId w:val="2"/>
        </w:numPr>
        <w:tabs>
          <w:tab w:val="left" w:pos="1098"/>
        </w:tabs>
        <w:spacing w:before="169"/>
        <w:ind w:left="1098" w:hanging="294"/>
        <w:rPr>
          <w:sz w:val="16"/>
        </w:rPr>
      </w:pPr>
      <w:r>
        <w:drawing>
          <wp:anchor distT="0" distB="0" distL="0" distR="0" simplePos="0" relativeHeight="251832320" behindDoc="0" locked="0" layoutInCell="1" allowOverlap="1">
            <wp:simplePos x="0" y="0"/>
            <wp:positionH relativeFrom="page">
              <wp:posOffset>611505</wp:posOffset>
            </wp:positionH>
            <wp:positionV relativeFrom="paragraph">
              <wp:posOffset>131445</wp:posOffset>
            </wp:positionV>
            <wp:extent cx="92710" cy="92710"/>
            <wp:effectExtent l="0" t="0" r="0" b="0"/>
            <wp:wrapNone/>
            <wp:docPr id="1626871829" name="Picture 1626871829"/>
            <wp:cNvGraphicFramePr/>
            <a:graphic xmlns:a="http://schemas.openxmlformats.org/drawingml/2006/main">
              <a:graphicData uri="http://schemas.openxmlformats.org/drawingml/2006/picture">
                <pic:pic xmlns:pic="http://schemas.openxmlformats.org/drawingml/2006/picture">
                  <pic:nvPicPr>
                    <pic:cNvPr id="1626871829" name="Picture 1626871829"/>
                    <pic:cNvPicPr/>
                  </pic:nvPicPr>
                  <pic:blipFill>
                    <a:blip r:embed="rId10" cstate="print"/>
                    <a:stretch>
                      <a:fillRect/>
                    </a:stretch>
                  </pic:blipFill>
                  <pic:spPr>
                    <a:xfrm>
                      <a:off x="0" y="0"/>
                      <a:ext cx="92494" cy="92494"/>
                    </a:xfrm>
                    <a:prstGeom prst="rect">
                      <a:avLst/>
                    </a:prstGeom>
                  </pic:spPr>
                </pic:pic>
              </a:graphicData>
            </a:graphic>
          </wp:anchor>
        </w:drawing>
      </w:r>
      <w:r>
        <w:rPr>
          <w:color w:val="001A1D"/>
          <w:w w:val="105"/>
          <w:sz w:val="16"/>
        </w:rPr>
        <w:t>Access</w:t>
      </w:r>
      <w:r>
        <w:rPr>
          <w:color w:val="001A1D"/>
          <w:spacing w:val="-7"/>
          <w:w w:val="105"/>
          <w:sz w:val="16"/>
        </w:rPr>
        <w:t xml:space="preserve"> </w:t>
      </w:r>
      <w:r>
        <w:rPr>
          <w:color w:val="001A1D"/>
          <w:w w:val="105"/>
          <w:sz w:val="16"/>
        </w:rPr>
        <w:t>control</w:t>
      </w:r>
      <w:r>
        <w:rPr>
          <w:color w:val="001A1D"/>
          <w:spacing w:val="-6"/>
          <w:w w:val="105"/>
          <w:sz w:val="16"/>
        </w:rPr>
        <w:t xml:space="preserve"> </w:t>
      </w:r>
      <w:r>
        <w:rPr>
          <w:color w:val="001A1D"/>
          <w:spacing w:val="-2"/>
          <w:w w:val="105"/>
          <w:sz w:val="16"/>
        </w:rPr>
        <w:t>lists</w:t>
      </w:r>
    </w:p>
    <w:p>
      <w:pPr>
        <w:pStyle w:val="5"/>
        <w:numPr>
          <w:ilvl w:val="0"/>
          <w:numId w:val="2"/>
        </w:numPr>
        <w:tabs>
          <w:tab w:val="left" w:pos="1098"/>
        </w:tabs>
        <w:ind w:left="1098" w:hanging="294"/>
        <w:rPr>
          <w:sz w:val="16"/>
        </w:rPr>
      </w:pPr>
      <w:r>
        <w:drawing>
          <wp:anchor distT="0" distB="0" distL="0" distR="0" simplePos="0" relativeHeight="251833344"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138484614" name="Picture 138484614"/>
            <wp:cNvGraphicFramePr/>
            <a:graphic xmlns:a="http://schemas.openxmlformats.org/drawingml/2006/main">
              <a:graphicData uri="http://schemas.openxmlformats.org/drawingml/2006/picture">
                <pic:pic xmlns:pic="http://schemas.openxmlformats.org/drawingml/2006/picture">
                  <pic:nvPicPr>
                    <pic:cNvPr id="138484614" name="Picture 138484614"/>
                    <pic:cNvPicPr/>
                  </pic:nvPicPr>
                  <pic:blipFill>
                    <a:blip r:embed="rId10" cstate="print"/>
                    <a:stretch>
                      <a:fillRect/>
                    </a:stretch>
                  </pic:blipFill>
                  <pic:spPr>
                    <a:xfrm>
                      <a:off x="0" y="0"/>
                      <a:ext cx="92494" cy="92494"/>
                    </a:xfrm>
                    <a:prstGeom prst="rect">
                      <a:avLst/>
                    </a:prstGeom>
                  </pic:spPr>
                </pic:pic>
              </a:graphicData>
            </a:graphic>
          </wp:anchor>
        </w:drawing>
      </w:r>
      <w:r>
        <w:rPr>
          <w:color w:val="001A1D"/>
          <w:w w:val="105"/>
          <w:sz w:val="16"/>
        </w:rPr>
        <w:t>Objects</w:t>
      </w:r>
      <w:r>
        <w:rPr>
          <w:color w:val="001A1D"/>
          <w:spacing w:val="-8"/>
          <w:w w:val="105"/>
          <w:sz w:val="16"/>
        </w:rPr>
        <w:t xml:space="preserve"> </w:t>
      </w:r>
      <w:r>
        <w:rPr>
          <w:color w:val="001A1D"/>
          <w:w w:val="105"/>
          <w:sz w:val="16"/>
        </w:rPr>
        <w:t>orientation</w:t>
      </w:r>
      <w:r>
        <w:rPr>
          <w:color w:val="001A1D"/>
          <w:spacing w:val="-8"/>
          <w:w w:val="105"/>
          <w:sz w:val="16"/>
        </w:rPr>
        <w:t xml:space="preserve"> </w:t>
      </w:r>
      <w:r>
        <w:rPr>
          <w:color w:val="001A1D"/>
          <w:spacing w:val="-4"/>
          <w:w w:val="105"/>
          <w:sz w:val="16"/>
        </w:rPr>
        <w:t>list</w:t>
      </w:r>
    </w:p>
    <w:p>
      <w:pPr>
        <w:pStyle w:val="4"/>
      </w:pPr>
    </w:p>
    <w:p>
      <w:pPr>
        <w:pStyle w:val="4"/>
      </w:pPr>
    </w:p>
    <w:p>
      <w:pPr>
        <w:pStyle w:val="4"/>
        <w:spacing w:before="22"/>
      </w:pPr>
    </w:p>
    <w:p>
      <w:pPr>
        <w:pStyle w:val="4"/>
        <w:ind w:left="468"/>
      </w:pPr>
      <w:r>
        <w:rPr>
          <w:color w:val="8E662E"/>
          <w:w w:val="105"/>
        </w:rPr>
        <w:t>Your</w:t>
      </w:r>
      <w:r>
        <w:rPr>
          <w:color w:val="8E662E"/>
          <w:spacing w:val="-10"/>
          <w:w w:val="105"/>
        </w:rPr>
        <w:t xml:space="preserve"> </w:t>
      </w:r>
      <w:r>
        <w:rPr>
          <w:color w:val="8E662E"/>
          <w:w w:val="105"/>
        </w:rPr>
        <w:t>answer</w:t>
      </w:r>
      <w:r>
        <w:rPr>
          <w:color w:val="8E662E"/>
          <w:spacing w:val="-9"/>
          <w:w w:val="105"/>
        </w:rPr>
        <w:t xml:space="preserve"> </w:t>
      </w:r>
      <w:r>
        <w:rPr>
          <w:color w:val="8E662E"/>
          <w:w w:val="105"/>
        </w:rPr>
        <w:t>is</w:t>
      </w:r>
      <w:r>
        <w:rPr>
          <w:color w:val="8E662E"/>
          <w:spacing w:val="-9"/>
          <w:w w:val="105"/>
        </w:rPr>
        <w:t xml:space="preserve"> </w:t>
      </w:r>
      <w:r>
        <w:rPr>
          <w:color w:val="8E662E"/>
          <w:spacing w:val="-2"/>
          <w:w w:val="105"/>
        </w:rPr>
        <w:t>incorrect.</w:t>
      </w:r>
    </w:p>
    <w:p>
      <w:pPr>
        <w:pStyle w:val="4"/>
        <w:spacing w:before="124" w:line="290" w:lineRule="auto"/>
        <w:ind w:left="468" w:right="9125"/>
      </w:pPr>
      <w:r>
        <w:rPr>
          <w:color w:val="8E662E"/>
          <w:w w:val="105"/>
        </w:rPr>
        <w:t>The</w:t>
      </w:r>
      <w:r>
        <w:rPr>
          <w:color w:val="8E662E"/>
          <w:spacing w:val="-12"/>
          <w:w w:val="105"/>
        </w:rPr>
        <w:t xml:space="preserve"> </w:t>
      </w:r>
      <w:r>
        <w:rPr>
          <w:color w:val="8E662E"/>
          <w:w w:val="105"/>
        </w:rPr>
        <w:t>correct</w:t>
      </w:r>
      <w:r>
        <w:rPr>
          <w:color w:val="8E662E"/>
          <w:spacing w:val="-11"/>
          <w:w w:val="105"/>
        </w:rPr>
        <w:t xml:space="preserve"> </w:t>
      </w:r>
      <w:r>
        <w:rPr>
          <w:color w:val="8E662E"/>
          <w:w w:val="105"/>
        </w:rPr>
        <w:t>answers</w:t>
      </w:r>
      <w:r>
        <w:rPr>
          <w:color w:val="8E662E"/>
          <w:spacing w:val="-12"/>
          <w:w w:val="105"/>
        </w:rPr>
        <w:t xml:space="preserve"> </w:t>
      </w:r>
      <w:r>
        <w:rPr>
          <w:color w:val="8E662E"/>
          <w:w w:val="105"/>
        </w:rPr>
        <w:t>are: Access control lists,</w:t>
      </w:r>
    </w:p>
    <w:p>
      <w:pPr>
        <w:pStyle w:val="4"/>
        <w:spacing w:before="67"/>
        <w:ind w:left="468"/>
      </w:pPr>
      <w:r>
        <w:rPr>
          <w:color w:val="8E662E"/>
          <w:w w:val="105"/>
        </w:rPr>
        <w:t>Capability</w:t>
      </w:r>
      <w:r>
        <w:rPr>
          <w:color w:val="8E662E"/>
          <w:spacing w:val="-9"/>
          <w:w w:val="105"/>
        </w:rPr>
        <w:t xml:space="preserve"> </w:t>
      </w:r>
      <w:r>
        <w:rPr>
          <w:color w:val="8E662E"/>
          <w:spacing w:val="-2"/>
          <w:w w:val="105"/>
        </w:rPr>
        <w:t>lists</w:t>
      </w:r>
    </w:p>
    <w:p>
      <w:pPr>
        <w:sectPr>
          <w:footerReference r:id="rId3" w:type="default"/>
          <w:type w:val="continuous"/>
          <w:pgSz w:w="12240" w:h="15840"/>
          <w:pgMar w:top="220" w:right="460" w:bottom="440" w:left="400" w:header="0" w:footer="260" w:gutter="0"/>
          <w:pgNumType w:start="1"/>
          <w:cols w:space="720" w:num="1"/>
        </w:sectPr>
      </w:pPr>
    </w:p>
    <w:p>
      <w:pPr>
        <w:pStyle w:val="4"/>
        <w:tabs>
          <w:tab w:val="left" w:pos="4725"/>
        </w:tabs>
        <w:spacing w:before="65"/>
        <w:ind w:left="110"/>
        <w:rPr>
          <w:rFonts w:ascii="Arial MT"/>
        </w:rPr>
      </w:pPr>
      <w:r>
        <w:rPr>
          <w:rFonts w:ascii="Arial MT"/>
        </w:rPr>
        <w:t>11/16/23,</w:t>
      </w:r>
      <w:r>
        <w:rPr>
          <w:rFonts w:ascii="Arial MT"/>
          <w:spacing w:val="-7"/>
        </w:rPr>
        <w:t xml:space="preserve"> </w:t>
      </w:r>
      <w:r>
        <w:rPr>
          <w:rFonts w:ascii="Arial MT"/>
        </w:rPr>
        <w:t>3:09</w:t>
      </w:r>
      <w:r>
        <w:rPr>
          <w:rFonts w:ascii="Arial MT"/>
          <w:spacing w:val="-7"/>
        </w:rPr>
        <w:t xml:space="preserve"> </w:t>
      </w:r>
      <w:r>
        <w:rPr>
          <w:rFonts w:ascii="Arial MT"/>
          <w:spacing w:val="-5"/>
        </w:rPr>
        <w:t>PM</w:t>
      </w:r>
      <w:r>
        <w:rPr>
          <w:rFonts w:ascii="Arial MT"/>
        </w:rPr>
        <w:tab/>
      </w:r>
      <w:r>
        <w:rPr>
          <w:rFonts w:ascii="Arial MT"/>
        </w:rPr>
        <w:t>Kiem</w:t>
      </w:r>
      <w:r>
        <w:rPr>
          <w:rFonts w:ascii="Arial MT"/>
          <w:spacing w:val="-3"/>
        </w:rPr>
        <w:t xml:space="preserve"> </w:t>
      </w:r>
      <w:r>
        <w:rPr>
          <w:rFonts w:ascii="Arial MT"/>
        </w:rPr>
        <w:t>tra</w:t>
      </w:r>
      <w:r>
        <w:rPr>
          <w:rFonts w:ascii="Arial MT"/>
          <w:spacing w:val="-1"/>
        </w:rPr>
        <w:t xml:space="preserve"> </w:t>
      </w:r>
      <w:r>
        <w:rPr>
          <w:rFonts w:ascii="Arial MT"/>
        </w:rPr>
        <w:t>cuoi</w:t>
      </w:r>
      <w:r>
        <w:rPr>
          <w:rFonts w:ascii="Arial MT"/>
          <w:spacing w:val="-1"/>
        </w:rPr>
        <w:t xml:space="preserve"> </w:t>
      </w:r>
      <w:r>
        <w:rPr>
          <w:rFonts w:ascii="Arial MT"/>
        </w:rPr>
        <w:t>ki</w:t>
      </w:r>
      <w:r>
        <w:rPr>
          <w:rFonts w:ascii="Arial MT"/>
          <w:spacing w:val="-1"/>
        </w:rPr>
        <w:t xml:space="preserve"> </w:t>
      </w:r>
      <w:r>
        <w:rPr>
          <w:rFonts w:ascii="Arial MT"/>
        </w:rPr>
        <w:t>2:</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(page</w:t>
      </w:r>
      <w:r>
        <w:rPr>
          <w:rFonts w:ascii="Arial MT"/>
          <w:spacing w:val="-1"/>
        </w:rPr>
        <w:t xml:space="preserve"> </w:t>
      </w:r>
      <w:r>
        <w:rPr>
          <w:rFonts w:ascii="Arial MT"/>
        </w:rPr>
        <w:t>1</w:t>
      </w:r>
      <w:r>
        <w:rPr>
          <w:rFonts w:ascii="Arial MT"/>
          <w:spacing w:val="-1"/>
        </w:rPr>
        <w:t xml:space="preserve"> </w:t>
      </w:r>
      <w:r>
        <w:rPr>
          <w:rFonts w:ascii="Arial MT"/>
        </w:rPr>
        <w:t>of</w:t>
      </w:r>
      <w:r>
        <w:rPr>
          <w:rFonts w:ascii="Arial MT"/>
          <w:spacing w:val="-1"/>
        </w:rPr>
        <w:t xml:space="preserve"> </w:t>
      </w:r>
      <w:r>
        <w:rPr>
          <w:rFonts w:ascii="Arial MT"/>
        </w:rPr>
        <w:t>20)</w:t>
      </w:r>
      <w:r>
        <w:rPr>
          <w:rFonts w:ascii="Arial MT"/>
          <w:spacing w:val="-1"/>
        </w:rPr>
        <w:t xml:space="preserve"> </w:t>
      </w:r>
      <w:r>
        <w:rPr>
          <w:rFonts w:ascii="Arial MT"/>
        </w:rPr>
        <w:t>|</w:t>
      </w:r>
      <w:r>
        <w:rPr>
          <w:rFonts w:ascii="Arial MT"/>
          <w:spacing w:val="-1"/>
        </w:rPr>
        <w:t xml:space="preserve"> </w:t>
      </w:r>
      <w:r>
        <w:rPr>
          <w:rFonts w:ascii="Arial MT"/>
          <w:spacing w:val="-5"/>
        </w:rPr>
        <w:t>MMS</w:t>
      </w:r>
    </w:p>
    <w:p>
      <w:pPr>
        <w:pStyle w:val="4"/>
        <w:spacing w:before="4"/>
        <w:rPr>
          <w:rFonts w:ascii="Arial MT"/>
          <w:sz w:val="5"/>
        </w:rPr>
      </w:pPr>
      <w:r>
        <mc:AlternateContent>
          <mc:Choice Requires="wpg">
            <w:drawing>
              <wp:anchor distT="0" distB="0" distL="0" distR="0" simplePos="0" relativeHeight="252004352" behindDoc="1" locked="0" layoutInCell="1" allowOverlap="1">
                <wp:simplePos x="0" y="0"/>
                <wp:positionH relativeFrom="page">
                  <wp:posOffset>408940</wp:posOffset>
                </wp:positionH>
                <wp:positionV relativeFrom="paragraph">
                  <wp:posOffset>54610</wp:posOffset>
                </wp:positionV>
                <wp:extent cx="6944360" cy="782955"/>
                <wp:effectExtent l="0" t="0" r="0" b="0"/>
                <wp:wrapTopAndBottom/>
                <wp:docPr id="1444160866" name="Group 1444160866"/>
                <wp:cNvGraphicFramePr/>
                <a:graphic xmlns:a="http://schemas.openxmlformats.org/drawingml/2006/main">
                  <a:graphicData uri="http://schemas.microsoft.com/office/word/2010/wordprocessingGroup">
                    <wpg:wgp>
                      <wpg:cNvGrpSpPr/>
                      <wpg:grpSpPr>
                        <a:xfrm>
                          <a:off x="0" y="0"/>
                          <a:ext cx="6944359" cy="782955"/>
                          <a:chOff x="0" y="0"/>
                          <a:chExt cx="6944359" cy="782955"/>
                        </a:xfrm>
                      </wpg:grpSpPr>
                      <wps:wsp>
                        <wps:cNvPr id="1286297618" name="Graphic 33"/>
                        <wps:cNvSpPr/>
                        <wps:spPr>
                          <a:xfrm>
                            <a:off x="3557" y="3557"/>
                            <a:ext cx="6937375" cy="775970"/>
                          </a:xfrm>
                          <a:custGeom>
                            <a:avLst/>
                            <a:gdLst/>
                            <a:ahLst/>
                            <a:cxnLst/>
                            <a:rect l="l" t="t" r="r" b="b"/>
                            <a:pathLst>
                              <a:path w="6937375" h="775970">
                                <a:moveTo>
                                  <a:pt x="0" y="764856"/>
                                </a:moveTo>
                                <a:lnTo>
                                  <a:pt x="0" y="10672"/>
                                </a:lnTo>
                                <a:lnTo>
                                  <a:pt x="0" y="7724"/>
                                </a:lnTo>
                                <a:lnTo>
                                  <a:pt x="1041" y="5208"/>
                                </a:lnTo>
                                <a:lnTo>
                                  <a:pt x="3125" y="3124"/>
                                </a:lnTo>
                                <a:lnTo>
                                  <a:pt x="5209" y="1041"/>
                                </a:lnTo>
                                <a:lnTo>
                                  <a:pt x="7725" y="0"/>
                                </a:lnTo>
                                <a:lnTo>
                                  <a:pt x="10672" y="0"/>
                                </a:lnTo>
                                <a:lnTo>
                                  <a:pt x="6926398" y="0"/>
                                </a:lnTo>
                                <a:lnTo>
                                  <a:pt x="6929345" y="0"/>
                                </a:lnTo>
                                <a:lnTo>
                                  <a:pt x="6931860" y="1041"/>
                                </a:lnTo>
                                <a:lnTo>
                                  <a:pt x="6933944" y="3124"/>
                                </a:lnTo>
                                <a:lnTo>
                                  <a:pt x="6936028" y="5208"/>
                                </a:lnTo>
                                <a:lnTo>
                                  <a:pt x="6937070" y="7724"/>
                                </a:lnTo>
                                <a:lnTo>
                                  <a:pt x="6937071" y="10672"/>
                                </a:lnTo>
                                <a:lnTo>
                                  <a:pt x="6937071" y="764856"/>
                                </a:lnTo>
                                <a:lnTo>
                                  <a:pt x="6926398" y="775528"/>
                                </a:lnTo>
                                <a:lnTo>
                                  <a:pt x="10672" y="775528"/>
                                </a:lnTo>
                                <a:lnTo>
                                  <a:pt x="0" y="767803"/>
                                </a:lnTo>
                                <a:lnTo>
                                  <a:pt x="0" y="764856"/>
                                </a:lnTo>
                                <a:close/>
                              </a:path>
                            </a:pathLst>
                          </a:custGeom>
                          <a:ln w="7114">
                            <a:solidFill>
                              <a:srgbClr val="CAD0D6"/>
                            </a:solidFill>
                            <a:prstDash val="solid"/>
                          </a:ln>
                        </wps:spPr>
                        <wps:bodyPr wrap="square" lIns="0" tIns="0" rIns="0" bIns="0" rtlCol="0">
                          <a:noAutofit/>
                        </wps:bodyPr>
                      </wps:wsp>
                      <wps:wsp>
                        <wps:cNvPr id="1055587698" name="Graphic 34"/>
                        <wps:cNvSpPr/>
                        <wps:spPr>
                          <a:xfrm>
                            <a:off x="60477" y="586982"/>
                            <a:ext cx="448309" cy="128270"/>
                          </a:xfrm>
                          <a:custGeom>
                            <a:avLst/>
                            <a:gdLst/>
                            <a:ahLst/>
                            <a:cxnLst/>
                            <a:rect l="l" t="t" r="r" b="b"/>
                            <a:pathLst>
                              <a:path w="448309" h="128270">
                                <a:moveTo>
                                  <a:pt x="0" y="74706"/>
                                </a:moveTo>
                                <a:lnTo>
                                  <a:pt x="0" y="53362"/>
                                </a:lnTo>
                                <a:lnTo>
                                  <a:pt x="0" y="49857"/>
                                </a:lnTo>
                                <a:lnTo>
                                  <a:pt x="341" y="46387"/>
                                </a:lnTo>
                                <a:lnTo>
                                  <a:pt x="1025" y="42951"/>
                                </a:lnTo>
                                <a:lnTo>
                                  <a:pt x="1708" y="39514"/>
                                </a:lnTo>
                                <a:lnTo>
                                  <a:pt x="2721" y="36177"/>
                                </a:lnTo>
                                <a:lnTo>
                                  <a:pt x="4061" y="32940"/>
                                </a:lnTo>
                                <a:lnTo>
                                  <a:pt x="5402" y="29702"/>
                                </a:lnTo>
                                <a:lnTo>
                                  <a:pt x="7046" y="26627"/>
                                </a:lnTo>
                                <a:lnTo>
                                  <a:pt x="8993" y="23715"/>
                                </a:lnTo>
                                <a:lnTo>
                                  <a:pt x="10939" y="20801"/>
                                </a:lnTo>
                                <a:lnTo>
                                  <a:pt x="13151" y="18105"/>
                                </a:lnTo>
                                <a:lnTo>
                                  <a:pt x="15629" y="15629"/>
                                </a:lnTo>
                                <a:lnTo>
                                  <a:pt x="18106" y="13151"/>
                                </a:lnTo>
                                <a:lnTo>
                                  <a:pt x="53362" y="0"/>
                                </a:lnTo>
                                <a:lnTo>
                                  <a:pt x="394879" y="0"/>
                                </a:lnTo>
                                <a:lnTo>
                                  <a:pt x="398383" y="0"/>
                                </a:lnTo>
                                <a:lnTo>
                                  <a:pt x="401853" y="342"/>
                                </a:lnTo>
                                <a:lnTo>
                                  <a:pt x="405289" y="1025"/>
                                </a:lnTo>
                                <a:lnTo>
                                  <a:pt x="408726" y="1709"/>
                                </a:lnTo>
                                <a:lnTo>
                                  <a:pt x="424525" y="8992"/>
                                </a:lnTo>
                                <a:lnTo>
                                  <a:pt x="427439" y="10939"/>
                                </a:lnTo>
                                <a:lnTo>
                                  <a:pt x="430134" y="13151"/>
                                </a:lnTo>
                                <a:lnTo>
                                  <a:pt x="432612" y="15629"/>
                                </a:lnTo>
                                <a:lnTo>
                                  <a:pt x="435089" y="18105"/>
                                </a:lnTo>
                                <a:lnTo>
                                  <a:pt x="437301" y="20801"/>
                                </a:lnTo>
                                <a:lnTo>
                                  <a:pt x="439248" y="23715"/>
                                </a:lnTo>
                                <a:lnTo>
                                  <a:pt x="441194" y="26627"/>
                                </a:lnTo>
                                <a:lnTo>
                                  <a:pt x="442838" y="29702"/>
                                </a:lnTo>
                                <a:lnTo>
                                  <a:pt x="444179" y="32940"/>
                                </a:lnTo>
                                <a:lnTo>
                                  <a:pt x="445520" y="36177"/>
                                </a:lnTo>
                                <a:lnTo>
                                  <a:pt x="446532" y="39514"/>
                                </a:lnTo>
                                <a:lnTo>
                                  <a:pt x="447216" y="42951"/>
                                </a:lnTo>
                                <a:lnTo>
                                  <a:pt x="447899" y="46387"/>
                                </a:lnTo>
                                <a:lnTo>
                                  <a:pt x="448241" y="49857"/>
                                </a:lnTo>
                                <a:lnTo>
                                  <a:pt x="448241" y="53362"/>
                                </a:lnTo>
                                <a:lnTo>
                                  <a:pt x="448241" y="74706"/>
                                </a:lnTo>
                                <a:lnTo>
                                  <a:pt x="448241" y="78210"/>
                                </a:lnTo>
                                <a:lnTo>
                                  <a:pt x="447899" y="81680"/>
                                </a:lnTo>
                                <a:lnTo>
                                  <a:pt x="447216" y="85117"/>
                                </a:lnTo>
                                <a:lnTo>
                                  <a:pt x="446532" y="88552"/>
                                </a:lnTo>
                                <a:lnTo>
                                  <a:pt x="445520" y="91888"/>
                                </a:lnTo>
                                <a:lnTo>
                                  <a:pt x="444179" y="95125"/>
                                </a:lnTo>
                                <a:lnTo>
                                  <a:pt x="442838" y="98362"/>
                                </a:lnTo>
                                <a:lnTo>
                                  <a:pt x="415300" y="124005"/>
                                </a:lnTo>
                                <a:lnTo>
                                  <a:pt x="412063" y="125346"/>
                                </a:lnTo>
                                <a:lnTo>
                                  <a:pt x="394879" y="128069"/>
                                </a:lnTo>
                                <a:lnTo>
                                  <a:pt x="53362" y="128069"/>
                                </a:lnTo>
                                <a:lnTo>
                                  <a:pt x="32941" y="124005"/>
                                </a:lnTo>
                                <a:lnTo>
                                  <a:pt x="29704" y="122665"/>
                                </a:lnTo>
                                <a:lnTo>
                                  <a:pt x="4061" y="95125"/>
                                </a:lnTo>
                                <a:lnTo>
                                  <a:pt x="2721" y="91888"/>
                                </a:lnTo>
                                <a:lnTo>
                                  <a:pt x="1708" y="88552"/>
                                </a:lnTo>
                                <a:lnTo>
                                  <a:pt x="1025" y="85116"/>
                                </a:lnTo>
                                <a:lnTo>
                                  <a:pt x="341" y="81680"/>
                                </a:lnTo>
                                <a:lnTo>
                                  <a:pt x="0" y="78210"/>
                                </a:lnTo>
                                <a:lnTo>
                                  <a:pt x="0" y="74706"/>
                                </a:lnTo>
                                <a:close/>
                              </a:path>
                            </a:pathLst>
                          </a:custGeom>
                          <a:ln w="7114">
                            <a:solidFill>
                              <a:srgbClr val="000000"/>
                            </a:solidFill>
                            <a:prstDash val="solid"/>
                          </a:ln>
                        </wps:spPr>
                        <wps:bodyPr wrap="square" lIns="0" tIns="0" rIns="0" bIns="0" rtlCol="0">
                          <a:noAutofit/>
                        </wps:bodyPr>
                      </wps:wsp>
                      <wps:wsp>
                        <wps:cNvPr id="604408320" name="Textbox 35"/>
                        <wps:cNvSpPr txBox="1"/>
                        <wps:spPr>
                          <a:xfrm>
                            <a:off x="10977" y="9198"/>
                            <a:ext cx="6922770" cy="764540"/>
                          </a:xfrm>
                          <a:prstGeom prst="rect">
                            <a:avLst/>
                          </a:prstGeom>
                        </wps:spPr>
                        <wps:txbx>
                          <w:txbxContent>
                            <w:p>
                              <w:pPr>
                                <w:spacing w:before="38"/>
                                <w:ind w:left="77"/>
                                <w:rPr>
                                  <w:b/>
                                  <w:sz w:val="20"/>
                                </w:rPr>
                              </w:pPr>
                              <w:r>
                                <w:rPr>
                                  <w:b/>
                                  <w:color w:val="1C2025"/>
                                  <w:sz w:val="13"/>
                                </w:rPr>
                                <w:t>Question</w:t>
                              </w:r>
                              <w:r>
                                <w:rPr>
                                  <w:b/>
                                  <w:color w:val="1C2025"/>
                                  <w:spacing w:val="12"/>
                                  <w:sz w:val="13"/>
                                </w:rPr>
                                <w:t xml:space="preserve"> </w:t>
                              </w:r>
                              <w:r>
                                <w:rPr>
                                  <w:b/>
                                  <w:color w:val="1C2025"/>
                                  <w:spacing w:val="-10"/>
                                  <w:sz w:val="20"/>
                                </w:rPr>
                                <w:t>3</w:t>
                              </w:r>
                            </w:p>
                            <w:p>
                              <w:pPr>
                                <w:spacing w:before="79"/>
                                <w:ind w:left="77"/>
                                <w:rPr>
                                  <w:sz w:val="13"/>
                                </w:rPr>
                              </w:pPr>
                              <w:r>
                                <w:rPr>
                                  <w:color w:val="1C2025"/>
                                  <w:sz w:val="13"/>
                                </w:rPr>
                                <w:t>Not</w:t>
                              </w:r>
                              <w:r>
                                <w:rPr>
                                  <w:color w:val="1C2025"/>
                                  <w:spacing w:val="4"/>
                                  <w:sz w:val="13"/>
                                </w:rPr>
                                <w:t xml:space="preserve"> </w:t>
                              </w:r>
                              <w:r>
                                <w:rPr>
                                  <w:color w:val="1C2025"/>
                                  <w:spacing w:val="-2"/>
                                  <w:sz w:val="13"/>
                                </w:rPr>
                                <w:t>answered</w:t>
                              </w:r>
                            </w:p>
                            <w:p>
                              <w:pPr>
                                <w:spacing w:before="118"/>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38"/>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4.3pt;height:61.65pt;width:546.8pt;mso-position-horizontal-relative:page;mso-wrap-distance-bottom:0pt;mso-wrap-distance-top:0pt;z-index:-251312128;mso-width-relative:page;mso-height-relative:page;" coordsize="6944359,782955" o:gfxdata="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">
                <o:lock v:ext="edit" aspectratio="f"/>
                <v:shape id="Graphic 33" o:spid="_x0000_s1026" o:spt="100" style="position:absolute;left:3557;top:3557;height:775970;width:6937375;" filled="f" stroked="t" coordsize="6937375,775970" o:gfxdata="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AKWOxyxgAAAOMAAAAPAAAAAAAAAAEAIAAAACIAAABkcnMvZG93bnJldi54bWxQSwECFAAUAAAA&#10;CACHTuJAMy8FnjsAAAA5AAAAEAAAAAAAAAABACAAAAAVAQAAZHJzL3NoYXBleG1sLnhtbFBLBQYA&#10;AAAABgAGAFsBAAC/AwAAAAA=&#10;" path="m0,764856l0,10672,0,7724,1041,5208,3125,3124,5209,1041,7725,0,10672,0,6926398,0,6929345,0,6931860,1041,6933944,3124,6936028,5208,6937070,7724,6937071,10672,6937071,764856,6926398,775528,10672,775528,0,767803,0,764856xe">
                  <v:fill on="f" focussize="0,0"/>
                  <v:stroke weight="0.560157480314961pt" color="#CAD0D6" joinstyle="round"/>
                  <v:imagedata o:title=""/>
                  <o:lock v:ext="edit" aspectratio="f"/>
                  <v:textbox inset="0mm,0mm,0mm,0mm"/>
                </v:shape>
                <v:shape id="Graphic 34" o:spid="_x0000_s1026" o:spt="100" style="position:absolute;left:60477;top:586982;height:128270;width:448309;" filled="f" stroked="t" coordsize="448309,128270" o:gfxdata="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7&#10;jkoLwwAAAOMAAAAPAAAAAAAAAAEAIAAAACIAAABkcnMvZG93bnJldi54bWxQSwECFAAUAAAACACH&#10;TuJAMy8FnjsAAAA5AAAAEAAAAAAAAAABACAAAAASAQAAZHJzL3NoYXBleG1sLnhtbFBLBQYAAAAA&#10;BgAGAFsBAAC8AwAAAAA=&#10;" path="m0,74706l0,53362,0,49857,341,46387,1025,42951,1708,39514,2721,36177,4061,32940,5402,29702,7046,26627,8993,23715,10939,20801,13151,18105,15629,15629,18106,13151,53362,0,394879,0,398383,0,401853,342,405289,1025,408726,1709,424525,8992,427439,10939,430134,13151,432612,15629,435089,18105,437301,20801,439248,23715,441194,26627,442838,29702,444179,32940,445520,36177,446532,39514,447216,42951,447899,46387,448241,49857,448241,53362,448241,74706,448241,78210,447899,81680,447216,85117,446532,88552,445520,91888,444179,95125,442838,98362,415300,124005,412063,125346,394879,128069,53362,128069,32941,124005,29704,122665,4061,95125,2721,91888,1708,88552,1025,85116,341,81680,0,78210,0,74706xe">
                  <v:fill on="f" focussize="0,0"/>
                  <v:stroke weight="0.560157480314961pt" color="#000000" joinstyle="round"/>
                  <v:imagedata o:title=""/>
                  <o:lock v:ext="edit" aspectratio="f"/>
                  <v:textbox inset="0mm,0mm,0mm,0mm"/>
                </v:shape>
                <v:shape id="Textbox 35" o:spid="_x0000_s1026" o:spt="202" type="#_x0000_t202" style="position:absolute;left:10977;top:9198;height:764540;width:6922770;" filled="f" stroked="f" coordsize="21600,21600" o:gfxdata="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AW&#10;J7nCAAAA4gAAAA8AAAAAAAAAAQAgAAAAIgAAAGRycy9kb3ducmV2LnhtbFBLAQIUABQAAAAIAIdO&#10;4kAzLwWeOwAAADkAAAAQAAAAAAAAAAEAIAAAABEBAABkcnMvc2hhcGV4bWwueG1sUEsFBgAAAAAG&#10;AAYAWwEAALsDAAAAAA==&#10;">
                  <v:fill on="f" focussize="0,0"/>
                  <v:stroke on="f"/>
                  <v:imagedata o:title=""/>
                  <o:lock v:ext="edit" aspectratio="f"/>
                  <v:textbox inset="0mm,0mm,0mm,0mm">
                    <w:txbxContent>
                      <w:p>
                        <w:pPr>
                          <w:spacing w:before="38"/>
                          <w:ind w:left="77"/>
                          <w:rPr>
                            <w:b/>
                            <w:sz w:val="20"/>
                          </w:rPr>
                        </w:pPr>
                        <w:r>
                          <w:rPr>
                            <w:b/>
                            <w:color w:val="1C2025"/>
                            <w:sz w:val="13"/>
                          </w:rPr>
                          <w:t>Question</w:t>
                        </w:r>
                        <w:r>
                          <w:rPr>
                            <w:b/>
                            <w:color w:val="1C2025"/>
                            <w:spacing w:val="12"/>
                            <w:sz w:val="13"/>
                          </w:rPr>
                          <w:t xml:space="preserve"> </w:t>
                        </w:r>
                        <w:r>
                          <w:rPr>
                            <w:b/>
                            <w:color w:val="1C2025"/>
                            <w:spacing w:val="-10"/>
                            <w:sz w:val="20"/>
                          </w:rPr>
                          <w:t>3</w:t>
                        </w:r>
                      </w:p>
                      <w:p>
                        <w:pPr>
                          <w:spacing w:before="79"/>
                          <w:ind w:left="77"/>
                          <w:rPr>
                            <w:sz w:val="13"/>
                          </w:rPr>
                        </w:pPr>
                        <w:r>
                          <w:rPr>
                            <w:color w:val="1C2025"/>
                            <w:sz w:val="13"/>
                          </w:rPr>
                          <w:t>Not</w:t>
                        </w:r>
                        <w:r>
                          <w:rPr>
                            <w:color w:val="1C2025"/>
                            <w:spacing w:val="4"/>
                            <w:sz w:val="13"/>
                          </w:rPr>
                          <w:t xml:space="preserve"> </w:t>
                        </w:r>
                        <w:r>
                          <w:rPr>
                            <w:color w:val="1C2025"/>
                            <w:spacing w:val="-2"/>
                            <w:sz w:val="13"/>
                          </w:rPr>
                          <w:t>answered</w:t>
                        </w:r>
                      </w:p>
                      <w:p>
                        <w:pPr>
                          <w:spacing w:before="118"/>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38"/>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rPr>
          <w:rFonts w:ascii="Arial MT"/>
        </w:rPr>
      </w:pPr>
    </w:p>
    <w:p>
      <w:pPr>
        <w:pStyle w:val="4"/>
        <w:spacing w:before="75"/>
        <w:rPr>
          <w:rFonts w:ascii="Arial MT"/>
        </w:rPr>
      </w:pPr>
    </w:p>
    <w:p>
      <w:pPr>
        <w:pStyle w:val="4"/>
        <w:ind w:left="468"/>
      </w:pPr>
      <w:r>
        <w:rPr>
          <w:color w:val="001A1D"/>
          <w:w w:val="105"/>
        </w:rPr>
        <w:t>Access</w:t>
      </w:r>
      <w:r>
        <w:rPr>
          <w:color w:val="001A1D"/>
          <w:spacing w:val="-5"/>
          <w:w w:val="105"/>
        </w:rPr>
        <w:t xml:space="preserve"> </w:t>
      </w:r>
      <w:r>
        <w:rPr>
          <w:color w:val="001A1D"/>
          <w:w w:val="105"/>
        </w:rPr>
        <w:t>control</w:t>
      </w:r>
      <w:r>
        <w:rPr>
          <w:color w:val="001A1D"/>
          <w:spacing w:val="-5"/>
          <w:w w:val="105"/>
        </w:rPr>
        <w:t xml:space="preserve"> </w:t>
      </w:r>
      <w:r>
        <w:rPr>
          <w:color w:val="001A1D"/>
          <w:w w:val="105"/>
        </w:rPr>
        <w:t>liên</w:t>
      </w:r>
      <w:r>
        <w:rPr>
          <w:color w:val="001A1D"/>
          <w:spacing w:val="-4"/>
          <w:w w:val="105"/>
        </w:rPr>
        <w:t xml:space="preserve"> </w:t>
      </w:r>
      <w:r>
        <w:rPr>
          <w:color w:val="001A1D"/>
          <w:w w:val="105"/>
        </w:rPr>
        <w:t>quan</w:t>
      </w:r>
      <w:r>
        <w:rPr>
          <w:color w:val="001A1D"/>
          <w:spacing w:val="-5"/>
          <w:w w:val="105"/>
        </w:rPr>
        <w:t xml:space="preserve"> </w:t>
      </w:r>
      <w:r>
        <w:rPr>
          <w:color w:val="001A1D"/>
          <w:w w:val="105"/>
        </w:rPr>
        <w:t>đến</w:t>
      </w:r>
      <w:r>
        <w:rPr>
          <w:color w:val="001A1D"/>
          <w:spacing w:val="-4"/>
          <w:w w:val="105"/>
        </w:rPr>
        <w:t xml:space="preserve"> </w:t>
      </w:r>
      <w:r>
        <w:rPr>
          <w:color w:val="001A1D"/>
          <w:w w:val="105"/>
        </w:rPr>
        <w:t>2</w:t>
      </w:r>
      <w:r>
        <w:rPr>
          <w:color w:val="001A1D"/>
          <w:spacing w:val="-5"/>
          <w:w w:val="105"/>
        </w:rPr>
        <w:t xml:space="preserve"> </w:t>
      </w:r>
      <w:r>
        <w:rPr>
          <w:color w:val="001A1D"/>
          <w:w w:val="105"/>
        </w:rPr>
        <w:t>chức</w:t>
      </w:r>
      <w:r>
        <w:rPr>
          <w:color w:val="001A1D"/>
          <w:spacing w:val="-4"/>
          <w:w w:val="105"/>
        </w:rPr>
        <w:t xml:space="preserve"> </w:t>
      </w:r>
      <w:r>
        <w:rPr>
          <w:color w:val="001A1D"/>
          <w:w w:val="105"/>
        </w:rPr>
        <w:t>năng</w:t>
      </w:r>
      <w:r>
        <w:rPr>
          <w:color w:val="001A1D"/>
          <w:spacing w:val="-5"/>
          <w:w w:val="105"/>
        </w:rPr>
        <w:t xml:space="preserve"> </w:t>
      </w:r>
      <w:r>
        <w:rPr>
          <w:color w:val="001A1D"/>
          <w:w w:val="105"/>
        </w:rPr>
        <w:t>chính</w:t>
      </w:r>
      <w:r>
        <w:rPr>
          <w:color w:val="001A1D"/>
          <w:spacing w:val="-4"/>
          <w:w w:val="105"/>
        </w:rPr>
        <w:t xml:space="preserve"> </w:t>
      </w:r>
      <w:r>
        <w:rPr>
          <w:color w:val="001A1D"/>
          <w:spacing w:val="-5"/>
          <w:w w:val="105"/>
        </w:rPr>
        <w:t>là?</w:t>
      </w:r>
    </w:p>
    <w:p>
      <w:pPr>
        <w:pStyle w:val="4"/>
        <w:spacing w:before="124"/>
      </w:pPr>
    </w:p>
    <w:p>
      <w:pPr>
        <w:pStyle w:val="5"/>
        <w:numPr>
          <w:ilvl w:val="0"/>
          <w:numId w:val="3"/>
        </w:numPr>
        <w:tabs>
          <w:tab w:val="left" w:pos="1098"/>
        </w:tabs>
        <w:spacing w:before="0"/>
        <w:ind w:left="1098" w:hanging="294"/>
        <w:rPr>
          <w:sz w:val="16"/>
        </w:rPr>
      </w:pPr>
      <w:r>
        <w:drawing>
          <wp:anchor distT="0" distB="0" distL="0" distR="0" simplePos="0" relativeHeight="251835392"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438186437" name="Picture 438186437"/>
            <wp:cNvGraphicFramePr/>
            <a:graphic xmlns:a="http://schemas.openxmlformats.org/drawingml/2006/main">
              <a:graphicData uri="http://schemas.openxmlformats.org/drawingml/2006/picture">
                <pic:pic xmlns:pic="http://schemas.openxmlformats.org/drawingml/2006/picture">
                  <pic:nvPicPr>
                    <pic:cNvPr id="438186437" name="Picture 438186437"/>
                    <pic:cNvPicPr/>
                  </pic:nvPicPr>
                  <pic:blipFill>
                    <a:blip r:embed="rId10" cstate="print"/>
                    <a:stretch>
                      <a:fillRect/>
                    </a:stretch>
                  </pic:blipFill>
                  <pic:spPr>
                    <a:xfrm>
                      <a:off x="0" y="0"/>
                      <a:ext cx="92494" cy="92494"/>
                    </a:xfrm>
                    <a:prstGeom prst="rect">
                      <a:avLst/>
                    </a:prstGeom>
                  </pic:spPr>
                </pic:pic>
              </a:graphicData>
            </a:graphic>
          </wp:anchor>
        </w:drawing>
      </w:r>
      <w:r>
        <w:rPr>
          <w:color w:val="001A1D"/>
          <w:w w:val="105"/>
          <w:sz w:val="16"/>
        </w:rPr>
        <w:t>Rule</w:t>
      </w:r>
      <w:r>
        <w:rPr>
          <w:color w:val="001A1D"/>
          <w:spacing w:val="-6"/>
          <w:w w:val="105"/>
          <w:sz w:val="16"/>
        </w:rPr>
        <w:t xml:space="preserve"> </w:t>
      </w:r>
      <w:r>
        <w:rPr>
          <w:color w:val="001A1D"/>
          <w:w w:val="105"/>
          <w:sz w:val="16"/>
        </w:rPr>
        <w:t>Based</w:t>
      </w:r>
      <w:r>
        <w:rPr>
          <w:color w:val="001A1D"/>
          <w:spacing w:val="-5"/>
          <w:w w:val="105"/>
          <w:sz w:val="16"/>
        </w:rPr>
        <w:t xml:space="preserve"> </w:t>
      </w:r>
      <w:r>
        <w:rPr>
          <w:color w:val="001A1D"/>
          <w:w w:val="105"/>
          <w:sz w:val="16"/>
        </w:rPr>
        <w:t>Access</w:t>
      </w:r>
      <w:r>
        <w:rPr>
          <w:color w:val="001A1D"/>
          <w:spacing w:val="-5"/>
          <w:w w:val="105"/>
          <w:sz w:val="16"/>
        </w:rPr>
        <w:t xml:space="preserve"> </w:t>
      </w:r>
      <w:r>
        <w:rPr>
          <w:color w:val="001A1D"/>
          <w:spacing w:val="-2"/>
          <w:w w:val="105"/>
          <w:sz w:val="16"/>
        </w:rPr>
        <w:t>Control</w:t>
      </w:r>
    </w:p>
    <w:p>
      <w:pPr>
        <w:pStyle w:val="5"/>
        <w:numPr>
          <w:ilvl w:val="0"/>
          <w:numId w:val="3"/>
        </w:numPr>
        <w:tabs>
          <w:tab w:val="left" w:pos="1098"/>
        </w:tabs>
        <w:ind w:left="1098" w:hanging="294"/>
        <w:rPr>
          <w:sz w:val="16"/>
        </w:rPr>
      </w:pPr>
      <w:r>
        <w:drawing>
          <wp:anchor distT="0" distB="0" distL="0" distR="0" simplePos="0" relativeHeight="251836416"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1314025155" name="Picture 1314025155"/>
            <wp:cNvGraphicFramePr/>
            <a:graphic xmlns:a="http://schemas.openxmlformats.org/drawingml/2006/main">
              <a:graphicData uri="http://schemas.openxmlformats.org/drawingml/2006/picture">
                <pic:pic xmlns:pic="http://schemas.openxmlformats.org/drawingml/2006/picture">
                  <pic:nvPicPr>
                    <pic:cNvPr id="1314025155" name="Picture 1314025155"/>
                    <pic:cNvPicPr/>
                  </pic:nvPicPr>
                  <pic:blipFill>
                    <a:blip r:embed="rId10" cstate="print"/>
                    <a:stretch>
                      <a:fillRect/>
                    </a:stretch>
                  </pic:blipFill>
                  <pic:spPr>
                    <a:xfrm>
                      <a:off x="0" y="0"/>
                      <a:ext cx="92494" cy="92494"/>
                    </a:xfrm>
                    <a:prstGeom prst="rect">
                      <a:avLst/>
                    </a:prstGeom>
                  </pic:spPr>
                </pic:pic>
              </a:graphicData>
            </a:graphic>
          </wp:anchor>
        </w:drawing>
      </w:r>
      <w:r>
        <w:rPr>
          <w:color w:val="001A1D"/>
          <w:w w:val="105"/>
          <w:sz w:val="16"/>
        </w:rPr>
        <w:t>Least</w:t>
      </w:r>
      <w:r>
        <w:rPr>
          <w:color w:val="001A1D"/>
          <w:spacing w:val="-7"/>
          <w:w w:val="105"/>
          <w:sz w:val="16"/>
        </w:rPr>
        <w:t xml:space="preserve"> </w:t>
      </w:r>
      <w:r>
        <w:rPr>
          <w:color w:val="001A1D"/>
          <w:w w:val="105"/>
          <w:sz w:val="16"/>
        </w:rPr>
        <w:t>privilege</w:t>
      </w:r>
      <w:r>
        <w:rPr>
          <w:color w:val="001A1D"/>
          <w:spacing w:val="-6"/>
          <w:w w:val="105"/>
          <w:sz w:val="16"/>
        </w:rPr>
        <w:t xml:space="preserve"> </w:t>
      </w:r>
      <w:r>
        <w:rPr>
          <w:color w:val="001A1D"/>
          <w:spacing w:val="-2"/>
          <w:w w:val="105"/>
          <w:sz w:val="16"/>
        </w:rPr>
        <w:t>principle</w:t>
      </w:r>
    </w:p>
    <w:p>
      <w:pPr>
        <w:pStyle w:val="5"/>
        <w:numPr>
          <w:ilvl w:val="0"/>
          <w:numId w:val="3"/>
        </w:numPr>
        <w:tabs>
          <w:tab w:val="left" w:pos="1098"/>
        </w:tabs>
        <w:ind w:left="1098" w:hanging="294"/>
        <w:rPr>
          <w:sz w:val="16"/>
        </w:rPr>
      </w:pPr>
      <w:r>
        <w:drawing>
          <wp:anchor distT="0" distB="0" distL="0" distR="0" simplePos="0" relativeHeight="251837440"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1452516480" name="Picture 1452516480"/>
            <wp:cNvGraphicFramePr/>
            <a:graphic xmlns:a="http://schemas.openxmlformats.org/drawingml/2006/main">
              <a:graphicData uri="http://schemas.openxmlformats.org/drawingml/2006/picture">
                <pic:pic xmlns:pic="http://schemas.openxmlformats.org/drawingml/2006/picture">
                  <pic:nvPicPr>
                    <pic:cNvPr id="1452516480" name="Picture 1452516480"/>
                    <pic:cNvPicPr/>
                  </pic:nvPicPr>
                  <pic:blipFill>
                    <a:blip r:embed="rId9" cstate="print"/>
                    <a:stretch>
                      <a:fillRect/>
                    </a:stretch>
                  </pic:blipFill>
                  <pic:spPr>
                    <a:xfrm>
                      <a:off x="0" y="0"/>
                      <a:ext cx="92494" cy="92494"/>
                    </a:xfrm>
                    <a:prstGeom prst="rect">
                      <a:avLst/>
                    </a:prstGeom>
                  </pic:spPr>
                </pic:pic>
              </a:graphicData>
            </a:graphic>
          </wp:anchor>
        </w:drawing>
      </w:r>
      <w:r>
        <w:rPr>
          <w:color w:val="001A1D"/>
          <w:spacing w:val="-2"/>
          <w:w w:val="105"/>
          <w:sz w:val="16"/>
        </w:rPr>
        <w:t>Authorization</w:t>
      </w:r>
    </w:p>
    <w:p>
      <w:pPr>
        <w:pStyle w:val="5"/>
        <w:numPr>
          <w:ilvl w:val="0"/>
          <w:numId w:val="3"/>
        </w:numPr>
        <w:tabs>
          <w:tab w:val="left" w:pos="1098"/>
        </w:tabs>
        <w:ind w:left="1098" w:hanging="294"/>
        <w:rPr>
          <w:sz w:val="16"/>
        </w:rPr>
      </w:pPr>
      <w:r>
        <w:drawing>
          <wp:anchor distT="0" distB="0" distL="0" distR="0" simplePos="0" relativeHeight="251838464"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621705519" name="Picture 621705519"/>
            <wp:cNvGraphicFramePr/>
            <a:graphic xmlns:a="http://schemas.openxmlformats.org/drawingml/2006/main">
              <a:graphicData uri="http://schemas.openxmlformats.org/drawingml/2006/picture">
                <pic:pic xmlns:pic="http://schemas.openxmlformats.org/drawingml/2006/picture">
                  <pic:nvPicPr>
                    <pic:cNvPr id="621705519" name="Picture 621705519"/>
                    <pic:cNvPicPr/>
                  </pic:nvPicPr>
                  <pic:blipFill>
                    <a:blip r:embed="rId10" cstate="print"/>
                    <a:stretch>
                      <a:fillRect/>
                    </a:stretch>
                  </pic:blipFill>
                  <pic:spPr>
                    <a:xfrm>
                      <a:off x="0" y="0"/>
                      <a:ext cx="92494" cy="92494"/>
                    </a:xfrm>
                    <a:prstGeom prst="rect">
                      <a:avLst/>
                    </a:prstGeom>
                  </pic:spPr>
                </pic:pic>
              </a:graphicData>
            </a:graphic>
          </wp:anchor>
        </w:drawing>
      </w:r>
      <w:r>
        <w:rPr>
          <w:color w:val="001A1D"/>
          <w:w w:val="105"/>
          <w:sz w:val="16"/>
        </w:rPr>
        <w:t>Role</w:t>
      </w:r>
      <w:r>
        <w:rPr>
          <w:color w:val="001A1D"/>
          <w:spacing w:val="-7"/>
          <w:w w:val="105"/>
          <w:sz w:val="16"/>
        </w:rPr>
        <w:t xml:space="preserve"> </w:t>
      </w:r>
      <w:r>
        <w:rPr>
          <w:color w:val="001A1D"/>
          <w:w w:val="105"/>
          <w:sz w:val="16"/>
        </w:rPr>
        <w:t>Based</w:t>
      </w:r>
      <w:r>
        <w:rPr>
          <w:color w:val="001A1D"/>
          <w:spacing w:val="-7"/>
          <w:w w:val="105"/>
          <w:sz w:val="16"/>
        </w:rPr>
        <w:t xml:space="preserve"> </w:t>
      </w:r>
      <w:r>
        <w:rPr>
          <w:color w:val="001A1D"/>
          <w:w w:val="105"/>
          <w:sz w:val="16"/>
        </w:rPr>
        <w:t>Access</w:t>
      </w:r>
      <w:r>
        <w:rPr>
          <w:color w:val="001A1D"/>
          <w:spacing w:val="-7"/>
          <w:w w:val="105"/>
          <w:sz w:val="16"/>
        </w:rPr>
        <w:t xml:space="preserve"> </w:t>
      </w:r>
      <w:r>
        <w:rPr>
          <w:color w:val="001A1D"/>
          <w:spacing w:val="-2"/>
          <w:w w:val="105"/>
          <w:sz w:val="16"/>
        </w:rPr>
        <w:t>Control</w:t>
      </w:r>
    </w:p>
    <w:p>
      <w:pPr>
        <w:pStyle w:val="5"/>
        <w:numPr>
          <w:ilvl w:val="0"/>
          <w:numId w:val="3"/>
        </w:numPr>
        <w:tabs>
          <w:tab w:val="left" w:pos="1098"/>
        </w:tabs>
        <w:spacing w:before="157"/>
        <w:ind w:left="1098" w:hanging="294"/>
        <w:rPr>
          <w:sz w:val="16"/>
        </w:rPr>
      </w:pPr>
      <w:r>
        <w:drawing>
          <wp:anchor distT="0" distB="0" distL="0" distR="0" simplePos="0" relativeHeight="251839488"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975793293" name="Picture 975793293"/>
            <wp:cNvGraphicFramePr/>
            <a:graphic xmlns:a="http://schemas.openxmlformats.org/drawingml/2006/main">
              <a:graphicData uri="http://schemas.openxmlformats.org/drawingml/2006/picture">
                <pic:pic xmlns:pic="http://schemas.openxmlformats.org/drawingml/2006/picture">
                  <pic:nvPicPr>
                    <pic:cNvPr id="975793293" name="Picture 975793293"/>
                    <pic:cNvPicPr/>
                  </pic:nvPicPr>
                  <pic:blipFill>
                    <a:blip r:embed="rId9" cstate="print"/>
                    <a:stretch>
                      <a:fillRect/>
                    </a:stretch>
                  </pic:blipFill>
                  <pic:spPr>
                    <a:xfrm>
                      <a:off x="0" y="0"/>
                      <a:ext cx="92494" cy="92494"/>
                    </a:xfrm>
                    <a:prstGeom prst="rect">
                      <a:avLst/>
                    </a:prstGeom>
                  </pic:spPr>
                </pic:pic>
              </a:graphicData>
            </a:graphic>
          </wp:anchor>
        </w:drawing>
      </w:r>
      <w:r>
        <w:rPr>
          <w:color w:val="001A1D"/>
          <w:spacing w:val="-2"/>
          <w:w w:val="105"/>
          <w:sz w:val="16"/>
        </w:rPr>
        <w:t>Authentication</w:t>
      </w:r>
    </w:p>
    <w:p>
      <w:pPr>
        <w:pStyle w:val="4"/>
      </w:pPr>
    </w:p>
    <w:p>
      <w:pPr>
        <w:pStyle w:val="4"/>
        <w:spacing w:before="129"/>
      </w:pPr>
    </w:p>
    <w:p>
      <w:pPr>
        <w:pStyle w:val="4"/>
        <w:spacing w:before="1" w:line="330" w:lineRule="atLeast"/>
        <w:ind w:left="468" w:right="9125"/>
      </w:pPr>
      <w:r>
        <w:rPr>
          <w:color w:val="8E662E"/>
          <w:w w:val="105"/>
        </w:rPr>
        <w:t>Your</w:t>
      </w:r>
      <w:r>
        <w:rPr>
          <w:color w:val="8E662E"/>
          <w:spacing w:val="-12"/>
          <w:w w:val="105"/>
        </w:rPr>
        <w:t xml:space="preserve"> </w:t>
      </w:r>
      <w:r>
        <w:rPr>
          <w:color w:val="8E662E"/>
          <w:w w:val="105"/>
        </w:rPr>
        <w:t>answer</w:t>
      </w:r>
      <w:r>
        <w:rPr>
          <w:color w:val="8E662E"/>
          <w:spacing w:val="-11"/>
          <w:w w:val="105"/>
        </w:rPr>
        <w:t xml:space="preserve"> </w:t>
      </w:r>
      <w:r>
        <w:rPr>
          <w:color w:val="8E662E"/>
          <w:w w:val="105"/>
        </w:rPr>
        <w:t>is</w:t>
      </w:r>
      <w:r>
        <w:rPr>
          <w:color w:val="8E662E"/>
          <w:spacing w:val="-12"/>
          <w:w w:val="105"/>
        </w:rPr>
        <w:t xml:space="preserve"> </w:t>
      </w:r>
      <w:r>
        <w:rPr>
          <w:color w:val="8E662E"/>
          <w:w w:val="105"/>
        </w:rPr>
        <w:t>incorrect. The</w:t>
      </w:r>
      <w:r>
        <w:rPr>
          <w:color w:val="8E662E"/>
          <w:spacing w:val="-6"/>
          <w:w w:val="105"/>
        </w:rPr>
        <w:t xml:space="preserve"> </w:t>
      </w:r>
      <w:r>
        <w:rPr>
          <w:color w:val="8E662E"/>
          <w:w w:val="105"/>
        </w:rPr>
        <w:t>correct</w:t>
      </w:r>
      <w:r>
        <w:rPr>
          <w:color w:val="8E662E"/>
          <w:spacing w:val="-6"/>
          <w:w w:val="105"/>
        </w:rPr>
        <w:t xml:space="preserve"> </w:t>
      </w:r>
      <w:r>
        <w:rPr>
          <w:color w:val="8E662E"/>
          <w:w w:val="105"/>
        </w:rPr>
        <w:t>answers</w:t>
      </w:r>
      <w:r>
        <w:rPr>
          <w:color w:val="8E662E"/>
          <w:spacing w:val="-5"/>
          <w:w w:val="105"/>
        </w:rPr>
        <w:t xml:space="preserve"> </w:t>
      </w:r>
      <w:r>
        <w:rPr>
          <w:color w:val="8E662E"/>
          <w:spacing w:val="-4"/>
          <w:w w:val="105"/>
        </w:rPr>
        <w:t>are:</w:t>
      </w:r>
    </w:p>
    <w:p>
      <w:pPr>
        <w:pStyle w:val="4"/>
        <w:spacing w:before="39" w:line="379" w:lineRule="auto"/>
        <w:ind w:left="468" w:right="9125"/>
      </w:pPr>
      <w:r>
        <w:rPr>
          <w:color w:val="8E662E"/>
          <w:spacing w:val="-2"/>
        </w:rPr>
        <w:t xml:space="preserve">Authentication, </w:t>
      </w:r>
      <w:r>
        <w:rPr>
          <w:color w:val="8E662E"/>
          <w:spacing w:val="-2"/>
          <w:w w:val="105"/>
        </w:rPr>
        <w:t>Authorization</w:t>
      </w:r>
    </w:p>
    <w:p>
      <w:pPr>
        <w:pStyle w:val="4"/>
        <w:spacing w:before="118"/>
        <w:rPr>
          <w:sz w:val="20"/>
        </w:rPr>
      </w:pPr>
      <w:r>
        <mc:AlternateContent>
          <mc:Choice Requires="wpg">
            <w:drawing>
              <wp:anchor distT="0" distB="0" distL="0" distR="0" simplePos="0" relativeHeight="252005376" behindDoc="1" locked="0" layoutInCell="1" allowOverlap="1">
                <wp:simplePos x="0" y="0"/>
                <wp:positionH relativeFrom="page">
                  <wp:posOffset>408940</wp:posOffset>
                </wp:positionH>
                <wp:positionV relativeFrom="paragraph">
                  <wp:posOffset>259080</wp:posOffset>
                </wp:positionV>
                <wp:extent cx="7001510" cy="835025"/>
                <wp:effectExtent l="0" t="0" r="0" b="0"/>
                <wp:wrapTopAndBottom/>
                <wp:docPr id="1687853104" name="Group 1687853104"/>
                <wp:cNvGraphicFramePr/>
                <a:graphic xmlns:a="http://schemas.openxmlformats.org/drawingml/2006/main">
                  <a:graphicData uri="http://schemas.microsoft.com/office/word/2010/wordprocessingGroup">
                    <wpg:wgp>
                      <wpg:cNvGrpSpPr/>
                      <wpg:grpSpPr>
                        <a:xfrm>
                          <a:off x="0" y="0"/>
                          <a:ext cx="7001509" cy="835025"/>
                          <a:chOff x="0" y="0"/>
                          <a:chExt cx="7001509" cy="835025"/>
                        </a:xfrm>
                      </wpg:grpSpPr>
                      <wps:wsp>
                        <wps:cNvPr id="634183435" name="Graphic 42"/>
                        <wps:cNvSpPr/>
                        <wps:spPr>
                          <a:xfrm>
                            <a:off x="3557" y="3557"/>
                            <a:ext cx="6937375" cy="775970"/>
                          </a:xfrm>
                          <a:custGeom>
                            <a:avLst/>
                            <a:gdLst/>
                            <a:ahLst/>
                            <a:cxnLst/>
                            <a:rect l="l" t="t" r="r" b="b"/>
                            <a:pathLst>
                              <a:path w="6937375" h="775970">
                                <a:moveTo>
                                  <a:pt x="0" y="764856"/>
                                </a:moveTo>
                                <a:lnTo>
                                  <a:pt x="0" y="10672"/>
                                </a:lnTo>
                                <a:lnTo>
                                  <a:pt x="0" y="7724"/>
                                </a:lnTo>
                                <a:lnTo>
                                  <a:pt x="1041" y="5208"/>
                                </a:lnTo>
                                <a:lnTo>
                                  <a:pt x="3125" y="3124"/>
                                </a:lnTo>
                                <a:lnTo>
                                  <a:pt x="5209" y="1041"/>
                                </a:lnTo>
                                <a:lnTo>
                                  <a:pt x="7725" y="0"/>
                                </a:lnTo>
                                <a:lnTo>
                                  <a:pt x="10672" y="0"/>
                                </a:lnTo>
                                <a:lnTo>
                                  <a:pt x="6926398" y="0"/>
                                </a:lnTo>
                                <a:lnTo>
                                  <a:pt x="6929345" y="0"/>
                                </a:lnTo>
                                <a:lnTo>
                                  <a:pt x="6931860" y="1041"/>
                                </a:lnTo>
                                <a:lnTo>
                                  <a:pt x="6933944" y="3124"/>
                                </a:lnTo>
                                <a:lnTo>
                                  <a:pt x="6936028" y="5208"/>
                                </a:lnTo>
                                <a:lnTo>
                                  <a:pt x="6937070" y="7724"/>
                                </a:lnTo>
                                <a:lnTo>
                                  <a:pt x="6937071" y="10672"/>
                                </a:lnTo>
                                <a:lnTo>
                                  <a:pt x="6937071" y="764856"/>
                                </a:lnTo>
                                <a:lnTo>
                                  <a:pt x="6937070" y="767803"/>
                                </a:lnTo>
                                <a:lnTo>
                                  <a:pt x="6936028" y="770318"/>
                                </a:lnTo>
                                <a:lnTo>
                                  <a:pt x="6933944" y="772401"/>
                                </a:lnTo>
                                <a:lnTo>
                                  <a:pt x="6931860" y="774485"/>
                                </a:lnTo>
                                <a:lnTo>
                                  <a:pt x="6929345" y="775528"/>
                                </a:lnTo>
                                <a:lnTo>
                                  <a:pt x="6926398" y="775528"/>
                                </a:lnTo>
                                <a:lnTo>
                                  <a:pt x="10672" y="775528"/>
                                </a:lnTo>
                                <a:lnTo>
                                  <a:pt x="7725" y="775528"/>
                                </a:lnTo>
                                <a:lnTo>
                                  <a:pt x="5209" y="774485"/>
                                </a:lnTo>
                                <a:lnTo>
                                  <a:pt x="3125" y="772401"/>
                                </a:lnTo>
                                <a:lnTo>
                                  <a:pt x="1041" y="770318"/>
                                </a:lnTo>
                                <a:lnTo>
                                  <a:pt x="0" y="767803"/>
                                </a:lnTo>
                                <a:lnTo>
                                  <a:pt x="0" y="764856"/>
                                </a:lnTo>
                                <a:close/>
                              </a:path>
                            </a:pathLst>
                          </a:custGeom>
                          <a:ln w="7114">
                            <a:solidFill>
                              <a:srgbClr val="CAD0D6"/>
                            </a:solidFill>
                            <a:prstDash val="solid"/>
                          </a:ln>
                        </wps:spPr>
                        <wps:bodyPr wrap="square" lIns="0" tIns="0" rIns="0" bIns="0" rtlCol="0">
                          <a:noAutofit/>
                        </wps:bodyPr>
                      </wps:wsp>
                      <wps:wsp>
                        <wps:cNvPr id="173320423" name="Graphic 43"/>
                        <wps:cNvSpPr/>
                        <wps:spPr>
                          <a:xfrm>
                            <a:off x="60477" y="586982"/>
                            <a:ext cx="448309" cy="128270"/>
                          </a:xfrm>
                          <a:custGeom>
                            <a:avLst/>
                            <a:gdLst/>
                            <a:ahLst/>
                            <a:cxnLst/>
                            <a:rect l="l" t="t" r="r" b="b"/>
                            <a:pathLst>
                              <a:path w="448309" h="128270">
                                <a:moveTo>
                                  <a:pt x="0" y="74706"/>
                                </a:moveTo>
                                <a:lnTo>
                                  <a:pt x="0" y="53362"/>
                                </a:lnTo>
                                <a:lnTo>
                                  <a:pt x="0" y="49857"/>
                                </a:lnTo>
                                <a:lnTo>
                                  <a:pt x="341" y="46387"/>
                                </a:lnTo>
                                <a:lnTo>
                                  <a:pt x="20802" y="10939"/>
                                </a:lnTo>
                                <a:lnTo>
                                  <a:pt x="23715" y="8992"/>
                                </a:lnTo>
                                <a:lnTo>
                                  <a:pt x="26629" y="7044"/>
                                </a:lnTo>
                                <a:lnTo>
                                  <a:pt x="29704" y="5400"/>
                                </a:lnTo>
                                <a:lnTo>
                                  <a:pt x="32941" y="4060"/>
                                </a:lnTo>
                                <a:lnTo>
                                  <a:pt x="36178" y="2720"/>
                                </a:lnTo>
                                <a:lnTo>
                                  <a:pt x="39515" y="1708"/>
                                </a:lnTo>
                                <a:lnTo>
                                  <a:pt x="42951" y="1024"/>
                                </a:lnTo>
                                <a:lnTo>
                                  <a:pt x="46388" y="341"/>
                                </a:lnTo>
                                <a:lnTo>
                                  <a:pt x="49858" y="0"/>
                                </a:lnTo>
                                <a:lnTo>
                                  <a:pt x="53362" y="0"/>
                                </a:lnTo>
                                <a:lnTo>
                                  <a:pt x="394879" y="0"/>
                                </a:lnTo>
                                <a:lnTo>
                                  <a:pt x="398383" y="0"/>
                                </a:lnTo>
                                <a:lnTo>
                                  <a:pt x="401853" y="341"/>
                                </a:lnTo>
                                <a:lnTo>
                                  <a:pt x="405289" y="1024"/>
                                </a:lnTo>
                                <a:lnTo>
                                  <a:pt x="408726" y="1708"/>
                                </a:lnTo>
                                <a:lnTo>
                                  <a:pt x="412063" y="2720"/>
                                </a:lnTo>
                                <a:lnTo>
                                  <a:pt x="415300" y="4060"/>
                                </a:lnTo>
                                <a:lnTo>
                                  <a:pt x="418537" y="5400"/>
                                </a:lnTo>
                                <a:lnTo>
                                  <a:pt x="421612" y="7044"/>
                                </a:lnTo>
                                <a:lnTo>
                                  <a:pt x="424525" y="8991"/>
                                </a:lnTo>
                                <a:lnTo>
                                  <a:pt x="427439" y="10938"/>
                                </a:lnTo>
                                <a:lnTo>
                                  <a:pt x="447899" y="46387"/>
                                </a:lnTo>
                                <a:lnTo>
                                  <a:pt x="448241" y="49857"/>
                                </a:lnTo>
                                <a:lnTo>
                                  <a:pt x="448241" y="53362"/>
                                </a:lnTo>
                                <a:lnTo>
                                  <a:pt x="448241" y="74706"/>
                                </a:lnTo>
                                <a:lnTo>
                                  <a:pt x="448241" y="78210"/>
                                </a:lnTo>
                                <a:lnTo>
                                  <a:pt x="447899" y="81680"/>
                                </a:lnTo>
                                <a:lnTo>
                                  <a:pt x="447216" y="85116"/>
                                </a:lnTo>
                                <a:lnTo>
                                  <a:pt x="446532" y="88552"/>
                                </a:lnTo>
                                <a:lnTo>
                                  <a:pt x="439248" y="104351"/>
                                </a:lnTo>
                                <a:lnTo>
                                  <a:pt x="437301" y="107264"/>
                                </a:lnTo>
                                <a:lnTo>
                                  <a:pt x="424525" y="119074"/>
                                </a:lnTo>
                                <a:lnTo>
                                  <a:pt x="421612" y="121020"/>
                                </a:lnTo>
                                <a:lnTo>
                                  <a:pt x="418537" y="122665"/>
                                </a:lnTo>
                                <a:lnTo>
                                  <a:pt x="415300" y="124004"/>
                                </a:lnTo>
                                <a:lnTo>
                                  <a:pt x="412063" y="125346"/>
                                </a:lnTo>
                                <a:lnTo>
                                  <a:pt x="408726" y="126358"/>
                                </a:lnTo>
                                <a:lnTo>
                                  <a:pt x="405289" y="127042"/>
                                </a:lnTo>
                                <a:lnTo>
                                  <a:pt x="401853" y="127726"/>
                                </a:lnTo>
                                <a:lnTo>
                                  <a:pt x="398383" y="128069"/>
                                </a:lnTo>
                                <a:lnTo>
                                  <a:pt x="394879" y="128069"/>
                                </a:lnTo>
                                <a:lnTo>
                                  <a:pt x="53362" y="128069"/>
                                </a:lnTo>
                                <a:lnTo>
                                  <a:pt x="49858" y="128069"/>
                                </a:lnTo>
                                <a:lnTo>
                                  <a:pt x="46388" y="127726"/>
                                </a:lnTo>
                                <a:lnTo>
                                  <a:pt x="42951" y="127042"/>
                                </a:lnTo>
                                <a:lnTo>
                                  <a:pt x="39515" y="126358"/>
                                </a:lnTo>
                                <a:lnTo>
                                  <a:pt x="23715" y="119074"/>
                                </a:lnTo>
                                <a:lnTo>
                                  <a:pt x="20802" y="117128"/>
                                </a:lnTo>
                                <a:lnTo>
                                  <a:pt x="1025" y="85116"/>
                                </a:lnTo>
                                <a:lnTo>
                                  <a:pt x="341" y="81680"/>
                                </a:lnTo>
                                <a:lnTo>
                                  <a:pt x="0" y="78210"/>
                                </a:lnTo>
                                <a:lnTo>
                                  <a:pt x="0" y="74706"/>
                                </a:lnTo>
                                <a:close/>
                              </a:path>
                            </a:pathLst>
                          </a:custGeom>
                          <a:ln w="7114">
                            <a:solidFill>
                              <a:srgbClr val="000000"/>
                            </a:solidFill>
                            <a:prstDash val="solid"/>
                          </a:ln>
                        </wps:spPr>
                        <wps:bodyPr wrap="square" lIns="0" tIns="0" rIns="0" bIns="0" rtlCol="0">
                          <a:noAutofit/>
                        </wps:bodyPr>
                      </wps:wsp>
                      <wps:wsp>
                        <wps:cNvPr id="44317848" name="Graphic 44"/>
                        <wps:cNvSpPr/>
                        <wps:spPr>
                          <a:xfrm>
                            <a:off x="6616295" y="404875"/>
                            <a:ext cx="384810" cy="429895"/>
                          </a:xfrm>
                          <a:custGeom>
                            <a:avLst/>
                            <a:gdLst/>
                            <a:ahLst/>
                            <a:cxnLst/>
                            <a:rect l="l" t="t" r="r" b="b"/>
                            <a:pathLst>
                              <a:path w="384810" h="429895">
                                <a:moveTo>
                                  <a:pt x="384810" y="429767"/>
                                </a:moveTo>
                                <a:lnTo>
                                  <a:pt x="0" y="429767"/>
                                </a:lnTo>
                                <a:lnTo>
                                  <a:pt x="0" y="0"/>
                                </a:lnTo>
                                <a:lnTo>
                                  <a:pt x="384810" y="0"/>
                                </a:lnTo>
                                <a:lnTo>
                                  <a:pt x="384810" y="93171"/>
                                </a:lnTo>
                                <a:lnTo>
                                  <a:pt x="214052" y="93171"/>
                                </a:lnTo>
                                <a:lnTo>
                                  <a:pt x="203538" y="93678"/>
                                </a:lnTo>
                                <a:lnTo>
                                  <a:pt x="163691" y="105787"/>
                                </a:lnTo>
                                <a:lnTo>
                                  <a:pt x="131510" y="132222"/>
                                </a:lnTo>
                                <a:lnTo>
                                  <a:pt x="111896" y="168960"/>
                                </a:lnTo>
                                <a:lnTo>
                                  <a:pt x="107327" y="199895"/>
                                </a:lnTo>
                                <a:lnTo>
                                  <a:pt x="107834" y="210408"/>
                                </a:lnTo>
                                <a:lnTo>
                                  <a:pt x="119942" y="250255"/>
                                </a:lnTo>
                                <a:lnTo>
                                  <a:pt x="146378" y="282435"/>
                                </a:lnTo>
                                <a:lnTo>
                                  <a:pt x="183118" y="302049"/>
                                </a:lnTo>
                                <a:lnTo>
                                  <a:pt x="214052" y="306619"/>
                                </a:lnTo>
                                <a:lnTo>
                                  <a:pt x="384810" y="306619"/>
                                </a:lnTo>
                                <a:lnTo>
                                  <a:pt x="384810" y="429767"/>
                                </a:lnTo>
                                <a:close/>
                              </a:path>
                              <a:path w="384810" h="429895">
                                <a:moveTo>
                                  <a:pt x="384810" y="306619"/>
                                </a:moveTo>
                                <a:lnTo>
                                  <a:pt x="214052" y="306619"/>
                                </a:lnTo>
                                <a:lnTo>
                                  <a:pt x="224565" y="306111"/>
                                </a:lnTo>
                                <a:lnTo>
                                  <a:pt x="234876" y="304587"/>
                                </a:lnTo>
                                <a:lnTo>
                                  <a:pt x="273355" y="288649"/>
                                </a:lnTo>
                                <a:lnTo>
                                  <a:pt x="302805" y="259198"/>
                                </a:lnTo>
                                <a:lnTo>
                                  <a:pt x="318744" y="220719"/>
                                </a:lnTo>
                                <a:lnTo>
                                  <a:pt x="320776" y="199895"/>
                                </a:lnTo>
                                <a:lnTo>
                                  <a:pt x="320267" y="189381"/>
                                </a:lnTo>
                                <a:lnTo>
                                  <a:pt x="308159" y="149534"/>
                                </a:lnTo>
                                <a:lnTo>
                                  <a:pt x="281723" y="117354"/>
                                </a:lnTo>
                                <a:lnTo>
                                  <a:pt x="244985" y="97740"/>
                                </a:lnTo>
                                <a:lnTo>
                                  <a:pt x="214052" y="93171"/>
                                </a:lnTo>
                                <a:lnTo>
                                  <a:pt x="384810" y="93171"/>
                                </a:lnTo>
                                <a:lnTo>
                                  <a:pt x="384810" y="306619"/>
                                </a:lnTo>
                                <a:close/>
                              </a:path>
                            </a:pathLst>
                          </a:custGeom>
                          <a:solidFill>
                            <a:srgbClr val="000000">
                              <a:alpha val="19999"/>
                            </a:srgbClr>
                          </a:solidFill>
                        </wps:spPr>
                        <wps:bodyPr wrap="square" lIns="0" tIns="0" rIns="0" bIns="0" rtlCol="0">
                          <a:noAutofit/>
                        </wps:bodyPr>
                      </wps:wsp>
                      <pic:pic xmlns:pic="http://schemas.openxmlformats.org/drawingml/2006/picture">
                        <pic:nvPicPr>
                          <pic:cNvPr id="1945354145" name="Image 45"/>
                          <pic:cNvPicPr/>
                        </pic:nvPicPr>
                        <pic:blipFill>
                          <a:blip r:embed="rId8" cstate="print"/>
                          <a:stretch>
                            <a:fillRect/>
                          </a:stretch>
                        </pic:blipFill>
                        <pic:spPr>
                          <a:xfrm>
                            <a:off x="6716507" y="490931"/>
                            <a:ext cx="227678" cy="227678"/>
                          </a:xfrm>
                          <a:prstGeom prst="rect">
                            <a:avLst/>
                          </a:prstGeom>
                        </pic:spPr>
                      </pic:pic>
                      <wps:wsp>
                        <wps:cNvPr id="566508864" name="Textbox 46"/>
                        <wps:cNvSpPr txBox="1"/>
                        <wps:spPr>
                          <a:xfrm>
                            <a:off x="10977" y="9198"/>
                            <a:ext cx="6922770" cy="764540"/>
                          </a:xfrm>
                          <a:prstGeom prst="rect">
                            <a:avLst/>
                          </a:prstGeom>
                        </wps:spPr>
                        <wps:txbx>
                          <w:txbxContent>
                            <w:p>
                              <w:pPr>
                                <w:spacing w:before="50"/>
                                <w:ind w:left="77"/>
                                <w:rPr>
                                  <w:b/>
                                  <w:sz w:val="20"/>
                                </w:rPr>
                              </w:pPr>
                              <w:r>
                                <w:rPr>
                                  <w:b/>
                                  <w:color w:val="1C2025"/>
                                  <w:sz w:val="13"/>
                                </w:rPr>
                                <w:t>Question</w:t>
                              </w:r>
                              <w:r>
                                <w:rPr>
                                  <w:b/>
                                  <w:color w:val="1C2025"/>
                                  <w:spacing w:val="12"/>
                                  <w:sz w:val="13"/>
                                </w:rPr>
                                <w:t xml:space="preserve"> </w:t>
                              </w:r>
                              <w:r>
                                <w:rPr>
                                  <w:b/>
                                  <w:color w:val="1C2025"/>
                                  <w:spacing w:val="-10"/>
                                  <w:sz w:val="20"/>
                                </w:rPr>
                                <w:t>4</w:t>
                              </w:r>
                            </w:p>
                            <w:p>
                              <w:pPr>
                                <w:spacing w:before="67"/>
                                <w:ind w:left="77"/>
                                <w:rPr>
                                  <w:sz w:val="13"/>
                                </w:rPr>
                              </w:pPr>
                              <w:r>
                                <w:rPr>
                                  <w:color w:val="1C2025"/>
                                  <w:sz w:val="13"/>
                                </w:rPr>
                                <w:t>Not</w:t>
                              </w:r>
                              <w:r>
                                <w:rPr>
                                  <w:color w:val="1C2025"/>
                                  <w:spacing w:val="4"/>
                                  <w:sz w:val="13"/>
                                </w:rPr>
                                <w:t xml:space="preserve"> </w:t>
                              </w:r>
                              <w:r>
                                <w:rPr>
                                  <w:color w:val="1C2025"/>
                                  <w:spacing w:val="-2"/>
                                  <w:sz w:val="13"/>
                                </w:rPr>
                                <w:t>answered</w:t>
                              </w:r>
                            </w:p>
                            <w:p>
                              <w:pPr>
                                <w:spacing w:before="118"/>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38"/>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20.4pt;height:65.75pt;width:551.3pt;mso-position-horizontal-relative:page;mso-wrap-distance-bottom:0pt;mso-wrap-distance-top:0pt;z-index:-251311104;mso-width-relative:page;mso-height-relative:page;" coordsize="7001509,835025" o:gfxdata="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">
                <o:lock v:ext="edit" aspectratio="f"/>
                <v:shape id="Graphic 42" o:spid="_x0000_s1026" o:spt="100" style="position:absolute;left:3557;top:3557;height:775970;width:6937375;" filled="f" stroked="t" coordsize="6937375,775970" o:gfxdata="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NJVqZnFAAAA4gAAAA8AAAAAAAAAAQAgAAAAIgAAAGRycy9kb3ducmV2LnhtbFBLAQIUABQAAAAI&#10;AIdO4kAzLwWeOwAAADkAAAAQAAAAAAAAAAEAIAAAABQBAABkcnMvc2hhcGV4bWwueG1sUEsFBgAA&#10;AAAGAAYAWwEAAL4DAAAAAA==&#10;" path="m0,764856l0,10672,0,7724,1041,5208,3125,3124,5209,1041,7725,0,10672,0,6926398,0,6929345,0,6931860,1041,6933944,3124,6936028,5208,6937070,7724,6937071,10672,6937071,764856,6937070,767803,6936028,770318,6933944,772401,6931860,774485,6929345,775528,6926398,775528,10672,775528,7725,775528,5209,774485,3125,772401,1041,770318,0,767803,0,764856xe">
                  <v:fill on="f" focussize="0,0"/>
                  <v:stroke weight="0.560157480314961pt" color="#CAD0D6" joinstyle="round"/>
                  <v:imagedata o:title=""/>
                  <o:lock v:ext="edit" aspectratio="f"/>
                  <v:textbox inset="0mm,0mm,0mm,0mm"/>
                </v:shape>
                <v:shape id="Graphic 43" o:spid="_x0000_s1026" o:spt="100" style="position:absolute;left:60477;top:586982;height:128270;width:448309;" filled="f" stroked="t" coordsize="448309,128270" o:gfxdata="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NoXn74A&#10;AADiAAAADwAAAAAAAAABACAAAAAiAAAAZHJzL2Rvd25yZXYueG1sUEsBAhQAFAAAAAgAh07iQDMv&#10;BZ47AAAAOQAAABAAAAAAAAAAAQAgAAAADQEAAGRycy9zaGFwZXhtbC54bWxQSwUGAAAAAAYABgBb&#10;AQAAtwMAAAAA&#10;" path="m0,74706l0,53362,0,49857,341,46387,20802,10939,23715,8992,26629,7044,29704,5400,32941,4060,36178,2720,39515,1708,42951,1024,46388,341,49858,0,53362,0,394879,0,398383,0,401853,341,405289,1024,408726,1708,412063,2720,415300,4060,418537,5400,421612,7044,424525,8991,427439,10938,447899,46387,448241,49857,448241,53362,448241,74706,448241,78210,447899,81680,447216,85116,446532,88552,439248,104351,437301,107264,424525,119074,421612,121020,418537,122665,415300,124004,412063,125346,408726,126358,405289,127042,401853,127726,398383,128069,394879,128069,53362,128069,49858,128069,46388,127726,42951,127042,39515,126358,23715,119074,20802,117128,1025,85116,341,81680,0,78210,0,74706xe">
                  <v:fill on="f" focussize="0,0"/>
                  <v:stroke weight="0.560157480314961pt" color="#000000" joinstyle="round"/>
                  <v:imagedata o:title=""/>
                  <o:lock v:ext="edit" aspectratio="f"/>
                  <v:textbox inset="0mm,0mm,0mm,0mm"/>
                </v:shape>
                <v:shape id="Graphic 44" o:spid="_x0000_s1026" o:spt="100" style="position:absolute;left:6616295;top:404875;height:429895;width:384810;" fillcolor="#000000" filled="t" stroked="f" coordsize="384810,429895" o:gfxdata="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tUHyu&#10;wAAAAOEAAAAPAAAAAAAAAAEAIAAAACIAAABkcnMvZG93bnJldi54bWxQSwECFAAUAAAACACHTuJA&#10;My8FnjsAAAA5AAAAEAAAAAAAAAABACAAAAAPAQAAZHJzL3NoYXBleG1sLnhtbFBLBQYAAAAABgAG&#10;AFsBAAC5AwAAAAA=&#10;" path="m384810,429767l0,429767,0,0,384810,0,384810,93171,214052,93171,203538,93678,163691,105787,131510,132222,111896,168960,107327,199895,107834,210408,119942,250255,146378,282435,183118,302049,214052,306619,384810,306619,384810,429767xem384810,306619l214052,306619,224565,306111,234876,304587,273355,288649,302805,259198,318744,220719,320776,199895,320267,189381,308159,149534,281723,117354,244985,97740,214052,93171,384810,93171,384810,306619xe">
                  <v:fill on="t" opacity="13106f" focussize="0,0"/>
                  <v:stroke on="f"/>
                  <v:imagedata o:title=""/>
                  <o:lock v:ext="edit" aspectratio="f"/>
                  <v:textbox inset="0mm,0mm,0mm,0mm"/>
                </v:shape>
                <v:shape id="Image 45" o:spid="_x0000_s1026" o:spt="75" type="#_x0000_t75" style="position:absolute;left:6716507;top:490931;height:227678;width:227678;" filled="f" o:preferrelative="t" stroked="f" coordsize="21600,21600" o:gfxdata="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gsn&#10;WMEAAADjAAAADwAAAAAAAAABACAAAAAiAAAAZHJzL2Rvd25yZXYueG1sUEsBAhQAFAAAAAgAh07i&#10;QDMvBZ47AAAAOQAAABAAAAAAAAAAAQAgAAAAEAEAAGRycy9zaGFwZXhtbC54bWxQSwUGAAAAAAYA&#10;BgBbAQAAugMAAAAA&#10;">
                  <v:fill on="f" focussize="0,0"/>
                  <v:stroke on="f"/>
                  <v:imagedata r:id="rId8" o:title=""/>
                  <o:lock v:ext="edit" aspectratio="f"/>
                </v:shape>
                <v:shape id="Textbox 46" o:spid="_x0000_s1026" o:spt="202" type="#_x0000_t202" style="position:absolute;left:10977;top:9198;height:764540;width:6922770;" filled="f" stroked="f" coordsize="21600,21600" o:gfxdata="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N&#10;mqeFwwAAAOIAAAAPAAAAAAAAAAEAIAAAACIAAABkcnMvZG93bnJldi54bWxQSwECFAAUAAAACACH&#10;TuJAMy8FnjsAAAA5AAAAEAAAAAAAAAABACAAAAASAQAAZHJzL3NoYXBleG1sLnhtbFBLBQYAAAAA&#10;BgAGAFsBAAC8AwAAAAA=&#10;">
                  <v:fill on="f" focussize="0,0"/>
                  <v:stroke on="f"/>
                  <v:imagedata o:title=""/>
                  <o:lock v:ext="edit" aspectratio="f"/>
                  <v:textbox inset="0mm,0mm,0mm,0mm">
                    <w:txbxContent>
                      <w:p>
                        <w:pPr>
                          <w:spacing w:before="50"/>
                          <w:ind w:left="77"/>
                          <w:rPr>
                            <w:b/>
                            <w:sz w:val="20"/>
                          </w:rPr>
                        </w:pPr>
                        <w:r>
                          <w:rPr>
                            <w:b/>
                            <w:color w:val="1C2025"/>
                            <w:sz w:val="13"/>
                          </w:rPr>
                          <w:t>Question</w:t>
                        </w:r>
                        <w:r>
                          <w:rPr>
                            <w:b/>
                            <w:color w:val="1C2025"/>
                            <w:spacing w:val="12"/>
                            <w:sz w:val="13"/>
                          </w:rPr>
                          <w:t xml:space="preserve"> </w:t>
                        </w:r>
                        <w:r>
                          <w:rPr>
                            <w:b/>
                            <w:color w:val="1C2025"/>
                            <w:spacing w:val="-10"/>
                            <w:sz w:val="20"/>
                          </w:rPr>
                          <w:t>4</w:t>
                        </w:r>
                      </w:p>
                      <w:p>
                        <w:pPr>
                          <w:spacing w:before="67"/>
                          <w:ind w:left="77"/>
                          <w:rPr>
                            <w:sz w:val="13"/>
                          </w:rPr>
                        </w:pPr>
                        <w:r>
                          <w:rPr>
                            <w:color w:val="1C2025"/>
                            <w:sz w:val="13"/>
                          </w:rPr>
                          <w:t>Not</w:t>
                        </w:r>
                        <w:r>
                          <w:rPr>
                            <w:color w:val="1C2025"/>
                            <w:spacing w:val="4"/>
                            <w:sz w:val="13"/>
                          </w:rPr>
                          <w:t xml:space="preserve"> </w:t>
                        </w:r>
                        <w:r>
                          <w:rPr>
                            <w:color w:val="1C2025"/>
                            <w:spacing w:val="-2"/>
                            <w:sz w:val="13"/>
                          </w:rPr>
                          <w:t>answered</w:t>
                        </w:r>
                      </w:p>
                      <w:p>
                        <w:pPr>
                          <w:spacing w:before="118"/>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38"/>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spacing w:before="160"/>
      </w:pPr>
    </w:p>
    <w:p>
      <w:pPr>
        <w:pStyle w:val="4"/>
        <w:ind w:left="468"/>
      </w:pPr>
      <w:r>
        <w:rPr>
          <w:color w:val="001A1D"/>
          <w:w w:val="105"/>
        </w:rPr>
        <w:t>Trong</w:t>
      </w:r>
      <w:r>
        <w:rPr>
          <w:color w:val="001A1D"/>
          <w:spacing w:val="-5"/>
          <w:w w:val="105"/>
        </w:rPr>
        <w:t xml:space="preserve"> </w:t>
      </w:r>
      <w:r>
        <w:rPr>
          <w:color w:val="001A1D"/>
          <w:w w:val="105"/>
        </w:rPr>
        <w:t>HĐH</w:t>
      </w:r>
      <w:r>
        <w:rPr>
          <w:color w:val="001A1D"/>
          <w:spacing w:val="-5"/>
          <w:w w:val="105"/>
        </w:rPr>
        <w:t xml:space="preserve"> </w:t>
      </w:r>
      <w:r>
        <w:rPr>
          <w:color w:val="001A1D"/>
          <w:w w:val="105"/>
        </w:rPr>
        <w:t>Linux,</w:t>
      </w:r>
      <w:r>
        <w:rPr>
          <w:color w:val="001A1D"/>
          <w:spacing w:val="-5"/>
          <w:w w:val="105"/>
        </w:rPr>
        <w:t xml:space="preserve"> </w:t>
      </w:r>
      <w:r>
        <w:rPr>
          <w:color w:val="001A1D"/>
          <w:w w:val="105"/>
        </w:rPr>
        <w:t>để</w:t>
      </w:r>
      <w:r>
        <w:rPr>
          <w:color w:val="001A1D"/>
          <w:spacing w:val="-5"/>
          <w:w w:val="105"/>
        </w:rPr>
        <w:t xml:space="preserve"> </w:t>
      </w:r>
      <w:r>
        <w:rPr>
          <w:color w:val="001A1D"/>
          <w:w w:val="105"/>
        </w:rPr>
        <w:t>tắt</w:t>
      </w:r>
      <w:r>
        <w:rPr>
          <w:color w:val="001A1D"/>
          <w:spacing w:val="-5"/>
          <w:w w:val="105"/>
        </w:rPr>
        <w:t xml:space="preserve"> </w:t>
      </w:r>
      <w:r>
        <w:rPr>
          <w:color w:val="001A1D"/>
          <w:w w:val="105"/>
        </w:rPr>
        <w:t>chức</w:t>
      </w:r>
      <w:r>
        <w:rPr>
          <w:color w:val="001A1D"/>
          <w:spacing w:val="-5"/>
          <w:w w:val="105"/>
        </w:rPr>
        <w:t xml:space="preserve"> </w:t>
      </w:r>
      <w:r>
        <w:rPr>
          <w:color w:val="001A1D"/>
          <w:w w:val="105"/>
        </w:rPr>
        <w:t>năng</w:t>
      </w:r>
      <w:r>
        <w:rPr>
          <w:color w:val="001A1D"/>
          <w:spacing w:val="-4"/>
          <w:w w:val="105"/>
        </w:rPr>
        <w:t xml:space="preserve"> </w:t>
      </w:r>
      <w:r>
        <w:rPr>
          <w:color w:val="001A1D"/>
          <w:w w:val="105"/>
        </w:rPr>
        <w:t>phát</w:t>
      </w:r>
      <w:r>
        <w:rPr>
          <w:color w:val="001A1D"/>
          <w:spacing w:val="-5"/>
          <w:w w:val="105"/>
        </w:rPr>
        <w:t xml:space="preserve"> </w:t>
      </w:r>
      <w:r>
        <w:rPr>
          <w:color w:val="001A1D"/>
          <w:w w:val="105"/>
        </w:rPr>
        <w:t>sinh</w:t>
      </w:r>
      <w:r>
        <w:rPr>
          <w:color w:val="001A1D"/>
          <w:spacing w:val="-5"/>
          <w:w w:val="105"/>
        </w:rPr>
        <w:t xml:space="preserve"> </w:t>
      </w:r>
      <w:r>
        <w:rPr>
          <w:color w:val="001A1D"/>
          <w:w w:val="105"/>
        </w:rPr>
        <w:t>địa</w:t>
      </w:r>
      <w:r>
        <w:rPr>
          <w:color w:val="001A1D"/>
          <w:spacing w:val="-5"/>
          <w:w w:val="105"/>
        </w:rPr>
        <w:t xml:space="preserve"> </w:t>
      </w:r>
      <w:r>
        <w:rPr>
          <w:color w:val="001A1D"/>
          <w:w w:val="105"/>
        </w:rPr>
        <w:t>chỉ</w:t>
      </w:r>
      <w:r>
        <w:rPr>
          <w:color w:val="001A1D"/>
          <w:spacing w:val="-5"/>
          <w:w w:val="105"/>
        </w:rPr>
        <w:t xml:space="preserve"> </w:t>
      </w:r>
      <w:r>
        <w:rPr>
          <w:color w:val="001A1D"/>
          <w:w w:val="105"/>
        </w:rPr>
        <w:t>bộ</w:t>
      </w:r>
      <w:r>
        <w:rPr>
          <w:color w:val="001A1D"/>
          <w:spacing w:val="-5"/>
          <w:w w:val="105"/>
        </w:rPr>
        <w:t xml:space="preserve"> </w:t>
      </w:r>
      <w:r>
        <w:rPr>
          <w:color w:val="001A1D"/>
          <w:w w:val="105"/>
        </w:rPr>
        <w:t>nhớ</w:t>
      </w:r>
      <w:r>
        <w:rPr>
          <w:color w:val="001A1D"/>
          <w:spacing w:val="-5"/>
          <w:w w:val="105"/>
        </w:rPr>
        <w:t xml:space="preserve"> </w:t>
      </w:r>
      <w:r>
        <w:rPr>
          <w:color w:val="001A1D"/>
          <w:w w:val="105"/>
        </w:rPr>
        <w:t>ngẫu</w:t>
      </w:r>
      <w:r>
        <w:rPr>
          <w:color w:val="001A1D"/>
          <w:spacing w:val="-5"/>
          <w:w w:val="105"/>
        </w:rPr>
        <w:t xml:space="preserve"> </w:t>
      </w:r>
      <w:r>
        <w:rPr>
          <w:color w:val="001A1D"/>
          <w:w w:val="105"/>
        </w:rPr>
        <w:t>nhiên,</w:t>
      </w:r>
      <w:r>
        <w:rPr>
          <w:color w:val="001A1D"/>
          <w:spacing w:val="-4"/>
          <w:w w:val="105"/>
        </w:rPr>
        <w:t xml:space="preserve"> </w:t>
      </w:r>
      <w:r>
        <w:rPr>
          <w:color w:val="001A1D"/>
          <w:w w:val="105"/>
        </w:rPr>
        <w:t>sử</w:t>
      </w:r>
      <w:r>
        <w:rPr>
          <w:color w:val="001A1D"/>
          <w:spacing w:val="-5"/>
          <w:w w:val="105"/>
        </w:rPr>
        <w:t xml:space="preserve"> </w:t>
      </w:r>
      <w:r>
        <w:rPr>
          <w:color w:val="001A1D"/>
          <w:w w:val="105"/>
        </w:rPr>
        <w:t>dụng</w:t>
      </w:r>
      <w:r>
        <w:rPr>
          <w:color w:val="001A1D"/>
          <w:spacing w:val="-5"/>
          <w:w w:val="105"/>
        </w:rPr>
        <w:t xml:space="preserve"> </w:t>
      </w:r>
      <w:r>
        <w:rPr>
          <w:color w:val="001A1D"/>
          <w:w w:val="105"/>
        </w:rPr>
        <w:t>lệnh</w:t>
      </w:r>
      <w:r>
        <w:rPr>
          <w:color w:val="001A1D"/>
          <w:spacing w:val="-5"/>
          <w:w w:val="105"/>
        </w:rPr>
        <w:t xml:space="preserve"> </w:t>
      </w:r>
      <w:r>
        <w:rPr>
          <w:color w:val="001A1D"/>
          <w:w w:val="105"/>
        </w:rPr>
        <w:t>nào</w:t>
      </w:r>
      <w:r>
        <w:rPr>
          <w:color w:val="001A1D"/>
          <w:spacing w:val="-5"/>
          <w:w w:val="105"/>
        </w:rPr>
        <w:t xml:space="preserve"> </w:t>
      </w:r>
      <w:r>
        <w:rPr>
          <w:color w:val="001A1D"/>
          <w:w w:val="105"/>
        </w:rPr>
        <w:t>sau</w:t>
      </w:r>
      <w:r>
        <w:rPr>
          <w:color w:val="001A1D"/>
          <w:spacing w:val="-5"/>
          <w:w w:val="105"/>
        </w:rPr>
        <w:t xml:space="preserve"> </w:t>
      </w:r>
      <w:r>
        <w:rPr>
          <w:color w:val="001A1D"/>
          <w:spacing w:val="-4"/>
          <w:w w:val="105"/>
        </w:rPr>
        <w:t>đây?</w:t>
      </w:r>
    </w:p>
    <w:p>
      <w:pPr>
        <w:pStyle w:val="4"/>
        <w:spacing w:before="123"/>
      </w:pPr>
    </w:p>
    <w:p>
      <w:pPr>
        <w:pStyle w:val="5"/>
        <w:numPr>
          <w:ilvl w:val="0"/>
          <w:numId w:val="4"/>
        </w:numPr>
        <w:tabs>
          <w:tab w:val="left" w:pos="1098"/>
        </w:tabs>
        <w:spacing w:before="0"/>
        <w:ind w:left="1098" w:hanging="294"/>
        <w:rPr>
          <w:sz w:val="16"/>
        </w:rPr>
      </w:pPr>
      <w:r>
        <w:drawing>
          <wp:anchor distT="0" distB="0" distL="0" distR="0" simplePos="0" relativeHeight="251840512" behindDoc="0" locked="0" layoutInCell="1" allowOverlap="1">
            <wp:simplePos x="0" y="0"/>
            <wp:positionH relativeFrom="page">
              <wp:posOffset>611505</wp:posOffset>
            </wp:positionH>
            <wp:positionV relativeFrom="paragraph">
              <wp:posOffset>17145</wp:posOffset>
            </wp:positionV>
            <wp:extent cx="92710" cy="92710"/>
            <wp:effectExtent l="0" t="0" r="0" b="0"/>
            <wp:wrapNone/>
            <wp:docPr id="1435316656" name="Picture 1435316656"/>
            <wp:cNvGraphicFramePr/>
            <a:graphic xmlns:a="http://schemas.openxmlformats.org/drawingml/2006/main">
              <a:graphicData uri="http://schemas.openxmlformats.org/drawingml/2006/picture">
                <pic:pic xmlns:pic="http://schemas.openxmlformats.org/drawingml/2006/picture">
                  <pic:nvPicPr>
                    <pic:cNvPr id="1435316656" name="Picture 1435316656"/>
                    <pic:cNvPicPr/>
                  </pic:nvPicPr>
                  <pic:blipFill>
                    <a:blip r:embed="rId6" cstate="print"/>
                    <a:stretch>
                      <a:fillRect/>
                    </a:stretch>
                  </pic:blipFill>
                  <pic:spPr>
                    <a:xfrm>
                      <a:off x="0" y="0"/>
                      <a:ext cx="92494" cy="92494"/>
                    </a:xfrm>
                    <a:prstGeom prst="rect">
                      <a:avLst/>
                    </a:prstGeom>
                  </pic:spPr>
                </pic:pic>
              </a:graphicData>
            </a:graphic>
          </wp:anchor>
        </w:drawing>
      </w:r>
      <w:r>
        <w:rPr>
          <w:color w:val="001A1D"/>
          <w:w w:val="105"/>
          <w:sz w:val="16"/>
        </w:rPr>
        <w:t>$sudo</w:t>
      </w:r>
      <w:r>
        <w:rPr>
          <w:color w:val="001A1D"/>
          <w:spacing w:val="-4"/>
          <w:w w:val="105"/>
          <w:sz w:val="16"/>
        </w:rPr>
        <w:t xml:space="preserve"> </w:t>
      </w:r>
      <w:r>
        <w:rPr>
          <w:color w:val="001A1D"/>
          <w:w w:val="105"/>
          <w:sz w:val="16"/>
        </w:rPr>
        <w:t>sysctl</w:t>
      </w:r>
      <w:r>
        <w:rPr>
          <w:color w:val="001A1D"/>
          <w:spacing w:val="-4"/>
          <w:w w:val="105"/>
          <w:sz w:val="16"/>
        </w:rPr>
        <w:t xml:space="preserve"> </w:t>
      </w:r>
      <w:r>
        <w:rPr>
          <w:color w:val="001A1D"/>
          <w:w w:val="105"/>
          <w:sz w:val="16"/>
        </w:rPr>
        <w:t>–w</w:t>
      </w:r>
      <w:r>
        <w:rPr>
          <w:color w:val="001A1D"/>
          <w:spacing w:val="39"/>
          <w:w w:val="105"/>
          <w:sz w:val="16"/>
        </w:rPr>
        <w:t xml:space="preserve"> </w:t>
      </w:r>
      <w:r>
        <w:rPr>
          <w:color w:val="001A1D"/>
          <w:spacing w:val="-2"/>
          <w:w w:val="105"/>
          <w:sz w:val="16"/>
        </w:rPr>
        <w:t>kernel.randomize_sa_space=0</w:t>
      </w:r>
    </w:p>
    <w:p>
      <w:pPr>
        <w:pStyle w:val="5"/>
        <w:numPr>
          <w:ilvl w:val="0"/>
          <w:numId w:val="4"/>
        </w:numPr>
        <w:tabs>
          <w:tab w:val="left" w:pos="1098"/>
        </w:tabs>
        <w:spacing w:before="157"/>
        <w:ind w:left="1098" w:hanging="294"/>
        <w:rPr>
          <w:sz w:val="16"/>
        </w:rPr>
      </w:pPr>
      <w:r>
        <w:drawing>
          <wp:anchor distT="0" distB="0" distL="0" distR="0" simplePos="0" relativeHeight="251841536"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1104754101" name="Picture 1104754101"/>
            <wp:cNvGraphicFramePr/>
            <a:graphic xmlns:a="http://schemas.openxmlformats.org/drawingml/2006/main">
              <a:graphicData uri="http://schemas.openxmlformats.org/drawingml/2006/picture">
                <pic:pic xmlns:pic="http://schemas.openxmlformats.org/drawingml/2006/picture">
                  <pic:nvPicPr>
                    <pic:cNvPr id="1104754101" name="Picture 1104754101"/>
                    <pic:cNvPicPr/>
                  </pic:nvPicPr>
                  <pic:blipFill>
                    <a:blip r:embed="rId6" cstate="print"/>
                    <a:stretch>
                      <a:fillRect/>
                    </a:stretch>
                  </pic:blipFill>
                  <pic:spPr>
                    <a:xfrm>
                      <a:off x="0" y="0"/>
                      <a:ext cx="92494" cy="92494"/>
                    </a:xfrm>
                    <a:prstGeom prst="rect">
                      <a:avLst/>
                    </a:prstGeom>
                  </pic:spPr>
                </pic:pic>
              </a:graphicData>
            </a:graphic>
          </wp:anchor>
        </w:drawing>
      </w:r>
      <w:r>
        <w:rPr>
          <w:color w:val="001A1D"/>
          <w:w w:val="105"/>
          <w:sz w:val="16"/>
        </w:rPr>
        <w:t>$sudo</w:t>
      </w:r>
      <w:r>
        <w:rPr>
          <w:color w:val="001A1D"/>
          <w:spacing w:val="-4"/>
          <w:w w:val="105"/>
          <w:sz w:val="16"/>
        </w:rPr>
        <w:t xml:space="preserve"> </w:t>
      </w:r>
      <w:r>
        <w:rPr>
          <w:color w:val="001A1D"/>
          <w:w w:val="105"/>
          <w:sz w:val="16"/>
        </w:rPr>
        <w:t>sysctl</w:t>
      </w:r>
      <w:r>
        <w:rPr>
          <w:color w:val="001A1D"/>
          <w:spacing w:val="-4"/>
          <w:w w:val="105"/>
          <w:sz w:val="16"/>
        </w:rPr>
        <w:t xml:space="preserve"> </w:t>
      </w:r>
      <w:r>
        <w:rPr>
          <w:color w:val="001A1D"/>
          <w:w w:val="105"/>
          <w:sz w:val="16"/>
        </w:rPr>
        <w:t>–w</w:t>
      </w:r>
      <w:r>
        <w:rPr>
          <w:color w:val="001A1D"/>
          <w:spacing w:val="39"/>
          <w:w w:val="105"/>
          <w:sz w:val="16"/>
        </w:rPr>
        <w:t xml:space="preserve"> </w:t>
      </w:r>
      <w:r>
        <w:rPr>
          <w:color w:val="001A1D"/>
          <w:spacing w:val="-2"/>
          <w:w w:val="105"/>
          <w:sz w:val="16"/>
        </w:rPr>
        <w:t>kernel.randomize_ram_space=0</w:t>
      </w:r>
    </w:p>
    <w:p>
      <w:pPr>
        <w:pStyle w:val="5"/>
        <w:numPr>
          <w:ilvl w:val="0"/>
          <w:numId w:val="4"/>
        </w:numPr>
        <w:tabs>
          <w:tab w:val="left" w:pos="1098"/>
        </w:tabs>
        <w:ind w:left="1098" w:hanging="294"/>
        <w:rPr>
          <w:sz w:val="16"/>
        </w:rPr>
      </w:pPr>
      <w:r>
        <w:drawing>
          <wp:anchor distT="0" distB="0" distL="0" distR="0" simplePos="0" relativeHeight="251842560"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1181548803" name="Picture 1181548803"/>
            <wp:cNvGraphicFramePr/>
            <a:graphic xmlns:a="http://schemas.openxmlformats.org/drawingml/2006/main">
              <a:graphicData uri="http://schemas.openxmlformats.org/drawingml/2006/picture">
                <pic:pic xmlns:pic="http://schemas.openxmlformats.org/drawingml/2006/picture">
                  <pic:nvPicPr>
                    <pic:cNvPr id="1181548803" name="Picture 1181548803"/>
                    <pic:cNvPicPr/>
                  </pic:nvPicPr>
                  <pic:blipFill>
                    <a:blip r:embed="rId11" cstate="print"/>
                    <a:stretch>
                      <a:fillRect/>
                    </a:stretch>
                  </pic:blipFill>
                  <pic:spPr>
                    <a:xfrm>
                      <a:off x="0" y="0"/>
                      <a:ext cx="92494" cy="92494"/>
                    </a:xfrm>
                    <a:prstGeom prst="rect">
                      <a:avLst/>
                    </a:prstGeom>
                  </pic:spPr>
                </pic:pic>
              </a:graphicData>
            </a:graphic>
          </wp:anchor>
        </w:drawing>
      </w:r>
      <w:r>
        <w:rPr>
          <w:color w:val="001A1D"/>
          <w:w w:val="105"/>
          <w:sz w:val="16"/>
        </w:rPr>
        <w:t>$sudo</w:t>
      </w:r>
      <w:r>
        <w:rPr>
          <w:color w:val="001A1D"/>
          <w:spacing w:val="-4"/>
          <w:w w:val="105"/>
          <w:sz w:val="16"/>
        </w:rPr>
        <w:t xml:space="preserve"> </w:t>
      </w:r>
      <w:r>
        <w:rPr>
          <w:color w:val="001A1D"/>
          <w:w w:val="105"/>
          <w:sz w:val="16"/>
        </w:rPr>
        <w:t>sysctl</w:t>
      </w:r>
      <w:r>
        <w:rPr>
          <w:color w:val="001A1D"/>
          <w:spacing w:val="-4"/>
          <w:w w:val="105"/>
          <w:sz w:val="16"/>
        </w:rPr>
        <w:t xml:space="preserve"> </w:t>
      </w:r>
      <w:r>
        <w:rPr>
          <w:color w:val="001A1D"/>
          <w:w w:val="105"/>
          <w:sz w:val="16"/>
        </w:rPr>
        <w:t>–w</w:t>
      </w:r>
      <w:r>
        <w:rPr>
          <w:color w:val="001A1D"/>
          <w:spacing w:val="39"/>
          <w:w w:val="105"/>
          <w:sz w:val="16"/>
        </w:rPr>
        <w:t xml:space="preserve"> </w:t>
      </w:r>
      <w:r>
        <w:rPr>
          <w:color w:val="001A1D"/>
          <w:spacing w:val="-2"/>
          <w:w w:val="105"/>
          <w:sz w:val="16"/>
        </w:rPr>
        <w:t>kernel.randomize_store_space=0</w:t>
      </w:r>
    </w:p>
    <w:p>
      <w:pPr>
        <w:pStyle w:val="5"/>
        <w:numPr>
          <w:ilvl w:val="0"/>
          <w:numId w:val="4"/>
        </w:numPr>
        <w:tabs>
          <w:tab w:val="left" w:pos="1098"/>
        </w:tabs>
        <w:ind w:left="1098" w:hanging="294"/>
        <w:rPr>
          <w:sz w:val="16"/>
        </w:rPr>
      </w:pPr>
      <w:r>
        <w:drawing>
          <wp:anchor distT="0" distB="0" distL="0" distR="0" simplePos="0" relativeHeight="251843584"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1147461874" name="Picture 1147461874"/>
            <wp:cNvGraphicFramePr/>
            <a:graphic xmlns:a="http://schemas.openxmlformats.org/drawingml/2006/main">
              <a:graphicData uri="http://schemas.openxmlformats.org/drawingml/2006/picture">
                <pic:pic xmlns:pic="http://schemas.openxmlformats.org/drawingml/2006/picture">
                  <pic:nvPicPr>
                    <pic:cNvPr id="1147461874" name="Picture 1147461874"/>
                    <pic:cNvPicPr/>
                  </pic:nvPicPr>
                  <pic:blipFill>
                    <a:blip r:embed="rId11" cstate="print"/>
                    <a:stretch>
                      <a:fillRect/>
                    </a:stretch>
                  </pic:blipFill>
                  <pic:spPr>
                    <a:xfrm>
                      <a:off x="0" y="0"/>
                      <a:ext cx="92494" cy="92494"/>
                    </a:xfrm>
                    <a:prstGeom prst="rect">
                      <a:avLst/>
                    </a:prstGeom>
                  </pic:spPr>
                </pic:pic>
              </a:graphicData>
            </a:graphic>
          </wp:anchor>
        </w:drawing>
      </w:r>
      <w:r>
        <w:rPr>
          <w:color w:val="001A1D"/>
          <w:w w:val="105"/>
          <w:sz w:val="16"/>
        </w:rPr>
        <w:t>$sudo</w:t>
      </w:r>
      <w:r>
        <w:rPr>
          <w:color w:val="001A1D"/>
          <w:spacing w:val="-4"/>
          <w:w w:val="105"/>
          <w:sz w:val="16"/>
        </w:rPr>
        <w:t xml:space="preserve"> </w:t>
      </w:r>
      <w:r>
        <w:rPr>
          <w:color w:val="001A1D"/>
          <w:w w:val="105"/>
          <w:sz w:val="16"/>
        </w:rPr>
        <w:t>sysctl</w:t>
      </w:r>
      <w:r>
        <w:rPr>
          <w:color w:val="001A1D"/>
          <w:spacing w:val="-4"/>
          <w:w w:val="105"/>
          <w:sz w:val="16"/>
        </w:rPr>
        <w:t xml:space="preserve"> </w:t>
      </w:r>
      <w:r>
        <w:rPr>
          <w:color w:val="001A1D"/>
          <w:w w:val="105"/>
          <w:sz w:val="16"/>
        </w:rPr>
        <w:t>–w</w:t>
      </w:r>
      <w:r>
        <w:rPr>
          <w:color w:val="001A1D"/>
          <w:spacing w:val="39"/>
          <w:w w:val="105"/>
          <w:sz w:val="16"/>
        </w:rPr>
        <w:t xml:space="preserve"> </w:t>
      </w:r>
      <w:r>
        <w:rPr>
          <w:color w:val="001A1D"/>
          <w:spacing w:val="-2"/>
          <w:w w:val="105"/>
          <w:sz w:val="16"/>
        </w:rPr>
        <w:t>kernel.randomize_as_space=0</w:t>
      </w:r>
    </w:p>
    <w:p>
      <w:pPr>
        <w:pStyle w:val="5"/>
        <w:numPr>
          <w:ilvl w:val="0"/>
          <w:numId w:val="4"/>
        </w:numPr>
        <w:tabs>
          <w:tab w:val="left" w:pos="1098"/>
        </w:tabs>
        <w:spacing w:before="169"/>
        <w:ind w:left="1098" w:hanging="294"/>
        <w:rPr>
          <w:sz w:val="16"/>
        </w:rPr>
      </w:pPr>
      <w:r>
        <w:drawing>
          <wp:anchor distT="0" distB="0" distL="0" distR="0" simplePos="0" relativeHeight="251844608" behindDoc="0" locked="0" layoutInCell="1" allowOverlap="1">
            <wp:simplePos x="0" y="0"/>
            <wp:positionH relativeFrom="page">
              <wp:posOffset>611505</wp:posOffset>
            </wp:positionH>
            <wp:positionV relativeFrom="paragraph">
              <wp:posOffset>131445</wp:posOffset>
            </wp:positionV>
            <wp:extent cx="92710" cy="92710"/>
            <wp:effectExtent l="0" t="0" r="0" b="0"/>
            <wp:wrapNone/>
            <wp:docPr id="1356127776" name="Picture 1356127776"/>
            <wp:cNvGraphicFramePr/>
            <a:graphic xmlns:a="http://schemas.openxmlformats.org/drawingml/2006/main">
              <a:graphicData uri="http://schemas.openxmlformats.org/drawingml/2006/picture">
                <pic:pic xmlns:pic="http://schemas.openxmlformats.org/drawingml/2006/picture">
                  <pic:nvPicPr>
                    <pic:cNvPr id="1356127776" name="Picture 1356127776"/>
                    <pic:cNvPicPr/>
                  </pic:nvPicPr>
                  <pic:blipFill>
                    <a:blip r:embed="rId6" cstate="print"/>
                    <a:stretch>
                      <a:fillRect/>
                    </a:stretch>
                  </pic:blipFill>
                  <pic:spPr>
                    <a:xfrm>
                      <a:off x="0" y="0"/>
                      <a:ext cx="92494" cy="92494"/>
                    </a:xfrm>
                    <a:prstGeom prst="rect">
                      <a:avLst/>
                    </a:prstGeom>
                  </pic:spPr>
                </pic:pic>
              </a:graphicData>
            </a:graphic>
          </wp:anchor>
        </w:drawing>
      </w:r>
      <w:r>
        <w:rPr>
          <w:color w:val="001A1D"/>
          <w:w w:val="105"/>
          <w:sz w:val="16"/>
        </w:rPr>
        <w:t>$sudo</w:t>
      </w:r>
      <w:r>
        <w:rPr>
          <w:color w:val="001A1D"/>
          <w:spacing w:val="-4"/>
          <w:w w:val="105"/>
          <w:sz w:val="16"/>
        </w:rPr>
        <w:t xml:space="preserve"> </w:t>
      </w:r>
      <w:r>
        <w:rPr>
          <w:color w:val="001A1D"/>
          <w:w w:val="105"/>
          <w:sz w:val="16"/>
        </w:rPr>
        <w:t>sysctl</w:t>
      </w:r>
      <w:r>
        <w:rPr>
          <w:color w:val="001A1D"/>
          <w:spacing w:val="-4"/>
          <w:w w:val="105"/>
          <w:sz w:val="16"/>
        </w:rPr>
        <w:t xml:space="preserve"> </w:t>
      </w:r>
      <w:r>
        <w:rPr>
          <w:color w:val="001A1D"/>
          <w:w w:val="105"/>
          <w:sz w:val="16"/>
        </w:rPr>
        <w:t>–w</w:t>
      </w:r>
      <w:r>
        <w:rPr>
          <w:color w:val="001A1D"/>
          <w:spacing w:val="39"/>
          <w:w w:val="105"/>
          <w:sz w:val="16"/>
        </w:rPr>
        <w:t xml:space="preserve"> </w:t>
      </w:r>
      <w:r>
        <w:rPr>
          <w:color w:val="001A1D"/>
          <w:spacing w:val="-2"/>
          <w:w w:val="105"/>
          <w:sz w:val="16"/>
        </w:rPr>
        <w:t>kernel.randomize_va_space=0</w:t>
      </w:r>
    </w:p>
    <w:p>
      <w:pPr>
        <w:pStyle w:val="4"/>
      </w:pPr>
    </w:p>
    <w:p>
      <w:pPr>
        <w:pStyle w:val="4"/>
        <w:spacing w:before="118"/>
      </w:pPr>
    </w:p>
    <w:p>
      <w:pPr>
        <w:pStyle w:val="4"/>
        <w:spacing w:line="330" w:lineRule="atLeast"/>
        <w:ind w:left="468" w:right="9125"/>
      </w:pPr>
      <w:r>
        <w:rPr>
          <w:color w:val="8E662E"/>
          <w:w w:val="105"/>
        </w:rPr>
        <w:t>Your</w:t>
      </w:r>
      <w:r>
        <w:rPr>
          <w:color w:val="8E662E"/>
          <w:spacing w:val="-12"/>
          <w:w w:val="105"/>
        </w:rPr>
        <w:t xml:space="preserve"> </w:t>
      </w:r>
      <w:r>
        <w:rPr>
          <w:color w:val="8E662E"/>
          <w:w w:val="105"/>
        </w:rPr>
        <w:t>answer</w:t>
      </w:r>
      <w:r>
        <w:rPr>
          <w:color w:val="8E662E"/>
          <w:spacing w:val="-11"/>
          <w:w w:val="105"/>
        </w:rPr>
        <w:t xml:space="preserve"> </w:t>
      </w:r>
      <w:r>
        <w:rPr>
          <w:color w:val="8E662E"/>
          <w:w w:val="105"/>
        </w:rPr>
        <w:t>is</w:t>
      </w:r>
      <w:r>
        <w:rPr>
          <w:color w:val="8E662E"/>
          <w:spacing w:val="-12"/>
          <w:w w:val="105"/>
        </w:rPr>
        <w:t xml:space="preserve"> </w:t>
      </w:r>
      <w:r>
        <w:rPr>
          <w:color w:val="8E662E"/>
          <w:w w:val="105"/>
        </w:rPr>
        <w:t>incorrect. The correct answer is:</w:t>
      </w:r>
    </w:p>
    <w:p>
      <w:pPr>
        <w:pStyle w:val="4"/>
        <w:spacing w:before="40"/>
        <w:ind w:left="468"/>
      </w:pPr>
      <w:r>
        <w:rPr>
          <w:color w:val="8E662E"/>
          <w:w w:val="105"/>
        </w:rPr>
        <w:t>$sudo</w:t>
      </w:r>
      <w:r>
        <w:rPr>
          <w:color w:val="8E662E"/>
          <w:spacing w:val="-4"/>
          <w:w w:val="105"/>
        </w:rPr>
        <w:t xml:space="preserve"> </w:t>
      </w:r>
      <w:r>
        <w:rPr>
          <w:color w:val="8E662E"/>
          <w:w w:val="105"/>
        </w:rPr>
        <w:t>sysctl</w:t>
      </w:r>
      <w:r>
        <w:rPr>
          <w:color w:val="8E662E"/>
          <w:spacing w:val="-4"/>
          <w:w w:val="105"/>
        </w:rPr>
        <w:t xml:space="preserve"> </w:t>
      </w:r>
      <w:r>
        <w:rPr>
          <w:color w:val="8E662E"/>
          <w:w w:val="105"/>
        </w:rPr>
        <w:t>–w</w:t>
      </w:r>
      <w:r>
        <w:rPr>
          <w:color w:val="8E662E"/>
          <w:spacing w:val="39"/>
          <w:w w:val="105"/>
        </w:rPr>
        <w:t xml:space="preserve"> </w:t>
      </w:r>
      <w:r>
        <w:rPr>
          <w:color w:val="8E662E"/>
          <w:spacing w:val="-2"/>
          <w:w w:val="105"/>
        </w:rPr>
        <w:t>kernel.randomize_va_space=0</w:t>
      </w:r>
    </w:p>
    <w:p>
      <w:pPr>
        <w:sectPr>
          <w:pgSz w:w="12240" w:h="15840"/>
          <w:pgMar w:top="220" w:right="460" w:bottom="440" w:left="400" w:header="0" w:footer="260" w:gutter="0"/>
          <w:cols w:space="720" w:num="1"/>
        </w:sectPr>
      </w:pPr>
    </w:p>
    <w:p>
      <w:pPr>
        <w:pStyle w:val="4"/>
        <w:tabs>
          <w:tab w:val="left" w:pos="4725"/>
        </w:tabs>
        <w:spacing w:before="65"/>
        <w:ind w:left="110"/>
        <w:rPr>
          <w:rFonts w:ascii="Arial MT"/>
        </w:rPr>
      </w:pPr>
      <w:r>
        <w:rPr>
          <w:rFonts w:ascii="Arial MT"/>
        </w:rPr>
        <w:t>11/16/23,</w:t>
      </w:r>
      <w:r>
        <w:rPr>
          <w:rFonts w:ascii="Arial MT"/>
          <w:spacing w:val="-7"/>
        </w:rPr>
        <w:t xml:space="preserve"> </w:t>
      </w:r>
      <w:r>
        <w:rPr>
          <w:rFonts w:ascii="Arial MT"/>
        </w:rPr>
        <w:t>3:09</w:t>
      </w:r>
      <w:r>
        <w:rPr>
          <w:rFonts w:ascii="Arial MT"/>
          <w:spacing w:val="-7"/>
        </w:rPr>
        <w:t xml:space="preserve"> </w:t>
      </w:r>
      <w:r>
        <w:rPr>
          <w:rFonts w:ascii="Arial MT"/>
          <w:spacing w:val="-5"/>
        </w:rPr>
        <w:t>PM</w:t>
      </w:r>
      <w:r>
        <w:rPr>
          <w:rFonts w:ascii="Arial MT"/>
        </w:rPr>
        <w:tab/>
      </w:r>
      <w:r>
        <w:rPr>
          <w:rFonts w:ascii="Arial MT"/>
        </w:rPr>
        <w:t>Kiem</w:t>
      </w:r>
      <w:r>
        <w:rPr>
          <w:rFonts w:ascii="Arial MT"/>
          <w:spacing w:val="-3"/>
        </w:rPr>
        <w:t xml:space="preserve"> </w:t>
      </w:r>
      <w:r>
        <w:rPr>
          <w:rFonts w:ascii="Arial MT"/>
        </w:rPr>
        <w:t>tra</w:t>
      </w:r>
      <w:r>
        <w:rPr>
          <w:rFonts w:ascii="Arial MT"/>
          <w:spacing w:val="-1"/>
        </w:rPr>
        <w:t xml:space="preserve"> </w:t>
      </w:r>
      <w:r>
        <w:rPr>
          <w:rFonts w:ascii="Arial MT"/>
        </w:rPr>
        <w:t>cuoi</w:t>
      </w:r>
      <w:r>
        <w:rPr>
          <w:rFonts w:ascii="Arial MT"/>
          <w:spacing w:val="-1"/>
        </w:rPr>
        <w:t xml:space="preserve"> </w:t>
      </w:r>
      <w:r>
        <w:rPr>
          <w:rFonts w:ascii="Arial MT"/>
        </w:rPr>
        <w:t>ki</w:t>
      </w:r>
      <w:r>
        <w:rPr>
          <w:rFonts w:ascii="Arial MT"/>
          <w:spacing w:val="-1"/>
        </w:rPr>
        <w:t xml:space="preserve"> </w:t>
      </w:r>
      <w:r>
        <w:rPr>
          <w:rFonts w:ascii="Arial MT"/>
        </w:rPr>
        <w:t>2:</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(page</w:t>
      </w:r>
      <w:r>
        <w:rPr>
          <w:rFonts w:ascii="Arial MT"/>
          <w:spacing w:val="-1"/>
        </w:rPr>
        <w:t xml:space="preserve"> </w:t>
      </w:r>
      <w:r>
        <w:rPr>
          <w:rFonts w:ascii="Arial MT"/>
        </w:rPr>
        <w:t>1</w:t>
      </w:r>
      <w:r>
        <w:rPr>
          <w:rFonts w:ascii="Arial MT"/>
          <w:spacing w:val="-1"/>
        </w:rPr>
        <w:t xml:space="preserve"> </w:t>
      </w:r>
      <w:r>
        <w:rPr>
          <w:rFonts w:ascii="Arial MT"/>
        </w:rPr>
        <w:t>of</w:t>
      </w:r>
      <w:r>
        <w:rPr>
          <w:rFonts w:ascii="Arial MT"/>
          <w:spacing w:val="-1"/>
        </w:rPr>
        <w:t xml:space="preserve"> </w:t>
      </w:r>
      <w:r>
        <w:rPr>
          <w:rFonts w:ascii="Arial MT"/>
        </w:rPr>
        <w:t>20)</w:t>
      </w:r>
      <w:r>
        <w:rPr>
          <w:rFonts w:ascii="Arial MT"/>
          <w:spacing w:val="-1"/>
        </w:rPr>
        <w:t xml:space="preserve"> </w:t>
      </w:r>
      <w:r>
        <w:rPr>
          <w:rFonts w:ascii="Arial MT"/>
        </w:rPr>
        <w:t>|</w:t>
      </w:r>
      <w:r>
        <w:rPr>
          <w:rFonts w:ascii="Arial MT"/>
          <w:spacing w:val="-1"/>
        </w:rPr>
        <w:t xml:space="preserve"> </w:t>
      </w:r>
      <w:r>
        <w:rPr>
          <w:rFonts w:ascii="Arial MT"/>
          <w:spacing w:val="-5"/>
        </w:rPr>
        <w:t>MMS</w:t>
      </w:r>
    </w:p>
    <w:p>
      <w:pPr>
        <w:pStyle w:val="4"/>
        <w:spacing w:before="4"/>
        <w:rPr>
          <w:rFonts w:ascii="Arial MT"/>
          <w:sz w:val="5"/>
        </w:rPr>
      </w:pPr>
      <w:r>
        <mc:AlternateContent>
          <mc:Choice Requires="wpg">
            <w:drawing>
              <wp:anchor distT="0" distB="0" distL="0" distR="0" simplePos="0" relativeHeight="252006400" behindDoc="1" locked="0" layoutInCell="1" allowOverlap="1">
                <wp:simplePos x="0" y="0"/>
                <wp:positionH relativeFrom="page">
                  <wp:posOffset>408940</wp:posOffset>
                </wp:positionH>
                <wp:positionV relativeFrom="paragraph">
                  <wp:posOffset>54610</wp:posOffset>
                </wp:positionV>
                <wp:extent cx="6944360" cy="782955"/>
                <wp:effectExtent l="0" t="0" r="0" b="0"/>
                <wp:wrapTopAndBottom/>
                <wp:docPr id="668265379" name="Group 668265379"/>
                <wp:cNvGraphicFramePr/>
                <a:graphic xmlns:a="http://schemas.openxmlformats.org/drawingml/2006/main">
                  <a:graphicData uri="http://schemas.microsoft.com/office/word/2010/wordprocessingGroup">
                    <wpg:wgp>
                      <wpg:cNvGrpSpPr/>
                      <wpg:grpSpPr>
                        <a:xfrm>
                          <a:off x="0" y="0"/>
                          <a:ext cx="6944359" cy="782955"/>
                          <a:chOff x="0" y="0"/>
                          <a:chExt cx="6944359" cy="782955"/>
                        </a:xfrm>
                      </wpg:grpSpPr>
                      <wps:wsp>
                        <wps:cNvPr id="1823060746" name="Graphic 53"/>
                        <wps:cNvSpPr/>
                        <wps:spPr>
                          <a:xfrm>
                            <a:off x="3557" y="3557"/>
                            <a:ext cx="6937375" cy="775970"/>
                          </a:xfrm>
                          <a:custGeom>
                            <a:avLst/>
                            <a:gdLst/>
                            <a:ahLst/>
                            <a:cxnLst/>
                            <a:rect l="l" t="t" r="r" b="b"/>
                            <a:pathLst>
                              <a:path w="6937375" h="775970">
                                <a:moveTo>
                                  <a:pt x="0" y="764856"/>
                                </a:moveTo>
                                <a:lnTo>
                                  <a:pt x="0" y="10672"/>
                                </a:lnTo>
                                <a:lnTo>
                                  <a:pt x="0" y="7724"/>
                                </a:lnTo>
                                <a:lnTo>
                                  <a:pt x="1041" y="5207"/>
                                </a:lnTo>
                                <a:lnTo>
                                  <a:pt x="3125" y="3124"/>
                                </a:lnTo>
                                <a:lnTo>
                                  <a:pt x="5209" y="1042"/>
                                </a:lnTo>
                                <a:lnTo>
                                  <a:pt x="7725" y="0"/>
                                </a:lnTo>
                                <a:lnTo>
                                  <a:pt x="10672" y="0"/>
                                </a:lnTo>
                                <a:lnTo>
                                  <a:pt x="6926398" y="0"/>
                                </a:lnTo>
                                <a:lnTo>
                                  <a:pt x="6929345" y="0"/>
                                </a:lnTo>
                                <a:lnTo>
                                  <a:pt x="6931860" y="1042"/>
                                </a:lnTo>
                                <a:lnTo>
                                  <a:pt x="6933944" y="3124"/>
                                </a:lnTo>
                                <a:lnTo>
                                  <a:pt x="6936028" y="5207"/>
                                </a:lnTo>
                                <a:lnTo>
                                  <a:pt x="6937070" y="7724"/>
                                </a:lnTo>
                                <a:lnTo>
                                  <a:pt x="6937071" y="10672"/>
                                </a:lnTo>
                                <a:lnTo>
                                  <a:pt x="6937071" y="764856"/>
                                </a:lnTo>
                                <a:lnTo>
                                  <a:pt x="6926398" y="775528"/>
                                </a:lnTo>
                                <a:lnTo>
                                  <a:pt x="10672" y="775528"/>
                                </a:lnTo>
                                <a:lnTo>
                                  <a:pt x="0" y="767802"/>
                                </a:lnTo>
                                <a:lnTo>
                                  <a:pt x="0" y="764856"/>
                                </a:lnTo>
                                <a:close/>
                              </a:path>
                            </a:pathLst>
                          </a:custGeom>
                          <a:ln w="7114">
                            <a:solidFill>
                              <a:srgbClr val="CAD0D6"/>
                            </a:solidFill>
                            <a:prstDash val="solid"/>
                          </a:ln>
                        </wps:spPr>
                        <wps:bodyPr wrap="square" lIns="0" tIns="0" rIns="0" bIns="0" rtlCol="0">
                          <a:noAutofit/>
                        </wps:bodyPr>
                      </wps:wsp>
                      <wps:wsp>
                        <wps:cNvPr id="749535510" name="Graphic 54"/>
                        <wps:cNvSpPr/>
                        <wps:spPr>
                          <a:xfrm>
                            <a:off x="60477" y="586982"/>
                            <a:ext cx="448309" cy="128270"/>
                          </a:xfrm>
                          <a:custGeom>
                            <a:avLst/>
                            <a:gdLst/>
                            <a:ahLst/>
                            <a:cxnLst/>
                            <a:rect l="l" t="t" r="r" b="b"/>
                            <a:pathLst>
                              <a:path w="448309" h="128270">
                                <a:moveTo>
                                  <a:pt x="0" y="74706"/>
                                </a:moveTo>
                                <a:lnTo>
                                  <a:pt x="0" y="53362"/>
                                </a:lnTo>
                                <a:lnTo>
                                  <a:pt x="0" y="49858"/>
                                </a:lnTo>
                                <a:lnTo>
                                  <a:pt x="341" y="46388"/>
                                </a:lnTo>
                                <a:lnTo>
                                  <a:pt x="1025" y="42952"/>
                                </a:lnTo>
                                <a:lnTo>
                                  <a:pt x="1708" y="39514"/>
                                </a:lnTo>
                                <a:lnTo>
                                  <a:pt x="2721" y="36177"/>
                                </a:lnTo>
                                <a:lnTo>
                                  <a:pt x="4061" y="32939"/>
                                </a:lnTo>
                                <a:lnTo>
                                  <a:pt x="5402" y="29702"/>
                                </a:lnTo>
                                <a:lnTo>
                                  <a:pt x="7046" y="26625"/>
                                </a:lnTo>
                                <a:lnTo>
                                  <a:pt x="8993" y="23712"/>
                                </a:lnTo>
                                <a:lnTo>
                                  <a:pt x="10939" y="20799"/>
                                </a:lnTo>
                                <a:lnTo>
                                  <a:pt x="46388" y="342"/>
                                </a:lnTo>
                                <a:lnTo>
                                  <a:pt x="49858" y="0"/>
                                </a:lnTo>
                                <a:lnTo>
                                  <a:pt x="53362" y="0"/>
                                </a:lnTo>
                                <a:lnTo>
                                  <a:pt x="394879" y="0"/>
                                </a:lnTo>
                                <a:lnTo>
                                  <a:pt x="398383" y="0"/>
                                </a:lnTo>
                                <a:lnTo>
                                  <a:pt x="401853" y="342"/>
                                </a:lnTo>
                                <a:lnTo>
                                  <a:pt x="437301" y="20801"/>
                                </a:lnTo>
                                <a:lnTo>
                                  <a:pt x="439248" y="23714"/>
                                </a:lnTo>
                                <a:lnTo>
                                  <a:pt x="441194" y="26626"/>
                                </a:lnTo>
                                <a:lnTo>
                                  <a:pt x="447216" y="42952"/>
                                </a:lnTo>
                                <a:lnTo>
                                  <a:pt x="447899" y="46388"/>
                                </a:lnTo>
                                <a:lnTo>
                                  <a:pt x="448241" y="49858"/>
                                </a:lnTo>
                                <a:lnTo>
                                  <a:pt x="448241" y="53362"/>
                                </a:lnTo>
                                <a:lnTo>
                                  <a:pt x="448241" y="74706"/>
                                </a:lnTo>
                                <a:lnTo>
                                  <a:pt x="448241" y="78208"/>
                                </a:lnTo>
                                <a:lnTo>
                                  <a:pt x="447899" y="81677"/>
                                </a:lnTo>
                                <a:lnTo>
                                  <a:pt x="447216" y="85115"/>
                                </a:lnTo>
                                <a:lnTo>
                                  <a:pt x="446532" y="88551"/>
                                </a:lnTo>
                                <a:lnTo>
                                  <a:pt x="445520" y="91888"/>
                                </a:lnTo>
                                <a:lnTo>
                                  <a:pt x="444179" y="95123"/>
                                </a:lnTo>
                                <a:lnTo>
                                  <a:pt x="442838" y="98360"/>
                                </a:lnTo>
                                <a:lnTo>
                                  <a:pt x="424525" y="119074"/>
                                </a:lnTo>
                                <a:lnTo>
                                  <a:pt x="421612" y="121021"/>
                                </a:lnTo>
                                <a:lnTo>
                                  <a:pt x="405289" y="127042"/>
                                </a:lnTo>
                                <a:lnTo>
                                  <a:pt x="401853" y="127725"/>
                                </a:lnTo>
                                <a:lnTo>
                                  <a:pt x="398383" y="128067"/>
                                </a:lnTo>
                                <a:lnTo>
                                  <a:pt x="394879" y="128069"/>
                                </a:lnTo>
                                <a:lnTo>
                                  <a:pt x="53362" y="128069"/>
                                </a:lnTo>
                                <a:lnTo>
                                  <a:pt x="49858" y="128067"/>
                                </a:lnTo>
                                <a:lnTo>
                                  <a:pt x="46388" y="127725"/>
                                </a:lnTo>
                                <a:lnTo>
                                  <a:pt x="42951" y="127042"/>
                                </a:lnTo>
                                <a:lnTo>
                                  <a:pt x="39515" y="126359"/>
                                </a:lnTo>
                                <a:lnTo>
                                  <a:pt x="7046" y="101436"/>
                                </a:lnTo>
                                <a:lnTo>
                                  <a:pt x="4061" y="95123"/>
                                </a:lnTo>
                                <a:lnTo>
                                  <a:pt x="2721" y="91888"/>
                                </a:lnTo>
                                <a:lnTo>
                                  <a:pt x="1708" y="88551"/>
                                </a:lnTo>
                                <a:lnTo>
                                  <a:pt x="1025" y="85115"/>
                                </a:lnTo>
                                <a:lnTo>
                                  <a:pt x="341" y="81677"/>
                                </a:lnTo>
                                <a:lnTo>
                                  <a:pt x="0" y="78208"/>
                                </a:lnTo>
                                <a:lnTo>
                                  <a:pt x="0" y="74706"/>
                                </a:lnTo>
                                <a:close/>
                              </a:path>
                            </a:pathLst>
                          </a:custGeom>
                          <a:ln w="7114">
                            <a:solidFill>
                              <a:srgbClr val="000000"/>
                            </a:solidFill>
                            <a:prstDash val="solid"/>
                          </a:ln>
                        </wps:spPr>
                        <wps:bodyPr wrap="square" lIns="0" tIns="0" rIns="0" bIns="0" rtlCol="0">
                          <a:noAutofit/>
                        </wps:bodyPr>
                      </wps:wsp>
                      <wps:wsp>
                        <wps:cNvPr id="324254254" name="Textbox 55"/>
                        <wps:cNvSpPr txBox="1"/>
                        <wps:spPr>
                          <a:xfrm>
                            <a:off x="10977" y="9198"/>
                            <a:ext cx="6922770" cy="764540"/>
                          </a:xfrm>
                          <a:prstGeom prst="rect">
                            <a:avLst/>
                          </a:prstGeom>
                        </wps:spPr>
                        <wps:txbx>
                          <w:txbxContent>
                            <w:p>
                              <w:pPr>
                                <w:spacing w:before="38"/>
                                <w:ind w:left="77"/>
                                <w:rPr>
                                  <w:b/>
                                  <w:sz w:val="20"/>
                                </w:rPr>
                              </w:pPr>
                              <w:r>
                                <w:rPr>
                                  <w:b/>
                                  <w:color w:val="1C2025"/>
                                  <w:sz w:val="13"/>
                                </w:rPr>
                                <w:t>Question</w:t>
                              </w:r>
                              <w:r>
                                <w:rPr>
                                  <w:b/>
                                  <w:color w:val="1C2025"/>
                                  <w:spacing w:val="12"/>
                                  <w:sz w:val="13"/>
                                </w:rPr>
                                <w:t xml:space="preserve"> </w:t>
                              </w:r>
                              <w:r>
                                <w:rPr>
                                  <w:b/>
                                  <w:color w:val="1C2025"/>
                                  <w:spacing w:val="-10"/>
                                  <w:sz w:val="20"/>
                                </w:rPr>
                                <w:t>5</w:t>
                              </w:r>
                            </w:p>
                            <w:p>
                              <w:pPr>
                                <w:spacing w:before="79"/>
                                <w:ind w:left="77"/>
                                <w:rPr>
                                  <w:sz w:val="13"/>
                                </w:rPr>
                              </w:pPr>
                              <w:r>
                                <w:rPr>
                                  <w:color w:val="1C2025"/>
                                  <w:sz w:val="13"/>
                                </w:rPr>
                                <w:t>Not</w:t>
                              </w:r>
                              <w:r>
                                <w:rPr>
                                  <w:color w:val="1C2025"/>
                                  <w:spacing w:val="4"/>
                                  <w:sz w:val="13"/>
                                </w:rPr>
                                <w:t xml:space="preserve"> </w:t>
                              </w:r>
                              <w:r>
                                <w:rPr>
                                  <w:color w:val="1C2025"/>
                                  <w:spacing w:val="-2"/>
                                  <w:sz w:val="13"/>
                                </w:rPr>
                                <w:t>answered</w:t>
                              </w:r>
                            </w:p>
                            <w:p>
                              <w:pPr>
                                <w:spacing w:before="118"/>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38"/>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4.3pt;height:61.65pt;width:546.8pt;mso-position-horizontal-relative:page;mso-wrap-distance-bottom:0pt;mso-wrap-distance-top:0pt;z-index:-251310080;mso-width-relative:page;mso-height-relative:page;" coordsize="6944359,782955" o:gfxdata="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">
                <o:lock v:ext="edit" aspectratio="f"/>
                <v:shape id="Graphic 53" o:spid="_x0000_s1026" o:spt="100" style="position:absolute;left:3557;top:3557;height:775970;width:6937375;" filled="f" stroked="t" coordsize="6937375,775970" o:gfxdata="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v7&#10;0BTCAAAA4wAAAA8AAAAAAAAAAQAgAAAAIgAAAGRycy9kb3ducmV2LnhtbFBLAQIUABQAAAAIAIdO&#10;4kAzLwWeOwAAADkAAAAQAAAAAAAAAAEAIAAAABEBAABkcnMvc2hhcGV4bWwueG1sUEsFBgAAAAAG&#10;AAYAWwEAALsDAAAAAA==&#10;" path="m0,764856l0,10672,0,7724,1041,5207,3125,3124,5209,1042,7725,0,10672,0,6926398,0,6929345,0,6931860,1042,6933944,3124,6936028,5207,6937070,7724,6937071,10672,6937071,764856,6926398,775528,10672,775528,0,767802,0,764856xe">
                  <v:fill on="f" focussize="0,0"/>
                  <v:stroke weight="0.560157480314961pt" color="#CAD0D6" joinstyle="round"/>
                  <v:imagedata o:title=""/>
                  <o:lock v:ext="edit" aspectratio="f"/>
                  <v:textbox inset="0mm,0mm,0mm,0mm"/>
                </v:shape>
                <v:shape id="Graphic 54" o:spid="_x0000_s1026" o:spt="100" style="position:absolute;left:60477;top:586982;height:128270;width:448309;" filled="f" stroked="t" coordsize="448309,128270" o:gfxdata="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cNn&#10;x8EAAADiAAAADwAAAAAAAAABACAAAAAiAAAAZHJzL2Rvd25yZXYueG1sUEsBAhQAFAAAAAgAh07i&#10;QDMvBZ47AAAAOQAAABAAAAAAAAAAAQAgAAAAEAEAAGRycy9zaGFwZXhtbC54bWxQSwUGAAAAAAYA&#10;BgBbAQAAugMAAAAA&#10;" path="m0,74706l0,53362,0,49858,341,46388,1025,42952,1708,39514,2721,36177,4061,32939,5402,29702,7046,26625,8993,23712,10939,20799,46388,342,49858,0,53362,0,394879,0,398383,0,401853,342,437301,20801,439248,23714,441194,26626,447216,42952,447899,46388,448241,49858,448241,53362,448241,74706,448241,78208,447899,81677,447216,85115,446532,88551,445520,91888,444179,95123,442838,98360,424525,119074,421612,121021,405289,127042,401853,127725,398383,128067,394879,128069,53362,128069,49858,128067,46388,127725,42951,127042,39515,126359,7046,101436,4061,95123,2721,91888,1708,88551,1025,85115,341,81677,0,78208,0,74706xe">
                  <v:fill on="f" focussize="0,0"/>
                  <v:stroke weight="0.560157480314961pt" color="#000000" joinstyle="round"/>
                  <v:imagedata o:title=""/>
                  <o:lock v:ext="edit" aspectratio="f"/>
                  <v:textbox inset="0mm,0mm,0mm,0mm"/>
                </v:shape>
                <v:shape id="Textbox 55" o:spid="_x0000_s1026" o:spt="202" type="#_x0000_t202" style="position:absolute;left:10977;top:9198;height:764540;width:6922770;" filled="f" stroked="f" coordsize="21600,21600" o:gfxdata="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d/7&#10;ncEAAADi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pPr>
                          <w:spacing w:before="38"/>
                          <w:ind w:left="77"/>
                          <w:rPr>
                            <w:b/>
                            <w:sz w:val="20"/>
                          </w:rPr>
                        </w:pPr>
                        <w:r>
                          <w:rPr>
                            <w:b/>
                            <w:color w:val="1C2025"/>
                            <w:sz w:val="13"/>
                          </w:rPr>
                          <w:t>Question</w:t>
                        </w:r>
                        <w:r>
                          <w:rPr>
                            <w:b/>
                            <w:color w:val="1C2025"/>
                            <w:spacing w:val="12"/>
                            <w:sz w:val="13"/>
                          </w:rPr>
                          <w:t xml:space="preserve"> </w:t>
                        </w:r>
                        <w:r>
                          <w:rPr>
                            <w:b/>
                            <w:color w:val="1C2025"/>
                            <w:spacing w:val="-10"/>
                            <w:sz w:val="20"/>
                          </w:rPr>
                          <w:t>5</w:t>
                        </w:r>
                      </w:p>
                      <w:p>
                        <w:pPr>
                          <w:spacing w:before="79"/>
                          <w:ind w:left="77"/>
                          <w:rPr>
                            <w:sz w:val="13"/>
                          </w:rPr>
                        </w:pPr>
                        <w:r>
                          <w:rPr>
                            <w:color w:val="1C2025"/>
                            <w:sz w:val="13"/>
                          </w:rPr>
                          <w:t>Not</w:t>
                        </w:r>
                        <w:r>
                          <w:rPr>
                            <w:color w:val="1C2025"/>
                            <w:spacing w:val="4"/>
                            <w:sz w:val="13"/>
                          </w:rPr>
                          <w:t xml:space="preserve"> </w:t>
                        </w:r>
                        <w:r>
                          <w:rPr>
                            <w:color w:val="1C2025"/>
                            <w:spacing w:val="-2"/>
                            <w:sz w:val="13"/>
                          </w:rPr>
                          <w:t>answered</w:t>
                        </w:r>
                      </w:p>
                      <w:p>
                        <w:pPr>
                          <w:spacing w:before="118"/>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38"/>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rPr>
          <w:rFonts w:ascii="Arial MT"/>
        </w:rPr>
      </w:pPr>
    </w:p>
    <w:p>
      <w:pPr>
        <w:pStyle w:val="4"/>
        <w:spacing w:before="75"/>
        <w:rPr>
          <w:rFonts w:ascii="Arial MT"/>
        </w:rPr>
      </w:pPr>
    </w:p>
    <w:p>
      <w:pPr>
        <w:pStyle w:val="4"/>
        <w:ind w:left="468"/>
      </w:pPr>
      <w:r>
        <w:rPr>
          <w:color w:val="001A1D"/>
          <w:w w:val="105"/>
        </w:rPr>
        <w:t>Cơ</w:t>
      </w:r>
      <w:r>
        <w:rPr>
          <w:color w:val="001A1D"/>
          <w:spacing w:val="-4"/>
          <w:w w:val="105"/>
        </w:rPr>
        <w:t xml:space="preserve"> </w:t>
      </w:r>
      <w:r>
        <w:rPr>
          <w:color w:val="001A1D"/>
          <w:w w:val="105"/>
        </w:rPr>
        <w:t>chế</w:t>
      </w:r>
      <w:r>
        <w:rPr>
          <w:color w:val="001A1D"/>
          <w:spacing w:val="-4"/>
          <w:w w:val="105"/>
        </w:rPr>
        <w:t xml:space="preserve"> </w:t>
      </w:r>
      <w:r>
        <w:rPr>
          <w:color w:val="001A1D"/>
          <w:w w:val="105"/>
        </w:rPr>
        <w:t>kiểm</w:t>
      </w:r>
      <w:r>
        <w:rPr>
          <w:color w:val="001A1D"/>
          <w:spacing w:val="-4"/>
          <w:w w:val="105"/>
        </w:rPr>
        <w:t xml:space="preserve"> </w:t>
      </w:r>
      <w:r>
        <w:rPr>
          <w:color w:val="001A1D"/>
          <w:w w:val="105"/>
        </w:rPr>
        <w:t>soát</w:t>
      </w:r>
      <w:r>
        <w:rPr>
          <w:color w:val="001A1D"/>
          <w:spacing w:val="-4"/>
          <w:w w:val="105"/>
        </w:rPr>
        <w:t xml:space="preserve"> </w:t>
      </w:r>
      <w:r>
        <w:rPr>
          <w:color w:val="001A1D"/>
          <w:w w:val="105"/>
        </w:rPr>
        <w:t>truy</w:t>
      </w:r>
      <w:r>
        <w:rPr>
          <w:color w:val="001A1D"/>
          <w:spacing w:val="-3"/>
          <w:w w:val="105"/>
        </w:rPr>
        <w:t xml:space="preserve"> </w:t>
      </w:r>
      <w:r>
        <w:rPr>
          <w:color w:val="001A1D"/>
          <w:w w:val="105"/>
        </w:rPr>
        <w:t>cập</w:t>
      </w:r>
      <w:r>
        <w:rPr>
          <w:color w:val="001A1D"/>
          <w:spacing w:val="-4"/>
          <w:w w:val="105"/>
        </w:rPr>
        <w:t xml:space="preserve"> </w:t>
      </w:r>
      <w:r>
        <w:rPr>
          <w:color w:val="001A1D"/>
          <w:w w:val="105"/>
        </w:rPr>
        <w:t>nào</w:t>
      </w:r>
      <w:r>
        <w:rPr>
          <w:color w:val="001A1D"/>
          <w:spacing w:val="-4"/>
          <w:w w:val="105"/>
        </w:rPr>
        <w:t xml:space="preserve"> </w:t>
      </w:r>
      <w:r>
        <w:rPr>
          <w:color w:val="001A1D"/>
          <w:w w:val="105"/>
        </w:rPr>
        <w:t>cho</w:t>
      </w:r>
      <w:r>
        <w:rPr>
          <w:color w:val="001A1D"/>
          <w:spacing w:val="-4"/>
          <w:w w:val="105"/>
        </w:rPr>
        <w:t xml:space="preserve"> </w:t>
      </w:r>
      <w:r>
        <w:rPr>
          <w:color w:val="001A1D"/>
          <w:w w:val="105"/>
        </w:rPr>
        <w:t>phép</w:t>
      </w:r>
      <w:r>
        <w:rPr>
          <w:color w:val="001A1D"/>
          <w:spacing w:val="-3"/>
          <w:w w:val="105"/>
        </w:rPr>
        <w:t xml:space="preserve"> </w:t>
      </w:r>
      <w:r>
        <w:rPr>
          <w:color w:val="001A1D"/>
          <w:w w:val="105"/>
        </w:rPr>
        <w:t>chủ</w:t>
      </w:r>
      <w:r>
        <w:rPr>
          <w:color w:val="001A1D"/>
          <w:spacing w:val="-4"/>
          <w:w w:val="105"/>
        </w:rPr>
        <w:t xml:space="preserve"> </w:t>
      </w:r>
      <w:r>
        <w:rPr>
          <w:color w:val="001A1D"/>
          <w:w w:val="105"/>
        </w:rPr>
        <w:t>sở</w:t>
      </w:r>
      <w:r>
        <w:rPr>
          <w:color w:val="001A1D"/>
          <w:spacing w:val="-4"/>
          <w:w w:val="105"/>
        </w:rPr>
        <w:t xml:space="preserve"> </w:t>
      </w:r>
      <w:r>
        <w:rPr>
          <w:color w:val="001A1D"/>
          <w:w w:val="105"/>
        </w:rPr>
        <w:t>hữu</w:t>
      </w:r>
      <w:r>
        <w:rPr>
          <w:color w:val="001A1D"/>
          <w:spacing w:val="-4"/>
          <w:w w:val="105"/>
        </w:rPr>
        <w:t xml:space="preserve"> </w:t>
      </w:r>
      <w:r>
        <w:rPr>
          <w:color w:val="001A1D"/>
          <w:w w:val="105"/>
        </w:rPr>
        <w:t>dữ</w:t>
      </w:r>
      <w:r>
        <w:rPr>
          <w:color w:val="001A1D"/>
          <w:spacing w:val="-3"/>
          <w:w w:val="105"/>
        </w:rPr>
        <w:t xml:space="preserve"> </w:t>
      </w:r>
      <w:r>
        <w:rPr>
          <w:color w:val="001A1D"/>
          <w:w w:val="105"/>
        </w:rPr>
        <w:t>liệu</w:t>
      </w:r>
      <w:r>
        <w:rPr>
          <w:color w:val="001A1D"/>
          <w:spacing w:val="-4"/>
          <w:w w:val="105"/>
        </w:rPr>
        <w:t xml:space="preserve"> </w:t>
      </w:r>
      <w:r>
        <w:rPr>
          <w:color w:val="001A1D"/>
          <w:w w:val="105"/>
        </w:rPr>
        <w:t>tạo</w:t>
      </w:r>
      <w:r>
        <w:rPr>
          <w:color w:val="001A1D"/>
          <w:spacing w:val="-4"/>
          <w:w w:val="105"/>
        </w:rPr>
        <w:t xml:space="preserve"> </w:t>
      </w:r>
      <w:r>
        <w:rPr>
          <w:color w:val="001A1D"/>
          <w:w w:val="105"/>
        </w:rPr>
        <w:t>và</w:t>
      </w:r>
      <w:r>
        <w:rPr>
          <w:color w:val="001A1D"/>
          <w:spacing w:val="-4"/>
          <w:w w:val="105"/>
        </w:rPr>
        <w:t xml:space="preserve"> </w:t>
      </w:r>
      <w:r>
        <w:rPr>
          <w:color w:val="001A1D"/>
          <w:w w:val="105"/>
        </w:rPr>
        <w:t>quản</w:t>
      </w:r>
      <w:r>
        <w:rPr>
          <w:color w:val="001A1D"/>
          <w:spacing w:val="-3"/>
          <w:w w:val="105"/>
        </w:rPr>
        <w:t xml:space="preserve"> </w:t>
      </w:r>
      <w:r>
        <w:rPr>
          <w:color w:val="001A1D"/>
          <w:w w:val="105"/>
        </w:rPr>
        <w:t>lý</w:t>
      </w:r>
      <w:r>
        <w:rPr>
          <w:color w:val="001A1D"/>
          <w:spacing w:val="-4"/>
          <w:w w:val="105"/>
        </w:rPr>
        <w:t xml:space="preserve"> </w:t>
      </w:r>
      <w:r>
        <w:rPr>
          <w:color w:val="001A1D"/>
          <w:w w:val="105"/>
        </w:rPr>
        <w:t>kiểm</w:t>
      </w:r>
      <w:r>
        <w:rPr>
          <w:color w:val="001A1D"/>
          <w:spacing w:val="-4"/>
          <w:w w:val="105"/>
        </w:rPr>
        <w:t xml:space="preserve"> </w:t>
      </w:r>
      <w:r>
        <w:rPr>
          <w:color w:val="001A1D"/>
          <w:w w:val="105"/>
        </w:rPr>
        <w:t>soát</w:t>
      </w:r>
      <w:r>
        <w:rPr>
          <w:color w:val="001A1D"/>
          <w:spacing w:val="-4"/>
          <w:w w:val="105"/>
        </w:rPr>
        <w:t xml:space="preserve"> </w:t>
      </w:r>
      <w:r>
        <w:rPr>
          <w:color w:val="001A1D"/>
          <w:w w:val="105"/>
        </w:rPr>
        <w:t>truy</w:t>
      </w:r>
      <w:r>
        <w:rPr>
          <w:color w:val="001A1D"/>
          <w:spacing w:val="-4"/>
          <w:w w:val="105"/>
        </w:rPr>
        <w:t xml:space="preserve"> cập?</w:t>
      </w:r>
    </w:p>
    <w:p>
      <w:pPr>
        <w:pStyle w:val="4"/>
        <w:spacing w:before="124"/>
      </w:pPr>
    </w:p>
    <w:p>
      <w:pPr>
        <w:pStyle w:val="5"/>
        <w:numPr>
          <w:ilvl w:val="0"/>
          <w:numId w:val="5"/>
        </w:numPr>
        <w:tabs>
          <w:tab w:val="left" w:pos="1098"/>
        </w:tabs>
        <w:spacing w:before="0"/>
        <w:ind w:left="1098" w:hanging="294"/>
        <w:rPr>
          <w:sz w:val="16"/>
        </w:rPr>
      </w:pPr>
      <w:r>
        <w:drawing>
          <wp:anchor distT="0" distB="0" distL="0" distR="0" simplePos="0" relativeHeight="251845632"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946996069" name="Picture 946996069"/>
            <wp:cNvGraphicFramePr/>
            <a:graphic xmlns:a="http://schemas.openxmlformats.org/drawingml/2006/main">
              <a:graphicData uri="http://schemas.openxmlformats.org/drawingml/2006/picture">
                <pic:pic xmlns:pic="http://schemas.openxmlformats.org/drawingml/2006/picture">
                  <pic:nvPicPr>
                    <pic:cNvPr id="946996069" name="Picture 946996069"/>
                    <pic:cNvPicPr/>
                  </pic:nvPicPr>
                  <pic:blipFill>
                    <a:blip r:embed="rId6" cstate="print"/>
                    <a:stretch>
                      <a:fillRect/>
                    </a:stretch>
                  </pic:blipFill>
                  <pic:spPr>
                    <a:xfrm>
                      <a:off x="0" y="0"/>
                      <a:ext cx="92494" cy="92494"/>
                    </a:xfrm>
                    <a:prstGeom prst="rect">
                      <a:avLst/>
                    </a:prstGeom>
                  </pic:spPr>
                </pic:pic>
              </a:graphicData>
            </a:graphic>
          </wp:anchor>
        </w:drawing>
      </w:r>
      <w:r>
        <w:rPr>
          <w:color w:val="001A1D"/>
          <w:w w:val="105"/>
          <w:sz w:val="16"/>
        </w:rPr>
        <w:t>Mandatory</w:t>
      </w:r>
      <w:r>
        <w:rPr>
          <w:color w:val="001A1D"/>
          <w:spacing w:val="-8"/>
          <w:w w:val="105"/>
          <w:sz w:val="16"/>
        </w:rPr>
        <w:t xml:space="preserve"> </w:t>
      </w:r>
      <w:r>
        <w:rPr>
          <w:color w:val="001A1D"/>
          <w:w w:val="105"/>
          <w:sz w:val="16"/>
        </w:rPr>
        <w:t>Access</w:t>
      </w:r>
      <w:r>
        <w:rPr>
          <w:color w:val="001A1D"/>
          <w:spacing w:val="-7"/>
          <w:w w:val="105"/>
          <w:sz w:val="16"/>
        </w:rPr>
        <w:t xml:space="preserve"> </w:t>
      </w:r>
      <w:r>
        <w:rPr>
          <w:color w:val="001A1D"/>
          <w:w w:val="105"/>
          <w:sz w:val="16"/>
        </w:rPr>
        <w:t>Control</w:t>
      </w:r>
      <w:r>
        <w:rPr>
          <w:color w:val="001A1D"/>
          <w:spacing w:val="-7"/>
          <w:w w:val="105"/>
          <w:sz w:val="16"/>
        </w:rPr>
        <w:t xml:space="preserve"> </w:t>
      </w:r>
      <w:r>
        <w:rPr>
          <w:color w:val="001A1D"/>
          <w:spacing w:val="-4"/>
          <w:w w:val="105"/>
          <w:sz w:val="16"/>
        </w:rPr>
        <w:t>(MAC)</w:t>
      </w:r>
    </w:p>
    <w:p>
      <w:pPr>
        <w:pStyle w:val="5"/>
        <w:numPr>
          <w:ilvl w:val="0"/>
          <w:numId w:val="5"/>
        </w:numPr>
        <w:tabs>
          <w:tab w:val="left" w:pos="1098"/>
        </w:tabs>
        <w:ind w:left="1098" w:hanging="294"/>
        <w:rPr>
          <w:sz w:val="16"/>
        </w:rPr>
      </w:pPr>
      <w:r>
        <w:drawing>
          <wp:anchor distT="0" distB="0" distL="0" distR="0" simplePos="0" relativeHeight="251846656"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1873298896" name="Picture 1873298896"/>
            <wp:cNvGraphicFramePr/>
            <a:graphic xmlns:a="http://schemas.openxmlformats.org/drawingml/2006/main">
              <a:graphicData uri="http://schemas.openxmlformats.org/drawingml/2006/picture">
                <pic:pic xmlns:pic="http://schemas.openxmlformats.org/drawingml/2006/picture">
                  <pic:nvPicPr>
                    <pic:cNvPr id="1873298896" name="Picture 1873298896"/>
                    <pic:cNvPicPr/>
                  </pic:nvPicPr>
                  <pic:blipFill>
                    <a:blip r:embed="rId12" cstate="print"/>
                    <a:stretch>
                      <a:fillRect/>
                    </a:stretch>
                  </pic:blipFill>
                  <pic:spPr>
                    <a:xfrm>
                      <a:off x="0" y="0"/>
                      <a:ext cx="92494" cy="92494"/>
                    </a:xfrm>
                    <a:prstGeom prst="rect">
                      <a:avLst/>
                    </a:prstGeom>
                  </pic:spPr>
                </pic:pic>
              </a:graphicData>
            </a:graphic>
          </wp:anchor>
        </w:drawing>
      </w:r>
      <w:r>
        <w:rPr>
          <w:color w:val="001A1D"/>
          <w:w w:val="105"/>
          <w:sz w:val="16"/>
        </w:rPr>
        <w:t>Attribute</w:t>
      </w:r>
      <w:r>
        <w:rPr>
          <w:color w:val="001A1D"/>
          <w:spacing w:val="-7"/>
          <w:w w:val="105"/>
          <w:sz w:val="16"/>
        </w:rPr>
        <w:t xml:space="preserve"> </w:t>
      </w:r>
      <w:r>
        <w:rPr>
          <w:color w:val="001A1D"/>
          <w:w w:val="105"/>
          <w:sz w:val="16"/>
        </w:rPr>
        <w:t>Based</w:t>
      </w:r>
      <w:r>
        <w:rPr>
          <w:color w:val="001A1D"/>
          <w:spacing w:val="-6"/>
          <w:w w:val="105"/>
          <w:sz w:val="16"/>
        </w:rPr>
        <w:t xml:space="preserve"> </w:t>
      </w:r>
      <w:r>
        <w:rPr>
          <w:color w:val="001A1D"/>
          <w:w w:val="105"/>
          <w:sz w:val="16"/>
        </w:rPr>
        <w:t>Access</w:t>
      </w:r>
      <w:r>
        <w:rPr>
          <w:color w:val="001A1D"/>
          <w:spacing w:val="-6"/>
          <w:w w:val="105"/>
          <w:sz w:val="16"/>
        </w:rPr>
        <w:t xml:space="preserve"> </w:t>
      </w:r>
      <w:r>
        <w:rPr>
          <w:color w:val="001A1D"/>
          <w:w w:val="105"/>
          <w:sz w:val="16"/>
        </w:rPr>
        <w:t>Control</w:t>
      </w:r>
      <w:r>
        <w:rPr>
          <w:color w:val="001A1D"/>
          <w:spacing w:val="-7"/>
          <w:w w:val="105"/>
          <w:sz w:val="16"/>
        </w:rPr>
        <w:t xml:space="preserve"> </w:t>
      </w:r>
      <w:r>
        <w:rPr>
          <w:color w:val="001A1D"/>
          <w:spacing w:val="-2"/>
          <w:w w:val="105"/>
          <w:sz w:val="16"/>
        </w:rPr>
        <w:t>(ABAC)</w:t>
      </w:r>
    </w:p>
    <w:p>
      <w:pPr>
        <w:pStyle w:val="5"/>
        <w:numPr>
          <w:ilvl w:val="0"/>
          <w:numId w:val="5"/>
        </w:numPr>
        <w:tabs>
          <w:tab w:val="left" w:pos="1098"/>
        </w:tabs>
        <w:ind w:left="1098" w:hanging="294"/>
        <w:rPr>
          <w:sz w:val="16"/>
        </w:rPr>
      </w:pPr>
      <w:r>
        <w:drawing>
          <wp:anchor distT="0" distB="0" distL="0" distR="0" simplePos="0" relativeHeight="251847680"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2134127802" name="Picture 2134127802"/>
            <wp:cNvGraphicFramePr/>
            <a:graphic xmlns:a="http://schemas.openxmlformats.org/drawingml/2006/main">
              <a:graphicData uri="http://schemas.openxmlformats.org/drawingml/2006/picture">
                <pic:pic xmlns:pic="http://schemas.openxmlformats.org/drawingml/2006/picture">
                  <pic:nvPicPr>
                    <pic:cNvPr id="2134127802" name="Picture 2134127802"/>
                    <pic:cNvPicPr/>
                  </pic:nvPicPr>
                  <pic:blipFill>
                    <a:blip r:embed="rId11" cstate="print"/>
                    <a:stretch>
                      <a:fillRect/>
                    </a:stretch>
                  </pic:blipFill>
                  <pic:spPr>
                    <a:xfrm>
                      <a:off x="0" y="0"/>
                      <a:ext cx="92494" cy="92494"/>
                    </a:xfrm>
                    <a:prstGeom prst="rect">
                      <a:avLst/>
                    </a:prstGeom>
                  </pic:spPr>
                </pic:pic>
              </a:graphicData>
            </a:graphic>
          </wp:anchor>
        </w:drawing>
      </w:r>
      <w:r>
        <w:rPr>
          <w:color w:val="001A1D"/>
          <w:w w:val="105"/>
          <w:sz w:val="16"/>
        </w:rPr>
        <w:t>Role</w:t>
      </w:r>
      <w:r>
        <w:rPr>
          <w:color w:val="001A1D"/>
          <w:spacing w:val="-7"/>
          <w:w w:val="105"/>
          <w:sz w:val="16"/>
        </w:rPr>
        <w:t xml:space="preserve"> </w:t>
      </w:r>
      <w:r>
        <w:rPr>
          <w:color w:val="001A1D"/>
          <w:w w:val="105"/>
          <w:sz w:val="16"/>
        </w:rPr>
        <w:t>Based</w:t>
      </w:r>
      <w:r>
        <w:rPr>
          <w:color w:val="001A1D"/>
          <w:spacing w:val="-7"/>
          <w:w w:val="105"/>
          <w:sz w:val="16"/>
        </w:rPr>
        <w:t xml:space="preserve"> </w:t>
      </w:r>
      <w:r>
        <w:rPr>
          <w:color w:val="001A1D"/>
          <w:w w:val="105"/>
          <w:sz w:val="16"/>
        </w:rPr>
        <w:t>Access</w:t>
      </w:r>
      <w:r>
        <w:rPr>
          <w:color w:val="001A1D"/>
          <w:spacing w:val="-7"/>
          <w:w w:val="105"/>
          <w:sz w:val="16"/>
        </w:rPr>
        <w:t xml:space="preserve"> </w:t>
      </w:r>
      <w:r>
        <w:rPr>
          <w:color w:val="001A1D"/>
          <w:w w:val="105"/>
          <w:sz w:val="16"/>
        </w:rPr>
        <w:t>Control</w:t>
      </w:r>
      <w:r>
        <w:rPr>
          <w:color w:val="001A1D"/>
          <w:spacing w:val="-7"/>
          <w:w w:val="105"/>
          <w:sz w:val="16"/>
        </w:rPr>
        <w:t xml:space="preserve"> </w:t>
      </w:r>
      <w:r>
        <w:rPr>
          <w:color w:val="001A1D"/>
          <w:spacing w:val="-2"/>
          <w:w w:val="105"/>
          <w:sz w:val="16"/>
        </w:rPr>
        <w:t>(RBAC)</w:t>
      </w:r>
    </w:p>
    <w:p>
      <w:pPr>
        <w:pStyle w:val="5"/>
        <w:numPr>
          <w:ilvl w:val="0"/>
          <w:numId w:val="5"/>
        </w:numPr>
        <w:tabs>
          <w:tab w:val="left" w:pos="1098"/>
        </w:tabs>
        <w:ind w:left="1098" w:hanging="294"/>
        <w:rPr>
          <w:sz w:val="16"/>
        </w:rPr>
      </w:pPr>
      <w:r>
        <w:drawing>
          <wp:anchor distT="0" distB="0" distL="0" distR="0" simplePos="0" relativeHeight="251848704"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1369304253" name="Picture 1369304253"/>
            <wp:cNvGraphicFramePr/>
            <a:graphic xmlns:a="http://schemas.openxmlformats.org/drawingml/2006/main">
              <a:graphicData uri="http://schemas.openxmlformats.org/drawingml/2006/picture">
                <pic:pic xmlns:pic="http://schemas.openxmlformats.org/drawingml/2006/picture">
                  <pic:nvPicPr>
                    <pic:cNvPr id="1369304253" name="Picture 1369304253"/>
                    <pic:cNvPicPr/>
                  </pic:nvPicPr>
                  <pic:blipFill>
                    <a:blip r:embed="rId13" cstate="print"/>
                    <a:stretch>
                      <a:fillRect/>
                    </a:stretch>
                  </pic:blipFill>
                  <pic:spPr>
                    <a:xfrm>
                      <a:off x="0" y="0"/>
                      <a:ext cx="92494" cy="92494"/>
                    </a:xfrm>
                    <a:prstGeom prst="rect">
                      <a:avLst/>
                    </a:prstGeom>
                  </pic:spPr>
                </pic:pic>
              </a:graphicData>
            </a:graphic>
          </wp:anchor>
        </w:drawing>
      </w:r>
      <w:r>
        <w:rPr>
          <w:color w:val="001A1D"/>
          <w:w w:val="105"/>
          <w:sz w:val="16"/>
        </w:rPr>
        <w:t>List</w:t>
      </w:r>
      <w:r>
        <w:rPr>
          <w:color w:val="001A1D"/>
          <w:spacing w:val="-6"/>
          <w:w w:val="105"/>
          <w:sz w:val="16"/>
        </w:rPr>
        <w:t xml:space="preserve"> </w:t>
      </w:r>
      <w:r>
        <w:rPr>
          <w:color w:val="001A1D"/>
          <w:w w:val="105"/>
          <w:sz w:val="16"/>
        </w:rPr>
        <w:t>Based</w:t>
      </w:r>
      <w:r>
        <w:rPr>
          <w:color w:val="001A1D"/>
          <w:spacing w:val="-5"/>
          <w:w w:val="105"/>
          <w:sz w:val="16"/>
        </w:rPr>
        <w:t xml:space="preserve"> </w:t>
      </w:r>
      <w:r>
        <w:rPr>
          <w:color w:val="001A1D"/>
          <w:w w:val="105"/>
          <w:sz w:val="16"/>
        </w:rPr>
        <w:t>Access</w:t>
      </w:r>
      <w:r>
        <w:rPr>
          <w:color w:val="001A1D"/>
          <w:spacing w:val="-5"/>
          <w:w w:val="105"/>
          <w:sz w:val="16"/>
        </w:rPr>
        <w:t xml:space="preserve"> </w:t>
      </w:r>
      <w:r>
        <w:rPr>
          <w:color w:val="001A1D"/>
          <w:w w:val="105"/>
          <w:sz w:val="16"/>
        </w:rPr>
        <w:t>Control</w:t>
      </w:r>
      <w:r>
        <w:rPr>
          <w:color w:val="001A1D"/>
          <w:spacing w:val="-6"/>
          <w:w w:val="105"/>
          <w:sz w:val="16"/>
        </w:rPr>
        <w:t xml:space="preserve"> </w:t>
      </w:r>
      <w:r>
        <w:rPr>
          <w:color w:val="001A1D"/>
          <w:spacing w:val="-2"/>
          <w:w w:val="105"/>
          <w:sz w:val="16"/>
        </w:rPr>
        <w:t>(LBAC)</w:t>
      </w:r>
    </w:p>
    <w:p>
      <w:pPr>
        <w:pStyle w:val="5"/>
        <w:numPr>
          <w:ilvl w:val="0"/>
          <w:numId w:val="5"/>
        </w:numPr>
        <w:tabs>
          <w:tab w:val="left" w:pos="1098"/>
        </w:tabs>
        <w:spacing w:before="157"/>
        <w:ind w:left="1098" w:hanging="294"/>
        <w:rPr>
          <w:sz w:val="16"/>
        </w:rPr>
      </w:pPr>
      <w:r>
        <w:drawing>
          <wp:anchor distT="0" distB="0" distL="0" distR="0" simplePos="0" relativeHeight="251849728"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1071970265" name="Picture 1071970265"/>
            <wp:cNvGraphicFramePr/>
            <a:graphic xmlns:a="http://schemas.openxmlformats.org/drawingml/2006/main">
              <a:graphicData uri="http://schemas.openxmlformats.org/drawingml/2006/picture">
                <pic:pic xmlns:pic="http://schemas.openxmlformats.org/drawingml/2006/picture">
                  <pic:nvPicPr>
                    <pic:cNvPr id="1071970265" name="Picture 1071970265"/>
                    <pic:cNvPicPr/>
                  </pic:nvPicPr>
                  <pic:blipFill>
                    <a:blip r:embed="rId11" cstate="print"/>
                    <a:stretch>
                      <a:fillRect/>
                    </a:stretch>
                  </pic:blipFill>
                  <pic:spPr>
                    <a:xfrm>
                      <a:off x="0" y="0"/>
                      <a:ext cx="92494" cy="92494"/>
                    </a:xfrm>
                    <a:prstGeom prst="rect">
                      <a:avLst/>
                    </a:prstGeom>
                  </pic:spPr>
                </pic:pic>
              </a:graphicData>
            </a:graphic>
          </wp:anchor>
        </w:drawing>
      </w:r>
      <w:r>
        <w:rPr>
          <w:color w:val="001A1D"/>
          <w:w w:val="105"/>
          <w:sz w:val="16"/>
        </w:rPr>
        <w:t>Discretionary</w:t>
      </w:r>
      <w:r>
        <w:rPr>
          <w:color w:val="001A1D"/>
          <w:spacing w:val="-8"/>
          <w:w w:val="105"/>
          <w:sz w:val="16"/>
        </w:rPr>
        <w:t xml:space="preserve"> </w:t>
      </w:r>
      <w:r>
        <w:rPr>
          <w:color w:val="001A1D"/>
          <w:w w:val="105"/>
          <w:sz w:val="16"/>
        </w:rPr>
        <w:t>Access</w:t>
      </w:r>
      <w:r>
        <w:rPr>
          <w:color w:val="001A1D"/>
          <w:spacing w:val="-8"/>
          <w:w w:val="105"/>
          <w:sz w:val="16"/>
        </w:rPr>
        <w:t xml:space="preserve"> </w:t>
      </w:r>
      <w:r>
        <w:rPr>
          <w:color w:val="001A1D"/>
          <w:w w:val="105"/>
          <w:sz w:val="16"/>
        </w:rPr>
        <w:t>Control</w:t>
      </w:r>
      <w:r>
        <w:rPr>
          <w:color w:val="001A1D"/>
          <w:spacing w:val="-7"/>
          <w:w w:val="105"/>
          <w:sz w:val="16"/>
        </w:rPr>
        <w:t xml:space="preserve"> </w:t>
      </w:r>
      <w:r>
        <w:rPr>
          <w:color w:val="001A1D"/>
          <w:spacing w:val="-2"/>
          <w:w w:val="105"/>
          <w:sz w:val="16"/>
        </w:rPr>
        <w:t>(DAC)</w:t>
      </w:r>
    </w:p>
    <w:p>
      <w:pPr>
        <w:pStyle w:val="4"/>
      </w:pPr>
    </w:p>
    <w:p>
      <w:pPr>
        <w:pStyle w:val="4"/>
        <w:spacing w:before="129"/>
      </w:pPr>
      <w:r>
        <w:drawing>
          <wp:inline distT="0" distB="0" distL="114300" distR="114300">
            <wp:extent cx="7221220" cy="2098675"/>
            <wp:effectExtent l="0" t="0" r="17780" b="15875"/>
            <wp:docPr id="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Picture 1"/>
                    <pic:cNvPicPr>
                      <a:picLocks noChangeAspect="1"/>
                    </pic:cNvPicPr>
                  </pic:nvPicPr>
                  <pic:blipFill>
                    <a:blip r:embed="rId14"/>
                    <a:stretch>
                      <a:fillRect/>
                    </a:stretch>
                  </pic:blipFill>
                  <pic:spPr>
                    <a:xfrm>
                      <a:off x="0" y="0"/>
                      <a:ext cx="7221220" cy="2098675"/>
                    </a:xfrm>
                    <a:prstGeom prst="rect">
                      <a:avLst/>
                    </a:prstGeom>
                    <a:noFill/>
                    <a:ln>
                      <a:noFill/>
                    </a:ln>
                  </pic:spPr>
                </pic:pic>
              </a:graphicData>
            </a:graphic>
          </wp:inline>
        </w:drawing>
      </w:r>
    </w:p>
    <w:p>
      <w:pPr>
        <w:pStyle w:val="4"/>
        <w:spacing w:before="1" w:line="330" w:lineRule="atLeast"/>
        <w:ind w:left="468" w:right="9125"/>
      </w:pPr>
      <w:r>
        <w:rPr>
          <w:color w:val="8E662E"/>
          <w:w w:val="105"/>
        </w:rPr>
        <w:t>Your</w:t>
      </w:r>
      <w:r>
        <w:rPr>
          <w:color w:val="8E662E"/>
          <w:spacing w:val="-12"/>
          <w:w w:val="105"/>
        </w:rPr>
        <w:t xml:space="preserve"> </w:t>
      </w:r>
      <w:r>
        <w:rPr>
          <w:color w:val="8E662E"/>
          <w:w w:val="105"/>
        </w:rPr>
        <w:t>answer</w:t>
      </w:r>
      <w:r>
        <w:rPr>
          <w:color w:val="8E662E"/>
          <w:spacing w:val="-11"/>
          <w:w w:val="105"/>
        </w:rPr>
        <w:t xml:space="preserve"> </w:t>
      </w:r>
      <w:r>
        <w:rPr>
          <w:color w:val="8E662E"/>
          <w:w w:val="105"/>
        </w:rPr>
        <w:t>is</w:t>
      </w:r>
      <w:r>
        <w:rPr>
          <w:color w:val="8E662E"/>
          <w:spacing w:val="-12"/>
          <w:w w:val="105"/>
        </w:rPr>
        <w:t xml:space="preserve"> </w:t>
      </w:r>
      <w:r>
        <w:rPr>
          <w:color w:val="8E662E"/>
          <w:w w:val="105"/>
        </w:rPr>
        <w:t>incorrect. The correct answer is:</w:t>
      </w:r>
    </w:p>
    <w:p>
      <w:pPr>
        <w:pStyle w:val="4"/>
        <w:spacing w:before="39"/>
        <w:ind w:left="468"/>
      </w:pPr>
      <w:r>
        <w:rPr>
          <w:color w:val="8E662E"/>
          <w:w w:val="105"/>
        </w:rPr>
        <w:t>Discretionary</w:t>
      </w:r>
      <w:r>
        <w:rPr>
          <w:color w:val="8E662E"/>
          <w:spacing w:val="-8"/>
          <w:w w:val="105"/>
        </w:rPr>
        <w:t xml:space="preserve"> </w:t>
      </w:r>
      <w:r>
        <w:rPr>
          <w:color w:val="8E662E"/>
          <w:w w:val="105"/>
        </w:rPr>
        <w:t>Access</w:t>
      </w:r>
      <w:r>
        <w:rPr>
          <w:color w:val="8E662E"/>
          <w:spacing w:val="-8"/>
          <w:w w:val="105"/>
        </w:rPr>
        <w:t xml:space="preserve"> </w:t>
      </w:r>
      <w:r>
        <w:rPr>
          <w:color w:val="8E662E"/>
          <w:w w:val="105"/>
        </w:rPr>
        <w:t>Control</w:t>
      </w:r>
      <w:r>
        <w:rPr>
          <w:color w:val="8E662E"/>
          <w:spacing w:val="-7"/>
          <w:w w:val="105"/>
        </w:rPr>
        <w:t xml:space="preserve"> </w:t>
      </w:r>
      <w:r>
        <w:rPr>
          <w:color w:val="8E662E"/>
          <w:spacing w:val="-2"/>
          <w:w w:val="105"/>
        </w:rPr>
        <w:t>(DAC)</w:t>
      </w:r>
    </w:p>
    <w:p>
      <w:pPr>
        <w:pStyle w:val="4"/>
        <w:spacing w:before="252"/>
        <w:rPr>
          <w:sz w:val="20"/>
        </w:rPr>
      </w:pPr>
      <w:r>
        <mc:AlternateContent>
          <mc:Choice Requires="wpg">
            <w:drawing>
              <wp:anchor distT="0" distB="0" distL="0" distR="0" simplePos="0" relativeHeight="252007424" behindDoc="1" locked="0" layoutInCell="1" allowOverlap="1">
                <wp:simplePos x="0" y="0"/>
                <wp:positionH relativeFrom="page">
                  <wp:posOffset>408940</wp:posOffset>
                </wp:positionH>
                <wp:positionV relativeFrom="paragraph">
                  <wp:posOffset>344805</wp:posOffset>
                </wp:positionV>
                <wp:extent cx="7001510" cy="1041400"/>
                <wp:effectExtent l="0" t="0" r="0" b="0"/>
                <wp:wrapTopAndBottom/>
                <wp:docPr id="534441985" name="Group 534441985"/>
                <wp:cNvGraphicFramePr/>
                <a:graphic xmlns:a="http://schemas.openxmlformats.org/drawingml/2006/main">
                  <a:graphicData uri="http://schemas.microsoft.com/office/word/2010/wordprocessingGroup">
                    <wpg:wgp>
                      <wpg:cNvGrpSpPr/>
                      <wpg:grpSpPr>
                        <a:xfrm>
                          <a:off x="0" y="0"/>
                          <a:ext cx="7001509" cy="1041400"/>
                          <a:chOff x="0" y="0"/>
                          <a:chExt cx="7001509" cy="1041400"/>
                        </a:xfrm>
                      </wpg:grpSpPr>
                      <wps:wsp>
                        <wps:cNvPr id="1087014306" name="Graphic 62"/>
                        <wps:cNvSpPr/>
                        <wps:spPr>
                          <a:xfrm>
                            <a:off x="3557" y="3557"/>
                            <a:ext cx="6937375" cy="768985"/>
                          </a:xfrm>
                          <a:custGeom>
                            <a:avLst/>
                            <a:gdLst/>
                            <a:ahLst/>
                            <a:cxnLst/>
                            <a:rect l="l" t="t" r="r" b="b"/>
                            <a:pathLst>
                              <a:path w="6937375" h="768985">
                                <a:moveTo>
                                  <a:pt x="0" y="757741"/>
                                </a:moveTo>
                                <a:lnTo>
                                  <a:pt x="0" y="10672"/>
                                </a:lnTo>
                                <a:lnTo>
                                  <a:pt x="0" y="7724"/>
                                </a:lnTo>
                                <a:lnTo>
                                  <a:pt x="1041" y="5207"/>
                                </a:lnTo>
                                <a:lnTo>
                                  <a:pt x="3125" y="3123"/>
                                </a:lnTo>
                                <a:lnTo>
                                  <a:pt x="5209" y="1040"/>
                                </a:lnTo>
                                <a:lnTo>
                                  <a:pt x="7725" y="0"/>
                                </a:lnTo>
                                <a:lnTo>
                                  <a:pt x="10672" y="0"/>
                                </a:lnTo>
                                <a:lnTo>
                                  <a:pt x="6926398" y="0"/>
                                </a:lnTo>
                                <a:lnTo>
                                  <a:pt x="6929345" y="0"/>
                                </a:lnTo>
                                <a:lnTo>
                                  <a:pt x="6931860" y="1040"/>
                                </a:lnTo>
                                <a:lnTo>
                                  <a:pt x="6933944" y="3123"/>
                                </a:lnTo>
                                <a:lnTo>
                                  <a:pt x="6936028" y="5207"/>
                                </a:lnTo>
                                <a:lnTo>
                                  <a:pt x="6937070" y="7724"/>
                                </a:lnTo>
                                <a:lnTo>
                                  <a:pt x="6937071" y="10672"/>
                                </a:lnTo>
                                <a:lnTo>
                                  <a:pt x="6937071" y="757741"/>
                                </a:lnTo>
                                <a:lnTo>
                                  <a:pt x="6937070" y="760687"/>
                                </a:lnTo>
                                <a:lnTo>
                                  <a:pt x="6936028" y="763203"/>
                                </a:lnTo>
                                <a:lnTo>
                                  <a:pt x="6933944" y="765285"/>
                                </a:lnTo>
                                <a:lnTo>
                                  <a:pt x="6931860" y="767370"/>
                                </a:lnTo>
                                <a:lnTo>
                                  <a:pt x="6929345" y="768412"/>
                                </a:lnTo>
                                <a:lnTo>
                                  <a:pt x="6926398" y="768414"/>
                                </a:lnTo>
                                <a:lnTo>
                                  <a:pt x="10672" y="768414"/>
                                </a:lnTo>
                                <a:lnTo>
                                  <a:pt x="7725" y="768412"/>
                                </a:lnTo>
                                <a:lnTo>
                                  <a:pt x="5209" y="767370"/>
                                </a:lnTo>
                                <a:lnTo>
                                  <a:pt x="3125" y="765285"/>
                                </a:lnTo>
                                <a:lnTo>
                                  <a:pt x="1041" y="763203"/>
                                </a:lnTo>
                                <a:lnTo>
                                  <a:pt x="0" y="760687"/>
                                </a:lnTo>
                                <a:lnTo>
                                  <a:pt x="0" y="757741"/>
                                </a:lnTo>
                                <a:close/>
                              </a:path>
                            </a:pathLst>
                          </a:custGeom>
                          <a:ln w="7114">
                            <a:solidFill>
                              <a:srgbClr val="CAD0D6"/>
                            </a:solidFill>
                            <a:prstDash val="solid"/>
                          </a:ln>
                        </wps:spPr>
                        <wps:bodyPr wrap="square" lIns="0" tIns="0" rIns="0" bIns="0" rtlCol="0">
                          <a:noAutofit/>
                        </wps:bodyPr>
                      </wps:wsp>
                      <wps:wsp>
                        <wps:cNvPr id="1468538521" name="Graphic 63"/>
                        <wps:cNvSpPr/>
                        <wps:spPr>
                          <a:xfrm>
                            <a:off x="60477" y="586982"/>
                            <a:ext cx="448309" cy="121285"/>
                          </a:xfrm>
                          <a:custGeom>
                            <a:avLst/>
                            <a:gdLst/>
                            <a:ahLst/>
                            <a:cxnLst/>
                            <a:rect l="l" t="t" r="r" b="b"/>
                            <a:pathLst>
                              <a:path w="448309" h="121285">
                                <a:moveTo>
                                  <a:pt x="0" y="67591"/>
                                </a:moveTo>
                                <a:lnTo>
                                  <a:pt x="0" y="53362"/>
                                </a:lnTo>
                                <a:lnTo>
                                  <a:pt x="0" y="49856"/>
                                </a:lnTo>
                                <a:lnTo>
                                  <a:pt x="341" y="46385"/>
                                </a:lnTo>
                                <a:lnTo>
                                  <a:pt x="1025" y="42948"/>
                                </a:lnTo>
                                <a:lnTo>
                                  <a:pt x="1708" y="39512"/>
                                </a:lnTo>
                                <a:lnTo>
                                  <a:pt x="2721" y="36175"/>
                                </a:lnTo>
                                <a:lnTo>
                                  <a:pt x="4061" y="32937"/>
                                </a:lnTo>
                                <a:lnTo>
                                  <a:pt x="5402" y="29699"/>
                                </a:lnTo>
                                <a:lnTo>
                                  <a:pt x="7046" y="26625"/>
                                </a:lnTo>
                                <a:lnTo>
                                  <a:pt x="8993" y="23712"/>
                                </a:lnTo>
                                <a:lnTo>
                                  <a:pt x="10939" y="20799"/>
                                </a:lnTo>
                                <a:lnTo>
                                  <a:pt x="13151" y="18105"/>
                                </a:lnTo>
                                <a:lnTo>
                                  <a:pt x="15629" y="15627"/>
                                </a:lnTo>
                                <a:lnTo>
                                  <a:pt x="18106" y="13149"/>
                                </a:lnTo>
                                <a:lnTo>
                                  <a:pt x="20802" y="10938"/>
                                </a:lnTo>
                                <a:lnTo>
                                  <a:pt x="23715" y="8992"/>
                                </a:lnTo>
                                <a:lnTo>
                                  <a:pt x="26629" y="7045"/>
                                </a:lnTo>
                                <a:lnTo>
                                  <a:pt x="42951" y="1026"/>
                                </a:lnTo>
                                <a:lnTo>
                                  <a:pt x="46388" y="342"/>
                                </a:lnTo>
                                <a:lnTo>
                                  <a:pt x="49858" y="0"/>
                                </a:lnTo>
                                <a:lnTo>
                                  <a:pt x="53362" y="0"/>
                                </a:lnTo>
                                <a:lnTo>
                                  <a:pt x="394879" y="0"/>
                                </a:lnTo>
                                <a:lnTo>
                                  <a:pt x="398383" y="0"/>
                                </a:lnTo>
                                <a:lnTo>
                                  <a:pt x="401853" y="342"/>
                                </a:lnTo>
                                <a:lnTo>
                                  <a:pt x="405289" y="1026"/>
                                </a:lnTo>
                                <a:lnTo>
                                  <a:pt x="408726" y="1709"/>
                                </a:lnTo>
                                <a:lnTo>
                                  <a:pt x="432612" y="15627"/>
                                </a:lnTo>
                                <a:lnTo>
                                  <a:pt x="435089" y="18105"/>
                                </a:lnTo>
                                <a:lnTo>
                                  <a:pt x="437301" y="20801"/>
                                </a:lnTo>
                                <a:lnTo>
                                  <a:pt x="439248" y="23714"/>
                                </a:lnTo>
                                <a:lnTo>
                                  <a:pt x="441194" y="26625"/>
                                </a:lnTo>
                                <a:lnTo>
                                  <a:pt x="442838" y="29699"/>
                                </a:lnTo>
                                <a:lnTo>
                                  <a:pt x="444179" y="32937"/>
                                </a:lnTo>
                                <a:lnTo>
                                  <a:pt x="445520" y="36175"/>
                                </a:lnTo>
                                <a:lnTo>
                                  <a:pt x="446532" y="39512"/>
                                </a:lnTo>
                                <a:lnTo>
                                  <a:pt x="447216" y="42950"/>
                                </a:lnTo>
                                <a:lnTo>
                                  <a:pt x="447899" y="46385"/>
                                </a:lnTo>
                                <a:lnTo>
                                  <a:pt x="448241" y="49856"/>
                                </a:lnTo>
                                <a:lnTo>
                                  <a:pt x="448241" y="53362"/>
                                </a:lnTo>
                                <a:lnTo>
                                  <a:pt x="448241" y="67591"/>
                                </a:lnTo>
                                <a:lnTo>
                                  <a:pt x="448241" y="71095"/>
                                </a:lnTo>
                                <a:lnTo>
                                  <a:pt x="447899" y="74564"/>
                                </a:lnTo>
                                <a:lnTo>
                                  <a:pt x="447216" y="78000"/>
                                </a:lnTo>
                                <a:lnTo>
                                  <a:pt x="446532" y="81436"/>
                                </a:lnTo>
                                <a:lnTo>
                                  <a:pt x="445520" y="84773"/>
                                </a:lnTo>
                                <a:lnTo>
                                  <a:pt x="444179" y="88009"/>
                                </a:lnTo>
                                <a:lnTo>
                                  <a:pt x="442838" y="91247"/>
                                </a:lnTo>
                                <a:lnTo>
                                  <a:pt x="441194" y="94321"/>
                                </a:lnTo>
                                <a:lnTo>
                                  <a:pt x="439248" y="97234"/>
                                </a:lnTo>
                                <a:lnTo>
                                  <a:pt x="437301" y="100149"/>
                                </a:lnTo>
                                <a:lnTo>
                                  <a:pt x="424525" y="111957"/>
                                </a:lnTo>
                                <a:lnTo>
                                  <a:pt x="421612" y="113905"/>
                                </a:lnTo>
                                <a:lnTo>
                                  <a:pt x="405289" y="119925"/>
                                </a:lnTo>
                                <a:lnTo>
                                  <a:pt x="401853" y="120610"/>
                                </a:lnTo>
                                <a:lnTo>
                                  <a:pt x="398383" y="120952"/>
                                </a:lnTo>
                                <a:lnTo>
                                  <a:pt x="394879" y="120954"/>
                                </a:lnTo>
                                <a:lnTo>
                                  <a:pt x="53362" y="120954"/>
                                </a:lnTo>
                                <a:lnTo>
                                  <a:pt x="32941" y="116887"/>
                                </a:lnTo>
                                <a:lnTo>
                                  <a:pt x="29704" y="115548"/>
                                </a:lnTo>
                                <a:lnTo>
                                  <a:pt x="8993" y="97234"/>
                                </a:lnTo>
                                <a:lnTo>
                                  <a:pt x="7046" y="94321"/>
                                </a:lnTo>
                                <a:lnTo>
                                  <a:pt x="5402" y="91247"/>
                                </a:lnTo>
                                <a:lnTo>
                                  <a:pt x="4061" y="88009"/>
                                </a:lnTo>
                                <a:lnTo>
                                  <a:pt x="2721" y="84773"/>
                                </a:lnTo>
                                <a:lnTo>
                                  <a:pt x="1708" y="81436"/>
                                </a:lnTo>
                                <a:lnTo>
                                  <a:pt x="1025" y="78000"/>
                                </a:lnTo>
                                <a:lnTo>
                                  <a:pt x="341" y="74564"/>
                                </a:lnTo>
                                <a:lnTo>
                                  <a:pt x="0" y="71095"/>
                                </a:lnTo>
                                <a:lnTo>
                                  <a:pt x="0" y="67591"/>
                                </a:lnTo>
                                <a:close/>
                              </a:path>
                            </a:pathLst>
                          </a:custGeom>
                          <a:ln w="7114">
                            <a:solidFill>
                              <a:srgbClr val="000000"/>
                            </a:solidFill>
                            <a:prstDash val="solid"/>
                          </a:ln>
                        </wps:spPr>
                        <wps:bodyPr wrap="square" lIns="0" tIns="0" rIns="0" bIns="0" rtlCol="0">
                          <a:noAutofit/>
                        </wps:bodyPr>
                      </wps:wsp>
                      <wps:wsp>
                        <wps:cNvPr id="1294030469" name="Graphic 64"/>
                        <wps:cNvSpPr/>
                        <wps:spPr>
                          <a:xfrm>
                            <a:off x="6616295" y="611209"/>
                            <a:ext cx="384810" cy="429895"/>
                          </a:xfrm>
                          <a:custGeom>
                            <a:avLst/>
                            <a:gdLst/>
                            <a:ahLst/>
                            <a:cxnLst/>
                            <a:rect l="l" t="t" r="r" b="b"/>
                            <a:pathLst>
                              <a:path w="384810" h="429895">
                                <a:moveTo>
                                  <a:pt x="384810" y="429767"/>
                                </a:moveTo>
                                <a:lnTo>
                                  <a:pt x="0" y="429767"/>
                                </a:lnTo>
                                <a:lnTo>
                                  <a:pt x="0" y="0"/>
                                </a:lnTo>
                                <a:lnTo>
                                  <a:pt x="384810" y="0"/>
                                </a:lnTo>
                                <a:lnTo>
                                  <a:pt x="384810" y="93171"/>
                                </a:lnTo>
                                <a:lnTo>
                                  <a:pt x="214052" y="93171"/>
                                </a:lnTo>
                                <a:lnTo>
                                  <a:pt x="203538" y="93679"/>
                                </a:lnTo>
                                <a:lnTo>
                                  <a:pt x="163691" y="105787"/>
                                </a:lnTo>
                                <a:lnTo>
                                  <a:pt x="131510" y="132223"/>
                                </a:lnTo>
                                <a:lnTo>
                                  <a:pt x="111896" y="168961"/>
                                </a:lnTo>
                                <a:lnTo>
                                  <a:pt x="107327" y="199896"/>
                                </a:lnTo>
                                <a:lnTo>
                                  <a:pt x="107834" y="210409"/>
                                </a:lnTo>
                                <a:lnTo>
                                  <a:pt x="119942" y="250255"/>
                                </a:lnTo>
                                <a:lnTo>
                                  <a:pt x="146378" y="282436"/>
                                </a:lnTo>
                                <a:lnTo>
                                  <a:pt x="183118" y="302050"/>
                                </a:lnTo>
                                <a:lnTo>
                                  <a:pt x="214052" y="306620"/>
                                </a:lnTo>
                                <a:lnTo>
                                  <a:pt x="384810" y="306620"/>
                                </a:lnTo>
                                <a:lnTo>
                                  <a:pt x="384810" y="429767"/>
                                </a:lnTo>
                                <a:close/>
                              </a:path>
                              <a:path w="384810" h="429895">
                                <a:moveTo>
                                  <a:pt x="384810" y="306620"/>
                                </a:moveTo>
                                <a:lnTo>
                                  <a:pt x="214052" y="306620"/>
                                </a:lnTo>
                                <a:lnTo>
                                  <a:pt x="224565" y="306112"/>
                                </a:lnTo>
                                <a:lnTo>
                                  <a:pt x="234876" y="304588"/>
                                </a:lnTo>
                                <a:lnTo>
                                  <a:pt x="273355" y="288650"/>
                                </a:lnTo>
                                <a:lnTo>
                                  <a:pt x="302805" y="259199"/>
                                </a:lnTo>
                                <a:lnTo>
                                  <a:pt x="318744" y="220720"/>
                                </a:lnTo>
                                <a:lnTo>
                                  <a:pt x="320776" y="199896"/>
                                </a:lnTo>
                                <a:lnTo>
                                  <a:pt x="320267" y="189382"/>
                                </a:lnTo>
                                <a:lnTo>
                                  <a:pt x="308159" y="149535"/>
                                </a:lnTo>
                                <a:lnTo>
                                  <a:pt x="281723" y="117355"/>
                                </a:lnTo>
                                <a:lnTo>
                                  <a:pt x="244985" y="97741"/>
                                </a:lnTo>
                                <a:lnTo>
                                  <a:pt x="214052" y="93171"/>
                                </a:lnTo>
                                <a:lnTo>
                                  <a:pt x="384810" y="93171"/>
                                </a:lnTo>
                                <a:lnTo>
                                  <a:pt x="384810" y="306620"/>
                                </a:lnTo>
                                <a:close/>
                              </a:path>
                            </a:pathLst>
                          </a:custGeom>
                          <a:solidFill>
                            <a:srgbClr val="000000">
                              <a:alpha val="19999"/>
                            </a:srgbClr>
                          </a:solidFill>
                        </wps:spPr>
                        <wps:bodyPr wrap="square" lIns="0" tIns="0" rIns="0" bIns="0" rtlCol="0">
                          <a:noAutofit/>
                        </wps:bodyPr>
                      </wps:wsp>
                      <pic:pic xmlns:pic="http://schemas.openxmlformats.org/drawingml/2006/picture">
                        <pic:nvPicPr>
                          <pic:cNvPr id="1053059912" name="Image 65"/>
                          <pic:cNvPicPr/>
                        </pic:nvPicPr>
                        <pic:blipFill>
                          <a:blip r:embed="rId8" cstate="print"/>
                          <a:stretch>
                            <a:fillRect/>
                          </a:stretch>
                        </pic:blipFill>
                        <pic:spPr>
                          <a:xfrm>
                            <a:off x="6716507" y="697265"/>
                            <a:ext cx="227678" cy="227678"/>
                          </a:xfrm>
                          <a:prstGeom prst="rect">
                            <a:avLst/>
                          </a:prstGeom>
                        </pic:spPr>
                      </pic:pic>
                      <wps:wsp>
                        <wps:cNvPr id="691956030" name="Textbox 66"/>
                        <wps:cNvSpPr txBox="1"/>
                        <wps:spPr>
                          <a:xfrm>
                            <a:off x="0" y="0"/>
                            <a:ext cx="7001509" cy="1041400"/>
                          </a:xfrm>
                          <a:prstGeom prst="rect">
                            <a:avLst/>
                          </a:prstGeom>
                        </wps:spPr>
                        <wps:txbx>
                          <w:txbxContent>
                            <w:p>
                              <w:pPr>
                                <w:spacing w:before="53"/>
                                <w:ind w:left="94"/>
                                <w:rPr>
                                  <w:b/>
                                  <w:sz w:val="20"/>
                                </w:rPr>
                              </w:pPr>
                              <w:r>
                                <w:rPr>
                                  <w:b/>
                                  <w:color w:val="1C2025"/>
                                  <w:sz w:val="13"/>
                                </w:rPr>
                                <w:t>Question</w:t>
                              </w:r>
                              <w:r>
                                <w:rPr>
                                  <w:b/>
                                  <w:color w:val="1C2025"/>
                                  <w:spacing w:val="12"/>
                                  <w:sz w:val="13"/>
                                </w:rPr>
                                <w:t xml:space="preserve"> </w:t>
                              </w:r>
                              <w:r>
                                <w:rPr>
                                  <w:b/>
                                  <w:color w:val="1C2025"/>
                                  <w:spacing w:val="-10"/>
                                  <w:sz w:val="20"/>
                                </w:rPr>
                                <w:t>6</w:t>
                              </w:r>
                            </w:p>
                            <w:p>
                              <w:pPr>
                                <w:spacing w:before="67"/>
                                <w:ind w:left="94"/>
                                <w:rPr>
                                  <w:sz w:val="13"/>
                                </w:rPr>
                              </w:pPr>
                              <w:r>
                                <w:rPr>
                                  <w:color w:val="1C2025"/>
                                  <w:sz w:val="13"/>
                                </w:rPr>
                                <w:t>Not</w:t>
                              </w:r>
                              <w:r>
                                <w:rPr>
                                  <w:color w:val="1C2025"/>
                                  <w:spacing w:val="4"/>
                                  <w:sz w:val="13"/>
                                </w:rPr>
                                <w:t xml:space="preserve"> </w:t>
                              </w:r>
                              <w:r>
                                <w:rPr>
                                  <w:color w:val="1C2025"/>
                                  <w:spacing w:val="-2"/>
                                  <w:sz w:val="13"/>
                                </w:rPr>
                                <w:t>answered</w:t>
                              </w:r>
                            </w:p>
                            <w:p>
                              <w:pPr>
                                <w:spacing w:before="118"/>
                                <w:ind w:left="94"/>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55"/>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27.15pt;height:82pt;width:551.3pt;mso-position-horizontal-relative:page;mso-wrap-distance-bottom:0pt;mso-wrap-distance-top:0pt;z-index:-251309056;mso-width-relative:page;mso-height-relative:page;" coordsize="7001509,1041400" o:gfxdata="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">
                <o:lock v:ext="edit" aspectratio="f"/>
                <v:shape id="Graphic 62" o:spid="_x0000_s1026" o:spt="100" style="position:absolute;left:3557;top:3557;height:768985;width:6937375;" filled="f" stroked="t" coordsize="6937375,768985" o:gfxdata="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EWPI&#10;wAAAAOMAAAAPAAAAAAAAAAEAIAAAACIAAABkcnMvZG93bnJldi54bWxQSwECFAAUAAAACACHTuJA&#10;My8FnjsAAAA5AAAAEAAAAAAAAAABACAAAAAPAQAAZHJzL3NoYXBleG1sLnhtbFBLBQYAAAAABgAG&#10;AFsBAAC5AwAAAAA=&#10;" path="m0,757741l0,10672,0,7724,1041,5207,3125,3123,5209,1040,7725,0,10672,0,6926398,0,6929345,0,6931860,1040,6933944,3123,6936028,5207,6937070,7724,6937071,10672,6937071,757741,6937070,760687,6936028,763203,6933944,765285,6931860,767370,6929345,768412,6926398,768414,10672,768414,7725,768412,5209,767370,3125,765285,1041,763203,0,760687,0,757741xe">
                  <v:fill on="f" focussize="0,0"/>
                  <v:stroke weight="0.560157480314961pt" color="#CAD0D6" joinstyle="round"/>
                  <v:imagedata o:title=""/>
                  <o:lock v:ext="edit" aspectratio="f"/>
                  <v:textbox inset="0mm,0mm,0mm,0mm"/>
                </v:shape>
                <v:shape id="Graphic 63" o:spid="_x0000_s1026" o:spt="100" style="position:absolute;left:60477;top:586982;height:121285;width:448309;" filled="f" stroked="t" coordsize="448309,121285" o:gfxdata="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ZPEHc&#10;wAAAAOMAAAAPAAAAAAAAAAEAIAAAACIAAABkcnMvZG93bnJldi54bWxQSwECFAAUAAAACACHTuJA&#10;My8FnjsAAAA5AAAAEAAAAAAAAAABACAAAAAPAQAAZHJzL3NoYXBleG1sLnhtbFBLBQYAAAAABgAG&#10;AFsBAAC5AwAAAAA=&#10;" path="m0,67591l0,53362,0,49856,341,46385,1025,42948,1708,39512,2721,36175,4061,32937,5402,29699,7046,26625,8993,23712,10939,20799,13151,18105,15629,15627,18106,13149,20802,10938,23715,8992,26629,7045,42951,1026,46388,342,49858,0,53362,0,394879,0,398383,0,401853,342,405289,1026,408726,1709,432612,15627,435089,18105,437301,20801,439248,23714,441194,26625,442838,29699,444179,32937,445520,36175,446532,39512,447216,42950,447899,46385,448241,49856,448241,53362,448241,67591,448241,71095,447899,74564,447216,78000,446532,81436,445520,84773,444179,88009,442838,91247,441194,94321,439248,97234,437301,100149,424525,111957,421612,113905,405289,119925,401853,120610,398383,120952,394879,120954,53362,120954,32941,116887,29704,115548,8993,97234,7046,94321,5402,91247,4061,88009,2721,84773,1708,81436,1025,78000,341,74564,0,71095,0,67591xe">
                  <v:fill on="f" focussize="0,0"/>
                  <v:stroke weight="0.560157480314961pt" color="#000000" joinstyle="round"/>
                  <v:imagedata o:title=""/>
                  <o:lock v:ext="edit" aspectratio="f"/>
                  <v:textbox inset="0mm,0mm,0mm,0mm"/>
                </v:shape>
                <v:shape id="Graphic 64" o:spid="_x0000_s1026" o:spt="100" style="position:absolute;left:6616295;top:611209;height:429895;width:384810;" fillcolor="#000000" filled="t" stroked="f" coordsize="384810,429895" o:gfxdata="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xUJ&#10;J8EAAADjAAAADwAAAAAAAAABACAAAAAiAAAAZHJzL2Rvd25yZXYueG1sUEsBAhQAFAAAAAgAh07i&#10;QDMvBZ47AAAAOQAAABAAAAAAAAAAAQAgAAAAEAEAAGRycy9zaGFwZXhtbC54bWxQSwUGAAAAAAYA&#10;BgBbAQAAugMAAAAA&#10;" path="m384810,429767l0,429767,0,0,384810,0,384810,93171,214052,93171,203538,93679,163691,105787,131510,132223,111896,168961,107327,199896,107834,210409,119942,250255,146378,282436,183118,302050,214052,306620,384810,306620,384810,429767xem384810,306620l214052,306620,224565,306112,234876,304588,273355,288650,302805,259199,318744,220720,320776,199896,320267,189382,308159,149535,281723,117355,244985,97741,214052,93171,384810,93171,384810,306620xe">
                  <v:fill on="t" opacity="13106f" focussize="0,0"/>
                  <v:stroke on="f"/>
                  <v:imagedata o:title=""/>
                  <o:lock v:ext="edit" aspectratio="f"/>
                  <v:textbox inset="0mm,0mm,0mm,0mm"/>
                </v:shape>
                <v:shape id="Image 65" o:spid="_x0000_s1026" o:spt="75" type="#_x0000_t75" style="position:absolute;left:6716507;top:697265;height:227678;width:227678;" filled="f" o:preferrelative="t" stroked="f" coordsize="21600,21600" o:gfxdata="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bd/&#10;jMEAAADjAAAADwAAAAAAAAABACAAAAAiAAAAZHJzL2Rvd25yZXYueG1sUEsBAhQAFAAAAAgAh07i&#10;QDMvBZ47AAAAOQAAABAAAAAAAAAAAQAgAAAAEAEAAGRycy9zaGFwZXhtbC54bWxQSwUGAAAAAAYA&#10;BgBbAQAAugMAAAAA&#10;">
                  <v:fill on="f" focussize="0,0"/>
                  <v:stroke on="f"/>
                  <v:imagedata r:id="rId8" o:title=""/>
                  <o:lock v:ext="edit" aspectratio="f"/>
                </v:shape>
                <v:shape id="Textbox 66" o:spid="_x0000_s1026" o:spt="202" type="#_x0000_t202" style="position:absolute;left:0;top:0;height:1041400;width:7001509;" filled="f" stroked="f" coordsize="21600,21600" o:gfxdata="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F&#10;cP2nwwAAAOIAAAAPAAAAAAAAAAEAIAAAACIAAABkcnMvZG93bnJldi54bWxQSwECFAAUAAAACACH&#10;TuJAMy8FnjsAAAA5AAAAEAAAAAAAAAABACAAAAASAQAAZHJzL3NoYXBleG1sLnhtbFBLBQYAAAAA&#10;BgAGAFsBAAC8AwAAAAA=&#10;">
                  <v:fill on="f" focussize="0,0"/>
                  <v:stroke on="f"/>
                  <v:imagedata o:title=""/>
                  <o:lock v:ext="edit" aspectratio="f"/>
                  <v:textbox inset="0mm,0mm,0mm,0mm">
                    <w:txbxContent>
                      <w:p>
                        <w:pPr>
                          <w:spacing w:before="53"/>
                          <w:ind w:left="94"/>
                          <w:rPr>
                            <w:b/>
                            <w:sz w:val="20"/>
                          </w:rPr>
                        </w:pPr>
                        <w:r>
                          <w:rPr>
                            <w:b/>
                            <w:color w:val="1C2025"/>
                            <w:sz w:val="13"/>
                          </w:rPr>
                          <w:t>Question</w:t>
                        </w:r>
                        <w:r>
                          <w:rPr>
                            <w:b/>
                            <w:color w:val="1C2025"/>
                            <w:spacing w:val="12"/>
                            <w:sz w:val="13"/>
                          </w:rPr>
                          <w:t xml:space="preserve"> </w:t>
                        </w:r>
                        <w:r>
                          <w:rPr>
                            <w:b/>
                            <w:color w:val="1C2025"/>
                            <w:spacing w:val="-10"/>
                            <w:sz w:val="20"/>
                          </w:rPr>
                          <w:t>6</w:t>
                        </w:r>
                      </w:p>
                      <w:p>
                        <w:pPr>
                          <w:spacing w:before="67"/>
                          <w:ind w:left="94"/>
                          <w:rPr>
                            <w:sz w:val="13"/>
                          </w:rPr>
                        </w:pPr>
                        <w:r>
                          <w:rPr>
                            <w:color w:val="1C2025"/>
                            <w:sz w:val="13"/>
                          </w:rPr>
                          <w:t>Not</w:t>
                        </w:r>
                        <w:r>
                          <w:rPr>
                            <w:color w:val="1C2025"/>
                            <w:spacing w:val="4"/>
                            <w:sz w:val="13"/>
                          </w:rPr>
                          <w:t xml:space="preserve"> </w:t>
                        </w:r>
                        <w:r>
                          <w:rPr>
                            <w:color w:val="1C2025"/>
                            <w:spacing w:val="-2"/>
                            <w:sz w:val="13"/>
                          </w:rPr>
                          <w:t>answered</w:t>
                        </w:r>
                      </w:p>
                      <w:p>
                        <w:pPr>
                          <w:spacing w:before="118"/>
                          <w:ind w:left="94"/>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55"/>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spacing w:before="36"/>
        <w:ind w:left="468"/>
      </w:pPr>
      <w:r>
        <w:rPr>
          <w:color w:val="001A1D"/>
          <w:w w:val="105"/>
        </w:rPr>
        <w:t>Trong</w:t>
      </w:r>
      <w:r>
        <w:rPr>
          <w:color w:val="001A1D"/>
          <w:spacing w:val="-6"/>
          <w:w w:val="105"/>
        </w:rPr>
        <w:t xml:space="preserve"> </w:t>
      </w:r>
      <w:r>
        <w:rPr>
          <w:color w:val="001A1D"/>
          <w:w w:val="105"/>
        </w:rPr>
        <w:t>tổ</w:t>
      </w:r>
      <w:r>
        <w:rPr>
          <w:color w:val="001A1D"/>
          <w:spacing w:val="-5"/>
          <w:w w:val="105"/>
        </w:rPr>
        <w:t xml:space="preserve"> </w:t>
      </w:r>
      <w:r>
        <w:rPr>
          <w:color w:val="001A1D"/>
          <w:w w:val="105"/>
        </w:rPr>
        <w:t>chức</w:t>
      </w:r>
      <w:r>
        <w:rPr>
          <w:color w:val="001A1D"/>
          <w:spacing w:val="-6"/>
          <w:w w:val="105"/>
        </w:rPr>
        <w:t xml:space="preserve"> </w:t>
      </w:r>
      <w:r>
        <w:rPr>
          <w:color w:val="001A1D"/>
          <w:w w:val="105"/>
        </w:rPr>
        <w:t>bộ</w:t>
      </w:r>
      <w:r>
        <w:rPr>
          <w:color w:val="001A1D"/>
          <w:spacing w:val="-5"/>
          <w:w w:val="105"/>
        </w:rPr>
        <w:t xml:space="preserve"> </w:t>
      </w:r>
      <w:r>
        <w:rPr>
          <w:color w:val="001A1D"/>
          <w:w w:val="105"/>
        </w:rPr>
        <w:t>nhớ</w:t>
      </w:r>
      <w:r>
        <w:rPr>
          <w:color w:val="001A1D"/>
          <w:spacing w:val="-5"/>
          <w:w w:val="105"/>
        </w:rPr>
        <w:t xml:space="preserve"> </w:t>
      </w:r>
      <w:r>
        <w:rPr>
          <w:color w:val="001A1D"/>
          <w:w w:val="105"/>
        </w:rPr>
        <w:t>của</w:t>
      </w:r>
      <w:r>
        <w:rPr>
          <w:color w:val="001A1D"/>
          <w:spacing w:val="-6"/>
          <w:w w:val="105"/>
        </w:rPr>
        <w:t xml:space="preserve"> </w:t>
      </w:r>
      <w:r>
        <w:rPr>
          <w:color w:val="001A1D"/>
          <w:w w:val="105"/>
        </w:rPr>
        <w:t>chương</w:t>
      </w:r>
      <w:r>
        <w:rPr>
          <w:color w:val="001A1D"/>
          <w:spacing w:val="-5"/>
          <w:w w:val="105"/>
        </w:rPr>
        <w:t xml:space="preserve"> </w:t>
      </w:r>
      <w:r>
        <w:rPr>
          <w:color w:val="001A1D"/>
          <w:w w:val="105"/>
        </w:rPr>
        <w:t>trình</w:t>
      </w:r>
      <w:r>
        <w:rPr>
          <w:color w:val="001A1D"/>
          <w:spacing w:val="-5"/>
          <w:w w:val="105"/>
        </w:rPr>
        <w:t xml:space="preserve"> </w:t>
      </w:r>
      <w:r>
        <w:rPr>
          <w:color w:val="001A1D"/>
          <w:w w:val="105"/>
        </w:rPr>
        <w:t>C,</w:t>
      </w:r>
      <w:r>
        <w:rPr>
          <w:color w:val="001A1D"/>
          <w:spacing w:val="-6"/>
          <w:w w:val="105"/>
        </w:rPr>
        <w:t xml:space="preserve"> </w:t>
      </w:r>
      <w:r>
        <w:rPr>
          <w:color w:val="001A1D"/>
          <w:w w:val="105"/>
        </w:rPr>
        <w:t>phần</w:t>
      </w:r>
      <w:r>
        <w:rPr>
          <w:color w:val="001A1D"/>
          <w:spacing w:val="-5"/>
          <w:w w:val="105"/>
        </w:rPr>
        <w:t xml:space="preserve"> </w:t>
      </w:r>
      <w:r>
        <w:rPr>
          <w:color w:val="001A1D"/>
          <w:w w:val="105"/>
        </w:rPr>
        <w:t>Data-Segment</w:t>
      </w:r>
      <w:r>
        <w:rPr>
          <w:color w:val="001A1D"/>
          <w:spacing w:val="-5"/>
          <w:w w:val="105"/>
        </w:rPr>
        <w:t xml:space="preserve"> </w:t>
      </w:r>
      <w:r>
        <w:rPr>
          <w:color w:val="001A1D"/>
          <w:w w:val="105"/>
        </w:rPr>
        <w:t>lưu</w:t>
      </w:r>
      <w:r>
        <w:rPr>
          <w:color w:val="001A1D"/>
          <w:spacing w:val="-6"/>
          <w:w w:val="105"/>
        </w:rPr>
        <w:t xml:space="preserve"> </w:t>
      </w:r>
      <w:r>
        <w:rPr>
          <w:color w:val="001A1D"/>
          <w:w w:val="105"/>
        </w:rPr>
        <w:t>các</w:t>
      </w:r>
      <w:r>
        <w:rPr>
          <w:color w:val="001A1D"/>
          <w:spacing w:val="-5"/>
          <w:w w:val="105"/>
        </w:rPr>
        <w:t xml:space="preserve"> </w:t>
      </w:r>
      <w:r>
        <w:rPr>
          <w:color w:val="001A1D"/>
          <w:w w:val="105"/>
        </w:rPr>
        <w:t>thông</w:t>
      </w:r>
      <w:r>
        <w:rPr>
          <w:color w:val="001A1D"/>
          <w:spacing w:val="-5"/>
          <w:w w:val="105"/>
        </w:rPr>
        <w:t xml:space="preserve"> </w:t>
      </w:r>
      <w:r>
        <w:rPr>
          <w:color w:val="001A1D"/>
          <w:w w:val="105"/>
        </w:rPr>
        <w:t>tin</w:t>
      </w:r>
      <w:r>
        <w:rPr>
          <w:color w:val="001A1D"/>
          <w:spacing w:val="-6"/>
          <w:w w:val="105"/>
        </w:rPr>
        <w:t xml:space="preserve"> </w:t>
      </w:r>
      <w:r>
        <w:rPr>
          <w:color w:val="001A1D"/>
          <w:w w:val="105"/>
        </w:rPr>
        <w:t>gì</w:t>
      </w:r>
      <w:r>
        <w:rPr>
          <w:color w:val="001A1D"/>
          <w:spacing w:val="-5"/>
          <w:w w:val="105"/>
        </w:rPr>
        <w:t xml:space="preserve"> </w:t>
      </w:r>
      <w:r>
        <w:rPr>
          <w:color w:val="001A1D"/>
          <w:w w:val="105"/>
        </w:rPr>
        <w:t>của</w:t>
      </w:r>
      <w:r>
        <w:rPr>
          <w:color w:val="001A1D"/>
          <w:spacing w:val="-5"/>
          <w:w w:val="105"/>
        </w:rPr>
        <w:t xml:space="preserve"> </w:t>
      </w:r>
      <w:r>
        <w:rPr>
          <w:color w:val="001A1D"/>
          <w:w w:val="105"/>
        </w:rPr>
        <w:t>chương</w:t>
      </w:r>
      <w:r>
        <w:rPr>
          <w:color w:val="001A1D"/>
          <w:spacing w:val="-6"/>
          <w:w w:val="105"/>
        </w:rPr>
        <w:t xml:space="preserve"> </w:t>
      </w:r>
      <w:r>
        <w:rPr>
          <w:color w:val="001A1D"/>
          <w:spacing w:val="-2"/>
          <w:w w:val="105"/>
        </w:rPr>
        <w:t>trình?</w:t>
      </w:r>
    </w:p>
    <w:p>
      <w:pPr>
        <w:pStyle w:val="4"/>
        <w:spacing w:before="124"/>
      </w:pPr>
    </w:p>
    <w:p>
      <w:pPr>
        <w:pStyle w:val="5"/>
        <w:numPr>
          <w:ilvl w:val="0"/>
          <w:numId w:val="6"/>
        </w:numPr>
        <w:tabs>
          <w:tab w:val="left" w:pos="1098"/>
        </w:tabs>
        <w:spacing w:before="0"/>
        <w:ind w:left="1098" w:hanging="294"/>
        <w:rPr>
          <w:sz w:val="16"/>
        </w:rPr>
      </w:pPr>
      <w:r>
        <w:drawing>
          <wp:anchor distT="0" distB="0" distL="0" distR="0" simplePos="0" relativeHeight="251850752" behindDoc="0" locked="0" layoutInCell="1" allowOverlap="1">
            <wp:simplePos x="0" y="0"/>
            <wp:positionH relativeFrom="page">
              <wp:posOffset>611505</wp:posOffset>
            </wp:positionH>
            <wp:positionV relativeFrom="paragraph">
              <wp:posOffset>17145</wp:posOffset>
            </wp:positionV>
            <wp:extent cx="92710" cy="92710"/>
            <wp:effectExtent l="0" t="0" r="0" b="0"/>
            <wp:wrapNone/>
            <wp:docPr id="1196688632" name="Picture 1196688632"/>
            <wp:cNvGraphicFramePr/>
            <a:graphic xmlns:a="http://schemas.openxmlformats.org/drawingml/2006/main">
              <a:graphicData uri="http://schemas.openxmlformats.org/drawingml/2006/picture">
                <pic:pic xmlns:pic="http://schemas.openxmlformats.org/drawingml/2006/picture">
                  <pic:nvPicPr>
                    <pic:cNvPr id="1196688632" name="Picture 1196688632"/>
                    <pic:cNvPicPr/>
                  </pic:nvPicPr>
                  <pic:blipFill>
                    <a:blip r:embed="rId15" cstate="print"/>
                    <a:stretch>
                      <a:fillRect/>
                    </a:stretch>
                  </pic:blipFill>
                  <pic:spPr>
                    <a:xfrm>
                      <a:off x="0" y="0"/>
                      <a:ext cx="92494" cy="92494"/>
                    </a:xfrm>
                    <a:prstGeom prst="rect">
                      <a:avLst/>
                    </a:prstGeom>
                  </pic:spPr>
                </pic:pic>
              </a:graphicData>
            </a:graphic>
          </wp:anchor>
        </w:drawing>
      </w:r>
      <w:r>
        <w:rPr>
          <w:color w:val="001A1D"/>
          <w:w w:val="105"/>
          <w:sz w:val="16"/>
        </w:rPr>
        <w:t>Lưu</w:t>
      </w:r>
      <w:r>
        <w:rPr>
          <w:color w:val="001A1D"/>
          <w:spacing w:val="-5"/>
          <w:w w:val="105"/>
          <w:sz w:val="16"/>
        </w:rPr>
        <w:t xml:space="preserve"> </w:t>
      </w:r>
      <w:r>
        <w:rPr>
          <w:color w:val="001A1D"/>
          <w:w w:val="105"/>
          <w:sz w:val="16"/>
        </w:rPr>
        <w:t>các</w:t>
      </w:r>
      <w:r>
        <w:rPr>
          <w:color w:val="001A1D"/>
          <w:spacing w:val="-5"/>
          <w:w w:val="105"/>
          <w:sz w:val="16"/>
        </w:rPr>
        <w:t xml:space="preserve"> </w:t>
      </w:r>
      <w:r>
        <w:rPr>
          <w:color w:val="001A1D"/>
          <w:w w:val="105"/>
          <w:sz w:val="16"/>
        </w:rPr>
        <w:t>biến</w:t>
      </w:r>
      <w:r>
        <w:rPr>
          <w:color w:val="001A1D"/>
          <w:spacing w:val="-5"/>
          <w:w w:val="105"/>
          <w:sz w:val="16"/>
        </w:rPr>
        <w:t xml:space="preserve"> </w:t>
      </w:r>
      <w:r>
        <w:rPr>
          <w:color w:val="001A1D"/>
          <w:w w:val="105"/>
          <w:sz w:val="16"/>
        </w:rPr>
        <w:t>static/global</w:t>
      </w:r>
      <w:r>
        <w:rPr>
          <w:color w:val="001A1D"/>
          <w:spacing w:val="-5"/>
          <w:w w:val="105"/>
          <w:sz w:val="16"/>
        </w:rPr>
        <w:t xml:space="preserve"> </w:t>
      </w:r>
      <w:r>
        <w:rPr>
          <w:color w:val="001A1D"/>
          <w:w w:val="105"/>
          <w:sz w:val="16"/>
        </w:rPr>
        <w:t>đã</w:t>
      </w:r>
      <w:r>
        <w:rPr>
          <w:color w:val="001A1D"/>
          <w:spacing w:val="-5"/>
          <w:w w:val="105"/>
          <w:sz w:val="16"/>
        </w:rPr>
        <w:t xml:space="preserve"> </w:t>
      </w:r>
      <w:r>
        <w:rPr>
          <w:color w:val="001A1D"/>
          <w:w w:val="105"/>
          <w:sz w:val="16"/>
        </w:rPr>
        <w:t>được</w:t>
      </w:r>
      <w:r>
        <w:rPr>
          <w:color w:val="001A1D"/>
          <w:spacing w:val="-5"/>
          <w:w w:val="105"/>
          <w:sz w:val="16"/>
        </w:rPr>
        <w:t xml:space="preserve"> </w:t>
      </w:r>
      <w:r>
        <w:rPr>
          <w:color w:val="001A1D"/>
          <w:w w:val="105"/>
          <w:sz w:val="16"/>
        </w:rPr>
        <w:t>khởi</w:t>
      </w:r>
      <w:r>
        <w:rPr>
          <w:color w:val="001A1D"/>
          <w:spacing w:val="-4"/>
          <w:w w:val="105"/>
          <w:sz w:val="16"/>
        </w:rPr>
        <w:t xml:space="preserve"> </w:t>
      </w:r>
      <w:r>
        <w:rPr>
          <w:color w:val="001A1D"/>
          <w:w w:val="105"/>
          <w:sz w:val="16"/>
        </w:rPr>
        <w:t>tạo</w:t>
      </w:r>
      <w:r>
        <w:rPr>
          <w:color w:val="001A1D"/>
          <w:spacing w:val="-5"/>
          <w:w w:val="105"/>
          <w:sz w:val="16"/>
        </w:rPr>
        <w:t xml:space="preserve"> </w:t>
      </w:r>
      <w:r>
        <w:rPr>
          <w:color w:val="001A1D"/>
          <w:w w:val="105"/>
          <w:sz w:val="16"/>
        </w:rPr>
        <w:t>trong</w:t>
      </w:r>
      <w:r>
        <w:rPr>
          <w:color w:val="001A1D"/>
          <w:spacing w:val="-5"/>
          <w:w w:val="105"/>
          <w:sz w:val="16"/>
        </w:rPr>
        <w:t xml:space="preserve"> </w:t>
      </w:r>
      <w:r>
        <w:rPr>
          <w:color w:val="001A1D"/>
          <w:w w:val="105"/>
          <w:sz w:val="16"/>
        </w:rPr>
        <w:t>chương</w:t>
      </w:r>
      <w:r>
        <w:rPr>
          <w:color w:val="001A1D"/>
          <w:spacing w:val="-5"/>
          <w:w w:val="105"/>
          <w:sz w:val="16"/>
        </w:rPr>
        <w:t xml:space="preserve"> </w:t>
      </w:r>
      <w:r>
        <w:rPr>
          <w:color w:val="001A1D"/>
          <w:spacing w:val="-2"/>
          <w:w w:val="105"/>
          <w:sz w:val="16"/>
        </w:rPr>
        <w:t>trình</w:t>
      </w:r>
    </w:p>
    <w:p>
      <w:pPr>
        <w:pStyle w:val="5"/>
        <w:numPr>
          <w:ilvl w:val="0"/>
          <w:numId w:val="6"/>
        </w:numPr>
        <w:tabs>
          <w:tab w:val="left" w:pos="1098"/>
        </w:tabs>
        <w:ind w:left="1098" w:hanging="294"/>
        <w:rPr>
          <w:sz w:val="16"/>
        </w:rPr>
      </w:pPr>
      <w:r>
        <w:drawing>
          <wp:anchor distT="0" distB="0" distL="0" distR="0" simplePos="0" relativeHeight="251851776"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1589121001" name="Picture 1589121001"/>
            <wp:cNvGraphicFramePr/>
            <a:graphic xmlns:a="http://schemas.openxmlformats.org/drawingml/2006/main">
              <a:graphicData uri="http://schemas.openxmlformats.org/drawingml/2006/picture">
                <pic:pic xmlns:pic="http://schemas.openxmlformats.org/drawingml/2006/picture">
                  <pic:nvPicPr>
                    <pic:cNvPr id="1589121001" name="Picture 1589121001"/>
                    <pic:cNvPicPr/>
                  </pic:nvPicPr>
                  <pic:blipFill>
                    <a:blip r:embed="rId12" cstate="print"/>
                    <a:stretch>
                      <a:fillRect/>
                    </a:stretch>
                  </pic:blipFill>
                  <pic:spPr>
                    <a:xfrm>
                      <a:off x="0" y="0"/>
                      <a:ext cx="92494" cy="92494"/>
                    </a:xfrm>
                    <a:prstGeom prst="rect">
                      <a:avLst/>
                    </a:prstGeom>
                  </pic:spPr>
                </pic:pic>
              </a:graphicData>
            </a:graphic>
          </wp:anchor>
        </w:drawing>
      </w:r>
      <w:r>
        <w:rPr>
          <w:color w:val="001A1D"/>
          <w:w w:val="105"/>
          <w:sz w:val="16"/>
        </w:rPr>
        <w:t>Lưu</w:t>
      </w:r>
      <w:r>
        <w:rPr>
          <w:color w:val="001A1D"/>
          <w:spacing w:val="-5"/>
          <w:w w:val="105"/>
          <w:sz w:val="16"/>
        </w:rPr>
        <w:t xml:space="preserve"> </w:t>
      </w:r>
      <w:r>
        <w:rPr>
          <w:color w:val="001A1D"/>
          <w:w w:val="105"/>
          <w:sz w:val="16"/>
        </w:rPr>
        <w:t>mã</w:t>
      </w:r>
      <w:r>
        <w:rPr>
          <w:color w:val="001A1D"/>
          <w:spacing w:val="-4"/>
          <w:w w:val="105"/>
          <w:sz w:val="16"/>
        </w:rPr>
        <w:t xml:space="preserve"> </w:t>
      </w:r>
      <w:r>
        <w:rPr>
          <w:color w:val="001A1D"/>
          <w:w w:val="105"/>
          <w:sz w:val="16"/>
        </w:rPr>
        <w:t>nguồn</w:t>
      </w:r>
      <w:r>
        <w:rPr>
          <w:color w:val="001A1D"/>
          <w:spacing w:val="-4"/>
          <w:w w:val="105"/>
          <w:sz w:val="16"/>
        </w:rPr>
        <w:t xml:space="preserve"> </w:t>
      </w:r>
      <w:r>
        <w:rPr>
          <w:color w:val="001A1D"/>
          <w:w w:val="105"/>
          <w:sz w:val="16"/>
        </w:rPr>
        <w:t>thực</w:t>
      </w:r>
      <w:r>
        <w:rPr>
          <w:color w:val="001A1D"/>
          <w:spacing w:val="-5"/>
          <w:w w:val="105"/>
          <w:sz w:val="16"/>
        </w:rPr>
        <w:t xml:space="preserve"> thi</w:t>
      </w:r>
    </w:p>
    <w:p>
      <w:pPr>
        <w:pStyle w:val="5"/>
        <w:numPr>
          <w:ilvl w:val="0"/>
          <w:numId w:val="6"/>
        </w:numPr>
        <w:tabs>
          <w:tab w:val="left" w:pos="1098"/>
        </w:tabs>
        <w:spacing w:before="157"/>
        <w:ind w:left="1098" w:hanging="294"/>
        <w:rPr>
          <w:sz w:val="16"/>
        </w:rPr>
      </w:pPr>
      <w:r>
        <w:drawing>
          <wp:anchor distT="0" distB="0" distL="0" distR="0" simplePos="0" relativeHeight="251852800"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860272369" name="Picture 860272369"/>
            <wp:cNvGraphicFramePr/>
            <a:graphic xmlns:a="http://schemas.openxmlformats.org/drawingml/2006/main">
              <a:graphicData uri="http://schemas.openxmlformats.org/drawingml/2006/picture">
                <pic:pic xmlns:pic="http://schemas.openxmlformats.org/drawingml/2006/picture">
                  <pic:nvPicPr>
                    <pic:cNvPr id="860272369" name="Picture 860272369"/>
                    <pic:cNvPicPr/>
                  </pic:nvPicPr>
                  <pic:blipFill>
                    <a:blip r:embed="rId16" cstate="print"/>
                    <a:stretch>
                      <a:fillRect/>
                    </a:stretch>
                  </pic:blipFill>
                  <pic:spPr>
                    <a:xfrm>
                      <a:off x="0" y="0"/>
                      <a:ext cx="92494" cy="92494"/>
                    </a:xfrm>
                    <a:prstGeom prst="rect">
                      <a:avLst/>
                    </a:prstGeom>
                  </pic:spPr>
                </pic:pic>
              </a:graphicData>
            </a:graphic>
          </wp:anchor>
        </w:drawing>
      </w:r>
      <w:r>
        <w:rPr>
          <w:color w:val="001A1D"/>
          <w:w w:val="105"/>
          <w:sz w:val="16"/>
        </w:rPr>
        <w:t>Lưu</w:t>
      </w:r>
      <w:r>
        <w:rPr>
          <w:color w:val="001A1D"/>
          <w:spacing w:val="-5"/>
          <w:w w:val="105"/>
          <w:sz w:val="16"/>
        </w:rPr>
        <w:t xml:space="preserve"> </w:t>
      </w:r>
      <w:r>
        <w:rPr>
          <w:color w:val="001A1D"/>
          <w:w w:val="105"/>
          <w:sz w:val="16"/>
        </w:rPr>
        <w:t>các</w:t>
      </w:r>
      <w:r>
        <w:rPr>
          <w:color w:val="001A1D"/>
          <w:spacing w:val="-4"/>
          <w:w w:val="105"/>
          <w:sz w:val="16"/>
        </w:rPr>
        <w:t xml:space="preserve"> </w:t>
      </w:r>
      <w:r>
        <w:rPr>
          <w:color w:val="001A1D"/>
          <w:w w:val="105"/>
          <w:sz w:val="16"/>
        </w:rPr>
        <w:t>biến</w:t>
      </w:r>
      <w:r>
        <w:rPr>
          <w:color w:val="001A1D"/>
          <w:spacing w:val="-4"/>
          <w:w w:val="105"/>
          <w:sz w:val="16"/>
        </w:rPr>
        <w:t xml:space="preserve"> </w:t>
      </w:r>
      <w:r>
        <w:rPr>
          <w:color w:val="001A1D"/>
          <w:w w:val="105"/>
          <w:sz w:val="16"/>
        </w:rPr>
        <w:t>cục</w:t>
      </w:r>
      <w:r>
        <w:rPr>
          <w:color w:val="001A1D"/>
          <w:spacing w:val="-5"/>
          <w:w w:val="105"/>
          <w:sz w:val="16"/>
        </w:rPr>
        <w:t xml:space="preserve"> </w:t>
      </w:r>
      <w:r>
        <w:rPr>
          <w:color w:val="001A1D"/>
          <w:w w:val="105"/>
          <w:sz w:val="16"/>
        </w:rPr>
        <w:t>bộ</w:t>
      </w:r>
      <w:r>
        <w:rPr>
          <w:color w:val="001A1D"/>
          <w:spacing w:val="-4"/>
          <w:w w:val="105"/>
          <w:sz w:val="16"/>
        </w:rPr>
        <w:t xml:space="preserve"> </w:t>
      </w:r>
      <w:r>
        <w:rPr>
          <w:color w:val="001A1D"/>
          <w:w w:val="105"/>
          <w:sz w:val="16"/>
        </w:rPr>
        <w:t>trong</w:t>
      </w:r>
      <w:r>
        <w:rPr>
          <w:color w:val="001A1D"/>
          <w:spacing w:val="-4"/>
          <w:w w:val="105"/>
          <w:sz w:val="16"/>
        </w:rPr>
        <w:t xml:space="preserve"> </w:t>
      </w:r>
      <w:r>
        <w:rPr>
          <w:color w:val="001A1D"/>
          <w:w w:val="105"/>
          <w:sz w:val="16"/>
        </w:rPr>
        <w:t>chương</w:t>
      </w:r>
      <w:r>
        <w:rPr>
          <w:color w:val="001A1D"/>
          <w:spacing w:val="-4"/>
          <w:w w:val="105"/>
          <w:sz w:val="16"/>
        </w:rPr>
        <w:t xml:space="preserve"> </w:t>
      </w:r>
      <w:r>
        <w:rPr>
          <w:color w:val="001A1D"/>
          <w:spacing w:val="-2"/>
          <w:w w:val="105"/>
          <w:sz w:val="16"/>
        </w:rPr>
        <w:t>trình</w:t>
      </w:r>
    </w:p>
    <w:p>
      <w:pPr>
        <w:pStyle w:val="5"/>
        <w:numPr>
          <w:ilvl w:val="0"/>
          <w:numId w:val="6"/>
        </w:numPr>
        <w:tabs>
          <w:tab w:val="left" w:pos="1098"/>
        </w:tabs>
        <w:ind w:left="1098" w:hanging="294"/>
        <w:rPr>
          <w:sz w:val="16"/>
        </w:rPr>
      </w:pPr>
      <w:r>
        <w:drawing>
          <wp:anchor distT="0" distB="0" distL="0" distR="0" simplePos="0" relativeHeight="251853824"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613168906" name="Picture 613168906"/>
            <wp:cNvGraphicFramePr/>
            <a:graphic xmlns:a="http://schemas.openxmlformats.org/drawingml/2006/main">
              <a:graphicData uri="http://schemas.openxmlformats.org/drawingml/2006/picture">
                <pic:pic xmlns:pic="http://schemas.openxmlformats.org/drawingml/2006/picture">
                  <pic:nvPicPr>
                    <pic:cNvPr id="613168906" name="Picture 613168906"/>
                    <pic:cNvPicPr/>
                  </pic:nvPicPr>
                  <pic:blipFill>
                    <a:blip r:embed="rId11" cstate="print"/>
                    <a:stretch>
                      <a:fillRect/>
                    </a:stretch>
                  </pic:blipFill>
                  <pic:spPr>
                    <a:xfrm>
                      <a:off x="0" y="0"/>
                      <a:ext cx="92494" cy="92494"/>
                    </a:xfrm>
                    <a:prstGeom prst="rect">
                      <a:avLst/>
                    </a:prstGeom>
                  </pic:spPr>
                </pic:pic>
              </a:graphicData>
            </a:graphic>
          </wp:anchor>
        </w:drawing>
      </w:r>
      <w:r>
        <w:rPr>
          <w:color w:val="001A1D"/>
          <w:w w:val="105"/>
          <w:sz w:val="16"/>
        </w:rPr>
        <w:t>Lưu</w:t>
      </w:r>
      <w:r>
        <w:rPr>
          <w:color w:val="001A1D"/>
          <w:spacing w:val="-6"/>
          <w:w w:val="105"/>
          <w:sz w:val="16"/>
        </w:rPr>
        <w:t xml:space="preserve"> </w:t>
      </w:r>
      <w:r>
        <w:rPr>
          <w:color w:val="001A1D"/>
          <w:w w:val="105"/>
          <w:sz w:val="16"/>
        </w:rPr>
        <w:t>các</w:t>
      </w:r>
      <w:r>
        <w:rPr>
          <w:color w:val="001A1D"/>
          <w:spacing w:val="-5"/>
          <w:w w:val="105"/>
          <w:sz w:val="16"/>
        </w:rPr>
        <w:t xml:space="preserve"> </w:t>
      </w:r>
      <w:r>
        <w:rPr>
          <w:color w:val="001A1D"/>
          <w:w w:val="105"/>
          <w:sz w:val="16"/>
        </w:rPr>
        <w:t>biến</w:t>
      </w:r>
      <w:r>
        <w:rPr>
          <w:color w:val="001A1D"/>
          <w:spacing w:val="-5"/>
          <w:w w:val="105"/>
          <w:sz w:val="16"/>
        </w:rPr>
        <w:t xml:space="preserve"> </w:t>
      </w:r>
      <w:r>
        <w:rPr>
          <w:color w:val="001A1D"/>
          <w:w w:val="105"/>
          <w:sz w:val="16"/>
        </w:rPr>
        <w:t>static/global</w:t>
      </w:r>
      <w:r>
        <w:rPr>
          <w:color w:val="001A1D"/>
          <w:spacing w:val="-5"/>
          <w:w w:val="105"/>
          <w:sz w:val="16"/>
        </w:rPr>
        <w:t xml:space="preserve"> </w:t>
      </w:r>
      <w:r>
        <w:rPr>
          <w:color w:val="001A1D"/>
          <w:w w:val="105"/>
          <w:sz w:val="16"/>
        </w:rPr>
        <w:t>chưa</w:t>
      </w:r>
      <w:r>
        <w:rPr>
          <w:color w:val="001A1D"/>
          <w:spacing w:val="-5"/>
          <w:w w:val="105"/>
          <w:sz w:val="16"/>
        </w:rPr>
        <w:t xml:space="preserve"> </w:t>
      </w:r>
      <w:r>
        <w:rPr>
          <w:color w:val="001A1D"/>
          <w:w w:val="105"/>
          <w:sz w:val="16"/>
        </w:rPr>
        <w:t>được</w:t>
      </w:r>
      <w:r>
        <w:rPr>
          <w:color w:val="001A1D"/>
          <w:spacing w:val="-5"/>
          <w:w w:val="105"/>
          <w:sz w:val="16"/>
        </w:rPr>
        <w:t xml:space="preserve"> </w:t>
      </w:r>
      <w:r>
        <w:rPr>
          <w:color w:val="001A1D"/>
          <w:w w:val="105"/>
          <w:sz w:val="16"/>
        </w:rPr>
        <w:t>khởi</w:t>
      </w:r>
      <w:r>
        <w:rPr>
          <w:color w:val="001A1D"/>
          <w:spacing w:val="-5"/>
          <w:w w:val="105"/>
          <w:sz w:val="16"/>
        </w:rPr>
        <w:t xml:space="preserve"> </w:t>
      </w:r>
      <w:r>
        <w:rPr>
          <w:color w:val="001A1D"/>
          <w:w w:val="105"/>
          <w:sz w:val="16"/>
        </w:rPr>
        <w:t>tạo</w:t>
      </w:r>
      <w:r>
        <w:rPr>
          <w:color w:val="001A1D"/>
          <w:spacing w:val="-5"/>
          <w:w w:val="105"/>
          <w:sz w:val="16"/>
        </w:rPr>
        <w:t xml:space="preserve"> </w:t>
      </w:r>
      <w:r>
        <w:rPr>
          <w:color w:val="001A1D"/>
          <w:w w:val="105"/>
          <w:sz w:val="16"/>
        </w:rPr>
        <w:t>trong</w:t>
      </w:r>
      <w:r>
        <w:rPr>
          <w:color w:val="001A1D"/>
          <w:spacing w:val="-5"/>
          <w:w w:val="105"/>
          <w:sz w:val="16"/>
        </w:rPr>
        <w:t xml:space="preserve"> </w:t>
      </w:r>
      <w:r>
        <w:rPr>
          <w:color w:val="001A1D"/>
          <w:w w:val="105"/>
          <w:sz w:val="16"/>
        </w:rPr>
        <w:t>chương</w:t>
      </w:r>
      <w:r>
        <w:rPr>
          <w:color w:val="001A1D"/>
          <w:spacing w:val="-5"/>
          <w:w w:val="105"/>
          <w:sz w:val="16"/>
        </w:rPr>
        <w:t xml:space="preserve"> </w:t>
      </w:r>
      <w:r>
        <w:rPr>
          <w:color w:val="001A1D"/>
          <w:spacing w:val="-2"/>
          <w:w w:val="105"/>
          <w:sz w:val="16"/>
        </w:rPr>
        <w:t>trình</w:t>
      </w:r>
    </w:p>
    <w:p>
      <w:pPr>
        <w:pStyle w:val="5"/>
        <w:numPr>
          <w:ilvl w:val="0"/>
          <w:numId w:val="6"/>
        </w:numPr>
        <w:tabs>
          <w:tab w:val="left" w:pos="1098"/>
        </w:tabs>
        <w:ind w:left="1098" w:hanging="294"/>
        <w:rPr>
          <w:sz w:val="16"/>
        </w:rPr>
      </w:pPr>
      <w:r>
        <w:drawing>
          <wp:anchor distT="0" distB="0" distL="0" distR="0" simplePos="0" relativeHeight="251854848"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1723409342" name="Picture 1723409342"/>
            <wp:cNvGraphicFramePr/>
            <a:graphic xmlns:a="http://schemas.openxmlformats.org/drawingml/2006/main">
              <a:graphicData uri="http://schemas.openxmlformats.org/drawingml/2006/picture">
                <pic:pic xmlns:pic="http://schemas.openxmlformats.org/drawingml/2006/picture">
                  <pic:nvPicPr>
                    <pic:cNvPr id="1723409342" name="Picture 1723409342"/>
                    <pic:cNvPicPr/>
                  </pic:nvPicPr>
                  <pic:blipFill>
                    <a:blip r:embed="rId11" cstate="print"/>
                    <a:stretch>
                      <a:fillRect/>
                    </a:stretch>
                  </pic:blipFill>
                  <pic:spPr>
                    <a:xfrm>
                      <a:off x="0" y="0"/>
                      <a:ext cx="92494" cy="92494"/>
                    </a:xfrm>
                    <a:prstGeom prst="rect">
                      <a:avLst/>
                    </a:prstGeom>
                  </pic:spPr>
                </pic:pic>
              </a:graphicData>
            </a:graphic>
          </wp:anchor>
        </w:drawing>
      </w:r>
      <w:r>
        <w:rPr>
          <w:color w:val="001A1D"/>
          <w:w w:val="105"/>
          <w:sz w:val="16"/>
        </w:rPr>
        <w:t>Lưu</w:t>
      </w:r>
      <w:r>
        <w:rPr>
          <w:color w:val="001A1D"/>
          <w:spacing w:val="-4"/>
          <w:w w:val="105"/>
          <w:sz w:val="16"/>
        </w:rPr>
        <w:t xml:space="preserve"> </w:t>
      </w:r>
      <w:r>
        <w:rPr>
          <w:color w:val="001A1D"/>
          <w:w w:val="105"/>
          <w:sz w:val="16"/>
        </w:rPr>
        <w:t>các</w:t>
      </w:r>
      <w:r>
        <w:rPr>
          <w:color w:val="001A1D"/>
          <w:spacing w:val="-4"/>
          <w:w w:val="105"/>
          <w:sz w:val="16"/>
        </w:rPr>
        <w:t xml:space="preserve"> </w:t>
      </w:r>
      <w:r>
        <w:rPr>
          <w:color w:val="001A1D"/>
          <w:w w:val="105"/>
          <w:sz w:val="16"/>
        </w:rPr>
        <w:t>đối</w:t>
      </w:r>
      <w:r>
        <w:rPr>
          <w:color w:val="001A1D"/>
          <w:spacing w:val="-3"/>
          <w:w w:val="105"/>
          <w:sz w:val="16"/>
        </w:rPr>
        <w:t xml:space="preserve"> </w:t>
      </w:r>
      <w:r>
        <w:rPr>
          <w:color w:val="001A1D"/>
          <w:w w:val="105"/>
          <w:sz w:val="16"/>
        </w:rPr>
        <w:t>số</w:t>
      </w:r>
      <w:r>
        <w:rPr>
          <w:color w:val="001A1D"/>
          <w:spacing w:val="-4"/>
          <w:w w:val="105"/>
          <w:sz w:val="16"/>
        </w:rPr>
        <w:t xml:space="preserve"> </w:t>
      </w:r>
      <w:r>
        <w:rPr>
          <w:color w:val="001A1D"/>
          <w:w w:val="105"/>
          <w:sz w:val="16"/>
        </w:rPr>
        <w:t>của</w:t>
      </w:r>
      <w:r>
        <w:rPr>
          <w:color w:val="001A1D"/>
          <w:spacing w:val="-3"/>
          <w:w w:val="105"/>
          <w:sz w:val="16"/>
        </w:rPr>
        <w:t xml:space="preserve"> </w:t>
      </w:r>
      <w:r>
        <w:rPr>
          <w:color w:val="001A1D"/>
          <w:w w:val="105"/>
          <w:sz w:val="16"/>
        </w:rPr>
        <w:t>một</w:t>
      </w:r>
      <w:r>
        <w:rPr>
          <w:color w:val="001A1D"/>
          <w:spacing w:val="-4"/>
          <w:w w:val="105"/>
          <w:sz w:val="16"/>
        </w:rPr>
        <w:t xml:space="preserve"> </w:t>
      </w:r>
      <w:r>
        <w:rPr>
          <w:color w:val="001A1D"/>
          <w:spacing w:val="-5"/>
          <w:w w:val="105"/>
          <w:sz w:val="16"/>
        </w:rPr>
        <w:t>hàm</w:t>
      </w:r>
    </w:p>
    <w:p>
      <w:pPr>
        <w:pStyle w:val="4"/>
      </w:pPr>
    </w:p>
    <w:p>
      <w:pPr>
        <w:pStyle w:val="4"/>
        <w:spacing w:before="118"/>
      </w:pPr>
    </w:p>
    <w:p>
      <w:pPr>
        <w:pStyle w:val="4"/>
        <w:spacing w:before="1" w:line="330" w:lineRule="atLeast"/>
        <w:ind w:left="468" w:right="9125"/>
      </w:pPr>
      <w:r>
        <w:rPr>
          <w:color w:val="8E662E"/>
          <w:w w:val="105"/>
        </w:rPr>
        <w:t>Your</w:t>
      </w:r>
      <w:r>
        <w:rPr>
          <w:color w:val="8E662E"/>
          <w:spacing w:val="-12"/>
          <w:w w:val="105"/>
        </w:rPr>
        <w:t xml:space="preserve"> </w:t>
      </w:r>
      <w:r>
        <w:rPr>
          <w:color w:val="8E662E"/>
          <w:w w:val="105"/>
        </w:rPr>
        <w:t>answer</w:t>
      </w:r>
      <w:r>
        <w:rPr>
          <w:color w:val="8E662E"/>
          <w:spacing w:val="-11"/>
          <w:w w:val="105"/>
        </w:rPr>
        <w:t xml:space="preserve"> </w:t>
      </w:r>
      <w:r>
        <w:rPr>
          <w:color w:val="8E662E"/>
          <w:w w:val="105"/>
        </w:rPr>
        <w:t>is</w:t>
      </w:r>
      <w:r>
        <w:rPr>
          <w:color w:val="8E662E"/>
          <w:spacing w:val="-12"/>
          <w:w w:val="105"/>
        </w:rPr>
        <w:t xml:space="preserve"> </w:t>
      </w:r>
      <w:r>
        <w:rPr>
          <w:color w:val="8E662E"/>
          <w:w w:val="105"/>
        </w:rPr>
        <w:t>incorrect. The correct answer is:</w:t>
      </w:r>
    </w:p>
    <w:p>
      <w:pPr>
        <w:pStyle w:val="4"/>
        <w:spacing w:before="39"/>
        <w:ind w:left="468"/>
      </w:pPr>
      <w:r>
        <w:rPr>
          <w:color w:val="8E662E"/>
          <w:w w:val="105"/>
        </w:rPr>
        <w:t>Lưu</w:t>
      </w:r>
      <w:r>
        <w:rPr>
          <w:color w:val="8E662E"/>
          <w:spacing w:val="-5"/>
          <w:w w:val="105"/>
        </w:rPr>
        <w:t xml:space="preserve"> </w:t>
      </w:r>
      <w:r>
        <w:rPr>
          <w:color w:val="8E662E"/>
          <w:w w:val="105"/>
        </w:rPr>
        <w:t>các</w:t>
      </w:r>
      <w:r>
        <w:rPr>
          <w:color w:val="8E662E"/>
          <w:spacing w:val="-5"/>
          <w:w w:val="105"/>
        </w:rPr>
        <w:t xml:space="preserve"> </w:t>
      </w:r>
      <w:r>
        <w:rPr>
          <w:color w:val="8E662E"/>
          <w:w w:val="105"/>
        </w:rPr>
        <w:t>biến</w:t>
      </w:r>
      <w:r>
        <w:rPr>
          <w:color w:val="8E662E"/>
          <w:spacing w:val="-5"/>
          <w:w w:val="105"/>
        </w:rPr>
        <w:t xml:space="preserve"> </w:t>
      </w:r>
      <w:r>
        <w:rPr>
          <w:color w:val="8E662E"/>
          <w:w w:val="105"/>
        </w:rPr>
        <w:t>static/global</w:t>
      </w:r>
      <w:r>
        <w:rPr>
          <w:color w:val="8E662E"/>
          <w:spacing w:val="-5"/>
          <w:w w:val="105"/>
        </w:rPr>
        <w:t xml:space="preserve"> </w:t>
      </w:r>
      <w:r>
        <w:rPr>
          <w:color w:val="8E662E"/>
          <w:w w:val="105"/>
        </w:rPr>
        <w:t>đã</w:t>
      </w:r>
      <w:r>
        <w:rPr>
          <w:color w:val="8E662E"/>
          <w:spacing w:val="-5"/>
          <w:w w:val="105"/>
        </w:rPr>
        <w:t xml:space="preserve"> </w:t>
      </w:r>
      <w:r>
        <w:rPr>
          <w:color w:val="8E662E"/>
          <w:w w:val="105"/>
        </w:rPr>
        <w:t>được</w:t>
      </w:r>
      <w:r>
        <w:rPr>
          <w:color w:val="8E662E"/>
          <w:spacing w:val="-5"/>
          <w:w w:val="105"/>
        </w:rPr>
        <w:t xml:space="preserve"> </w:t>
      </w:r>
      <w:r>
        <w:rPr>
          <w:color w:val="8E662E"/>
          <w:w w:val="105"/>
        </w:rPr>
        <w:t>khởi</w:t>
      </w:r>
      <w:r>
        <w:rPr>
          <w:color w:val="8E662E"/>
          <w:spacing w:val="-4"/>
          <w:w w:val="105"/>
        </w:rPr>
        <w:t xml:space="preserve"> </w:t>
      </w:r>
      <w:r>
        <w:rPr>
          <w:color w:val="8E662E"/>
          <w:w w:val="105"/>
        </w:rPr>
        <w:t>tạo</w:t>
      </w:r>
      <w:r>
        <w:rPr>
          <w:color w:val="8E662E"/>
          <w:spacing w:val="-5"/>
          <w:w w:val="105"/>
        </w:rPr>
        <w:t xml:space="preserve"> </w:t>
      </w:r>
      <w:r>
        <w:rPr>
          <w:color w:val="8E662E"/>
          <w:w w:val="105"/>
        </w:rPr>
        <w:t>trong</w:t>
      </w:r>
      <w:r>
        <w:rPr>
          <w:color w:val="8E662E"/>
          <w:spacing w:val="-5"/>
          <w:w w:val="105"/>
        </w:rPr>
        <w:t xml:space="preserve"> </w:t>
      </w:r>
      <w:r>
        <w:rPr>
          <w:color w:val="8E662E"/>
          <w:w w:val="105"/>
        </w:rPr>
        <w:t>chương</w:t>
      </w:r>
      <w:r>
        <w:rPr>
          <w:color w:val="8E662E"/>
          <w:spacing w:val="-5"/>
          <w:w w:val="105"/>
        </w:rPr>
        <w:t xml:space="preserve"> </w:t>
      </w:r>
      <w:r>
        <w:rPr>
          <w:color w:val="8E662E"/>
          <w:spacing w:val="-2"/>
          <w:w w:val="105"/>
        </w:rPr>
        <w:t>trình</w:t>
      </w:r>
    </w:p>
    <w:p>
      <w:pPr>
        <w:sectPr>
          <w:pgSz w:w="12240" w:h="15840"/>
          <w:pgMar w:top="220" w:right="460" w:bottom="440" w:left="400" w:header="0" w:footer="260" w:gutter="0"/>
          <w:cols w:space="720" w:num="1"/>
        </w:sectPr>
      </w:pPr>
    </w:p>
    <w:p>
      <w:pPr>
        <w:pStyle w:val="4"/>
        <w:tabs>
          <w:tab w:val="left" w:pos="4725"/>
        </w:tabs>
        <w:spacing w:before="65"/>
        <w:ind w:left="110"/>
        <w:rPr>
          <w:rFonts w:ascii="Arial MT"/>
        </w:rPr>
      </w:pPr>
      <w:r>
        <w:rPr>
          <w:rFonts w:ascii="Arial MT"/>
        </w:rPr>
        <w:t>11/16/23,</w:t>
      </w:r>
      <w:r>
        <w:rPr>
          <w:rFonts w:ascii="Arial MT"/>
          <w:spacing w:val="-7"/>
        </w:rPr>
        <w:t xml:space="preserve"> </w:t>
      </w:r>
      <w:r>
        <w:rPr>
          <w:rFonts w:ascii="Arial MT"/>
        </w:rPr>
        <w:t>3:09</w:t>
      </w:r>
      <w:r>
        <w:rPr>
          <w:rFonts w:ascii="Arial MT"/>
          <w:spacing w:val="-7"/>
        </w:rPr>
        <w:t xml:space="preserve"> </w:t>
      </w:r>
      <w:r>
        <w:rPr>
          <w:rFonts w:ascii="Arial MT"/>
          <w:spacing w:val="-5"/>
        </w:rPr>
        <w:t>PM</w:t>
      </w:r>
      <w:r>
        <w:rPr>
          <w:rFonts w:ascii="Arial MT"/>
        </w:rPr>
        <w:tab/>
      </w:r>
      <w:r>
        <w:rPr>
          <w:rFonts w:ascii="Arial MT"/>
        </w:rPr>
        <w:t>Kiem</w:t>
      </w:r>
      <w:r>
        <w:rPr>
          <w:rFonts w:ascii="Arial MT"/>
          <w:spacing w:val="-3"/>
        </w:rPr>
        <w:t xml:space="preserve"> </w:t>
      </w:r>
      <w:r>
        <w:rPr>
          <w:rFonts w:ascii="Arial MT"/>
        </w:rPr>
        <w:t>tra</w:t>
      </w:r>
      <w:r>
        <w:rPr>
          <w:rFonts w:ascii="Arial MT"/>
          <w:spacing w:val="-1"/>
        </w:rPr>
        <w:t xml:space="preserve"> </w:t>
      </w:r>
      <w:r>
        <w:rPr>
          <w:rFonts w:ascii="Arial MT"/>
        </w:rPr>
        <w:t>cuoi</w:t>
      </w:r>
      <w:r>
        <w:rPr>
          <w:rFonts w:ascii="Arial MT"/>
          <w:spacing w:val="-1"/>
        </w:rPr>
        <w:t xml:space="preserve"> </w:t>
      </w:r>
      <w:r>
        <w:rPr>
          <w:rFonts w:ascii="Arial MT"/>
        </w:rPr>
        <w:t>ki</w:t>
      </w:r>
      <w:r>
        <w:rPr>
          <w:rFonts w:ascii="Arial MT"/>
          <w:spacing w:val="-1"/>
        </w:rPr>
        <w:t xml:space="preserve"> </w:t>
      </w:r>
      <w:r>
        <w:rPr>
          <w:rFonts w:ascii="Arial MT"/>
        </w:rPr>
        <w:t>2:</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(page</w:t>
      </w:r>
      <w:r>
        <w:rPr>
          <w:rFonts w:ascii="Arial MT"/>
          <w:spacing w:val="-1"/>
        </w:rPr>
        <w:t xml:space="preserve"> </w:t>
      </w:r>
      <w:r>
        <w:rPr>
          <w:rFonts w:ascii="Arial MT"/>
        </w:rPr>
        <w:t>1</w:t>
      </w:r>
      <w:r>
        <w:rPr>
          <w:rFonts w:ascii="Arial MT"/>
          <w:spacing w:val="-1"/>
        </w:rPr>
        <w:t xml:space="preserve"> </w:t>
      </w:r>
      <w:r>
        <w:rPr>
          <w:rFonts w:ascii="Arial MT"/>
        </w:rPr>
        <w:t>of</w:t>
      </w:r>
      <w:r>
        <w:rPr>
          <w:rFonts w:ascii="Arial MT"/>
          <w:spacing w:val="-1"/>
        </w:rPr>
        <w:t xml:space="preserve"> </w:t>
      </w:r>
      <w:r>
        <w:rPr>
          <w:rFonts w:ascii="Arial MT"/>
        </w:rPr>
        <w:t>20)</w:t>
      </w:r>
      <w:r>
        <w:rPr>
          <w:rFonts w:ascii="Arial MT"/>
          <w:spacing w:val="-1"/>
        </w:rPr>
        <w:t xml:space="preserve"> </w:t>
      </w:r>
      <w:r>
        <w:rPr>
          <w:rFonts w:ascii="Arial MT"/>
        </w:rPr>
        <w:t>|</w:t>
      </w:r>
      <w:r>
        <w:rPr>
          <w:rFonts w:ascii="Arial MT"/>
          <w:spacing w:val="-1"/>
        </w:rPr>
        <w:t xml:space="preserve"> </w:t>
      </w:r>
      <w:r>
        <w:rPr>
          <w:rFonts w:ascii="Arial MT"/>
          <w:spacing w:val="-5"/>
        </w:rPr>
        <w:t>MMS</w:t>
      </w:r>
    </w:p>
    <w:p>
      <w:pPr>
        <w:pStyle w:val="4"/>
        <w:spacing w:before="4"/>
        <w:rPr>
          <w:rFonts w:ascii="Arial MT"/>
          <w:sz w:val="5"/>
        </w:rPr>
      </w:pPr>
      <w:r>
        <mc:AlternateContent>
          <mc:Choice Requires="wpg">
            <w:drawing>
              <wp:anchor distT="0" distB="0" distL="0" distR="0" simplePos="0" relativeHeight="252008448" behindDoc="1" locked="0" layoutInCell="1" allowOverlap="1">
                <wp:simplePos x="0" y="0"/>
                <wp:positionH relativeFrom="page">
                  <wp:posOffset>408940</wp:posOffset>
                </wp:positionH>
                <wp:positionV relativeFrom="paragraph">
                  <wp:posOffset>54610</wp:posOffset>
                </wp:positionV>
                <wp:extent cx="6944360" cy="782955"/>
                <wp:effectExtent l="0" t="0" r="0" b="0"/>
                <wp:wrapTopAndBottom/>
                <wp:docPr id="469555587" name="Group 469555587"/>
                <wp:cNvGraphicFramePr/>
                <a:graphic xmlns:a="http://schemas.openxmlformats.org/drawingml/2006/main">
                  <a:graphicData uri="http://schemas.microsoft.com/office/word/2010/wordprocessingGroup">
                    <wpg:wgp>
                      <wpg:cNvGrpSpPr/>
                      <wpg:grpSpPr>
                        <a:xfrm>
                          <a:off x="0" y="0"/>
                          <a:ext cx="6944359" cy="782955"/>
                          <a:chOff x="0" y="0"/>
                          <a:chExt cx="6944359" cy="782955"/>
                        </a:xfrm>
                      </wpg:grpSpPr>
                      <wps:wsp>
                        <wps:cNvPr id="1946055405" name="Graphic 73"/>
                        <wps:cNvSpPr/>
                        <wps:spPr>
                          <a:xfrm>
                            <a:off x="3557" y="3557"/>
                            <a:ext cx="6937375" cy="775970"/>
                          </a:xfrm>
                          <a:custGeom>
                            <a:avLst/>
                            <a:gdLst/>
                            <a:ahLst/>
                            <a:cxnLst/>
                            <a:rect l="l" t="t" r="r" b="b"/>
                            <a:pathLst>
                              <a:path w="6937375" h="775970">
                                <a:moveTo>
                                  <a:pt x="0" y="764856"/>
                                </a:moveTo>
                                <a:lnTo>
                                  <a:pt x="0" y="10672"/>
                                </a:lnTo>
                                <a:lnTo>
                                  <a:pt x="0" y="7724"/>
                                </a:lnTo>
                                <a:lnTo>
                                  <a:pt x="1041" y="5209"/>
                                </a:lnTo>
                                <a:lnTo>
                                  <a:pt x="3125" y="3124"/>
                                </a:lnTo>
                                <a:lnTo>
                                  <a:pt x="5209" y="1042"/>
                                </a:lnTo>
                                <a:lnTo>
                                  <a:pt x="7725" y="0"/>
                                </a:lnTo>
                                <a:lnTo>
                                  <a:pt x="10672" y="0"/>
                                </a:lnTo>
                                <a:lnTo>
                                  <a:pt x="6926398" y="0"/>
                                </a:lnTo>
                                <a:lnTo>
                                  <a:pt x="6929345" y="0"/>
                                </a:lnTo>
                                <a:lnTo>
                                  <a:pt x="6931860" y="1042"/>
                                </a:lnTo>
                                <a:lnTo>
                                  <a:pt x="6933944" y="3124"/>
                                </a:lnTo>
                                <a:lnTo>
                                  <a:pt x="6936028" y="5209"/>
                                </a:lnTo>
                                <a:lnTo>
                                  <a:pt x="6937070" y="7724"/>
                                </a:lnTo>
                                <a:lnTo>
                                  <a:pt x="6937071" y="10672"/>
                                </a:lnTo>
                                <a:lnTo>
                                  <a:pt x="6937071" y="764856"/>
                                </a:lnTo>
                                <a:lnTo>
                                  <a:pt x="6937070" y="767802"/>
                                </a:lnTo>
                                <a:lnTo>
                                  <a:pt x="6936028" y="770317"/>
                                </a:lnTo>
                                <a:lnTo>
                                  <a:pt x="6933944" y="772400"/>
                                </a:lnTo>
                                <a:lnTo>
                                  <a:pt x="6931860" y="774485"/>
                                </a:lnTo>
                                <a:lnTo>
                                  <a:pt x="6929345" y="775527"/>
                                </a:lnTo>
                                <a:lnTo>
                                  <a:pt x="6926398" y="775528"/>
                                </a:lnTo>
                                <a:lnTo>
                                  <a:pt x="10672" y="775528"/>
                                </a:lnTo>
                                <a:lnTo>
                                  <a:pt x="7725" y="775527"/>
                                </a:lnTo>
                                <a:lnTo>
                                  <a:pt x="5209" y="774485"/>
                                </a:lnTo>
                                <a:lnTo>
                                  <a:pt x="3125" y="772400"/>
                                </a:lnTo>
                                <a:lnTo>
                                  <a:pt x="1041" y="770317"/>
                                </a:lnTo>
                                <a:lnTo>
                                  <a:pt x="0" y="767802"/>
                                </a:lnTo>
                                <a:lnTo>
                                  <a:pt x="0" y="764856"/>
                                </a:lnTo>
                                <a:close/>
                              </a:path>
                            </a:pathLst>
                          </a:custGeom>
                          <a:ln w="7114">
                            <a:solidFill>
                              <a:srgbClr val="CAD0D6"/>
                            </a:solidFill>
                            <a:prstDash val="solid"/>
                          </a:ln>
                        </wps:spPr>
                        <wps:bodyPr wrap="square" lIns="0" tIns="0" rIns="0" bIns="0" rtlCol="0">
                          <a:noAutofit/>
                        </wps:bodyPr>
                      </wps:wsp>
                      <wps:wsp>
                        <wps:cNvPr id="903674024" name="Graphic 74"/>
                        <wps:cNvSpPr/>
                        <wps:spPr>
                          <a:xfrm>
                            <a:off x="60477" y="586982"/>
                            <a:ext cx="448309" cy="128270"/>
                          </a:xfrm>
                          <a:custGeom>
                            <a:avLst/>
                            <a:gdLst/>
                            <a:ahLst/>
                            <a:cxnLst/>
                            <a:rect l="l" t="t" r="r" b="b"/>
                            <a:pathLst>
                              <a:path w="448309" h="128270">
                                <a:moveTo>
                                  <a:pt x="0" y="74706"/>
                                </a:moveTo>
                                <a:lnTo>
                                  <a:pt x="0" y="53362"/>
                                </a:lnTo>
                                <a:lnTo>
                                  <a:pt x="0" y="49858"/>
                                </a:lnTo>
                                <a:lnTo>
                                  <a:pt x="341" y="46388"/>
                                </a:lnTo>
                                <a:lnTo>
                                  <a:pt x="1025" y="42950"/>
                                </a:lnTo>
                                <a:lnTo>
                                  <a:pt x="1708" y="39512"/>
                                </a:lnTo>
                                <a:lnTo>
                                  <a:pt x="2721" y="36175"/>
                                </a:lnTo>
                                <a:lnTo>
                                  <a:pt x="4061" y="32937"/>
                                </a:lnTo>
                                <a:lnTo>
                                  <a:pt x="5402" y="29699"/>
                                </a:lnTo>
                                <a:lnTo>
                                  <a:pt x="7046" y="26625"/>
                                </a:lnTo>
                                <a:lnTo>
                                  <a:pt x="8993" y="23712"/>
                                </a:lnTo>
                                <a:lnTo>
                                  <a:pt x="10939" y="20799"/>
                                </a:lnTo>
                                <a:lnTo>
                                  <a:pt x="13151" y="18105"/>
                                </a:lnTo>
                                <a:lnTo>
                                  <a:pt x="15629" y="15627"/>
                                </a:lnTo>
                                <a:lnTo>
                                  <a:pt x="18106" y="13149"/>
                                </a:lnTo>
                                <a:lnTo>
                                  <a:pt x="32941" y="4059"/>
                                </a:lnTo>
                                <a:lnTo>
                                  <a:pt x="36178" y="2720"/>
                                </a:lnTo>
                                <a:lnTo>
                                  <a:pt x="39515" y="1707"/>
                                </a:lnTo>
                                <a:lnTo>
                                  <a:pt x="42951" y="1023"/>
                                </a:lnTo>
                                <a:lnTo>
                                  <a:pt x="46388" y="340"/>
                                </a:lnTo>
                                <a:lnTo>
                                  <a:pt x="49858" y="0"/>
                                </a:lnTo>
                                <a:lnTo>
                                  <a:pt x="53362" y="0"/>
                                </a:lnTo>
                                <a:lnTo>
                                  <a:pt x="394879" y="0"/>
                                </a:lnTo>
                                <a:lnTo>
                                  <a:pt x="398383" y="0"/>
                                </a:lnTo>
                                <a:lnTo>
                                  <a:pt x="401853" y="340"/>
                                </a:lnTo>
                                <a:lnTo>
                                  <a:pt x="405289" y="1023"/>
                                </a:lnTo>
                                <a:lnTo>
                                  <a:pt x="408726" y="1707"/>
                                </a:lnTo>
                                <a:lnTo>
                                  <a:pt x="412063" y="2720"/>
                                </a:lnTo>
                                <a:lnTo>
                                  <a:pt x="415300" y="4059"/>
                                </a:lnTo>
                                <a:lnTo>
                                  <a:pt x="418537" y="5398"/>
                                </a:lnTo>
                                <a:lnTo>
                                  <a:pt x="421612" y="7041"/>
                                </a:lnTo>
                                <a:lnTo>
                                  <a:pt x="424525" y="8989"/>
                                </a:lnTo>
                                <a:lnTo>
                                  <a:pt x="427439" y="10936"/>
                                </a:lnTo>
                                <a:lnTo>
                                  <a:pt x="430134" y="13149"/>
                                </a:lnTo>
                                <a:lnTo>
                                  <a:pt x="432612" y="15627"/>
                                </a:lnTo>
                                <a:lnTo>
                                  <a:pt x="435089" y="18105"/>
                                </a:lnTo>
                                <a:lnTo>
                                  <a:pt x="437301" y="20801"/>
                                </a:lnTo>
                                <a:lnTo>
                                  <a:pt x="439248" y="23714"/>
                                </a:lnTo>
                                <a:lnTo>
                                  <a:pt x="441194" y="26625"/>
                                </a:lnTo>
                                <a:lnTo>
                                  <a:pt x="442838" y="29699"/>
                                </a:lnTo>
                                <a:lnTo>
                                  <a:pt x="444179" y="32937"/>
                                </a:lnTo>
                                <a:lnTo>
                                  <a:pt x="445520" y="36175"/>
                                </a:lnTo>
                                <a:lnTo>
                                  <a:pt x="446532" y="39512"/>
                                </a:lnTo>
                                <a:lnTo>
                                  <a:pt x="447216" y="42950"/>
                                </a:lnTo>
                                <a:lnTo>
                                  <a:pt x="447899" y="46388"/>
                                </a:lnTo>
                                <a:lnTo>
                                  <a:pt x="448241" y="49858"/>
                                </a:lnTo>
                                <a:lnTo>
                                  <a:pt x="448241" y="53362"/>
                                </a:lnTo>
                                <a:lnTo>
                                  <a:pt x="448241" y="74706"/>
                                </a:lnTo>
                                <a:lnTo>
                                  <a:pt x="448241" y="78210"/>
                                </a:lnTo>
                                <a:lnTo>
                                  <a:pt x="447899" y="81679"/>
                                </a:lnTo>
                                <a:lnTo>
                                  <a:pt x="447216" y="85113"/>
                                </a:lnTo>
                                <a:lnTo>
                                  <a:pt x="446532" y="88549"/>
                                </a:lnTo>
                                <a:lnTo>
                                  <a:pt x="445520" y="91886"/>
                                </a:lnTo>
                                <a:lnTo>
                                  <a:pt x="444179" y="95122"/>
                                </a:lnTo>
                                <a:lnTo>
                                  <a:pt x="442838" y="98360"/>
                                </a:lnTo>
                                <a:lnTo>
                                  <a:pt x="415300" y="124002"/>
                                </a:lnTo>
                                <a:lnTo>
                                  <a:pt x="412063" y="125345"/>
                                </a:lnTo>
                                <a:lnTo>
                                  <a:pt x="408726" y="126357"/>
                                </a:lnTo>
                                <a:lnTo>
                                  <a:pt x="405289" y="127040"/>
                                </a:lnTo>
                                <a:lnTo>
                                  <a:pt x="401853" y="127725"/>
                                </a:lnTo>
                                <a:lnTo>
                                  <a:pt x="398383" y="128067"/>
                                </a:lnTo>
                                <a:lnTo>
                                  <a:pt x="394879" y="128069"/>
                                </a:lnTo>
                                <a:lnTo>
                                  <a:pt x="53362" y="128069"/>
                                </a:lnTo>
                                <a:lnTo>
                                  <a:pt x="49858" y="128067"/>
                                </a:lnTo>
                                <a:lnTo>
                                  <a:pt x="46388" y="127725"/>
                                </a:lnTo>
                                <a:lnTo>
                                  <a:pt x="42951" y="127040"/>
                                </a:lnTo>
                                <a:lnTo>
                                  <a:pt x="39515" y="126357"/>
                                </a:lnTo>
                                <a:lnTo>
                                  <a:pt x="36178" y="125345"/>
                                </a:lnTo>
                                <a:lnTo>
                                  <a:pt x="32941" y="124002"/>
                                </a:lnTo>
                                <a:lnTo>
                                  <a:pt x="29704" y="122661"/>
                                </a:lnTo>
                                <a:lnTo>
                                  <a:pt x="26629" y="121018"/>
                                </a:lnTo>
                                <a:lnTo>
                                  <a:pt x="23715" y="119071"/>
                                </a:lnTo>
                                <a:lnTo>
                                  <a:pt x="20802" y="117125"/>
                                </a:lnTo>
                                <a:lnTo>
                                  <a:pt x="1025" y="85115"/>
                                </a:lnTo>
                                <a:lnTo>
                                  <a:pt x="341" y="81679"/>
                                </a:lnTo>
                                <a:lnTo>
                                  <a:pt x="0" y="78210"/>
                                </a:lnTo>
                                <a:lnTo>
                                  <a:pt x="0" y="74706"/>
                                </a:lnTo>
                                <a:close/>
                              </a:path>
                            </a:pathLst>
                          </a:custGeom>
                          <a:ln w="7114">
                            <a:solidFill>
                              <a:srgbClr val="000000"/>
                            </a:solidFill>
                            <a:prstDash val="solid"/>
                          </a:ln>
                        </wps:spPr>
                        <wps:bodyPr wrap="square" lIns="0" tIns="0" rIns="0" bIns="0" rtlCol="0">
                          <a:noAutofit/>
                        </wps:bodyPr>
                      </wps:wsp>
                      <wps:wsp>
                        <wps:cNvPr id="409915115" name="Textbox 75"/>
                        <wps:cNvSpPr txBox="1"/>
                        <wps:spPr>
                          <a:xfrm>
                            <a:off x="10977" y="9198"/>
                            <a:ext cx="6922770" cy="764540"/>
                          </a:xfrm>
                          <a:prstGeom prst="rect">
                            <a:avLst/>
                          </a:prstGeom>
                        </wps:spPr>
                        <wps:txbx>
                          <w:txbxContent>
                            <w:p>
                              <w:pPr>
                                <w:spacing w:before="38"/>
                                <w:ind w:left="77"/>
                                <w:rPr>
                                  <w:b/>
                                  <w:sz w:val="20"/>
                                </w:rPr>
                              </w:pPr>
                              <w:r>
                                <w:rPr>
                                  <w:b/>
                                  <w:color w:val="1C2025"/>
                                  <w:sz w:val="13"/>
                                </w:rPr>
                                <w:t>Question</w:t>
                              </w:r>
                              <w:r>
                                <w:rPr>
                                  <w:b/>
                                  <w:color w:val="1C2025"/>
                                  <w:spacing w:val="12"/>
                                  <w:sz w:val="13"/>
                                </w:rPr>
                                <w:t xml:space="preserve"> </w:t>
                              </w:r>
                              <w:r>
                                <w:rPr>
                                  <w:b/>
                                  <w:color w:val="1C2025"/>
                                  <w:spacing w:val="-10"/>
                                  <w:sz w:val="20"/>
                                </w:rPr>
                                <w:t>7</w:t>
                              </w:r>
                            </w:p>
                            <w:p>
                              <w:pPr>
                                <w:spacing w:before="79"/>
                                <w:ind w:left="77"/>
                                <w:rPr>
                                  <w:sz w:val="13"/>
                                </w:rPr>
                              </w:pPr>
                              <w:r>
                                <w:rPr>
                                  <w:color w:val="1C2025"/>
                                  <w:sz w:val="13"/>
                                </w:rPr>
                                <w:t>Not</w:t>
                              </w:r>
                              <w:r>
                                <w:rPr>
                                  <w:color w:val="1C2025"/>
                                  <w:spacing w:val="4"/>
                                  <w:sz w:val="13"/>
                                </w:rPr>
                                <w:t xml:space="preserve"> </w:t>
                              </w:r>
                              <w:r>
                                <w:rPr>
                                  <w:color w:val="1C2025"/>
                                  <w:spacing w:val="-2"/>
                                  <w:sz w:val="13"/>
                                </w:rPr>
                                <w:t>answered</w:t>
                              </w:r>
                            </w:p>
                            <w:p>
                              <w:pPr>
                                <w:spacing w:before="118"/>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38"/>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4.3pt;height:61.65pt;width:546.8pt;mso-position-horizontal-relative:page;mso-wrap-distance-bottom:0pt;mso-wrap-distance-top:0pt;z-index:-251308032;mso-width-relative:page;mso-height-relative:page;" coordsize="6944359,782955" o:gfxdata="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">
                <o:lock v:ext="edit" aspectratio="f"/>
                <v:shape id="Graphic 73" o:spid="_x0000_s1026" o:spt="100" style="position:absolute;left:3557;top:3557;height:775970;width:6937375;" filled="f" stroked="t" coordsize="6937375,775970" o:gfxdata="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09&#10;mNnCAAAA4wAAAA8AAAAAAAAAAQAgAAAAIgAAAGRycy9kb3ducmV2LnhtbFBLAQIUABQAAAAIAIdO&#10;4kAzLwWeOwAAADkAAAAQAAAAAAAAAAEAIAAAABEBAABkcnMvc2hhcGV4bWwueG1sUEsFBgAAAAAG&#10;AAYAWwEAALsDAAAAAA==&#10;" path="m0,764856l0,10672,0,7724,1041,5209,3125,3124,5209,1042,7725,0,10672,0,6926398,0,6929345,0,6931860,1042,6933944,3124,6936028,5209,6937070,7724,6937071,10672,6937071,764856,6937070,767802,6936028,770317,6933944,772400,6931860,774485,6929345,775527,6926398,775528,10672,775528,7725,775527,5209,774485,3125,772400,1041,770317,0,767802,0,764856xe">
                  <v:fill on="f" focussize="0,0"/>
                  <v:stroke weight="0.560157480314961pt" color="#CAD0D6" joinstyle="round"/>
                  <v:imagedata o:title=""/>
                  <o:lock v:ext="edit" aspectratio="f"/>
                  <v:textbox inset="0mm,0mm,0mm,0mm"/>
                </v:shape>
                <v:shape id="Graphic 74" o:spid="_x0000_s1026" o:spt="100" style="position:absolute;left:60477;top:586982;height:128270;width:448309;" filled="f" stroked="t" coordsize="448309,128270" o:gfxdata="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C1&#10;TSHCAAAA4gAAAA8AAAAAAAAAAQAgAAAAIgAAAGRycy9kb3ducmV2LnhtbFBLAQIUABQAAAAIAIdO&#10;4kAzLwWeOwAAADkAAAAQAAAAAAAAAAEAIAAAABEBAABkcnMvc2hhcGV4bWwueG1sUEsFBgAAAAAG&#10;AAYAWwEAALsDAAAAAA==&#10;" path="m0,74706l0,53362,0,49858,341,46388,1025,42950,1708,39512,2721,36175,4061,32937,5402,29699,7046,26625,8993,23712,10939,20799,13151,18105,15629,15627,18106,13149,32941,4059,36178,2720,39515,1707,42951,1023,46388,340,49858,0,53362,0,394879,0,398383,0,401853,340,405289,1023,408726,1707,412063,2720,415300,4059,418537,5398,421612,7041,424525,8989,427439,10936,430134,13149,432612,15627,435089,18105,437301,20801,439248,23714,441194,26625,442838,29699,444179,32937,445520,36175,446532,39512,447216,42950,447899,46388,448241,49858,448241,53362,448241,74706,448241,78210,447899,81679,447216,85113,446532,88549,445520,91886,444179,95122,442838,98360,415300,124002,412063,125345,408726,126357,405289,127040,401853,127725,398383,128067,394879,128069,53362,128069,49858,128067,46388,127725,42951,127040,39515,126357,36178,125345,32941,124002,29704,122661,26629,121018,23715,119071,20802,117125,1025,85115,341,81679,0,78210,0,74706xe">
                  <v:fill on="f" focussize="0,0"/>
                  <v:stroke weight="0.560157480314961pt" color="#000000" joinstyle="round"/>
                  <v:imagedata o:title=""/>
                  <o:lock v:ext="edit" aspectratio="f"/>
                  <v:textbox inset="0mm,0mm,0mm,0mm"/>
                </v:shape>
                <v:shape id="Textbox 75" o:spid="_x0000_s1026" o:spt="202" type="#_x0000_t202" style="position:absolute;left:10977;top:9198;height:764540;width:6922770;" filled="f" stroked="f" coordsize="21600,21600" o:gfxdata="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L&#10;MJ0EwwAAAOIAAAAPAAAAAAAAAAEAIAAAACIAAABkcnMvZG93bnJldi54bWxQSwECFAAUAAAACACH&#10;TuJAMy8FnjsAAAA5AAAAEAAAAAAAAAABACAAAAASAQAAZHJzL3NoYXBleG1sLnhtbFBLBQYAAAAA&#10;BgAGAFsBAAC8AwAAAAA=&#10;">
                  <v:fill on="f" focussize="0,0"/>
                  <v:stroke on="f"/>
                  <v:imagedata o:title=""/>
                  <o:lock v:ext="edit" aspectratio="f"/>
                  <v:textbox inset="0mm,0mm,0mm,0mm">
                    <w:txbxContent>
                      <w:p>
                        <w:pPr>
                          <w:spacing w:before="38"/>
                          <w:ind w:left="77"/>
                          <w:rPr>
                            <w:b/>
                            <w:sz w:val="20"/>
                          </w:rPr>
                        </w:pPr>
                        <w:r>
                          <w:rPr>
                            <w:b/>
                            <w:color w:val="1C2025"/>
                            <w:sz w:val="13"/>
                          </w:rPr>
                          <w:t>Question</w:t>
                        </w:r>
                        <w:r>
                          <w:rPr>
                            <w:b/>
                            <w:color w:val="1C2025"/>
                            <w:spacing w:val="12"/>
                            <w:sz w:val="13"/>
                          </w:rPr>
                          <w:t xml:space="preserve"> </w:t>
                        </w:r>
                        <w:r>
                          <w:rPr>
                            <w:b/>
                            <w:color w:val="1C2025"/>
                            <w:spacing w:val="-10"/>
                            <w:sz w:val="20"/>
                          </w:rPr>
                          <w:t>7</w:t>
                        </w:r>
                      </w:p>
                      <w:p>
                        <w:pPr>
                          <w:spacing w:before="79"/>
                          <w:ind w:left="77"/>
                          <w:rPr>
                            <w:sz w:val="13"/>
                          </w:rPr>
                        </w:pPr>
                        <w:r>
                          <w:rPr>
                            <w:color w:val="1C2025"/>
                            <w:sz w:val="13"/>
                          </w:rPr>
                          <w:t>Not</w:t>
                        </w:r>
                        <w:r>
                          <w:rPr>
                            <w:color w:val="1C2025"/>
                            <w:spacing w:val="4"/>
                            <w:sz w:val="13"/>
                          </w:rPr>
                          <w:t xml:space="preserve"> </w:t>
                        </w:r>
                        <w:r>
                          <w:rPr>
                            <w:color w:val="1C2025"/>
                            <w:spacing w:val="-2"/>
                            <w:sz w:val="13"/>
                          </w:rPr>
                          <w:t>answered</w:t>
                        </w:r>
                      </w:p>
                      <w:p>
                        <w:pPr>
                          <w:spacing w:before="118"/>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38"/>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rPr>
          <w:rFonts w:ascii="Arial MT"/>
        </w:rPr>
      </w:pPr>
    </w:p>
    <w:p>
      <w:pPr>
        <w:pStyle w:val="4"/>
        <w:spacing w:before="75"/>
        <w:rPr>
          <w:rFonts w:ascii="Arial MT"/>
        </w:rPr>
      </w:pPr>
    </w:p>
    <w:p>
      <w:pPr>
        <w:pStyle w:val="4"/>
        <w:ind w:left="468"/>
      </w:pPr>
      <w:r>
        <w:rPr>
          <w:color w:val="001A1D"/>
          <w:w w:val="105"/>
        </w:rPr>
        <w:t>Việc</w:t>
      </w:r>
      <w:r>
        <w:rPr>
          <w:color w:val="001A1D"/>
          <w:spacing w:val="39"/>
          <w:w w:val="105"/>
        </w:rPr>
        <w:t xml:space="preserve"> </w:t>
      </w:r>
      <w:r>
        <w:rPr>
          <w:color w:val="001A1D"/>
          <w:w w:val="105"/>
        </w:rPr>
        <w:t>gỡ</w:t>
      </w:r>
      <w:r>
        <w:rPr>
          <w:color w:val="001A1D"/>
          <w:spacing w:val="-3"/>
          <w:w w:val="105"/>
        </w:rPr>
        <w:t xml:space="preserve"> </w:t>
      </w:r>
      <w:r>
        <w:rPr>
          <w:color w:val="001A1D"/>
          <w:w w:val="105"/>
        </w:rPr>
        <w:t>bỏ</w:t>
      </w:r>
      <w:r>
        <w:rPr>
          <w:color w:val="001A1D"/>
          <w:spacing w:val="-4"/>
          <w:w w:val="105"/>
        </w:rPr>
        <w:t xml:space="preserve"> </w:t>
      </w:r>
      <w:r>
        <w:rPr>
          <w:color w:val="001A1D"/>
          <w:w w:val="105"/>
        </w:rPr>
        <w:t>những</w:t>
      </w:r>
      <w:r>
        <w:rPr>
          <w:color w:val="001A1D"/>
          <w:spacing w:val="40"/>
          <w:w w:val="105"/>
        </w:rPr>
        <w:t xml:space="preserve"> </w:t>
      </w:r>
      <w:r>
        <w:rPr>
          <w:color w:val="001A1D"/>
          <w:w w:val="105"/>
        </w:rPr>
        <w:t>dịch</w:t>
      </w:r>
      <w:r>
        <w:rPr>
          <w:color w:val="001A1D"/>
          <w:spacing w:val="40"/>
          <w:w w:val="105"/>
        </w:rPr>
        <w:t xml:space="preserve"> </w:t>
      </w:r>
      <w:r>
        <w:rPr>
          <w:color w:val="001A1D"/>
          <w:w w:val="105"/>
        </w:rPr>
        <w:t>vụ</w:t>
      </w:r>
      <w:r>
        <w:rPr>
          <w:color w:val="001A1D"/>
          <w:spacing w:val="-4"/>
          <w:w w:val="105"/>
        </w:rPr>
        <w:t xml:space="preserve"> </w:t>
      </w:r>
      <w:r>
        <w:rPr>
          <w:color w:val="001A1D"/>
          <w:w w:val="105"/>
        </w:rPr>
        <w:t>và</w:t>
      </w:r>
      <w:r>
        <w:rPr>
          <w:color w:val="001A1D"/>
          <w:spacing w:val="-3"/>
          <w:w w:val="105"/>
        </w:rPr>
        <w:t xml:space="preserve"> </w:t>
      </w:r>
      <w:r>
        <w:rPr>
          <w:color w:val="001A1D"/>
          <w:w w:val="105"/>
        </w:rPr>
        <w:t>giao</w:t>
      </w:r>
      <w:r>
        <w:rPr>
          <w:color w:val="001A1D"/>
          <w:spacing w:val="39"/>
          <w:w w:val="105"/>
        </w:rPr>
        <w:t xml:space="preserve"> </w:t>
      </w:r>
      <w:r>
        <w:rPr>
          <w:color w:val="001A1D"/>
          <w:w w:val="105"/>
        </w:rPr>
        <w:t>thức</w:t>
      </w:r>
      <w:r>
        <w:rPr>
          <w:color w:val="001A1D"/>
          <w:spacing w:val="-3"/>
          <w:w w:val="105"/>
        </w:rPr>
        <w:t xml:space="preserve"> </w:t>
      </w:r>
      <w:r>
        <w:rPr>
          <w:color w:val="001A1D"/>
          <w:w w:val="105"/>
        </w:rPr>
        <w:t>không</w:t>
      </w:r>
      <w:r>
        <w:rPr>
          <w:color w:val="001A1D"/>
          <w:spacing w:val="-3"/>
          <w:w w:val="105"/>
        </w:rPr>
        <w:t xml:space="preserve"> </w:t>
      </w:r>
      <w:r>
        <w:rPr>
          <w:color w:val="001A1D"/>
          <w:w w:val="105"/>
        </w:rPr>
        <w:t>cần</w:t>
      </w:r>
      <w:r>
        <w:rPr>
          <w:color w:val="001A1D"/>
          <w:spacing w:val="-4"/>
          <w:w w:val="105"/>
        </w:rPr>
        <w:t xml:space="preserve"> </w:t>
      </w:r>
      <w:r>
        <w:rPr>
          <w:color w:val="001A1D"/>
          <w:w w:val="105"/>
        </w:rPr>
        <w:t>thiết</w:t>
      </w:r>
      <w:r>
        <w:rPr>
          <w:color w:val="001A1D"/>
          <w:spacing w:val="-3"/>
          <w:w w:val="105"/>
        </w:rPr>
        <w:t xml:space="preserve"> </w:t>
      </w:r>
      <w:r>
        <w:rPr>
          <w:color w:val="001A1D"/>
          <w:w w:val="105"/>
        </w:rPr>
        <w:t>gọi</w:t>
      </w:r>
      <w:r>
        <w:rPr>
          <w:color w:val="001A1D"/>
          <w:spacing w:val="-3"/>
          <w:w w:val="105"/>
        </w:rPr>
        <w:t xml:space="preserve"> </w:t>
      </w:r>
      <w:r>
        <w:rPr>
          <w:color w:val="001A1D"/>
          <w:spacing w:val="-5"/>
          <w:w w:val="105"/>
        </w:rPr>
        <w:t>là?</w:t>
      </w:r>
    </w:p>
    <w:p>
      <w:pPr>
        <w:pStyle w:val="4"/>
        <w:spacing w:before="124"/>
      </w:pPr>
    </w:p>
    <w:p>
      <w:pPr>
        <w:pStyle w:val="5"/>
        <w:numPr>
          <w:ilvl w:val="0"/>
          <w:numId w:val="7"/>
        </w:numPr>
        <w:tabs>
          <w:tab w:val="left" w:pos="1098"/>
        </w:tabs>
        <w:spacing w:before="0"/>
        <w:ind w:left="1098" w:hanging="294"/>
        <w:rPr>
          <w:sz w:val="16"/>
        </w:rPr>
      </w:pPr>
      <w:r>
        <w:drawing>
          <wp:anchor distT="0" distB="0" distL="0" distR="0" simplePos="0" relativeHeight="251855872"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1577741494" name="Picture 1577741494"/>
            <wp:cNvGraphicFramePr/>
            <a:graphic xmlns:a="http://schemas.openxmlformats.org/drawingml/2006/main">
              <a:graphicData uri="http://schemas.openxmlformats.org/drawingml/2006/picture">
                <pic:pic xmlns:pic="http://schemas.openxmlformats.org/drawingml/2006/picture">
                  <pic:nvPicPr>
                    <pic:cNvPr id="1577741494" name="Picture 1577741494"/>
                    <pic:cNvPicPr/>
                  </pic:nvPicPr>
                  <pic:blipFill>
                    <a:blip r:embed="rId17" cstate="print"/>
                    <a:stretch>
                      <a:fillRect/>
                    </a:stretch>
                  </pic:blipFill>
                  <pic:spPr>
                    <a:xfrm>
                      <a:off x="0" y="0"/>
                      <a:ext cx="92494" cy="92494"/>
                    </a:xfrm>
                    <a:prstGeom prst="rect">
                      <a:avLst/>
                    </a:prstGeom>
                  </pic:spPr>
                </pic:pic>
              </a:graphicData>
            </a:graphic>
          </wp:anchor>
        </w:drawing>
      </w:r>
      <w:r>
        <w:rPr>
          <w:color w:val="001A1D"/>
          <w:spacing w:val="-2"/>
          <w:w w:val="105"/>
          <w:sz w:val="16"/>
        </w:rPr>
        <w:t>Hashing</w:t>
      </w:r>
    </w:p>
    <w:p>
      <w:pPr>
        <w:pStyle w:val="5"/>
        <w:numPr>
          <w:ilvl w:val="0"/>
          <w:numId w:val="7"/>
        </w:numPr>
        <w:tabs>
          <w:tab w:val="left" w:pos="1098"/>
        </w:tabs>
        <w:ind w:left="1098" w:hanging="294"/>
        <w:rPr>
          <w:sz w:val="16"/>
        </w:rPr>
      </w:pPr>
      <w:r>
        <w:drawing>
          <wp:anchor distT="0" distB="0" distL="0" distR="0" simplePos="0" relativeHeight="251856896"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1424797421" name="Picture 1424797421"/>
            <wp:cNvGraphicFramePr/>
            <a:graphic xmlns:a="http://schemas.openxmlformats.org/drawingml/2006/main">
              <a:graphicData uri="http://schemas.openxmlformats.org/drawingml/2006/picture">
                <pic:pic xmlns:pic="http://schemas.openxmlformats.org/drawingml/2006/picture">
                  <pic:nvPicPr>
                    <pic:cNvPr id="1424797421" name="Picture 1424797421"/>
                    <pic:cNvPicPr/>
                  </pic:nvPicPr>
                  <pic:blipFill>
                    <a:blip r:embed="rId18" cstate="print"/>
                    <a:stretch>
                      <a:fillRect/>
                    </a:stretch>
                  </pic:blipFill>
                  <pic:spPr>
                    <a:xfrm>
                      <a:off x="0" y="0"/>
                      <a:ext cx="92494" cy="92494"/>
                    </a:xfrm>
                    <a:prstGeom prst="rect">
                      <a:avLst/>
                    </a:prstGeom>
                  </pic:spPr>
                </pic:pic>
              </a:graphicData>
            </a:graphic>
          </wp:anchor>
        </w:drawing>
      </w:r>
      <w:r>
        <w:rPr>
          <w:color w:val="001A1D"/>
          <w:spacing w:val="-2"/>
          <w:w w:val="105"/>
          <w:sz w:val="16"/>
        </w:rPr>
        <w:t>Hardening</w:t>
      </w:r>
    </w:p>
    <w:p>
      <w:pPr>
        <w:pStyle w:val="5"/>
        <w:numPr>
          <w:ilvl w:val="0"/>
          <w:numId w:val="7"/>
        </w:numPr>
        <w:tabs>
          <w:tab w:val="left" w:pos="1098"/>
        </w:tabs>
        <w:ind w:left="1098" w:hanging="294"/>
        <w:rPr>
          <w:sz w:val="16"/>
        </w:rPr>
      </w:pPr>
      <w:r>
        <w:drawing>
          <wp:anchor distT="0" distB="0" distL="0" distR="0" simplePos="0" relativeHeight="251857920"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2091937439" name="Picture 2091937439"/>
            <wp:cNvGraphicFramePr/>
            <a:graphic xmlns:a="http://schemas.openxmlformats.org/drawingml/2006/main">
              <a:graphicData uri="http://schemas.openxmlformats.org/drawingml/2006/picture">
                <pic:pic xmlns:pic="http://schemas.openxmlformats.org/drawingml/2006/picture">
                  <pic:nvPicPr>
                    <pic:cNvPr id="2091937439" name="Picture 2091937439"/>
                    <pic:cNvPicPr/>
                  </pic:nvPicPr>
                  <pic:blipFill>
                    <a:blip r:embed="rId19" cstate="print"/>
                    <a:stretch>
                      <a:fillRect/>
                    </a:stretch>
                  </pic:blipFill>
                  <pic:spPr>
                    <a:xfrm>
                      <a:off x="0" y="0"/>
                      <a:ext cx="92494" cy="92494"/>
                    </a:xfrm>
                    <a:prstGeom prst="rect">
                      <a:avLst/>
                    </a:prstGeom>
                  </pic:spPr>
                </pic:pic>
              </a:graphicData>
            </a:graphic>
          </wp:anchor>
        </w:drawing>
      </w:r>
      <w:r>
        <w:rPr>
          <w:color w:val="001A1D"/>
          <w:spacing w:val="-2"/>
          <w:w w:val="105"/>
          <w:sz w:val="16"/>
        </w:rPr>
        <w:t>Nonrepudiation</w:t>
      </w:r>
    </w:p>
    <w:p>
      <w:pPr>
        <w:pStyle w:val="5"/>
        <w:numPr>
          <w:ilvl w:val="0"/>
          <w:numId w:val="7"/>
        </w:numPr>
        <w:tabs>
          <w:tab w:val="left" w:pos="1098"/>
        </w:tabs>
        <w:ind w:left="1098" w:hanging="294"/>
        <w:rPr>
          <w:sz w:val="16"/>
        </w:rPr>
      </w:pPr>
      <w:r>
        <w:drawing>
          <wp:anchor distT="0" distB="0" distL="0" distR="0" simplePos="0" relativeHeight="251858944"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1755052111" name="Picture 1755052111"/>
            <wp:cNvGraphicFramePr/>
            <a:graphic xmlns:a="http://schemas.openxmlformats.org/drawingml/2006/main">
              <a:graphicData uri="http://schemas.openxmlformats.org/drawingml/2006/picture">
                <pic:pic xmlns:pic="http://schemas.openxmlformats.org/drawingml/2006/picture">
                  <pic:nvPicPr>
                    <pic:cNvPr id="1755052111" name="Picture 1755052111"/>
                    <pic:cNvPicPr/>
                  </pic:nvPicPr>
                  <pic:blipFill>
                    <a:blip r:embed="rId20" cstate="print"/>
                    <a:stretch>
                      <a:fillRect/>
                    </a:stretch>
                  </pic:blipFill>
                  <pic:spPr>
                    <a:xfrm>
                      <a:off x="0" y="0"/>
                      <a:ext cx="92494" cy="92494"/>
                    </a:xfrm>
                    <a:prstGeom prst="rect">
                      <a:avLst/>
                    </a:prstGeom>
                  </pic:spPr>
                </pic:pic>
              </a:graphicData>
            </a:graphic>
          </wp:anchor>
        </w:drawing>
      </w:r>
      <w:r>
        <w:rPr>
          <w:color w:val="001A1D"/>
          <w:spacing w:val="-2"/>
          <w:w w:val="105"/>
          <w:sz w:val="16"/>
        </w:rPr>
        <w:t>Auditing</w:t>
      </w:r>
    </w:p>
    <w:p>
      <w:pPr>
        <w:pStyle w:val="5"/>
        <w:numPr>
          <w:ilvl w:val="0"/>
          <w:numId w:val="7"/>
        </w:numPr>
        <w:tabs>
          <w:tab w:val="left" w:pos="1098"/>
        </w:tabs>
        <w:spacing w:before="157"/>
        <w:ind w:left="1098" w:hanging="294"/>
        <w:rPr>
          <w:sz w:val="16"/>
        </w:rPr>
      </w:pPr>
      <w:r>
        <w:drawing>
          <wp:anchor distT="0" distB="0" distL="0" distR="0" simplePos="0" relativeHeight="251859968"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1828414461" name="Picture 1828414461"/>
            <wp:cNvGraphicFramePr/>
            <a:graphic xmlns:a="http://schemas.openxmlformats.org/drawingml/2006/main">
              <a:graphicData uri="http://schemas.openxmlformats.org/drawingml/2006/picture">
                <pic:pic xmlns:pic="http://schemas.openxmlformats.org/drawingml/2006/picture">
                  <pic:nvPicPr>
                    <pic:cNvPr id="1828414461" name="Picture 1828414461"/>
                    <pic:cNvPicPr/>
                  </pic:nvPicPr>
                  <pic:blipFill>
                    <a:blip r:embed="rId7" cstate="print"/>
                    <a:stretch>
                      <a:fillRect/>
                    </a:stretch>
                  </pic:blipFill>
                  <pic:spPr>
                    <a:xfrm>
                      <a:off x="0" y="0"/>
                      <a:ext cx="92494" cy="92494"/>
                    </a:xfrm>
                    <a:prstGeom prst="rect">
                      <a:avLst/>
                    </a:prstGeom>
                  </pic:spPr>
                </pic:pic>
              </a:graphicData>
            </a:graphic>
          </wp:anchor>
        </w:drawing>
      </w:r>
      <w:r>
        <w:rPr>
          <w:color w:val="001A1D"/>
          <w:spacing w:val="-2"/>
          <w:w w:val="105"/>
          <w:sz w:val="16"/>
        </w:rPr>
        <w:t>Cleaning</w:t>
      </w:r>
    </w:p>
    <w:p>
      <w:pPr>
        <w:pStyle w:val="4"/>
      </w:pPr>
    </w:p>
    <w:p>
      <w:pPr>
        <w:pStyle w:val="4"/>
        <w:spacing w:before="129"/>
      </w:pPr>
    </w:p>
    <w:p>
      <w:pPr>
        <w:pStyle w:val="4"/>
        <w:spacing w:before="1" w:line="330" w:lineRule="atLeast"/>
        <w:ind w:left="468" w:right="9125"/>
      </w:pPr>
      <w:r>
        <w:rPr>
          <w:color w:val="8E662E"/>
          <w:w w:val="105"/>
        </w:rPr>
        <w:t>Your</w:t>
      </w:r>
      <w:r>
        <w:rPr>
          <w:color w:val="8E662E"/>
          <w:spacing w:val="-12"/>
          <w:w w:val="105"/>
        </w:rPr>
        <w:t xml:space="preserve"> </w:t>
      </w:r>
      <w:r>
        <w:rPr>
          <w:color w:val="8E662E"/>
          <w:w w:val="105"/>
        </w:rPr>
        <w:t>answer</w:t>
      </w:r>
      <w:r>
        <w:rPr>
          <w:color w:val="8E662E"/>
          <w:spacing w:val="-11"/>
          <w:w w:val="105"/>
        </w:rPr>
        <w:t xml:space="preserve"> </w:t>
      </w:r>
      <w:r>
        <w:rPr>
          <w:color w:val="8E662E"/>
          <w:w w:val="105"/>
        </w:rPr>
        <w:t>is</w:t>
      </w:r>
      <w:r>
        <w:rPr>
          <w:color w:val="8E662E"/>
          <w:spacing w:val="-12"/>
          <w:w w:val="105"/>
        </w:rPr>
        <w:t xml:space="preserve"> </w:t>
      </w:r>
      <w:r>
        <w:rPr>
          <w:color w:val="8E662E"/>
          <w:w w:val="105"/>
        </w:rPr>
        <w:t>incorrect. The correct answer is:</w:t>
      </w:r>
    </w:p>
    <w:p>
      <w:pPr>
        <w:pStyle w:val="4"/>
        <w:spacing w:before="39"/>
        <w:ind w:left="468"/>
      </w:pPr>
      <w:r>
        <w:rPr>
          <w:color w:val="8E662E"/>
          <w:spacing w:val="-2"/>
          <w:w w:val="105"/>
        </w:rPr>
        <w:t>Hardening</w:t>
      </w:r>
    </w:p>
    <w:p>
      <w:pPr>
        <w:pStyle w:val="4"/>
        <w:spacing w:before="252"/>
        <w:rPr>
          <w:sz w:val="20"/>
        </w:rPr>
      </w:pPr>
      <w:r>
        <mc:AlternateContent>
          <mc:Choice Requires="wpg">
            <w:drawing>
              <wp:anchor distT="0" distB="0" distL="0" distR="0" simplePos="0" relativeHeight="252009472" behindDoc="1" locked="0" layoutInCell="1" allowOverlap="1">
                <wp:simplePos x="0" y="0"/>
                <wp:positionH relativeFrom="page">
                  <wp:posOffset>408940</wp:posOffset>
                </wp:positionH>
                <wp:positionV relativeFrom="paragraph">
                  <wp:posOffset>344805</wp:posOffset>
                </wp:positionV>
                <wp:extent cx="7001510" cy="1041400"/>
                <wp:effectExtent l="0" t="0" r="0" b="0"/>
                <wp:wrapTopAndBottom/>
                <wp:docPr id="1693598534" name="Group 1693598534"/>
                <wp:cNvGraphicFramePr/>
                <a:graphic xmlns:a="http://schemas.openxmlformats.org/drawingml/2006/main">
                  <a:graphicData uri="http://schemas.microsoft.com/office/word/2010/wordprocessingGroup">
                    <wpg:wgp>
                      <wpg:cNvGrpSpPr/>
                      <wpg:grpSpPr>
                        <a:xfrm>
                          <a:off x="0" y="0"/>
                          <a:ext cx="7001509" cy="1041400"/>
                          <a:chOff x="0" y="0"/>
                          <a:chExt cx="7001509" cy="1041400"/>
                        </a:xfrm>
                      </wpg:grpSpPr>
                      <wps:wsp>
                        <wps:cNvPr id="981543680" name="Graphic 82"/>
                        <wps:cNvSpPr/>
                        <wps:spPr>
                          <a:xfrm>
                            <a:off x="3557" y="3557"/>
                            <a:ext cx="6937375" cy="768985"/>
                          </a:xfrm>
                          <a:custGeom>
                            <a:avLst/>
                            <a:gdLst/>
                            <a:ahLst/>
                            <a:cxnLst/>
                            <a:rect l="l" t="t" r="r" b="b"/>
                            <a:pathLst>
                              <a:path w="6937375" h="768985">
                                <a:moveTo>
                                  <a:pt x="0" y="757741"/>
                                </a:moveTo>
                                <a:lnTo>
                                  <a:pt x="0" y="10672"/>
                                </a:lnTo>
                                <a:lnTo>
                                  <a:pt x="0" y="7722"/>
                                </a:lnTo>
                                <a:lnTo>
                                  <a:pt x="1041" y="5207"/>
                                </a:lnTo>
                                <a:lnTo>
                                  <a:pt x="3125" y="3123"/>
                                </a:lnTo>
                                <a:lnTo>
                                  <a:pt x="5209" y="1042"/>
                                </a:lnTo>
                                <a:lnTo>
                                  <a:pt x="7725" y="0"/>
                                </a:lnTo>
                                <a:lnTo>
                                  <a:pt x="10672" y="0"/>
                                </a:lnTo>
                                <a:lnTo>
                                  <a:pt x="6926398" y="0"/>
                                </a:lnTo>
                                <a:lnTo>
                                  <a:pt x="6929345" y="0"/>
                                </a:lnTo>
                                <a:lnTo>
                                  <a:pt x="6931860" y="1042"/>
                                </a:lnTo>
                                <a:lnTo>
                                  <a:pt x="6933944" y="3123"/>
                                </a:lnTo>
                                <a:lnTo>
                                  <a:pt x="6936028" y="5207"/>
                                </a:lnTo>
                                <a:lnTo>
                                  <a:pt x="6937070" y="7722"/>
                                </a:lnTo>
                                <a:lnTo>
                                  <a:pt x="6937071" y="10672"/>
                                </a:lnTo>
                                <a:lnTo>
                                  <a:pt x="6937071" y="757741"/>
                                </a:lnTo>
                                <a:lnTo>
                                  <a:pt x="6937070" y="760687"/>
                                </a:lnTo>
                                <a:lnTo>
                                  <a:pt x="6936028" y="763203"/>
                                </a:lnTo>
                                <a:lnTo>
                                  <a:pt x="6933944" y="765284"/>
                                </a:lnTo>
                                <a:lnTo>
                                  <a:pt x="6931860" y="767368"/>
                                </a:lnTo>
                                <a:lnTo>
                                  <a:pt x="6929345" y="768410"/>
                                </a:lnTo>
                                <a:lnTo>
                                  <a:pt x="6926398" y="768414"/>
                                </a:lnTo>
                                <a:lnTo>
                                  <a:pt x="10672" y="768414"/>
                                </a:lnTo>
                                <a:lnTo>
                                  <a:pt x="7725" y="768410"/>
                                </a:lnTo>
                                <a:lnTo>
                                  <a:pt x="5209" y="767368"/>
                                </a:lnTo>
                                <a:lnTo>
                                  <a:pt x="3125" y="765284"/>
                                </a:lnTo>
                                <a:lnTo>
                                  <a:pt x="1041" y="763203"/>
                                </a:lnTo>
                                <a:lnTo>
                                  <a:pt x="0" y="760687"/>
                                </a:lnTo>
                                <a:lnTo>
                                  <a:pt x="0" y="757741"/>
                                </a:lnTo>
                                <a:close/>
                              </a:path>
                            </a:pathLst>
                          </a:custGeom>
                          <a:ln w="7114">
                            <a:solidFill>
                              <a:srgbClr val="CAD0D6"/>
                            </a:solidFill>
                            <a:prstDash val="solid"/>
                          </a:ln>
                        </wps:spPr>
                        <wps:bodyPr wrap="square" lIns="0" tIns="0" rIns="0" bIns="0" rtlCol="0">
                          <a:noAutofit/>
                        </wps:bodyPr>
                      </wps:wsp>
                      <wps:wsp>
                        <wps:cNvPr id="1633365922" name="Graphic 83"/>
                        <wps:cNvSpPr/>
                        <wps:spPr>
                          <a:xfrm>
                            <a:off x="60477" y="586982"/>
                            <a:ext cx="448309" cy="121285"/>
                          </a:xfrm>
                          <a:custGeom>
                            <a:avLst/>
                            <a:gdLst/>
                            <a:ahLst/>
                            <a:cxnLst/>
                            <a:rect l="l" t="t" r="r" b="b"/>
                            <a:pathLst>
                              <a:path w="448309" h="121285">
                                <a:moveTo>
                                  <a:pt x="0" y="67591"/>
                                </a:moveTo>
                                <a:lnTo>
                                  <a:pt x="0" y="53362"/>
                                </a:lnTo>
                                <a:lnTo>
                                  <a:pt x="0" y="49856"/>
                                </a:lnTo>
                                <a:lnTo>
                                  <a:pt x="341" y="46385"/>
                                </a:lnTo>
                                <a:lnTo>
                                  <a:pt x="1025" y="42950"/>
                                </a:lnTo>
                                <a:lnTo>
                                  <a:pt x="1708" y="39510"/>
                                </a:lnTo>
                                <a:lnTo>
                                  <a:pt x="2721" y="36172"/>
                                </a:lnTo>
                                <a:lnTo>
                                  <a:pt x="4061" y="32937"/>
                                </a:lnTo>
                                <a:lnTo>
                                  <a:pt x="5402" y="29703"/>
                                </a:lnTo>
                                <a:lnTo>
                                  <a:pt x="7046" y="26625"/>
                                </a:lnTo>
                                <a:lnTo>
                                  <a:pt x="8993" y="23710"/>
                                </a:lnTo>
                                <a:lnTo>
                                  <a:pt x="10939" y="20796"/>
                                </a:lnTo>
                                <a:lnTo>
                                  <a:pt x="13151" y="18103"/>
                                </a:lnTo>
                                <a:lnTo>
                                  <a:pt x="15629" y="15626"/>
                                </a:lnTo>
                                <a:lnTo>
                                  <a:pt x="18106" y="13149"/>
                                </a:lnTo>
                                <a:lnTo>
                                  <a:pt x="20802" y="10936"/>
                                </a:lnTo>
                                <a:lnTo>
                                  <a:pt x="23715" y="8991"/>
                                </a:lnTo>
                                <a:lnTo>
                                  <a:pt x="26629" y="7041"/>
                                </a:lnTo>
                                <a:lnTo>
                                  <a:pt x="29704" y="5398"/>
                                </a:lnTo>
                                <a:lnTo>
                                  <a:pt x="32941" y="4061"/>
                                </a:lnTo>
                                <a:lnTo>
                                  <a:pt x="36178" y="2720"/>
                                </a:lnTo>
                                <a:lnTo>
                                  <a:pt x="39515" y="1709"/>
                                </a:lnTo>
                                <a:lnTo>
                                  <a:pt x="42951" y="1024"/>
                                </a:lnTo>
                                <a:lnTo>
                                  <a:pt x="46388" y="340"/>
                                </a:lnTo>
                                <a:lnTo>
                                  <a:pt x="49858" y="0"/>
                                </a:lnTo>
                                <a:lnTo>
                                  <a:pt x="53362" y="0"/>
                                </a:lnTo>
                                <a:lnTo>
                                  <a:pt x="394879" y="0"/>
                                </a:lnTo>
                                <a:lnTo>
                                  <a:pt x="398383" y="0"/>
                                </a:lnTo>
                                <a:lnTo>
                                  <a:pt x="401853" y="340"/>
                                </a:lnTo>
                                <a:lnTo>
                                  <a:pt x="405289" y="1024"/>
                                </a:lnTo>
                                <a:lnTo>
                                  <a:pt x="408726" y="1709"/>
                                </a:lnTo>
                                <a:lnTo>
                                  <a:pt x="412063" y="2720"/>
                                </a:lnTo>
                                <a:lnTo>
                                  <a:pt x="415300" y="4061"/>
                                </a:lnTo>
                                <a:lnTo>
                                  <a:pt x="418537" y="5398"/>
                                </a:lnTo>
                                <a:lnTo>
                                  <a:pt x="432612" y="15626"/>
                                </a:lnTo>
                                <a:lnTo>
                                  <a:pt x="435089" y="18103"/>
                                </a:lnTo>
                                <a:lnTo>
                                  <a:pt x="444179" y="32937"/>
                                </a:lnTo>
                                <a:lnTo>
                                  <a:pt x="445520" y="36172"/>
                                </a:lnTo>
                                <a:lnTo>
                                  <a:pt x="446532" y="39510"/>
                                </a:lnTo>
                                <a:lnTo>
                                  <a:pt x="447216" y="42950"/>
                                </a:lnTo>
                                <a:lnTo>
                                  <a:pt x="447899" y="46385"/>
                                </a:lnTo>
                                <a:lnTo>
                                  <a:pt x="448241" y="49856"/>
                                </a:lnTo>
                                <a:lnTo>
                                  <a:pt x="448241" y="53362"/>
                                </a:lnTo>
                                <a:lnTo>
                                  <a:pt x="448241" y="67591"/>
                                </a:lnTo>
                                <a:lnTo>
                                  <a:pt x="448241" y="71093"/>
                                </a:lnTo>
                                <a:lnTo>
                                  <a:pt x="447899" y="74564"/>
                                </a:lnTo>
                                <a:lnTo>
                                  <a:pt x="447216" y="78000"/>
                                </a:lnTo>
                                <a:lnTo>
                                  <a:pt x="446532" y="81436"/>
                                </a:lnTo>
                                <a:lnTo>
                                  <a:pt x="445520" y="84774"/>
                                </a:lnTo>
                                <a:lnTo>
                                  <a:pt x="444179" y="88009"/>
                                </a:lnTo>
                                <a:lnTo>
                                  <a:pt x="442838" y="91247"/>
                                </a:lnTo>
                                <a:lnTo>
                                  <a:pt x="441194" y="94321"/>
                                </a:lnTo>
                                <a:lnTo>
                                  <a:pt x="439248" y="97236"/>
                                </a:lnTo>
                                <a:lnTo>
                                  <a:pt x="437301" y="100151"/>
                                </a:lnTo>
                                <a:lnTo>
                                  <a:pt x="435089" y="102847"/>
                                </a:lnTo>
                                <a:lnTo>
                                  <a:pt x="432612" y="105323"/>
                                </a:lnTo>
                                <a:lnTo>
                                  <a:pt x="430134" y="107801"/>
                                </a:lnTo>
                                <a:lnTo>
                                  <a:pt x="415300" y="116889"/>
                                </a:lnTo>
                                <a:lnTo>
                                  <a:pt x="412063" y="118230"/>
                                </a:lnTo>
                                <a:lnTo>
                                  <a:pt x="408726" y="119245"/>
                                </a:lnTo>
                                <a:lnTo>
                                  <a:pt x="405289" y="119929"/>
                                </a:lnTo>
                                <a:lnTo>
                                  <a:pt x="401853" y="120613"/>
                                </a:lnTo>
                                <a:lnTo>
                                  <a:pt x="398383" y="120954"/>
                                </a:lnTo>
                                <a:lnTo>
                                  <a:pt x="394879" y="120954"/>
                                </a:lnTo>
                                <a:lnTo>
                                  <a:pt x="53362" y="120954"/>
                                </a:lnTo>
                                <a:lnTo>
                                  <a:pt x="49858" y="120954"/>
                                </a:lnTo>
                                <a:lnTo>
                                  <a:pt x="46388" y="120613"/>
                                </a:lnTo>
                                <a:lnTo>
                                  <a:pt x="42951" y="119929"/>
                                </a:lnTo>
                                <a:lnTo>
                                  <a:pt x="39515" y="119245"/>
                                </a:lnTo>
                                <a:lnTo>
                                  <a:pt x="36178" y="118230"/>
                                </a:lnTo>
                                <a:lnTo>
                                  <a:pt x="32941" y="116889"/>
                                </a:lnTo>
                                <a:lnTo>
                                  <a:pt x="29704" y="115551"/>
                                </a:lnTo>
                                <a:lnTo>
                                  <a:pt x="26629" y="113908"/>
                                </a:lnTo>
                                <a:lnTo>
                                  <a:pt x="23715" y="111959"/>
                                </a:lnTo>
                                <a:lnTo>
                                  <a:pt x="20802" y="110010"/>
                                </a:lnTo>
                                <a:lnTo>
                                  <a:pt x="18106" y="107801"/>
                                </a:lnTo>
                                <a:lnTo>
                                  <a:pt x="15629" y="105323"/>
                                </a:lnTo>
                                <a:lnTo>
                                  <a:pt x="13151" y="102847"/>
                                </a:lnTo>
                                <a:lnTo>
                                  <a:pt x="4061" y="88009"/>
                                </a:lnTo>
                                <a:lnTo>
                                  <a:pt x="2721" y="84774"/>
                                </a:lnTo>
                                <a:lnTo>
                                  <a:pt x="1708" y="81436"/>
                                </a:lnTo>
                                <a:lnTo>
                                  <a:pt x="1025" y="78000"/>
                                </a:lnTo>
                                <a:lnTo>
                                  <a:pt x="341" y="74564"/>
                                </a:lnTo>
                                <a:lnTo>
                                  <a:pt x="0" y="71093"/>
                                </a:lnTo>
                                <a:lnTo>
                                  <a:pt x="0" y="67591"/>
                                </a:lnTo>
                                <a:close/>
                              </a:path>
                            </a:pathLst>
                          </a:custGeom>
                          <a:ln w="7114">
                            <a:solidFill>
                              <a:srgbClr val="000000"/>
                            </a:solidFill>
                            <a:prstDash val="solid"/>
                          </a:ln>
                        </wps:spPr>
                        <wps:bodyPr wrap="square" lIns="0" tIns="0" rIns="0" bIns="0" rtlCol="0">
                          <a:noAutofit/>
                        </wps:bodyPr>
                      </wps:wsp>
                      <wps:wsp>
                        <wps:cNvPr id="686694152" name="Graphic 84"/>
                        <wps:cNvSpPr/>
                        <wps:spPr>
                          <a:xfrm>
                            <a:off x="6616295" y="611208"/>
                            <a:ext cx="384810" cy="429895"/>
                          </a:xfrm>
                          <a:custGeom>
                            <a:avLst/>
                            <a:gdLst/>
                            <a:ahLst/>
                            <a:cxnLst/>
                            <a:rect l="l" t="t" r="r" b="b"/>
                            <a:pathLst>
                              <a:path w="384810" h="429895">
                                <a:moveTo>
                                  <a:pt x="384810" y="429767"/>
                                </a:moveTo>
                                <a:lnTo>
                                  <a:pt x="0" y="429767"/>
                                </a:lnTo>
                                <a:lnTo>
                                  <a:pt x="0" y="0"/>
                                </a:lnTo>
                                <a:lnTo>
                                  <a:pt x="384810" y="0"/>
                                </a:lnTo>
                                <a:lnTo>
                                  <a:pt x="384810" y="93173"/>
                                </a:lnTo>
                                <a:lnTo>
                                  <a:pt x="214052" y="93173"/>
                                </a:lnTo>
                                <a:lnTo>
                                  <a:pt x="203538" y="93681"/>
                                </a:lnTo>
                                <a:lnTo>
                                  <a:pt x="163691" y="105789"/>
                                </a:lnTo>
                                <a:lnTo>
                                  <a:pt x="131510" y="132225"/>
                                </a:lnTo>
                                <a:lnTo>
                                  <a:pt x="111895" y="168963"/>
                                </a:lnTo>
                                <a:lnTo>
                                  <a:pt x="107327" y="199897"/>
                                </a:lnTo>
                                <a:lnTo>
                                  <a:pt x="107834" y="210411"/>
                                </a:lnTo>
                                <a:lnTo>
                                  <a:pt x="119942" y="250257"/>
                                </a:lnTo>
                                <a:lnTo>
                                  <a:pt x="146378" y="282437"/>
                                </a:lnTo>
                                <a:lnTo>
                                  <a:pt x="183117" y="302051"/>
                                </a:lnTo>
                                <a:lnTo>
                                  <a:pt x="214052" y="306621"/>
                                </a:lnTo>
                                <a:lnTo>
                                  <a:pt x="384810" y="306621"/>
                                </a:lnTo>
                                <a:lnTo>
                                  <a:pt x="384810" y="429767"/>
                                </a:lnTo>
                                <a:close/>
                              </a:path>
                              <a:path w="384810" h="429895">
                                <a:moveTo>
                                  <a:pt x="384810" y="306621"/>
                                </a:moveTo>
                                <a:lnTo>
                                  <a:pt x="214052" y="306621"/>
                                </a:lnTo>
                                <a:lnTo>
                                  <a:pt x="224565" y="306113"/>
                                </a:lnTo>
                                <a:lnTo>
                                  <a:pt x="234876" y="304590"/>
                                </a:lnTo>
                                <a:lnTo>
                                  <a:pt x="273355" y="288651"/>
                                </a:lnTo>
                                <a:lnTo>
                                  <a:pt x="302805" y="259200"/>
                                </a:lnTo>
                                <a:lnTo>
                                  <a:pt x="318744" y="220722"/>
                                </a:lnTo>
                                <a:lnTo>
                                  <a:pt x="320776" y="199897"/>
                                </a:lnTo>
                                <a:lnTo>
                                  <a:pt x="320267" y="189384"/>
                                </a:lnTo>
                                <a:lnTo>
                                  <a:pt x="308159" y="149536"/>
                                </a:lnTo>
                                <a:lnTo>
                                  <a:pt x="281723" y="117357"/>
                                </a:lnTo>
                                <a:lnTo>
                                  <a:pt x="244985" y="97743"/>
                                </a:lnTo>
                                <a:lnTo>
                                  <a:pt x="214052" y="93173"/>
                                </a:lnTo>
                                <a:lnTo>
                                  <a:pt x="384810" y="93173"/>
                                </a:lnTo>
                                <a:lnTo>
                                  <a:pt x="384810" y="306621"/>
                                </a:lnTo>
                                <a:close/>
                              </a:path>
                            </a:pathLst>
                          </a:custGeom>
                          <a:solidFill>
                            <a:srgbClr val="000000">
                              <a:alpha val="19999"/>
                            </a:srgbClr>
                          </a:solidFill>
                        </wps:spPr>
                        <wps:bodyPr wrap="square" lIns="0" tIns="0" rIns="0" bIns="0" rtlCol="0">
                          <a:noAutofit/>
                        </wps:bodyPr>
                      </wps:wsp>
                      <pic:pic xmlns:pic="http://schemas.openxmlformats.org/drawingml/2006/picture">
                        <pic:nvPicPr>
                          <pic:cNvPr id="906255032" name="Image 85"/>
                          <pic:cNvPicPr/>
                        </pic:nvPicPr>
                        <pic:blipFill>
                          <a:blip r:embed="rId8" cstate="print"/>
                          <a:stretch>
                            <a:fillRect/>
                          </a:stretch>
                        </pic:blipFill>
                        <pic:spPr>
                          <a:xfrm>
                            <a:off x="6716507" y="697266"/>
                            <a:ext cx="227678" cy="227678"/>
                          </a:xfrm>
                          <a:prstGeom prst="rect">
                            <a:avLst/>
                          </a:prstGeom>
                        </pic:spPr>
                      </pic:pic>
                      <wps:wsp>
                        <wps:cNvPr id="175444770" name="Textbox 86"/>
                        <wps:cNvSpPr txBox="1"/>
                        <wps:spPr>
                          <a:xfrm>
                            <a:off x="0" y="0"/>
                            <a:ext cx="7001509" cy="1041400"/>
                          </a:xfrm>
                          <a:prstGeom prst="rect">
                            <a:avLst/>
                          </a:prstGeom>
                        </wps:spPr>
                        <wps:txbx>
                          <w:txbxContent>
                            <w:p>
                              <w:pPr>
                                <w:spacing w:before="53"/>
                                <w:ind w:left="94"/>
                                <w:rPr>
                                  <w:b/>
                                  <w:sz w:val="20"/>
                                </w:rPr>
                              </w:pPr>
                              <w:r>
                                <w:rPr>
                                  <w:b/>
                                  <w:color w:val="1C2025"/>
                                  <w:sz w:val="13"/>
                                </w:rPr>
                                <w:t>Question</w:t>
                              </w:r>
                              <w:r>
                                <w:rPr>
                                  <w:b/>
                                  <w:color w:val="1C2025"/>
                                  <w:spacing w:val="12"/>
                                  <w:sz w:val="13"/>
                                </w:rPr>
                                <w:t xml:space="preserve"> </w:t>
                              </w:r>
                              <w:r>
                                <w:rPr>
                                  <w:b/>
                                  <w:color w:val="1C2025"/>
                                  <w:spacing w:val="-10"/>
                                  <w:sz w:val="20"/>
                                </w:rPr>
                                <w:t>8</w:t>
                              </w:r>
                            </w:p>
                            <w:p>
                              <w:pPr>
                                <w:spacing w:before="67"/>
                                <w:ind w:left="94"/>
                                <w:rPr>
                                  <w:sz w:val="13"/>
                                </w:rPr>
                              </w:pPr>
                              <w:r>
                                <w:rPr>
                                  <w:color w:val="1C2025"/>
                                  <w:sz w:val="13"/>
                                </w:rPr>
                                <w:t>Not</w:t>
                              </w:r>
                              <w:r>
                                <w:rPr>
                                  <w:color w:val="1C2025"/>
                                  <w:spacing w:val="4"/>
                                  <w:sz w:val="13"/>
                                </w:rPr>
                                <w:t xml:space="preserve"> </w:t>
                              </w:r>
                              <w:r>
                                <w:rPr>
                                  <w:color w:val="1C2025"/>
                                  <w:spacing w:val="-2"/>
                                  <w:sz w:val="13"/>
                                </w:rPr>
                                <w:t>answered</w:t>
                              </w:r>
                            </w:p>
                            <w:p>
                              <w:pPr>
                                <w:spacing w:before="118"/>
                                <w:ind w:left="94"/>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55"/>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27.15pt;height:82pt;width:551.3pt;mso-position-horizontal-relative:page;mso-wrap-distance-bottom:0pt;mso-wrap-distance-top:0pt;z-index:-251307008;mso-width-relative:page;mso-height-relative:page;" coordsize="7001509,1041400" o:gfxdata="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KomDr62AAAAIQEAABkAAABkcnMv&#10;X3JlbHMvZTJvRG9jLnhtbC5yZWxzhY9BasMwEEX3hdxBzD6WnUUoxbI3oeBtSA4wSGNZxBoJSS31&#10;7SPIJoFAl/M//z2mH//8Kn4pZRdYQde0IIh1MI6tguvle/8JIhdkg2tgUrBRhnHYffRnWrHUUV5c&#10;zKJSOCtYSolfUma9kMfchEhcmzkkj6WeycqI+oaW5KFtjzI9M2B4YYrJKEiT6UBctljN/7PDPDtN&#10;p6B/PHF5o5DOV3cFYrJUFHgyDh9h10S2IIdevjw23AF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">
                <o:lock v:ext="edit" aspectratio="f"/>
                <v:shape id="Graphic 82" o:spid="_x0000_s1026" o:spt="100" style="position:absolute;left:3557;top:3557;height:768985;width:6937375;" filled="f" stroked="t" coordsize="6937375,768985" o:gfxdata="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pDM&#10;rcEAAADiAAAADwAAAAAAAAABACAAAAAiAAAAZHJzL2Rvd25yZXYueG1sUEsBAhQAFAAAAAgAh07i&#10;QDMvBZ47AAAAOQAAABAAAAAAAAAAAQAgAAAAEAEAAGRycy9zaGFwZXhtbC54bWxQSwUGAAAAAAYA&#10;BgBbAQAAugMAAAAA&#10;" path="m0,757741l0,10672,0,7722,1041,5207,3125,3123,5209,1042,7725,0,10672,0,6926398,0,6929345,0,6931860,1042,6933944,3123,6936028,5207,6937070,7722,6937071,10672,6937071,757741,6937070,760687,6936028,763203,6933944,765284,6931860,767368,6929345,768410,6926398,768414,10672,768414,7725,768410,5209,767368,3125,765284,1041,763203,0,760687,0,757741xe">
                  <v:fill on="f" focussize="0,0"/>
                  <v:stroke weight="0.560157480314961pt" color="#CAD0D6" joinstyle="round"/>
                  <v:imagedata o:title=""/>
                  <o:lock v:ext="edit" aspectratio="f"/>
                  <v:textbox inset="0mm,0mm,0mm,0mm"/>
                </v:shape>
                <v:shape id="Graphic 83" o:spid="_x0000_s1026" o:spt="100" style="position:absolute;left:60477;top:586982;height:121285;width:448309;" filled="f" stroked="t" coordsize="448309,121285" o:gfxdata="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O79qp&#10;wAAAAOMAAAAPAAAAAAAAAAEAIAAAACIAAABkcnMvZG93bnJldi54bWxQSwECFAAUAAAACACHTuJA&#10;My8FnjsAAAA5AAAAEAAAAAAAAAABACAAAAAPAQAAZHJzL3NoYXBleG1sLnhtbFBLBQYAAAAABgAG&#10;AFsBAAC5AwAAAAA=&#10;" path="m0,67591l0,53362,0,49856,341,46385,1025,42950,1708,39510,2721,36172,4061,32937,5402,29703,7046,26625,8993,23710,10939,20796,13151,18103,15629,15626,18106,13149,20802,10936,23715,8991,26629,7041,29704,5398,32941,4061,36178,2720,39515,1709,42951,1024,46388,340,49858,0,53362,0,394879,0,398383,0,401853,340,405289,1024,408726,1709,412063,2720,415300,4061,418537,5398,432612,15626,435089,18103,444179,32937,445520,36172,446532,39510,447216,42950,447899,46385,448241,49856,448241,53362,448241,67591,448241,71093,447899,74564,447216,78000,446532,81436,445520,84774,444179,88009,442838,91247,441194,94321,439248,97236,437301,100151,435089,102847,432612,105323,430134,107801,415300,116889,412063,118230,408726,119245,405289,119929,401853,120613,398383,120954,394879,120954,53362,120954,49858,120954,46388,120613,42951,119929,39515,119245,36178,118230,32941,116889,29704,115551,26629,113908,23715,111959,20802,110010,18106,107801,15629,105323,13151,102847,4061,88009,2721,84774,1708,81436,1025,78000,341,74564,0,71093,0,67591xe">
                  <v:fill on="f" focussize="0,0"/>
                  <v:stroke weight="0.560157480314961pt" color="#000000" joinstyle="round"/>
                  <v:imagedata o:title=""/>
                  <o:lock v:ext="edit" aspectratio="f"/>
                  <v:textbox inset="0mm,0mm,0mm,0mm"/>
                </v:shape>
                <v:shape id="Graphic 84" o:spid="_x0000_s1026" o:spt="100" style="position:absolute;left:6616295;top:611208;height:429895;width:384810;" fillcolor="#000000" filled="t" stroked="f" coordsize="384810,429895" o:gfxdata="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os6C+MQAAADiAAAADwAAAAAAAAABACAAAAAiAAAAZHJzL2Rvd25yZXYueG1sUEsBAhQAFAAAAAgA&#10;h07iQDMvBZ47AAAAOQAAABAAAAAAAAAAAQAgAAAAEwEAAGRycy9zaGFwZXhtbC54bWxQSwUGAAAA&#10;AAYABgBbAQAAvQMAAAAA&#10;" path="m384810,429767l0,429767,0,0,384810,0,384810,93173,214052,93173,203538,93681,163691,105789,131510,132225,111895,168963,107327,199897,107834,210411,119942,250257,146378,282437,183117,302051,214052,306621,384810,306621,384810,429767xem384810,306621l214052,306621,224565,306113,234876,304590,273355,288651,302805,259200,318744,220722,320776,199897,320267,189384,308159,149536,281723,117357,244985,97743,214052,93173,384810,93173,384810,306621xe">
                  <v:fill on="t" opacity="13106f" focussize="0,0"/>
                  <v:stroke on="f"/>
                  <v:imagedata o:title=""/>
                  <o:lock v:ext="edit" aspectratio="f"/>
                  <v:textbox inset="0mm,0mm,0mm,0mm"/>
                </v:shape>
                <v:shape id="Image 85" o:spid="_x0000_s1026" o:spt="75" type="#_x0000_t75" style="position:absolute;left:6716507;top:697266;height:227678;width:227678;" filled="f" o:preferrelative="t" stroked="f" coordsize="21600,21600" o:gfxdata="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a&#10;A/6uwwAAAOIAAAAPAAAAAAAAAAEAIAAAACIAAABkcnMvZG93bnJldi54bWxQSwECFAAUAAAACACH&#10;TuJAMy8FnjsAAAA5AAAAEAAAAAAAAAABACAAAAASAQAAZHJzL3NoYXBleG1sLnhtbFBLBQYAAAAA&#10;BgAGAFsBAAC8AwAAAAA=&#10;">
                  <v:fill on="f" focussize="0,0"/>
                  <v:stroke on="f"/>
                  <v:imagedata r:id="rId8" o:title=""/>
                  <o:lock v:ext="edit" aspectratio="f"/>
                </v:shape>
                <v:shape id="Textbox 86" o:spid="_x0000_s1026" o:spt="202" type="#_x0000_t202" style="position:absolute;left:0;top:0;height:1041400;width:7001509;" filled="f" stroked="f" coordsize="21600,21600" o:gfxdata="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VEho&#10;wAAAAOI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before="53"/>
                          <w:ind w:left="94"/>
                          <w:rPr>
                            <w:b/>
                            <w:sz w:val="20"/>
                          </w:rPr>
                        </w:pPr>
                        <w:r>
                          <w:rPr>
                            <w:b/>
                            <w:color w:val="1C2025"/>
                            <w:sz w:val="13"/>
                          </w:rPr>
                          <w:t>Question</w:t>
                        </w:r>
                        <w:r>
                          <w:rPr>
                            <w:b/>
                            <w:color w:val="1C2025"/>
                            <w:spacing w:val="12"/>
                            <w:sz w:val="13"/>
                          </w:rPr>
                          <w:t xml:space="preserve"> </w:t>
                        </w:r>
                        <w:r>
                          <w:rPr>
                            <w:b/>
                            <w:color w:val="1C2025"/>
                            <w:spacing w:val="-10"/>
                            <w:sz w:val="20"/>
                          </w:rPr>
                          <w:t>8</w:t>
                        </w:r>
                      </w:p>
                      <w:p>
                        <w:pPr>
                          <w:spacing w:before="67"/>
                          <w:ind w:left="94"/>
                          <w:rPr>
                            <w:sz w:val="13"/>
                          </w:rPr>
                        </w:pPr>
                        <w:r>
                          <w:rPr>
                            <w:color w:val="1C2025"/>
                            <w:sz w:val="13"/>
                          </w:rPr>
                          <w:t>Not</w:t>
                        </w:r>
                        <w:r>
                          <w:rPr>
                            <w:color w:val="1C2025"/>
                            <w:spacing w:val="4"/>
                            <w:sz w:val="13"/>
                          </w:rPr>
                          <w:t xml:space="preserve"> </w:t>
                        </w:r>
                        <w:r>
                          <w:rPr>
                            <w:color w:val="1C2025"/>
                            <w:spacing w:val="-2"/>
                            <w:sz w:val="13"/>
                          </w:rPr>
                          <w:t>answered</w:t>
                        </w:r>
                      </w:p>
                      <w:p>
                        <w:pPr>
                          <w:spacing w:before="118"/>
                          <w:ind w:left="94"/>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55"/>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spacing w:before="36"/>
        <w:ind w:left="468"/>
      </w:pPr>
      <w:r>
        <w:rPr>
          <w:color w:val="001A1D"/>
          <w:w w:val="105"/>
        </w:rPr>
        <w:t>Tại</w:t>
      </w:r>
      <w:r>
        <w:rPr>
          <w:color w:val="001A1D"/>
          <w:spacing w:val="-4"/>
          <w:w w:val="105"/>
        </w:rPr>
        <w:t xml:space="preserve"> </w:t>
      </w:r>
      <w:r>
        <w:rPr>
          <w:color w:val="001A1D"/>
          <w:w w:val="105"/>
        </w:rPr>
        <w:t>sao</w:t>
      </w:r>
      <w:r>
        <w:rPr>
          <w:color w:val="001A1D"/>
          <w:spacing w:val="-4"/>
          <w:w w:val="105"/>
        </w:rPr>
        <w:t xml:space="preserve"> </w:t>
      </w:r>
      <w:r>
        <w:rPr>
          <w:color w:val="001A1D"/>
          <w:w w:val="105"/>
        </w:rPr>
        <w:t>hacker</w:t>
      </w:r>
      <w:r>
        <w:rPr>
          <w:color w:val="001A1D"/>
          <w:spacing w:val="-4"/>
          <w:w w:val="105"/>
        </w:rPr>
        <w:t xml:space="preserve"> </w:t>
      </w:r>
      <w:r>
        <w:rPr>
          <w:color w:val="001A1D"/>
          <w:w w:val="105"/>
        </w:rPr>
        <w:t>hay</w:t>
      </w:r>
      <w:r>
        <w:rPr>
          <w:color w:val="001A1D"/>
          <w:spacing w:val="-4"/>
          <w:w w:val="105"/>
        </w:rPr>
        <w:t xml:space="preserve"> </w:t>
      </w:r>
      <w:r>
        <w:rPr>
          <w:color w:val="001A1D"/>
          <w:w w:val="105"/>
        </w:rPr>
        <w:t>sử</w:t>
      </w:r>
      <w:r>
        <w:rPr>
          <w:color w:val="001A1D"/>
          <w:spacing w:val="-4"/>
          <w:w w:val="105"/>
        </w:rPr>
        <w:t xml:space="preserve"> </w:t>
      </w:r>
      <w:r>
        <w:rPr>
          <w:color w:val="001A1D"/>
          <w:w w:val="105"/>
        </w:rPr>
        <w:t>dụng</w:t>
      </w:r>
      <w:r>
        <w:rPr>
          <w:color w:val="001A1D"/>
          <w:spacing w:val="-4"/>
          <w:w w:val="105"/>
        </w:rPr>
        <w:t xml:space="preserve"> </w:t>
      </w:r>
      <w:r>
        <w:rPr>
          <w:color w:val="001A1D"/>
          <w:w w:val="105"/>
        </w:rPr>
        <w:t>máy</w:t>
      </w:r>
      <w:r>
        <w:rPr>
          <w:color w:val="001A1D"/>
          <w:spacing w:val="-4"/>
          <w:w w:val="105"/>
        </w:rPr>
        <w:t xml:space="preserve"> </w:t>
      </w:r>
      <w:r>
        <w:rPr>
          <w:color w:val="001A1D"/>
          <w:w w:val="105"/>
        </w:rPr>
        <w:t>chủ</w:t>
      </w:r>
      <w:r>
        <w:rPr>
          <w:color w:val="001A1D"/>
          <w:spacing w:val="-4"/>
          <w:w w:val="105"/>
        </w:rPr>
        <w:t xml:space="preserve"> </w:t>
      </w:r>
      <w:r>
        <w:rPr>
          <w:color w:val="001A1D"/>
          <w:spacing w:val="-2"/>
          <w:w w:val="105"/>
        </w:rPr>
        <w:t>proxy?</w:t>
      </w:r>
    </w:p>
    <w:p>
      <w:pPr>
        <w:pStyle w:val="4"/>
        <w:spacing w:before="124"/>
      </w:pPr>
    </w:p>
    <w:p>
      <w:pPr>
        <w:pStyle w:val="5"/>
        <w:numPr>
          <w:ilvl w:val="0"/>
          <w:numId w:val="8"/>
        </w:numPr>
        <w:tabs>
          <w:tab w:val="left" w:pos="1098"/>
        </w:tabs>
        <w:spacing w:before="0"/>
        <w:ind w:left="1098" w:hanging="294"/>
        <w:rPr>
          <w:sz w:val="16"/>
          <w:highlight w:val="green"/>
        </w:rPr>
      </w:pPr>
      <w:r>
        <w:rPr>
          <w:highlight w:val="green"/>
        </w:rPr>
        <w:drawing>
          <wp:anchor distT="0" distB="0" distL="0" distR="0" simplePos="0" relativeHeight="251860992" behindDoc="0" locked="0" layoutInCell="1" allowOverlap="1">
            <wp:simplePos x="0" y="0"/>
            <wp:positionH relativeFrom="page">
              <wp:posOffset>611505</wp:posOffset>
            </wp:positionH>
            <wp:positionV relativeFrom="paragraph">
              <wp:posOffset>17145</wp:posOffset>
            </wp:positionV>
            <wp:extent cx="92710" cy="92710"/>
            <wp:effectExtent l="0" t="0" r="0" b="0"/>
            <wp:wrapNone/>
            <wp:docPr id="266946099" name="Picture 266946099"/>
            <wp:cNvGraphicFramePr/>
            <a:graphic xmlns:a="http://schemas.openxmlformats.org/drawingml/2006/main">
              <a:graphicData uri="http://schemas.openxmlformats.org/drawingml/2006/picture">
                <pic:pic xmlns:pic="http://schemas.openxmlformats.org/drawingml/2006/picture">
                  <pic:nvPicPr>
                    <pic:cNvPr id="266946099" name="Picture 266946099"/>
                    <pic:cNvPicPr/>
                  </pic:nvPicPr>
                  <pic:blipFill>
                    <a:blip r:embed="rId21" cstate="print"/>
                    <a:stretch>
                      <a:fillRect/>
                    </a:stretch>
                  </pic:blipFill>
                  <pic:spPr>
                    <a:xfrm>
                      <a:off x="0" y="0"/>
                      <a:ext cx="92494" cy="92494"/>
                    </a:xfrm>
                    <a:prstGeom prst="rect">
                      <a:avLst/>
                    </a:prstGeom>
                  </pic:spPr>
                </pic:pic>
              </a:graphicData>
            </a:graphic>
          </wp:anchor>
        </w:drawing>
      </w:r>
      <w:r>
        <w:rPr>
          <w:color w:val="001A1D"/>
          <w:w w:val="105"/>
          <w:sz w:val="16"/>
          <w:highlight w:val="green"/>
        </w:rPr>
        <w:t>Để</w:t>
      </w:r>
      <w:r>
        <w:rPr>
          <w:color w:val="001A1D"/>
          <w:spacing w:val="-5"/>
          <w:w w:val="105"/>
          <w:sz w:val="16"/>
          <w:highlight w:val="green"/>
        </w:rPr>
        <w:t xml:space="preserve"> </w:t>
      </w:r>
      <w:r>
        <w:rPr>
          <w:color w:val="001A1D"/>
          <w:w w:val="105"/>
          <w:sz w:val="16"/>
          <w:highlight w:val="green"/>
        </w:rPr>
        <w:t>ẩn</w:t>
      </w:r>
      <w:r>
        <w:rPr>
          <w:color w:val="001A1D"/>
          <w:spacing w:val="-4"/>
          <w:w w:val="105"/>
          <w:sz w:val="16"/>
          <w:highlight w:val="green"/>
        </w:rPr>
        <w:t xml:space="preserve"> </w:t>
      </w:r>
      <w:r>
        <w:rPr>
          <w:color w:val="001A1D"/>
          <w:w w:val="105"/>
          <w:sz w:val="16"/>
          <w:highlight w:val="green"/>
        </w:rPr>
        <w:t>hoạt</w:t>
      </w:r>
      <w:r>
        <w:rPr>
          <w:color w:val="001A1D"/>
          <w:spacing w:val="-4"/>
          <w:w w:val="105"/>
          <w:sz w:val="16"/>
          <w:highlight w:val="green"/>
        </w:rPr>
        <w:t xml:space="preserve"> </w:t>
      </w:r>
      <w:r>
        <w:rPr>
          <w:color w:val="001A1D"/>
          <w:w w:val="105"/>
          <w:sz w:val="16"/>
          <w:highlight w:val="green"/>
        </w:rPr>
        <w:t>động</w:t>
      </w:r>
      <w:r>
        <w:rPr>
          <w:color w:val="001A1D"/>
          <w:spacing w:val="-4"/>
          <w:w w:val="105"/>
          <w:sz w:val="16"/>
          <w:highlight w:val="green"/>
        </w:rPr>
        <w:t xml:space="preserve"> </w:t>
      </w:r>
      <w:r>
        <w:rPr>
          <w:color w:val="001A1D"/>
          <w:w w:val="105"/>
          <w:sz w:val="16"/>
          <w:highlight w:val="green"/>
        </w:rPr>
        <w:t>của</w:t>
      </w:r>
      <w:r>
        <w:rPr>
          <w:color w:val="001A1D"/>
          <w:spacing w:val="-4"/>
          <w:w w:val="105"/>
          <w:sz w:val="16"/>
          <w:highlight w:val="green"/>
        </w:rPr>
        <w:t xml:space="preserve"> </w:t>
      </w:r>
      <w:r>
        <w:rPr>
          <w:color w:val="001A1D"/>
          <w:w w:val="105"/>
          <w:sz w:val="16"/>
          <w:highlight w:val="green"/>
        </w:rPr>
        <w:t>chúng</w:t>
      </w:r>
      <w:r>
        <w:rPr>
          <w:color w:val="001A1D"/>
          <w:spacing w:val="-4"/>
          <w:w w:val="105"/>
          <w:sz w:val="16"/>
          <w:highlight w:val="green"/>
        </w:rPr>
        <w:t xml:space="preserve"> </w:t>
      </w:r>
      <w:r>
        <w:rPr>
          <w:color w:val="001A1D"/>
          <w:w w:val="105"/>
          <w:sz w:val="16"/>
          <w:highlight w:val="green"/>
        </w:rPr>
        <w:t>trên</w:t>
      </w:r>
      <w:r>
        <w:rPr>
          <w:color w:val="001A1D"/>
          <w:spacing w:val="-4"/>
          <w:w w:val="105"/>
          <w:sz w:val="16"/>
          <w:highlight w:val="green"/>
        </w:rPr>
        <w:t xml:space="preserve"> mạng</w:t>
      </w:r>
    </w:p>
    <w:p>
      <w:pPr>
        <w:pStyle w:val="5"/>
        <w:numPr>
          <w:ilvl w:val="0"/>
          <w:numId w:val="8"/>
        </w:numPr>
        <w:tabs>
          <w:tab w:val="left" w:pos="1098"/>
        </w:tabs>
        <w:ind w:left="1098" w:hanging="294"/>
        <w:rPr>
          <w:sz w:val="16"/>
        </w:rPr>
      </w:pPr>
      <w:r>
        <w:drawing>
          <wp:anchor distT="0" distB="0" distL="0" distR="0" simplePos="0" relativeHeight="251862016"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1748994449" name="Picture 1748994449"/>
            <wp:cNvGraphicFramePr/>
            <a:graphic xmlns:a="http://schemas.openxmlformats.org/drawingml/2006/main">
              <a:graphicData uri="http://schemas.openxmlformats.org/drawingml/2006/picture">
                <pic:pic xmlns:pic="http://schemas.openxmlformats.org/drawingml/2006/picture">
                  <pic:nvPicPr>
                    <pic:cNvPr id="1748994449" name="Picture 1748994449"/>
                    <pic:cNvPicPr/>
                  </pic:nvPicPr>
                  <pic:blipFill>
                    <a:blip r:embed="rId20" cstate="print"/>
                    <a:stretch>
                      <a:fillRect/>
                    </a:stretch>
                  </pic:blipFill>
                  <pic:spPr>
                    <a:xfrm>
                      <a:off x="0" y="0"/>
                      <a:ext cx="92494" cy="92494"/>
                    </a:xfrm>
                    <a:prstGeom prst="rect">
                      <a:avLst/>
                    </a:prstGeom>
                  </pic:spPr>
                </pic:pic>
              </a:graphicData>
            </a:graphic>
          </wp:anchor>
        </w:drawing>
      </w:r>
      <w:r>
        <w:rPr>
          <w:color w:val="001A1D"/>
          <w:w w:val="105"/>
          <w:sz w:val="16"/>
        </w:rPr>
        <w:t>Để</w:t>
      </w:r>
      <w:r>
        <w:rPr>
          <w:color w:val="001A1D"/>
          <w:spacing w:val="-4"/>
          <w:w w:val="105"/>
          <w:sz w:val="16"/>
        </w:rPr>
        <w:t xml:space="preserve"> </w:t>
      </w:r>
      <w:r>
        <w:rPr>
          <w:color w:val="001A1D"/>
          <w:w w:val="105"/>
          <w:sz w:val="16"/>
        </w:rPr>
        <w:t>có</w:t>
      </w:r>
      <w:r>
        <w:rPr>
          <w:color w:val="001A1D"/>
          <w:spacing w:val="-3"/>
          <w:w w:val="105"/>
          <w:sz w:val="16"/>
        </w:rPr>
        <w:t xml:space="preserve"> </w:t>
      </w:r>
      <w:r>
        <w:rPr>
          <w:color w:val="001A1D"/>
          <w:w w:val="105"/>
          <w:sz w:val="16"/>
        </w:rPr>
        <w:t>được</w:t>
      </w:r>
      <w:r>
        <w:rPr>
          <w:color w:val="001A1D"/>
          <w:spacing w:val="-4"/>
          <w:w w:val="105"/>
          <w:sz w:val="16"/>
        </w:rPr>
        <w:t xml:space="preserve"> </w:t>
      </w:r>
      <w:r>
        <w:rPr>
          <w:color w:val="001A1D"/>
          <w:w w:val="105"/>
          <w:sz w:val="16"/>
        </w:rPr>
        <w:t>kết</w:t>
      </w:r>
      <w:r>
        <w:rPr>
          <w:color w:val="001A1D"/>
          <w:spacing w:val="-3"/>
          <w:w w:val="105"/>
          <w:sz w:val="16"/>
        </w:rPr>
        <w:t xml:space="preserve"> </w:t>
      </w:r>
      <w:r>
        <w:rPr>
          <w:color w:val="001A1D"/>
          <w:w w:val="105"/>
          <w:sz w:val="16"/>
        </w:rPr>
        <w:t>nối</w:t>
      </w:r>
      <w:r>
        <w:rPr>
          <w:color w:val="001A1D"/>
          <w:spacing w:val="-4"/>
          <w:w w:val="105"/>
          <w:sz w:val="16"/>
        </w:rPr>
        <w:t xml:space="preserve"> </w:t>
      </w:r>
      <w:r>
        <w:rPr>
          <w:color w:val="001A1D"/>
          <w:w w:val="105"/>
          <w:sz w:val="16"/>
        </w:rPr>
        <w:t>truy</w:t>
      </w:r>
      <w:r>
        <w:rPr>
          <w:color w:val="001A1D"/>
          <w:spacing w:val="-3"/>
          <w:w w:val="105"/>
          <w:sz w:val="16"/>
        </w:rPr>
        <w:t xml:space="preserve"> </w:t>
      </w:r>
      <w:r>
        <w:rPr>
          <w:color w:val="001A1D"/>
          <w:w w:val="105"/>
          <w:sz w:val="16"/>
        </w:rPr>
        <w:t>cập</w:t>
      </w:r>
      <w:r>
        <w:rPr>
          <w:color w:val="001A1D"/>
          <w:spacing w:val="-4"/>
          <w:w w:val="105"/>
          <w:sz w:val="16"/>
        </w:rPr>
        <w:t xml:space="preserve"> </w:t>
      </w:r>
      <w:r>
        <w:rPr>
          <w:color w:val="001A1D"/>
          <w:w w:val="105"/>
          <w:sz w:val="16"/>
        </w:rPr>
        <w:t>từ</w:t>
      </w:r>
      <w:r>
        <w:rPr>
          <w:color w:val="001A1D"/>
          <w:spacing w:val="-3"/>
          <w:w w:val="105"/>
          <w:sz w:val="16"/>
        </w:rPr>
        <w:t xml:space="preserve"> </w:t>
      </w:r>
      <w:r>
        <w:rPr>
          <w:color w:val="001A1D"/>
          <w:spacing w:val="-5"/>
          <w:w w:val="105"/>
          <w:sz w:val="16"/>
        </w:rPr>
        <w:t>xa</w:t>
      </w:r>
    </w:p>
    <w:p>
      <w:pPr>
        <w:pStyle w:val="5"/>
        <w:numPr>
          <w:ilvl w:val="0"/>
          <w:numId w:val="8"/>
        </w:numPr>
        <w:tabs>
          <w:tab w:val="left" w:pos="1098"/>
        </w:tabs>
        <w:spacing w:before="157"/>
        <w:ind w:left="1098" w:hanging="294"/>
        <w:rPr>
          <w:sz w:val="16"/>
        </w:rPr>
      </w:pPr>
      <w:r>
        <w:drawing>
          <wp:anchor distT="0" distB="0" distL="0" distR="0" simplePos="0" relativeHeight="251863040"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2124165913" name="Picture 2124165913"/>
            <wp:cNvGraphicFramePr/>
            <a:graphic xmlns:a="http://schemas.openxmlformats.org/drawingml/2006/main">
              <a:graphicData uri="http://schemas.openxmlformats.org/drawingml/2006/picture">
                <pic:pic xmlns:pic="http://schemas.openxmlformats.org/drawingml/2006/picture">
                  <pic:nvPicPr>
                    <pic:cNvPr id="2124165913" name="Picture 2124165913"/>
                    <pic:cNvPicPr/>
                  </pic:nvPicPr>
                  <pic:blipFill>
                    <a:blip r:embed="rId22" cstate="print"/>
                    <a:stretch>
                      <a:fillRect/>
                    </a:stretch>
                  </pic:blipFill>
                  <pic:spPr>
                    <a:xfrm>
                      <a:off x="0" y="0"/>
                      <a:ext cx="92494" cy="92494"/>
                    </a:xfrm>
                    <a:prstGeom prst="rect">
                      <a:avLst/>
                    </a:prstGeom>
                  </pic:spPr>
                </pic:pic>
              </a:graphicData>
            </a:graphic>
          </wp:anchor>
        </w:drawing>
      </w:r>
      <w:r>
        <w:rPr>
          <w:color w:val="001A1D"/>
          <w:w w:val="105"/>
          <w:sz w:val="16"/>
        </w:rPr>
        <w:t>Để</w:t>
      </w:r>
      <w:r>
        <w:rPr>
          <w:color w:val="001A1D"/>
          <w:spacing w:val="-4"/>
          <w:w w:val="105"/>
          <w:sz w:val="16"/>
        </w:rPr>
        <w:t xml:space="preserve"> </w:t>
      </w:r>
      <w:r>
        <w:rPr>
          <w:color w:val="001A1D"/>
          <w:w w:val="105"/>
          <w:sz w:val="16"/>
        </w:rPr>
        <w:t>tạo</w:t>
      </w:r>
      <w:r>
        <w:rPr>
          <w:color w:val="001A1D"/>
          <w:spacing w:val="-4"/>
          <w:w w:val="105"/>
          <w:sz w:val="16"/>
        </w:rPr>
        <w:t xml:space="preserve"> </w:t>
      </w:r>
      <w:r>
        <w:rPr>
          <w:color w:val="001A1D"/>
          <w:w w:val="105"/>
          <w:sz w:val="16"/>
        </w:rPr>
        <w:t>một</w:t>
      </w:r>
      <w:r>
        <w:rPr>
          <w:color w:val="001A1D"/>
          <w:spacing w:val="-4"/>
          <w:w w:val="105"/>
          <w:sz w:val="16"/>
        </w:rPr>
        <w:t xml:space="preserve"> </w:t>
      </w:r>
      <w:r>
        <w:rPr>
          <w:color w:val="001A1D"/>
          <w:w w:val="105"/>
          <w:sz w:val="16"/>
        </w:rPr>
        <w:t>máy</w:t>
      </w:r>
      <w:r>
        <w:rPr>
          <w:color w:val="001A1D"/>
          <w:spacing w:val="-3"/>
          <w:w w:val="105"/>
          <w:sz w:val="16"/>
        </w:rPr>
        <w:t xml:space="preserve"> </w:t>
      </w:r>
      <w:r>
        <w:rPr>
          <w:color w:val="001A1D"/>
          <w:w w:val="105"/>
          <w:sz w:val="16"/>
        </w:rPr>
        <w:t>chủ</w:t>
      </w:r>
      <w:r>
        <w:rPr>
          <w:color w:val="001A1D"/>
          <w:spacing w:val="-4"/>
          <w:w w:val="105"/>
          <w:sz w:val="16"/>
        </w:rPr>
        <w:t xml:space="preserve"> </w:t>
      </w:r>
      <w:r>
        <w:rPr>
          <w:color w:val="001A1D"/>
          <w:w w:val="105"/>
          <w:sz w:val="16"/>
        </w:rPr>
        <w:t>ma</w:t>
      </w:r>
      <w:r>
        <w:rPr>
          <w:color w:val="001A1D"/>
          <w:spacing w:val="-4"/>
          <w:w w:val="105"/>
          <w:sz w:val="16"/>
        </w:rPr>
        <w:t xml:space="preserve"> </w:t>
      </w:r>
      <w:r>
        <w:rPr>
          <w:color w:val="001A1D"/>
          <w:w w:val="105"/>
          <w:sz w:val="16"/>
        </w:rPr>
        <w:t>trên</w:t>
      </w:r>
      <w:r>
        <w:rPr>
          <w:color w:val="001A1D"/>
          <w:spacing w:val="-3"/>
          <w:w w:val="105"/>
          <w:sz w:val="16"/>
        </w:rPr>
        <w:t xml:space="preserve"> </w:t>
      </w:r>
      <w:r>
        <w:rPr>
          <w:color w:val="001A1D"/>
          <w:spacing w:val="-4"/>
          <w:w w:val="105"/>
          <w:sz w:val="16"/>
        </w:rPr>
        <w:t>mạng</w:t>
      </w:r>
    </w:p>
    <w:p>
      <w:pPr>
        <w:pStyle w:val="5"/>
        <w:numPr>
          <w:ilvl w:val="0"/>
          <w:numId w:val="8"/>
        </w:numPr>
        <w:tabs>
          <w:tab w:val="left" w:pos="1098"/>
        </w:tabs>
        <w:ind w:left="1098" w:hanging="294"/>
        <w:rPr>
          <w:sz w:val="16"/>
        </w:rPr>
      </w:pPr>
      <w:r>
        <w:drawing>
          <wp:anchor distT="0" distB="0" distL="0" distR="0" simplePos="0" relativeHeight="251864064"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538651914" name="Picture 538651914"/>
            <wp:cNvGraphicFramePr/>
            <a:graphic xmlns:a="http://schemas.openxmlformats.org/drawingml/2006/main">
              <a:graphicData uri="http://schemas.openxmlformats.org/drawingml/2006/picture">
                <pic:pic xmlns:pic="http://schemas.openxmlformats.org/drawingml/2006/picture">
                  <pic:nvPicPr>
                    <pic:cNvPr id="538651914" name="Picture 538651914"/>
                    <pic:cNvPicPr/>
                  </pic:nvPicPr>
                  <pic:blipFill>
                    <a:blip r:embed="rId23" cstate="print"/>
                    <a:stretch>
                      <a:fillRect/>
                    </a:stretch>
                  </pic:blipFill>
                  <pic:spPr>
                    <a:xfrm>
                      <a:off x="0" y="0"/>
                      <a:ext cx="92494" cy="92494"/>
                    </a:xfrm>
                    <a:prstGeom prst="rect">
                      <a:avLst/>
                    </a:prstGeom>
                  </pic:spPr>
                </pic:pic>
              </a:graphicData>
            </a:graphic>
          </wp:anchor>
        </w:drawing>
      </w:r>
      <w:r>
        <w:rPr>
          <w:color w:val="001A1D"/>
          <w:w w:val="105"/>
          <w:sz w:val="16"/>
        </w:rPr>
        <w:t>Để</w:t>
      </w:r>
      <w:r>
        <w:rPr>
          <w:color w:val="001A1D"/>
          <w:spacing w:val="-4"/>
          <w:w w:val="105"/>
          <w:sz w:val="16"/>
        </w:rPr>
        <w:t xml:space="preserve"> </w:t>
      </w:r>
      <w:r>
        <w:rPr>
          <w:color w:val="001A1D"/>
          <w:w w:val="105"/>
          <w:sz w:val="16"/>
        </w:rPr>
        <w:t>tạo</w:t>
      </w:r>
      <w:r>
        <w:rPr>
          <w:color w:val="001A1D"/>
          <w:spacing w:val="-4"/>
          <w:w w:val="105"/>
          <w:sz w:val="16"/>
        </w:rPr>
        <w:t xml:space="preserve"> </w:t>
      </w:r>
      <w:r>
        <w:rPr>
          <w:color w:val="001A1D"/>
          <w:w w:val="105"/>
          <w:sz w:val="16"/>
        </w:rPr>
        <w:t>kết</w:t>
      </w:r>
      <w:r>
        <w:rPr>
          <w:color w:val="001A1D"/>
          <w:spacing w:val="-4"/>
          <w:w w:val="105"/>
          <w:sz w:val="16"/>
        </w:rPr>
        <w:t xml:space="preserve"> </w:t>
      </w:r>
      <w:r>
        <w:rPr>
          <w:color w:val="001A1D"/>
          <w:w w:val="105"/>
          <w:sz w:val="16"/>
        </w:rPr>
        <w:t>nối</w:t>
      </w:r>
      <w:r>
        <w:rPr>
          <w:color w:val="001A1D"/>
          <w:spacing w:val="-3"/>
          <w:w w:val="105"/>
          <w:sz w:val="16"/>
        </w:rPr>
        <w:t xml:space="preserve"> </w:t>
      </w:r>
      <w:r>
        <w:rPr>
          <w:color w:val="001A1D"/>
          <w:w w:val="105"/>
          <w:sz w:val="16"/>
        </w:rPr>
        <w:t>mạnh</w:t>
      </w:r>
      <w:r>
        <w:rPr>
          <w:color w:val="001A1D"/>
          <w:spacing w:val="-4"/>
          <w:w w:val="105"/>
          <w:sz w:val="16"/>
        </w:rPr>
        <w:t xml:space="preserve"> </w:t>
      </w:r>
      <w:r>
        <w:rPr>
          <w:color w:val="001A1D"/>
          <w:w w:val="105"/>
          <w:sz w:val="16"/>
        </w:rPr>
        <w:t>mẽ</w:t>
      </w:r>
      <w:r>
        <w:rPr>
          <w:color w:val="001A1D"/>
          <w:spacing w:val="-4"/>
          <w:w w:val="105"/>
          <w:sz w:val="16"/>
        </w:rPr>
        <w:t xml:space="preserve"> </w:t>
      </w:r>
      <w:r>
        <w:rPr>
          <w:color w:val="001A1D"/>
          <w:w w:val="105"/>
          <w:sz w:val="16"/>
        </w:rPr>
        <w:t>hơn</w:t>
      </w:r>
      <w:r>
        <w:rPr>
          <w:color w:val="001A1D"/>
          <w:spacing w:val="-4"/>
          <w:w w:val="105"/>
          <w:sz w:val="16"/>
        </w:rPr>
        <w:t xml:space="preserve"> </w:t>
      </w:r>
      <w:r>
        <w:rPr>
          <w:color w:val="001A1D"/>
          <w:w w:val="105"/>
          <w:sz w:val="16"/>
        </w:rPr>
        <w:t>với</w:t>
      </w:r>
      <w:r>
        <w:rPr>
          <w:color w:val="001A1D"/>
          <w:spacing w:val="-3"/>
          <w:w w:val="105"/>
          <w:sz w:val="16"/>
        </w:rPr>
        <w:t xml:space="preserve"> </w:t>
      </w:r>
      <w:r>
        <w:rPr>
          <w:color w:val="001A1D"/>
          <w:w w:val="105"/>
          <w:sz w:val="16"/>
        </w:rPr>
        <w:t>mục</w:t>
      </w:r>
      <w:r>
        <w:rPr>
          <w:color w:val="001A1D"/>
          <w:spacing w:val="-4"/>
          <w:w w:val="105"/>
          <w:sz w:val="16"/>
        </w:rPr>
        <w:t xml:space="preserve"> tiêu</w:t>
      </w:r>
    </w:p>
    <w:p>
      <w:pPr>
        <w:pStyle w:val="4"/>
      </w:pPr>
    </w:p>
    <w:p>
      <w:pPr>
        <w:pStyle w:val="4"/>
        <w:spacing w:before="118"/>
      </w:pPr>
    </w:p>
    <w:p>
      <w:pPr>
        <w:pStyle w:val="4"/>
        <w:spacing w:line="330" w:lineRule="atLeast"/>
        <w:ind w:left="468" w:right="9125"/>
      </w:pPr>
      <w:r>
        <w:rPr>
          <w:color w:val="8E662E"/>
          <w:w w:val="105"/>
        </w:rPr>
        <w:t>Your</w:t>
      </w:r>
      <w:r>
        <w:rPr>
          <w:color w:val="8E662E"/>
          <w:spacing w:val="-12"/>
          <w:w w:val="105"/>
        </w:rPr>
        <w:t xml:space="preserve"> </w:t>
      </w:r>
      <w:r>
        <w:rPr>
          <w:color w:val="8E662E"/>
          <w:w w:val="105"/>
        </w:rPr>
        <w:t>answer</w:t>
      </w:r>
      <w:r>
        <w:rPr>
          <w:color w:val="8E662E"/>
          <w:spacing w:val="-11"/>
          <w:w w:val="105"/>
        </w:rPr>
        <w:t xml:space="preserve"> </w:t>
      </w:r>
      <w:r>
        <w:rPr>
          <w:color w:val="8E662E"/>
          <w:w w:val="105"/>
        </w:rPr>
        <w:t>is</w:t>
      </w:r>
      <w:r>
        <w:rPr>
          <w:color w:val="8E662E"/>
          <w:spacing w:val="-12"/>
          <w:w w:val="105"/>
        </w:rPr>
        <w:t xml:space="preserve"> </w:t>
      </w:r>
      <w:r>
        <w:rPr>
          <w:color w:val="8E662E"/>
          <w:w w:val="105"/>
        </w:rPr>
        <w:t>incorrect. The correct answer is:</w:t>
      </w:r>
    </w:p>
    <w:p>
      <w:pPr>
        <w:pStyle w:val="4"/>
        <w:spacing w:before="51"/>
        <w:ind w:left="468"/>
      </w:pPr>
      <w:r>
        <w:rPr>
          <w:color w:val="8E662E"/>
          <w:w w:val="105"/>
        </w:rPr>
        <w:t>Để</w:t>
      </w:r>
      <w:r>
        <w:rPr>
          <w:color w:val="8E662E"/>
          <w:spacing w:val="-5"/>
          <w:w w:val="105"/>
        </w:rPr>
        <w:t xml:space="preserve"> </w:t>
      </w:r>
      <w:r>
        <w:rPr>
          <w:color w:val="8E662E"/>
          <w:w w:val="105"/>
        </w:rPr>
        <w:t>ẩn</w:t>
      </w:r>
      <w:r>
        <w:rPr>
          <w:color w:val="8E662E"/>
          <w:spacing w:val="-4"/>
          <w:w w:val="105"/>
        </w:rPr>
        <w:t xml:space="preserve"> </w:t>
      </w:r>
      <w:r>
        <w:rPr>
          <w:color w:val="8E662E"/>
          <w:w w:val="105"/>
        </w:rPr>
        <w:t>hoạt</w:t>
      </w:r>
      <w:r>
        <w:rPr>
          <w:color w:val="8E662E"/>
          <w:spacing w:val="-4"/>
          <w:w w:val="105"/>
        </w:rPr>
        <w:t xml:space="preserve"> </w:t>
      </w:r>
      <w:r>
        <w:rPr>
          <w:color w:val="8E662E"/>
          <w:w w:val="105"/>
        </w:rPr>
        <w:t>động</w:t>
      </w:r>
      <w:r>
        <w:rPr>
          <w:color w:val="8E662E"/>
          <w:spacing w:val="-4"/>
          <w:w w:val="105"/>
        </w:rPr>
        <w:t xml:space="preserve"> </w:t>
      </w:r>
      <w:r>
        <w:rPr>
          <w:color w:val="8E662E"/>
          <w:w w:val="105"/>
        </w:rPr>
        <w:t>của</w:t>
      </w:r>
      <w:r>
        <w:rPr>
          <w:color w:val="8E662E"/>
          <w:spacing w:val="-4"/>
          <w:w w:val="105"/>
        </w:rPr>
        <w:t xml:space="preserve"> </w:t>
      </w:r>
      <w:r>
        <w:rPr>
          <w:color w:val="8E662E"/>
          <w:w w:val="105"/>
        </w:rPr>
        <w:t>chúng</w:t>
      </w:r>
      <w:r>
        <w:rPr>
          <w:color w:val="8E662E"/>
          <w:spacing w:val="-4"/>
          <w:w w:val="105"/>
        </w:rPr>
        <w:t xml:space="preserve"> </w:t>
      </w:r>
      <w:r>
        <w:rPr>
          <w:color w:val="8E662E"/>
          <w:w w:val="105"/>
        </w:rPr>
        <w:t>trên</w:t>
      </w:r>
      <w:r>
        <w:rPr>
          <w:color w:val="8E662E"/>
          <w:spacing w:val="-4"/>
          <w:w w:val="105"/>
        </w:rPr>
        <w:t xml:space="preserve"> mạng</w:t>
      </w:r>
    </w:p>
    <w:p>
      <w:pPr>
        <w:sectPr>
          <w:pgSz w:w="12240" w:h="15840"/>
          <w:pgMar w:top="220" w:right="460" w:bottom="440" w:left="400" w:header="0" w:footer="260" w:gutter="0"/>
          <w:cols w:space="720" w:num="1"/>
        </w:sectPr>
      </w:pPr>
    </w:p>
    <w:p>
      <w:pPr>
        <w:pStyle w:val="4"/>
        <w:tabs>
          <w:tab w:val="left" w:pos="4725"/>
        </w:tabs>
        <w:spacing w:before="65"/>
        <w:ind w:left="110"/>
        <w:rPr>
          <w:rFonts w:ascii="Arial MT"/>
        </w:rPr>
      </w:pPr>
      <w:r>
        <w:rPr>
          <w:rFonts w:ascii="Arial MT"/>
        </w:rPr>
        <w:t>11/16/23,</w:t>
      </w:r>
      <w:r>
        <w:rPr>
          <w:rFonts w:ascii="Arial MT"/>
          <w:spacing w:val="-7"/>
        </w:rPr>
        <w:t xml:space="preserve"> </w:t>
      </w:r>
      <w:r>
        <w:rPr>
          <w:rFonts w:ascii="Arial MT"/>
        </w:rPr>
        <w:t>3:09</w:t>
      </w:r>
      <w:r>
        <w:rPr>
          <w:rFonts w:ascii="Arial MT"/>
          <w:spacing w:val="-7"/>
        </w:rPr>
        <w:t xml:space="preserve"> </w:t>
      </w:r>
      <w:r>
        <w:rPr>
          <w:rFonts w:ascii="Arial MT"/>
          <w:spacing w:val="-5"/>
        </w:rPr>
        <w:t>PM</w:t>
      </w:r>
      <w:r>
        <w:rPr>
          <w:rFonts w:ascii="Arial MT"/>
        </w:rPr>
        <w:tab/>
      </w:r>
      <w:r>
        <w:rPr>
          <w:rFonts w:ascii="Arial MT"/>
        </w:rPr>
        <w:t>Kiem</w:t>
      </w:r>
      <w:r>
        <w:rPr>
          <w:rFonts w:ascii="Arial MT"/>
          <w:spacing w:val="-3"/>
        </w:rPr>
        <w:t xml:space="preserve"> </w:t>
      </w:r>
      <w:r>
        <w:rPr>
          <w:rFonts w:ascii="Arial MT"/>
        </w:rPr>
        <w:t>tra</w:t>
      </w:r>
      <w:r>
        <w:rPr>
          <w:rFonts w:ascii="Arial MT"/>
          <w:spacing w:val="-1"/>
        </w:rPr>
        <w:t xml:space="preserve"> </w:t>
      </w:r>
      <w:r>
        <w:rPr>
          <w:rFonts w:ascii="Arial MT"/>
        </w:rPr>
        <w:t>cuoi</w:t>
      </w:r>
      <w:r>
        <w:rPr>
          <w:rFonts w:ascii="Arial MT"/>
          <w:spacing w:val="-1"/>
        </w:rPr>
        <w:t xml:space="preserve"> </w:t>
      </w:r>
      <w:r>
        <w:rPr>
          <w:rFonts w:ascii="Arial MT"/>
        </w:rPr>
        <w:t>ki</w:t>
      </w:r>
      <w:r>
        <w:rPr>
          <w:rFonts w:ascii="Arial MT"/>
          <w:spacing w:val="-1"/>
        </w:rPr>
        <w:t xml:space="preserve"> </w:t>
      </w:r>
      <w:r>
        <w:rPr>
          <w:rFonts w:ascii="Arial MT"/>
        </w:rPr>
        <w:t>2:</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(page</w:t>
      </w:r>
      <w:r>
        <w:rPr>
          <w:rFonts w:ascii="Arial MT"/>
          <w:spacing w:val="-1"/>
        </w:rPr>
        <w:t xml:space="preserve"> </w:t>
      </w:r>
      <w:r>
        <w:rPr>
          <w:rFonts w:ascii="Arial MT"/>
        </w:rPr>
        <w:t>1</w:t>
      </w:r>
      <w:r>
        <w:rPr>
          <w:rFonts w:ascii="Arial MT"/>
          <w:spacing w:val="-1"/>
        </w:rPr>
        <w:t xml:space="preserve"> </w:t>
      </w:r>
      <w:r>
        <w:rPr>
          <w:rFonts w:ascii="Arial MT"/>
        </w:rPr>
        <w:t>of</w:t>
      </w:r>
      <w:r>
        <w:rPr>
          <w:rFonts w:ascii="Arial MT"/>
          <w:spacing w:val="-1"/>
        </w:rPr>
        <w:t xml:space="preserve"> </w:t>
      </w:r>
      <w:r>
        <w:rPr>
          <w:rFonts w:ascii="Arial MT"/>
        </w:rPr>
        <w:t>20)</w:t>
      </w:r>
      <w:r>
        <w:rPr>
          <w:rFonts w:ascii="Arial MT"/>
          <w:spacing w:val="-1"/>
        </w:rPr>
        <w:t xml:space="preserve"> </w:t>
      </w:r>
      <w:r>
        <w:rPr>
          <w:rFonts w:ascii="Arial MT"/>
        </w:rPr>
        <w:t>|</w:t>
      </w:r>
      <w:r>
        <w:rPr>
          <w:rFonts w:ascii="Arial MT"/>
          <w:spacing w:val="-1"/>
        </w:rPr>
        <w:t xml:space="preserve"> </w:t>
      </w:r>
      <w:r>
        <w:rPr>
          <w:rFonts w:ascii="Arial MT"/>
          <w:spacing w:val="-5"/>
        </w:rPr>
        <w:t>MMS</w:t>
      </w:r>
    </w:p>
    <w:p>
      <w:pPr>
        <w:pStyle w:val="4"/>
        <w:spacing w:before="4"/>
        <w:rPr>
          <w:rFonts w:ascii="Arial MT"/>
          <w:sz w:val="5"/>
        </w:rPr>
      </w:pPr>
      <w:r>
        <mc:AlternateContent>
          <mc:Choice Requires="wpg">
            <w:drawing>
              <wp:anchor distT="0" distB="0" distL="0" distR="0" simplePos="0" relativeHeight="252010496" behindDoc="1" locked="0" layoutInCell="1" allowOverlap="1">
                <wp:simplePos x="0" y="0"/>
                <wp:positionH relativeFrom="page">
                  <wp:posOffset>408940</wp:posOffset>
                </wp:positionH>
                <wp:positionV relativeFrom="paragraph">
                  <wp:posOffset>54610</wp:posOffset>
                </wp:positionV>
                <wp:extent cx="6944360" cy="782955"/>
                <wp:effectExtent l="0" t="0" r="0" b="0"/>
                <wp:wrapTopAndBottom/>
                <wp:docPr id="2071971039" name="Group 2071971039"/>
                <wp:cNvGraphicFramePr/>
                <a:graphic xmlns:a="http://schemas.openxmlformats.org/drawingml/2006/main">
                  <a:graphicData uri="http://schemas.microsoft.com/office/word/2010/wordprocessingGroup">
                    <wpg:wgp>
                      <wpg:cNvGrpSpPr/>
                      <wpg:grpSpPr>
                        <a:xfrm>
                          <a:off x="0" y="0"/>
                          <a:ext cx="6944359" cy="782955"/>
                          <a:chOff x="0" y="0"/>
                          <a:chExt cx="6944359" cy="782955"/>
                        </a:xfrm>
                      </wpg:grpSpPr>
                      <wps:wsp>
                        <wps:cNvPr id="1358579907" name="Graphic 92"/>
                        <wps:cNvSpPr/>
                        <wps:spPr>
                          <a:xfrm>
                            <a:off x="3557" y="3557"/>
                            <a:ext cx="6937375" cy="775970"/>
                          </a:xfrm>
                          <a:custGeom>
                            <a:avLst/>
                            <a:gdLst/>
                            <a:ahLst/>
                            <a:cxnLst/>
                            <a:rect l="l" t="t" r="r" b="b"/>
                            <a:pathLst>
                              <a:path w="6937375" h="775970">
                                <a:moveTo>
                                  <a:pt x="0" y="764856"/>
                                </a:moveTo>
                                <a:lnTo>
                                  <a:pt x="0" y="10672"/>
                                </a:lnTo>
                                <a:lnTo>
                                  <a:pt x="0" y="7722"/>
                                </a:lnTo>
                                <a:lnTo>
                                  <a:pt x="1041" y="5207"/>
                                </a:lnTo>
                                <a:lnTo>
                                  <a:pt x="3125" y="3123"/>
                                </a:lnTo>
                                <a:lnTo>
                                  <a:pt x="5209" y="1042"/>
                                </a:lnTo>
                                <a:lnTo>
                                  <a:pt x="7725" y="0"/>
                                </a:lnTo>
                                <a:lnTo>
                                  <a:pt x="10672" y="0"/>
                                </a:lnTo>
                                <a:lnTo>
                                  <a:pt x="6926398" y="0"/>
                                </a:lnTo>
                                <a:lnTo>
                                  <a:pt x="6929345" y="0"/>
                                </a:lnTo>
                                <a:lnTo>
                                  <a:pt x="6931860" y="1042"/>
                                </a:lnTo>
                                <a:lnTo>
                                  <a:pt x="6933944" y="3123"/>
                                </a:lnTo>
                                <a:lnTo>
                                  <a:pt x="6936028" y="5207"/>
                                </a:lnTo>
                                <a:lnTo>
                                  <a:pt x="6937070" y="7722"/>
                                </a:lnTo>
                                <a:lnTo>
                                  <a:pt x="6937071" y="10672"/>
                                </a:lnTo>
                                <a:lnTo>
                                  <a:pt x="6937071" y="764856"/>
                                </a:lnTo>
                                <a:lnTo>
                                  <a:pt x="6926398" y="775528"/>
                                </a:lnTo>
                                <a:lnTo>
                                  <a:pt x="10672" y="775528"/>
                                </a:lnTo>
                                <a:lnTo>
                                  <a:pt x="0" y="767799"/>
                                </a:lnTo>
                                <a:lnTo>
                                  <a:pt x="0" y="764856"/>
                                </a:lnTo>
                                <a:close/>
                              </a:path>
                            </a:pathLst>
                          </a:custGeom>
                          <a:ln w="7114">
                            <a:solidFill>
                              <a:srgbClr val="CAD0D6"/>
                            </a:solidFill>
                            <a:prstDash val="solid"/>
                          </a:ln>
                        </wps:spPr>
                        <wps:bodyPr wrap="square" lIns="0" tIns="0" rIns="0" bIns="0" rtlCol="0">
                          <a:noAutofit/>
                        </wps:bodyPr>
                      </wps:wsp>
                      <wps:wsp>
                        <wps:cNvPr id="616854140" name="Graphic 93"/>
                        <wps:cNvSpPr/>
                        <wps:spPr>
                          <a:xfrm>
                            <a:off x="60477" y="586982"/>
                            <a:ext cx="448309" cy="128270"/>
                          </a:xfrm>
                          <a:custGeom>
                            <a:avLst/>
                            <a:gdLst/>
                            <a:ahLst/>
                            <a:cxnLst/>
                            <a:rect l="l" t="t" r="r" b="b"/>
                            <a:pathLst>
                              <a:path w="448309" h="128270">
                                <a:moveTo>
                                  <a:pt x="0" y="74706"/>
                                </a:moveTo>
                                <a:lnTo>
                                  <a:pt x="0" y="53362"/>
                                </a:lnTo>
                                <a:lnTo>
                                  <a:pt x="0" y="49856"/>
                                </a:lnTo>
                                <a:lnTo>
                                  <a:pt x="341" y="46385"/>
                                </a:lnTo>
                                <a:lnTo>
                                  <a:pt x="1025" y="42950"/>
                                </a:lnTo>
                                <a:lnTo>
                                  <a:pt x="1708" y="39510"/>
                                </a:lnTo>
                                <a:lnTo>
                                  <a:pt x="2721" y="36172"/>
                                </a:lnTo>
                                <a:lnTo>
                                  <a:pt x="4061" y="32934"/>
                                </a:lnTo>
                                <a:lnTo>
                                  <a:pt x="5402" y="29696"/>
                                </a:lnTo>
                                <a:lnTo>
                                  <a:pt x="7046" y="26621"/>
                                </a:lnTo>
                                <a:lnTo>
                                  <a:pt x="39515" y="1705"/>
                                </a:lnTo>
                                <a:lnTo>
                                  <a:pt x="42951" y="1024"/>
                                </a:lnTo>
                                <a:lnTo>
                                  <a:pt x="46388" y="340"/>
                                </a:lnTo>
                                <a:lnTo>
                                  <a:pt x="49858" y="0"/>
                                </a:lnTo>
                                <a:lnTo>
                                  <a:pt x="53362" y="0"/>
                                </a:lnTo>
                                <a:lnTo>
                                  <a:pt x="394879" y="0"/>
                                </a:lnTo>
                                <a:lnTo>
                                  <a:pt x="398383" y="0"/>
                                </a:lnTo>
                                <a:lnTo>
                                  <a:pt x="401853" y="340"/>
                                </a:lnTo>
                                <a:lnTo>
                                  <a:pt x="405289" y="1024"/>
                                </a:lnTo>
                                <a:lnTo>
                                  <a:pt x="408726" y="1705"/>
                                </a:lnTo>
                                <a:lnTo>
                                  <a:pt x="441194" y="26621"/>
                                </a:lnTo>
                                <a:lnTo>
                                  <a:pt x="444179" y="32934"/>
                                </a:lnTo>
                                <a:lnTo>
                                  <a:pt x="445520" y="36172"/>
                                </a:lnTo>
                                <a:lnTo>
                                  <a:pt x="446532" y="39510"/>
                                </a:lnTo>
                                <a:lnTo>
                                  <a:pt x="447216" y="42950"/>
                                </a:lnTo>
                                <a:lnTo>
                                  <a:pt x="447899" y="46385"/>
                                </a:lnTo>
                                <a:lnTo>
                                  <a:pt x="448241" y="49856"/>
                                </a:lnTo>
                                <a:lnTo>
                                  <a:pt x="448241" y="53362"/>
                                </a:lnTo>
                                <a:lnTo>
                                  <a:pt x="448241" y="74706"/>
                                </a:lnTo>
                                <a:lnTo>
                                  <a:pt x="448241" y="78208"/>
                                </a:lnTo>
                                <a:lnTo>
                                  <a:pt x="447899" y="81679"/>
                                </a:lnTo>
                                <a:lnTo>
                                  <a:pt x="447216" y="85115"/>
                                </a:lnTo>
                                <a:lnTo>
                                  <a:pt x="446532" y="88551"/>
                                </a:lnTo>
                                <a:lnTo>
                                  <a:pt x="445520" y="91886"/>
                                </a:lnTo>
                                <a:lnTo>
                                  <a:pt x="444179" y="95123"/>
                                </a:lnTo>
                                <a:lnTo>
                                  <a:pt x="442838" y="98361"/>
                                </a:lnTo>
                                <a:lnTo>
                                  <a:pt x="441194" y="101436"/>
                                </a:lnTo>
                                <a:lnTo>
                                  <a:pt x="439248" y="104347"/>
                                </a:lnTo>
                                <a:lnTo>
                                  <a:pt x="437301" y="107262"/>
                                </a:lnTo>
                                <a:lnTo>
                                  <a:pt x="435089" y="109962"/>
                                </a:lnTo>
                                <a:lnTo>
                                  <a:pt x="432612" y="112438"/>
                                </a:lnTo>
                                <a:lnTo>
                                  <a:pt x="430134" y="114916"/>
                                </a:lnTo>
                                <a:lnTo>
                                  <a:pt x="405289" y="127040"/>
                                </a:lnTo>
                                <a:lnTo>
                                  <a:pt x="401853" y="127725"/>
                                </a:lnTo>
                                <a:lnTo>
                                  <a:pt x="398383" y="128065"/>
                                </a:lnTo>
                                <a:lnTo>
                                  <a:pt x="394879" y="128069"/>
                                </a:lnTo>
                                <a:lnTo>
                                  <a:pt x="53362" y="128069"/>
                                </a:lnTo>
                                <a:lnTo>
                                  <a:pt x="15629" y="112438"/>
                                </a:lnTo>
                                <a:lnTo>
                                  <a:pt x="13151" y="109962"/>
                                </a:lnTo>
                                <a:lnTo>
                                  <a:pt x="10939" y="107262"/>
                                </a:lnTo>
                                <a:lnTo>
                                  <a:pt x="8993" y="104347"/>
                                </a:lnTo>
                                <a:lnTo>
                                  <a:pt x="7046" y="101436"/>
                                </a:lnTo>
                                <a:lnTo>
                                  <a:pt x="5402" y="98361"/>
                                </a:lnTo>
                                <a:lnTo>
                                  <a:pt x="4061" y="95123"/>
                                </a:lnTo>
                                <a:lnTo>
                                  <a:pt x="2721" y="91886"/>
                                </a:lnTo>
                                <a:lnTo>
                                  <a:pt x="1708" y="88551"/>
                                </a:lnTo>
                                <a:lnTo>
                                  <a:pt x="1025" y="85115"/>
                                </a:lnTo>
                                <a:lnTo>
                                  <a:pt x="341" y="81679"/>
                                </a:lnTo>
                                <a:lnTo>
                                  <a:pt x="0" y="78208"/>
                                </a:lnTo>
                                <a:lnTo>
                                  <a:pt x="0" y="74706"/>
                                </a:lnTo>
                                <a:close/>
                              </a:path>
                            </a:pathLst>
                          </a:custGeom>
                          <a:ln w="7114">
                            <a:solidFill>
                              <a:srgbClr val="000000"/>
                            </a:solidFill>
                            <a:prstDash val="solid"/>
                          </a:ln>
                        </wps:spPr>
                        <wps:bodyPr wrap="square" lIns="0" tIns="0" rIns="0" bIns="0" rtlCol="0">
                          <a:noAutofit/>
                        </wps:bodyPr>
                      </wps:wsp>
                      <wps:wsp>
                        <wps:cNvPr id="1659081740" name="Textbox 94"/>
                        <wps:cNvSpPr txBox="1"/>
                        <wps:spPr>
                          <a:xfrm>
                            <a:off x="10977" y="9197"/>
                            <a:ext cx="6922770" cy="764540"/>
                          </a:xfrm>
                          <a:prstGeom prst="rect">
                            <a:avLst/>
                          </a:prstGeom>
                        </wps:spPr>
                        <wps:txbx>
                          <w:txbxContent>
                            <w:p>
                              <w:pPr>
                                <w:spacing w:before="38"/>
                                <w:ind w:left="77"/>
                                <w:rPr>
                                  <w:b/>
                                  <w:sz w:val="20"/>
                                </w:rPr>
                              </w:pPr>
                              <w:r>
                                <w:rPr>
                                  <w:b/>
                                  <w:color w:val="1C2025"/>
                                  <w:sz w:val="13"/>
                                </w:rPr>
                                <w:t>Question</w:t>
                              </w:r>
                              <w:r>
                                <w:rPr>
                                  <w:b/>
                                  <w:color w:val="1C2025"/>
                                  <w:spacing w:val="12"/>
                                  <w:sz w:val="13"/>
                                </w:rPr>
                                <w:t xml:space="preserve"> </w:t>
                              </w:r>
                              <w:r>
                                <w:rPr>
                                  <w:b/>
                                  <w:color w:val="1C2025"/>
                                  <w:spacing w:val="-10"/>
                                  <w:sz w:val="20"/>
                                </w:rPr>
                                <w:t>9</w:t>
                              </w:r>
                            </w:p>
                            <w:p>
                              <w:pPr>
                                <w:spacing w:before="79"/>
                                <w:ind w:left="77"/>
                                <w:rPr>
                                  <w:sz w:val="13"/>
                                </w:rPr>
                              </w:pPr>
                              <w:r>
                                <w:rPr>
                                  <w:color w:val="1C2025"/>
                                  <w:sz w:val="13"/>
                                </w:rPr>
                                <w:t>Not</w:t>
                              </w:r>
                              <w:r>
                                <w:rPr>
                                  <w:color w:val="1C2025"/>
                                  <w:spacing w:val="4"/>
                                  <w:sz w:val="13"/>
                                </w:rPr>
                                <w:t xml:space="preserve"> </w:t>
                              </w:r>
                              <w:r>
                                <w:rPr>
                                  <w:color w:val="1C2025"/>
                                  <w:spacing w:val="-2"/>
                                  <w:sz w:val="13"/>
                                </w:rPr>
                                <w:t>answered</w:t>
                              </w:r>
                            </w:p>
                            <w:p>
                              <w:pPr>
                                <w:spacing w:before="118"/>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38"/>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4.3pt;height:61.65pt;width:546.8pt;mso-position-horizontal-relative:page;mso-wrap-distance-bottom:0pt;mso-wrap-distance-top:0pt;z-index:-251305984;mso-width-relative:page;mso-height-relative:page;" coordsize="6944359,782955" o:gfxdata="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">
                <o:lock v:ext="edit" aspectratio="f"/>
                <v:shape id="Graphic 92" o:spid="_x0000_s1026" o:spt="100" style="position:absolute;left:3557;top:3557;height:775970;width:6937375;" filled="f" stroked="t" coordsize="6937375,775970" o:gfxdata="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YF4&#10;LcEAAADjAAAADwAAAAAAAAABACAAAAAiAAAAZHJzL2Rvd25yZXYueG1sUEsBAhQAFAAAAAgAh07i&#10;QDMvBZ47AAAAOQAAABAAAAAAAAAAAQAgAAAAEAEAAGRycy9zaGFwZXhtbC54bWxQSwUGAAAAAAYA&#10;BgBbAQAAugMAAAAA&#10;" path="m0,764856l0,10672,0,7722,1041,5207,3125,3123,5209,1042,7725,0,10672,0,6926398,0,6929345,0,6931860,1042,6933944,3123,6936028,5207,6937070,7722,6937071,10672,6937071,764856,6926398,775528,10672,775528,0,767799,0,764856xe">
                  <v:fill on="f" focussize="0,0"/>
                  <v:stroke weight="0.560157480314961pt" color="#CAD0D6" joinstyle="round"/>
                  <v:imagedata o:title=""/>
                  <o:lock v:ext="edit" aspectratio="f"/>
                  <v:textbox inset="0mm,0mm,0mm,0mm"/>
                </v:shape>
                <v:shape id="Graphic 93" o:spid="_x0000_s1026" o:spt="100" style="position:absolute;left:60477;top:586982;height:128270;width:448309;" filled="f" stroked="t" coordsize="448309,128270" o:gfxdata="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yi&#10;lsEAAADiAAAADwAAAAAAAAABACAAAAAiAAAAZHJzL2Rvd25yZXYueG1sUEsBAhQAFAAAAAgAh07i&#10;QDMvBZ47AAAAOQAAABAAAAAAAAAAAQAgAAAAEAEAAGRycy9zaGFwZXhtbC54bWxQSwUGAAAAAAYA&#10;BgBbAQAAugMAAAAA&#10;" path="m0,74706l0,53362,0,49856,341,46385,1025,42950,1708,39510,2721,36172,4061,32934,5402,29696,7046,26621,39515,1705,42951,1024,46388,340,49858,0,53362,0,394879,0,398383,0,401853,340,405289,1024,408726,1705,441194,26621,444179,32934,445520,36172,446532,39510,447216,42950,447899,46385,448241,49856,448241,53362,448241,74706,448241,78208,447899,81679,447216,85115,446532,88551,445520,91886,444179,95123,442838,98361,441194,101436,439248,104347,437301,107262,435089,109962,432612,112438,430134,114916,405289,127040,401853,127725,398383,128065,394879,128069,53362,128069,15629,112438,13151,109962,10939,107262,8993,104347,7046,101436,5402,98361,4061,95123,2721,91886,1708,88551,1025,85115,341,81679,0,78208,0,74706xe">
                  <v:fill on="f" focussize="0,0"/>
                  <v:stroke weight="0.560157480314961pt" color="#000000" joinstyle="round"/>
                  <v:imagedata o:title=""/>
                  <o:lock v:ext="edit" aspectratio="f"/>
                  <v:textbox inset="0mm,0mm,0mm,0mm"/>
                </v:shape>
                <v:shape id="Textbox 94" o:spid="_x0000_s1026" o:spt="202" type="#_x0000_t202" style="position:absolute;left:10977;top:9197;height:764540;width:6922770;" filled="f" stroked="f" coordsize="21600,21600" o:gfxdata="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AUP+MzFAAAA4wAAAA8AAAAAAAAAAQAgAAAAIgAAAGRycy9kb3ducmV2LnhtbFBLAQIUABQAAAAI&#10;AIdO4kAzLwWeOwAAADkAAAAQAAAAAAAAAAEAIAAAABQBAABkcnMvc2hhcGV4bWwueG1sUEsFBgAA&#10;AAAGAAYAWwEAAL4DAAAAAA==&#10;">
                  <v:fill on="f" focussize="0,0"/>
                  <v:stroke on="f"/>
                  <v:imagedata o:title=""/>
                  <o:lock v:ext="edit" aspectratio="f"/>
                  <v:textbox inset="0mm,0mm,0mm,0mm">
                    <w:txbxContent>
                      <w:p>
                        <w:pPr>
                          <w:spacing w:before="38"/>
                          <w:ind w:left="77"/>
                          <w:rPr>
                            <w:b/>
                            <w:sz w:val="20"/>
                          </w:rPr>
                        </w:pPr>
                        <w:r>
                          <w:rPr>
                            <w:b/>
                            <w:color w:val="1C2025"/>
                            <w:sz w:val="13"/>
                          </w:rPr>
                          <w:t>Question</w:t>
                        </w:r>
                        <w:r>
                          <w:rPr>
                            <w:b/>
                            <w:color w:val="1C2025"/>
                            <w:spacing w:val="12"/>
                            <w:sz w:val="13"/>
                          </w:rPr>
                          <w:t xml:space="preserve"> </w:t>
                        </w:r>
                        <w:r>
                          <w:rPr>
                            <w:b/>
                            <w:color w:val="1C2025"/>
                            <w:spacing w:val="-10"/>
                            <w:sz w:val="20"/>
                          </w:rPr>
                          <w:t>9</w:t>
                        </w:r>
                      </w:p>
                      <w:p>
                        <w:pPr>
                          <w:spacing w:before="79"/>
                          <w:ind w:left="77"/>
                          <w:rPr>
                            <w:sz w:val="13"/>
                          </w:rPr>
                        </w:pPr>
                        <w:r>
                          <w:rPr>
                            <w:color w:val="1C2025"/>
                            <w:sz w:val="13"/>
                          </w:rPr>
                          <w:t>Not</w:t>
                        </w:r>
                        <w:r>
                          <w:rPr>
                            <w:color w:val="1C2025"/>
                            <w:spacing w:val="4"/>
                            <w:sz w:val="13"/>
                          </w:rPr>
                          <w:t xml:space="preserve"> </w:t>
                        </w:r>
                        <w:r>
                          <w:rPr>
                            <w:color w:val="1C2025"/>
                            <w:spacing w:val="-2"/>
                            <w:sz w:val="13"/>
                          </w:rPr>
                          <w:t>answered</w:t>
                        </w:r>
                      </w:p>
                      <w:p>
                        <w:pPr>
                          <w:spacing w:before="118"/>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38"/>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rPr>
          <w:rFonts w:ascii="Arial MT"/>
        </w:rPr>
      </w:pPr>
    </w:p>
    <w:p>
      <w:pPr>
        <w:pStyle w:val="4"/>
        <w:spacing w:before="75"/>
        <w:rPr>
          <w:rFonts w:ascii="Arial MT"/>
        </w:rPr>
      </w:pPr>
    </w:p>
    <w:p>
      <w:pPr>
        <w:pStyle w:val="4"/>
        <w:ind w:left="468"/>
      </w:pPr>
      <w:r>
        <w:rPr>
          <w:color w:val="001A1D"/>
          <w:w w:val="105"/>
        </w:rPr>
        <w:t>Giải</w:t>
      </w:r>
      <w:r>
        <w:rPr>
          <w:color w:val="001A1D"/>
          <w:spacing w:val="-6"/>
          <w:w w:val="105"/>
        </w:rPr>
        <w:t xml:space="preserve"> </w:t>
      </w:r>
      <w:r>
        <w:rPr>
          <w:color w:val="001A1D"/>
          <w:w w:val="105"/>
        </w:rPr>
        <w:t>pháp</w:t>
      </w:r>
      <w:r>
        <w:rPr>
          <w:color w:val="001A1D"/>
          <w:spacing w:val="-5"/>
          <w:w w:val="105"/>
        </w:rPr>
        <w:t xml:space="preserve"> </w:t>
      </w:r>
      <w:r>
        <w:rPr>
          <w:color w:val="001A1D"/>
          <w:w w:val="105"/>
        </w:rPr>
        <w:t>Stackshield</w:t>
      </w:r>
      <w:r>
        <w:rPr>
          <w:color w:val="001A1D"/>
          <w:spacing w:val="-5"/>
          <w:w w:val="105"/>
        </w:rPr>
        <w:t xml:space="preserve"> </w:t>
      </w:r>
      <w:r>
        <w:rPr>
          <w:color w:val="001A1D"/>
          <w:w w:val="105"/>
        </w:rPr>
        <w:t>giúp</w:t>
      </w:r>
      <w:r>
        <w:rPr>
          <w:color w:val="001A1D"/>
          <w:spacing w:val="-5"/>
          <w:w w:val="105"/>
        </w:rPr>
        <w:t xml:space="preserve"> </w:t>
      </w:r>
      <w:r>
        <w:rPr>
          <w:color w:val="001A1D"/>
          <w:w w:val="105"/>
        </w:rPr>
        <w:t>phòng</w:t>
      </w:r>
      <w:r>
        <w:rPr>
          <w:color w:val="001A1D"/>
          <w:spacing w:val="-5"/>
          <w:w w:val="105"/>
        </w:rPr>
        <w:t xml:space="preserve"> </w:t>
      </w:r>
      <w:r>
        <w:rPr>
          <w:color w:val="001A1D"/>
          <w:w w:val="105"/>
        </w:rPr>
        <w:t>chống</w:t>
      </w:r>
      <w:r>
        <w:rPr>
          <w:color w:val="001A1D"/>
          <w:spacing w:val="-5"/>
          <w:w w:val="105"/>
        </w:rPr>
        <w:t xml:space="preserve"> </w:t>
      </w:r>
      <w:r>
        <w:rPr>
          <w:color w:val="001A1D"/>
          <w:w w:val="105"/>
        </w:rPr>
        <w:t>tấn</w:t>
      </w:r>
      <w:r>
        <w:rPr>
          <w:color w:val="001A1D"/>
          <w:spacing w:val="-5"/>
          <w:w w:val="105"/>
        </w:rPr>
        <w:t xml:space="preserve"> </w:t>
      </w:r>
      <w:r>
        <w:rPr>
          <w:color w:val="001A1D"/>
          <w:w w:val="105"/>
        </w:rPr>
        <w:t>công</w:t>
      </w:r>
      <w:r>
        <w:rPr>
          <w:color w:val="001A1D"/>
          <w:spacing w:val="-5"/>
          <w:w w:val="105"/>
        </w:rPr>
        <w:t xml:space="preserve"> </w:t>
      </w:r>
      <w:r>
        <w:rPr>
          <w:color w:val="001A1D"/>
          <w:w w:val="105"/>
        </w:rPr>
        <w:t>tràn</w:t>
      </w:r>
      <w:r>
        <w:rPr>
          <w:color w:val="001A1D"/>
          <w:spacing w:val="-5"/>
          <w:w w:val="105"/>
        </w:rPr>
        <w:t xml:space="preserve"> </w:t>
      </w:r>
      <w:r>
        <w:rPr>
          <w:color w:val="001A1D"/>
          <w:w w:val="105"/>
        </w:rPr>
        <w:t>bộ</w:t>
      </w:r>
      <w:r>
        <w:rPr>
          <w:color w:val="001A1D"/>
          <w:spacing w:val="-5"/>
          <w:w w:val="105"/>
        </w:rPr>
        <w:t xml:space="preserve"> </w:t>
      </w:r>
      <w:r>
        <w:rPr>
          <w:color w:val="001A1D"/>
          <w:w w:val="105"/>
        </w:rPr>
        <w:t>đệm</w:t>
      </w:r>
      <w:r>
        <w:rPr>
          <w:color w:val="001A1D"/>
          <w:spacing w:val="-5"/>
          <w:w w:val="105"/>
        </w:rPr>
        <w:t xml:space="preserve"> </w:t>
      </w:r>
      <w:r>
        <w:rPr>
          <w:color w:val="001A1D"/>
          <w:w w:val="105"/>
        </w:rPr>
        <w:t>trên</w:t>
      </w:r>
      <w:r>
        <w:rPr>
          <w:color w:val="001A1D"/>
          <w:spacing w:val="-5"/>
          <w:w w:val="105"/>
        </w:rPr>
        <w:t xml:space="preserve"> </w:t>
      </w:r>
      <w:r>
        <w:rPr>
          <w:color w:val="001A1D"/>
          <w:w w:val="105"/>
        </w:rPr>
        <w:t>stack</w:t>
      </w:r>
      <w:r>
        <w:rPr>
          <w:color w:val="001A1D"/>
          <w:spacing w:val="-5"/>
          <w:w w:val="105"/>
        </w:rPr>
        <w:t xml:space="preserve"> </w:t>
      </w:r>
      <w:r>
        <w:rPr>
          <w:color w:val="001A1D"/>
          <w:w w:val="105"/>
        </w:rPr>
        <w:t>thực</w:t>
      </w:r>
      <w:r>
        <w:rPr>
          <w:color w:val="001A1D"/>
          <w:spacing w:val="-5"/>
          <w:w w:val="105"/>
        </w:rPr>
        <w:t xml:space="preserve"> </w:t>
      </w:r>
      <w:r>
        <w:rPr>
          <w:color w:val="001A1D"/>
          <w:w w:val="105"/>
        </w:rPr>
        <w:t>hiện</w:t>
      </w:r>
      <w:r>
        <w:rPr>
          <w:color w:val="001A1D"/>
          <w:spacing w:val="-5"/>
          <w:w w:val="105"/>
        </w:rPr>
        <w:t xml:space="preserve"> </w:t>
      </w:r>
      <w:r>
        <w:rPr>
          <w:color w:val="001A1D"/>
          <w:w w:val="105"/>
        </w:rPr>
        <w:t>như</w:t>
      </w:r>
      <w:r>
        <w:rPr>
          <w:color w:val="001A1D"/>
          <w:spacing w:val="-5"/>
          <w:w w:val="105"/>
        </w:rPr>
        <w:t xml:space="preserve"> </w:t>
      </w:r>
      <w:r>
        <w:rPr>
          <w:color w:val="001A1D"/>
          <w:spacing w:val="-4"/>
          <w:w w:val="105"/>
        </w:rPr>
        <w:t>sau:</w:t>
      </w:r>
    </w:p>
    <w:p>
      <w:pPr>
        <w:pStyle w:val="4"/>
        <w:spacing w:before="124"/>
      </w:pPr>
    </w:p>
    <w:p>
      <w:pPr>
        <w:pStyle w:val="5"/>
        <w:numPr>
          <w:ilvl w:val="0"/>
          <w:numId w:val="9"/>
        </w:numPr>
        <w:tabs>
          <w:tab w:val="left" w:pos="1098"/>
        </w:tabs>
        <w:spacing w:before="0"/>
        <w:ind w:left="1098" w:hanging="294"/>
        <w:rPr>
          <w:color w:val="001A1D"/>
          <w:sz w:val="16"/>
          <w:highlight w:val="green"/>
        </w:rPr>
      </w:pPr>
      <w:r>
        <w:rPr>
          <w:highlight w:val="green"/>
        </w:rPr>
        <w:drawing>
          <wp:anchor distT="0" distB="0" distL="0" distR="0" simplePos="0" relativeHeight="251865088"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1088768851" name="Picture 1088768851"/>
            <wp:cNvGraphicFramePr/>
            <a:graphic xmlns:a="http://schemas.openxmlformats.org/drawingml/2006/main">
              <a:graphicData uri="http://schemas.openxmlformats.org/drawingml/2006/picture">
                <pic:pic xmlns:pic="http://schemas.openxmlformats.org/drawingml/2006/picture">
                  <pic:nvPicPr>
                    <pic:cNvPr id="1088768851" name="Picture 1088768851"/>
                    <pic:cNvPicPr/>
                  </pic:nvPicPr>
                  <pic:blipFill>
                    <a:blip r:embed="rId24" cstate="print"/>
                    <a:stretch>
                      <a:fillRect/>
                    </a:stretch>
                  </pic:blipFill>
                  <pic:spPr>
                    <a:xfrm>
                      <a:off x="0" y="0"/>
                      <a:ext cx="92494" cy="92494"/>
                    </a:xfrm>
                    <a:prstGeom prst="rect">
                      <a:avLst/>
                    </a:prstGeom>
                  </pic:spPr>
                </pic:pic>
              </a:graphicData>
            </a:graphic>
          </wp:anchor>
        </w:drawing>
      </w:r>
      <w:r>
        <w:rPr>
          <w:color w:val="001A1D"/>
          <w:w w:val="105"/>
          <w:sz w:val="16"/>
          <w:highlight w:val="green"/>
        </w:rPr>
        <w:t>Lưu</w:t>
      </w:r>
      <w:r>
        <w:rPr>
          <w:color w:val="001A1D"/>
          <w:spacing w:val="-5"/>
          <w:w w:val="105"/>
          <w:sz w:val="16"/>
          <w:highlight w:val="green"/>
        </w:rPr>
        <w:t xml:space="preserve"> </w:t>
      </w:r>
      <w:r>
        <w:rPr>
          <w:color w:val="001A1D"/>
          <w:w w:val="105"/>
          <w:sz w:val="16"/>
          <w:highlight w:val="green"/>
        </w:rPr>
        <w:t>trữ</w:t>
      </w:r>
      <w:r>
        <w:rPr>
          <w:color w:val="001A1D"/>
          <w:spacing w:val="-4"/>
          <w:w w:val="105"/>
          <w:sz w:val="16"/>
          <w:highlight w:val="green"/>
        </w:rPr>
        <w:t xml:space="preserve"> </w:t>
      </w:r>
      <w:r>
        <w:rPr>
          <w:color w:val="001A1D"/>
          <w:w w:val="105"/>
          <w:sz w:val="16"/>
          <w:highlight w:val="green"/>
        </w:rPr>
        <w:t>giá</w:t>
      </w:r>
      <w:r>
        <w:rPr>
          <w:color w:val="001A1D"/>
          <w:spacing w:val="-4"/>
          <w:w w:val="105"/>
          <w:sz w:val="16"/>
          <w:highlight w:val="green"/>
        </w:rPr>
        <w:t xml:space="preserve"> </w:t>
      </w:r>
      <w:r>
        <w:rPr>
          <w:color w:val="001A1D"/>
          <w:w w:val="105"/>
          <w:sz w:val="16"/>
          <w:highlight w:val="green"/>
        </w:rPr>
        <w:t>trị</w:t>
      </w:r>
      <w:r>
        <w:rPr>
          <w:color w:val="001A1D"/>
          <w:spacing w:val="-4"/>
          <w:w w:val="105"/>
          <w:sz w:val="16"/>
          <w:highlight w:val="green"/>
        </w:rPr>
        <w:t xml:space="preserve"> </w:t>
      </w:r>
      <w:r>
        <w:rPr>
          <w:color w:val="001A1D"/>
          <w:w w:val="105"/>
          <w:sz w:val="16"/>
          <w:highlight w:val="green"/>
        </w:rPr>
        <w:t>Return</w:t>
      </w:r>
      <w:r>
        <w:rPr>
          <w:color w:val="001A1D"/>
          <w:spacing w:val="-4"/>
          <w:w w:val="105"/>
          <w:sz w:val="16"/>
          <w:highlight w:val="green"/>
        </w:rPr>
        <w:t xml:space="preserve"> </w:t>
      </w:r>
      <w:r>
        <w:rPr>
          <w:color w:val="001A1D"/>
          <w:w w:val="105"/>
          <w:sz w:val="16"/>
          <w:highlight w:val="green"/>
        </w:rPr>
        <w:t>Address</w:t>
      </w:r>
      <w:r>
        <w:rPr>
          <w:color w:val="001A1D"/>
          <w:spacing w:val="-4"/>
          <w:w w:val="105"/>
          <w:sz w:val="16"/>
          <w:highlight w:val="green"/>
        </w:rPr>
        <w:t xml:space="preserve"> </w:t>
      </w:r>
      <w:r>
        <w:rPr>
          <w:color w:val="001A1D"/>
          <w:w w:val="105"/>
          <w:sz w:val="16"/>
          <w:highlight w:val="green"/>
        </w:rPr>
        <w:t>ở</w:t>
      </w:r>
      <w:r>
        <w:rPr>
          <w:color w:val="001A1D"/>
          <w:spacing w:val="-4"/>
          <w:w w:val="105"/>
          <w:sz w:val="16"/>
          <w:highlight w:val="green"/>
        </w:rPr>
        <w:t xml:space="preserve"> </w:t>
      </w:r>
      <w:r>
        <w:rPr>
          <w:color w:val="001A1D"/>
          <w:w w:val="105"/>
          <w:sz w:val="16"/>
          <w:highlight w:val="green"/>
        </w:rPr>
        <w:t>một</w:t>
      </w:r>
      <w:r>
        <w:rPr>
          <w:color w:val="001A1D"/>
          <w:spacing w:val="-4"/>
          <w:w w:val="105"/>
          <w:sz w:val="16"/>
          <w:highlight w:val="green"/>
        </w:rPr>
        <w:t xml:space="preserve"> </w:t>
      </w:r>
      <w:r>
        <w:rPr>
          <w:color w:val="001A1D"/>
          <w:w w:val="105"/>
          <w:sz w:val="16"/>
          <w:highlight w:val="green"/>
        </w:rPr>
        <w:t>nơi</w:t>
      </w:r>
      <w:r>
        <w:rPr>
          <w:color w:val="001A1D"/>
          <w:spacing w:val="-5"/>
          <w:w w:val="105"/>
          <w:sz w:val="16"/>
          <w:highlight w:val="green"/>
        </w:rPr>
        <w:t xml:space="preserve"> </w:t>
      </w:r>
      <w:r>
        <w:rPr>
          <w:color w:val="001A1D"/>
          <w:w w:val="105"/>
          <w:sz w:val="16"/>
          <w:highlight w:val="green"/>
        </w:rPr>
        <w:t>khác</w:t>
      </w:r>
      <w:r>
        <w:rPr>
          <w:color w:val="001A1D"/>
          <w:spacing w:val="-4"/>
          <w:w w:val="105"/>
          <w:sz w:val="16"/>
          <w:highlight w:val="green"/>
        </w:rPr>
        <w:t xml:space="preserve"> </w:t>
      </w:r>
      <w:r>
        <w:rPr>
          <w:color w:val="001A1D"/>
          <w:w w:val="105"/>
          <w:sz w:val="16"/>
          <w:highlight w:val="green"/>
        </w:rPr>
        <w:t>và</w:t>
      </w:r>
      <w:r>
        <w:rPr>
          <w:color w:val="001A1D"/>
          <w:spacing w:val="-4"/>
          <w:w w:val="105"/>
          <w:sz w:val="16"/>
          <w:highlight w:val="green"/>
        </w:rPr>
        <w:t xml:space="preserve"> </w:t>
      </w:r>
      <w:r>
        <w:rPr>
          <w:color w:val="001A1D"/>
          <w:w w:val="105"/>
          <w:sz w:val="16"/>
          <w:highlight w:val="green"/>
        </w:rPr>
        <w:t>sử</w:t>
      </w:r>
      <w:r>
        <w:rPr>
          <w:color w:val="001A1D"/>
          <w:spacing w:val="-4"/>
          <w:w w:val="105"/>
          <w:sz w:val="16"/>
          <w:highlight w:val="green"/>
        </w:rPr>
        <w:t xml:space="preserve"> </w:t>
      </w:r>
      <w:r>
        <w:rPr>
          <w:color w:val="001A1D"/>
          <w:w w:val="105"/>
          <w:sz w:val="16"/>
          <w:highlight w:val="green"/>
        </w:rPr>
        <w:t>dụng</w:t>
      </w:r>
      <w:r>
        <w:rPr>
          <w:color w:val="001A1D"/>
          <w:spacing w:val="-4"/>
          <w:w w:val="105"/>
          <w:sz w:val="16"/>
          <w:highlight w:val="green"/>
        </w:rPr>
        <w:t xml:space="preserve"> </w:t>
      </w:r>
      <w:r>
        <w:rPr>
          <w:color w:val="001A1D"/>
          <w:w w:val="105"/>
          <w:sz w:val="16"/>
          <w:highlight w:val="green"/>
        </w:rPr>
        <w:t>nó</w:t>
      </w:r>
      <w:r>
        <w:rPr>
          <w:color w:val="001A1D"/>
          <w:spacing w:val="-4"/>
          <w:w w:val="105"/>
          <w:sz w:val="16"/>
          <w:highlight w:val="green"/>
        </w:rPr>
        <w:t xml:space="preserve"> </w:t>
      </w:r>
      <w:r>
        <w:rPr>
          <w:color w:val="001A1D"/>
          <w:w w:val="105"/>
          <w:sz w:val="16"/>
          <w:highlight w:val="green"/>
        </w:rPr>
        <w:t>để</w:t>
      </w:r>
      <w:r>
        <w:rPr>
          <w:color w:val="001A1D"/>
          <w:spacing w:val="-4"/>
          <w:w w:val="105"/>
          <w:sz w:val="16"/>
          <w:highlight w:val="green"/>
        </w:rPr>
        <w:t xml:space="preserve"> </w:t>
      </w:r>
      <w:r>
        <w:rPr>
          <w:color w:val="001A1D"/>
          <w:w w:val="105"/>
          <w:sz w:val="16"/>
          <w:highlight w:val="green"/>
        </w:rPr>
        <w:t>kiểm</w:t>
      </w:r>
      <w:r>
        <w:rPr>
          <w:color w:val="001A1D"/>
          <w:spacing w:val="-4"/>
          <w:w w:val="105"/>
          <w:sz w:val="16"/>
          <w:highlight w:val="green"/>
        </w:rPr>
        <w:t xml:space="preserve"> </w:t>
      </w:r>
      <w:r>
        <w:rPr>
          <w:color w:val="001A1D"/>
          <w:w w:val="105"/>
          <w:sz w:val="16"/>
          <w:highlight w:val="green"/>
        </w:rPr>
        <w:t>tra</w:t>
      </w:r>
      <w:r>
        <w:rPr>
          <w:color w:val="001A1D"/>
          <w:spacing w:val="-4"/>
          <w:w w:val="105"/>
          <w:sz w:val="16"/>
          <w:highlight w:val="green"/>
        </w:rPr>
        <w:t xml:space="preserve"> </w:t>
      </w:r>
      <w:r>
        <w:rPr>
          <w:color w:val="001A1D"/>
          <w:w w:val="105"/>
          <w:sz w:val="16"/>
          <w:highlight w:val="green"/>
        </w:rPr>
        <w:t>xem</w:t>
      </w:r>
      <w:r>
        <w:rPr>
          <w:color w:val="001A1D"/>
          <w:spacing w:val="-5"/>
          <w:w w:val="105"/>
          <w:sz w:val="16"/>
          <w:highlight w:val="green"/>
        </w:rPr>
        <w:t xml:space="preserve"> </w:t>
      </w:r>
      <w:r>
        <w:rPr>
          <w:color w:val="001A1D"/>
          <w:w w:val="105"/>
          <w:sz w:val="16"/>
          <w:highlight w:val="green"/>
        </w:rPr>
        <w:t>giá</w:t>
      </w:r>
      <w:r>
        <w:rPr>
          <w:color w:val="001A1D"/>
          <w:spacing w:val="-4"/>
          <w:w w:val="105"/>
          <w:sz w:val="16"/>
          <w:highlight w:val="green"/>
        </w:rPr>
        <w:t xml:space="preserve"> </w:t>
      </w:r>
      <w:r>
        <w:rPr>
          <w:color w:val="001A1D"/>
          <w:w w:val="105"/>
          <w:sz w:val="16"/>
          <w:highlight w:val="green"/>
        </w:rPr>
        <w:t>trị</w:t>
      </w:r>
      <w:r>
        <w:rPr>
          <w:color w:val="001A1D"/>
          <w:spacing w:val="-4"/>
          <w:w w:val="105"/>
          <w:sz w:val="16"/>
          <w:highlight w:val="green"/>
        </w:rPr>
        <w:t xml:space="preserve"> </w:t>
      </w:r>
      <w:r>
        <w:rPr>
          <w:color w:val="001A1D"/>
          <w:w w:val="105"/>
          <w:sz w:val="16"/>
          <w:highlight w:val="green"/>
        </w:rPr>
        <w:t>ở</w:t>
      </w:r>
      <w:r>
        <w:rPr>
          <w:color w:val="001A1D"/>
          <w:spacing w:val="-4"/>
          <w:w w:val="105"/>
          <w:sz w:val="16"/>
          <w:highlight w:val="green"/>
        </w:rPr>
        <w:t xml:space="preserve"> </w:t>
      </w:r>
      <w:r>
        <w:rPr>
          <w:color w:val="001A1D"/>
          <w:w w:val="105"/>
          <w:sz w:val="16"/>
          <w:highlight w:val="green"/>
        </w:rPr>
        <w:t>Return</w:t>
      </w:r>
      <w:r>
        <w:rPr>
          <w:color w:val="001A1D"/>
          <w:spacing w:val="-4"/>
          <w:w w:val="105"/>
          <w:sz w:val="16"/>
          <w:highlight w:val="green"/>
        </w:rPr>
        <w:t xml:space="preserve"> </w:t>
      </w:r>
      <w:r>
        <w:rPr>
          <w:color w:val="001A1D"/>
          <w:w w:val="105"/>
          <w:sz w:val="16"/>
          <w:highlight w:val="green"/>
        </w:rPr>
        <w:t>Address</w:t>
      </w:r>
      <w:r>
        <w:rPr>
          <w:color w:val="001A1D"/>
          <w:spacing w:val="-4"/>
          <w:w w:val="105"/>
          <w:sz w:val="16"/>
          <w:highlight w:val="green"/>
        </w:rPr>
        <w:t xml:space="preserve"> </w:t>
      </w:r>
      <w:r>
        <w:rPr>
          <w:color w:val="001A1D"/>
          <w:w w:val="105"/>
          <w:sz w:val="16"/>
          <w:highlight w:val="green"/>
        </w:rPr>
        <w:t>có</w:t>
      </w:r>
      <w:r>
        <w:rPr>
          <w:color w:val="001A1D"/>
          <w:spacing w:val="-4"/>
          <w:w w:val="105"/>
          <w:sz w:val="16"/>
          <w:highlight w:val="green"/>
        </w:rPr>
        <w:t xml:space="preserve"> </w:t>
      </w:r>
      <w:r>
        <w:rPr>
          <w:color w:val="001A1D"/>
          <w:w w:val="105"/>
          <w:sz w:val="16"/>
          <w:highlight w:val="green"/>
        </w:rPr>
        <w:t>bị</w:t>
      </w:r>
      <w:r>
        <w:rPr>
          <w:color w:val="001A1D"/>
          <w:spacing w:val="-4"/>
          <w:w w:val="105"/>
          <w:sz w:val="16"/>
          <w:highlight w:val="green"/>
        </w:rPr>
        <w:t xml:space="preserve"> </w:t>
      </w:r>
      <w:r>
        <w:rPr>
          <w:color w:val="001A1D"/>
          <w:w w:val="105"/>
          <w:sz w:val="16"/>
          <w:highlight w:val="green"/>
        </w:rPr>
        <w:t>sửa</w:t>
      </w:r>
      <w:r>
        <w:rPr>
          <w:color w:val="001A1D"/>
          <w:spacing w:val="-5"/>
          <w:w w:val="105"/>
          <w:sz w:val="16"/>
          <w:highlight w:val="green"/>
        </w:rPr>
        <w:t xml:space="preserve"> </w:t>
      </w:r>
      <w:r>
        <w:rPr>
          <w:color w:val="001A1D"/>
          <w:w w:val="105"/>
          <w:sz w:val="16"/>
          <w:highlight w:val="green"/>
        </w:rPr>
        <w:t>đổi</w:t>
      </w:r>
      <w:r>
        <w:rPr>
          <w:color w:val="001A1D"/>
          <w:spacing w:val="-4"/>
          <w:w w:val="105"/>
          <w:sz w:val="16"/>
          <w:highlight w:val="green"/>
        </w:rPr>
        <w:t xml:space="preserve"> </w:t>
      </w:r>
      <w:r>
        <w:rPr>
          <w:color w:val="001A1D"/>
          <w:w w:val="105"/>
          <w:sz w:val="16"/>
          <w:highlight w:val="green"/>
        </w:rPr>
        <w:t>hay</w:t>
      </w:r>
      <w:r>
        <w:rPr>
          <w:color w:val="001A1D"/>
          <w:spacing w:val="-4"/>
          <w:w w:val="105"/>
          <w:sz w:val="16"/>
          <w:highlight w:val="green"/>
        </w:rPr>
        <w:t xml:space="preserve"> </w:t>
      </w:r>
      <w:r>
        <w:rPr>
          <w:color w:val="001A1D"/>
          <w:spacing w:val="-2"/>
          <w:w w:val="105"/>
          <w:sz w:val="16"/>
          <w:highlight w:val="green"/>
        </w:rPr>
        <w:t>không</w:t>
      </w:r>
    </w:p>
    <w:p>
      <w:pPr>
        <w:pStyle w:val="5"/>
        <w:numPr>
          <w:ilvl w:val="0"/>
          <w:numId w:val="9"/>
        </w:numPr>
        <w:tabs>
          <w:tab w:val="left" w:pos="1098"/>
          <w:tab w:val="left" w:pos="1100"/>
        </w:tabs>
        <w:spacing w:line="278" w:lineRule="auto"/>
        <w:ind w:right="860"/>
        <w:rPr>
          <w:color w:val="001A1D"/>
          <w:sz w:val="16"/>
        </w:rPr>
      </w:pPr>
      <w:r>
        <w:drawing>
          <wp:anchor distT="0" distB="0" distL="0" distR="0" simplePos="0" relativeHeight="251866112"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1651156278" name="Picture 1651156278"/>
            <wp:cNvGraphicFramePr/>
            <a:graphic xmlns:a="http://schemas.openxmlformats.org/drawingml/2006/main">
              <a:graphicData uri="http://schemas.openxmlformats.org/drawingml/2006/picture">
                <pic:pic xmlns:pic="http://schemas.openxmlformats.org/drawingml/2006/picture">
                  <pic:nvPicPr>
                    <pic:cNvPr id="1651156278" name="Picture 1651156278"/>
                    <pic:cNvPicPr/>
                  </pic:nvPicPr>
                  <pic:blipFill>
                    <a:blip r:embed="rId6" cstate="print"/>
                    <a:stretch>
                      <a:fillRect/>
                    </a:stretch>
                  </pic:blipFill>
                  <pic:spPr>
                    <a:xfrm>
                      <a:off x="0" y="0"/>
                      <a:ext cx="92494" cy="92494"/>
                    </a:xfrm>
                    <a:prstGeom prst="rect">
                      <a:avLst/>
                    </a:prstGeom>
                  </pic:spPr>
                </pic:pic>
              </a:graphicData>
            </a:graphic>
          </wp:anchor>
        </w:drawing>
      </w:r>
      <w:r>
        <w:rPr>
          <w:color w:val="001A1D"/>
          <w:w w:val="105"/>
          <w:sz w:val="16"/>
        </w:rPr>
        <w:t>Sử</w:t>
      </w:r>
      <w:r>
        <w:rPr>
          <w:color w:val="001A1D"/>
          <w:spacing w:val="-5"/>
          <w:w w:val="105"/>
          <w:sz w:val="16"/>
        </w:rPr>
        <w:t xml:space="preserve"> </w:t>
      </w:r>
      <w:r>
        <w:rPr>
          <w:color w:val="001A1D"/>
          <w:w w:val="105"/>
          <w:sz w:val="16"/>
        </w:rPr>
        <w:t>dụng</w:t>
      </w:r>
      <w:r>
        <w:rPr>
          <w:color w:val="001A1D"/>
          <w:spacing w:val="-5"/>
          <w:w w:val="105"/>
          <w:sz w:val="16"/>
        </w:rPr>
        <w:t xml:space="preserve"> </w:t>
      </w:r>
      <w:r>
        <w:rPr>
          <w:color w:val="001A1D"/>
          <w:w w:val="105"/>
          <w:sz w:val="16"/>
        </w:rPr>
        <w:t>một</w:t>
      </w:r>
      <w:r>
        <w:rPr>
          <w:color w:val="001A1D"/>
          <w:spacing w:val="-5"/>
          <w:w w:val="105"/>
          <w:sz w:val="16"/>
        </w:rPr>
        <w:t xml:space="preserve"> </w:t>
      </w:r>
      <w:r>
        <w:rPr>
          <w:color w:val="001A1D"/>
          <w:w w:val="105"/>
          <w:sz w:val="16"/>
        </w:rPr>
        <w:t>vùng</w:t>
      </w:r>
      <w:r>
        <w:rPr>
          <w:color w:val="001A1D"/>
          <w:spacing w:val="-5"/>
          <w:w w:val="105"/>
          <w:sz w:val="16"/>
        </w:rPr>
        <w:t xml:space="preserve"> </w:t>
      </w:r>
      <w:r>
        <w:rPr>
          <w:color w:val="001A1D"/>
          <w:w w:val="105"/>
          <w:sz w:val="16"/>
        </w:rPr>
        <w:t>nhớ</w:t>
      </w:r>
      <w:r>
        <w:rPr>
          <w:color w:val="001A1D"/>
          <w:spacing w:val="-5"/>
          <w:w w:val="105"/>
          <w:sz w:val="16"/>
        </w:rPr>
        <w:t xml:space="preserve"> </w:t>
      </w:r>
      <w:r>
        <w:rPr>
          <w:color w:val="001A1D"/>
          <w:w w:val="105"/>
          <w:sz w:val="16"/>
        </w:rPr>
        <w:t>đệm</w:t>
      </w:r>
      <w:r>
        <w:rPr>
          <w:color w:val="001A1D"/>
          <w:spacing w:val="-5"/>
          <w:w w:val="105"/>
          <w:sz w:val="16"/>
        </w:rPr>
        <w:t xml:space="preserve"> </w:t>
      </w:r>
      <w:r>
        <w:rPr>
          <w:color w:val="001A1D"/>
          <w:w w:val="105"/>
          <w:sz w:val="16"/>
        </w:rPr>
        <w:t>an</w:t>
      </w:r>
      <w:r>
        <w:rPr>
          <w:color w:val="001A1D"/>
          <w:spacing w:val="-5"/>
          <w:w w:val="105"/>
          <w:sz w:val="16"/>
        </w:rPr>
        <w:t xml:space="preserve"> </w:t>
      </w:r>
      <w:r>
        <w:rPr>
          <w:color w:val="001A1D"/>
          <w:w w:val="105"/>
          <w:sz w:val="16"/>
        </w:rPr>
        <w:t>toàn</w:t>
      </w:r>
      <w:r>
        <w:rPr>
          <w:color w:val="001A1D"/>
          <w:spacing w:val="-5"/>
          <w:w w:val="105"/>
          <w:sz w:val="16"/>
        </w:rPr>
        <w:t xml:space="preserve"> </w:t>
      </w:r>
      <w:r>
        <w:rPr>
          <w:color w:val="001A1D"/>
          <w:w w:val="105"/>
          <w:sz w:val="16"/>
        </w:rPr>
        <w:t>giữa</w:t>
      </w:r>
      <w:r>
        <w:rPr>
          <w:color w:val="001A1D"/>
          <w:spacing w:val="-5"/>
          <w:w w:val="105"/>
          <w:sz w:val="16"/>
        </w:rPr>
        <w:t xml:space="preserve"> </w:t>
      </w:r>
      <w:r>
        <w:rPr>
          <w:color w:val="001A1D"/>
          <w:w w:val="105"/>
          <w:sz w:val="16"/>
        </w:rPr>
        <w:t>Return</w:t>
      </w:r>
      <w:r>
        <w:rPr>
          <w:color w:val="001A1D"/>
          <w:spacing w:val="-5"/>
          <w:w w:val="105"/>
          <w:sz w:val="16"/>
        </w:rPr>
        <w:t xml:space="preserve"> </w:t>
      </w:r>
      <w:r>
        <w:rPr>
          <w:color w:val="001A1D"/>
          <w:w w:val="105"/>
          <w:sz w:val="16"/>
        </w:rPr>
        <w:t>Address</w:t>
      </w:r>
      <w:r>
        <w:rPr>
          <w:color w:val="001A1D"/>
          <w:spacing w:val="-5"/>
          <w:w w:val="105"/>
          <w:sz w:val="16"/>
        </w:rPr>
        <w:t xml:space="preserve"> </w:t>
      </w:r>
      <w:r>
        <w:rPr>
          <w:color w:val="001A1D"/>
          <w:w w:val="105"/>
          <w:sz w:val="16"/>
        </w:rPr>
        <w:t>và</w:t>
      </w:r>
      <w:r>
        <w:rPr>
          <w:color w:val="001A1D"/>
          <w:spacing w:val="-5"/>
          <w:w w:val="105"/>
          <w:sz w:val="16"/>
        </w:rPr>
        <w:t xml:space="preserve"> </w:t>
      </w:r>
      <w:r>
        <w:rPr>
          <w:color w:val="001A1D"/>
          <w:w w:val="105"/>
          <w:sz w:val="16"/>
        </w:rPr>
        <w:t>Buffer.</w:t>
      </w:r>
      <w:r>
        <w:rPr>
          <w:color w:val="001A1D"/>
          <w:spacing w:val="-5"/>
          <w:w w:val="105"/>
          <w:sz w:val="16"/>
        </w:rPr>
        <w:t xml:space="preserve"> </w:t>
      </w:r>
      <w:r>
        <w:rPr>
          <w:color w:val="001A1D"/>
          <w:w w:val="105"/>
          <w:sz w:val="16"/>
        </w:rPr>
        <w:t>Sử</w:t>
      </w:r>
      <w:r>
        <w:rPr>
          <w:color w:val="001A1D"/>
          <w:spacing w:val="-5"/>
          <w:w w:val="105"/>
          <w:sz w:val="16"/>
        </w:rPr>
        <w:t xml:space="preserve"> </w:t>
      </w:r>
      <w:r>
        <w:rPr>
          <w:color w:val="001A1D"/>
          <w:w w:val="105"/>
          <w:sz w:val="16"/>
        </w:rPr>
        <w:t>dụng</w:t>
      </w:r>
      <w:r>
        <w:rPr>
          <w:color w:val="001A1D"/>
          <w:spacing w:val="-5"/>
          <w:w w:val="105"/>
          <w:sz w:val="16"/>
        </w:rPr>
        <w:t xml:space="preserve"> </w:t>
      </w:r>
      <w:r>
        <w:rPr>
          <w:color w:val="001A1D"/>
          <w:w w:val="105"/>
          <w:sz w:val="16"/>
        </w:rPr>
        <w:t>vùng</w:t>
      </w:r>
      <w:r>
        <w:rPr>
          <w:color w:val="001A1D"/>
          <w:spacing w:val="-5"/>
          <w:w w:val="105"/>
          <w:sz w:val="16"/>
        </w:rPr>
        <w:t xml:space="preserve"> </w:t>
      </w:r>
      <w:r>
        <w:rPr>
          <w:color w:val="001A1D"/>
          <w:w w:val="105"/>
          <w:sz w:val="16"/>
        </w:rPr>
        <w:t>nhớ</w:t>
      </w:r>
      <w:r>
        <w:rPr>
          <w:color w:val="001A1D"/>
          <w:spacing w:val="-5"/>
          <w:w w:val="105"/>
          <w:sz w:val="16"/>
        </w:rPr>
        <w:t xml:space="preserve"> </w:t>
      </w:r>
      <w:r>
        <w:rPr>
          <w:color w:val="001A1D"/>
          <w:w w:val="105"/>
          <w:sz w:val="16"/>
        </w:rPr>
        <w:t>đệm</w:t>
      </w:r>
      <w:r>
        <w:rPr>
          <w:color w:val="001A1D"/>
          <w:spacing w:val="-5"/>
          <w:w w:val="105"/>
          <w:sz w:val="16"/>
        </w:rPr>
        <w:t xml:space="preserve"> </w:t>
      </w:r>
      <w:r>
        <w:rPr>
          <w:color w:val="001A1D"/>
          <w:w w:val="105"/>
          <w:sz w:val="16"/>
        </w:rPr>
        <w:t>an</w:t>
      </w:r>
      <w:r>
        <w:rPr>
          <w:color w:val="001A1D"/>
          <w:spacing w:val="-5"/>
          <w:w w:val="105"/>
          <w:sz w:val="16"/>
        </w:rPr>
        <w:t xml:space="preserve"> </w:t>
      </w:r>
      <w:r>
        <w:rPr>
          <w:color w:val="001A1D"/>
          <w:w w:val="105"/>
          <w:sz w:val="16"/>
        </w:rPr>
        <w:t>toàn</w:t>
      </w:r>
      <w:r>
        <w:rPr>
          <w:color w:val="001A1D"/>
          <w:spacing w:val="-5"/>
          <w:w w:val="105"/>
          <w:sz w:val="16"/>
        </w:rPr>
        <w:t xml:space="preserve"> </w:t>
      </w:r>
      <w:r>
        <w:rPr>
          <w:color w:val="001A1D"/>
          <w:w w:val="105"/>
          <w:sz w:val="16"/>
        </w:rPr>
        <w:t>này</w:t>
      </w:r>
      <w:r>
        <w:rPr>
          <w:color w:val="001A1D"/>
          <w:spacing w:val="-5"/>
          <w:w w:val="105"/>
          <w:sz w:val="16"/>
        </w:rPr>
        <w:t xml:space="preserve"> </w:t>
      </w:r>
      <w:r>
        <w:rPr>
          <w:color w:val="001A1D"/>
          <w:w w:val="105"/>
          <w:sz w:val="16"/>
        </w:rPr>
        <w:t>để</w:t>
      </w:r>
      <w:r>
        <w:rPr>
          <w:color w:val="001A1D"/>
          <w:spacing w:val="-5"/>
          <w:w w:val="105"/>
          <w:sz w:val="16"/>
        </w:rPr>
        <w:t xml:space="preserve"> </w:t>
      </w:r>
      <w:r>
        <w:rPr>
          <w:color w:val="001A1D"/>
          <w:w w:val="105"/>
          <w:sz w:val="16"/>
        </w:rPr>
        <w:t>kiểm</w:t>
      </w:r>
      <w:r>
        <w:rPr>
          <w:color w:val="001A1D"/>
          <w:spacing w:val="-5"/>
          <w:w w:val="105"/>
          <w:sz w:val="16"/>
        </w:rPr>
        <w:t xml:space="preserve"> </w:t>
      </w:r>
      <w:r>
        <w:rPr>
          <w:color w:val="001A1D"/>
          <w:w w:val="105"/>
          <w:sz w:val="16"/>
        </w:rPr>
        <w:t>tra</w:t>
      </w:r>
      <w:r>
        <w:rPr>
          <w:color w:val="001A1D"/>
          <w:spacing w:val="-5"/>
          <w:w w:val="105"/>
          <w:sz w:val="16"/>
        </w:rPr>
        <w:t xml:space="preserve"> </w:t>
      </w:r>
      <w:r>
        <w:rPr>
          <w:color w:val="001A1D"/>
          <w:w w:val="105"/>
          <w:sz w:val="16"/>
        </w:rPr>
        <w:t>xem</w:t>
      </w:r>
      <w:r>
        <w:rPr>
          <w:color w:val="001A1D"/>
          <w:spacing w:val="-5"/>
          <w:w w:val="105"/>
          <w:sz w:val="16"/>
        </w:rPr>
        <w:t xml:space="preserve"> </w:t>
      </w:r>
      <w:r>
        <w:rPr>
          <w:color w:val="001A1D"/>
          <w:w w:val="105"/>
          <w:sz w:val="16"/>
        </w:rPr>
        <w:t>Return Address có bị sửa đổi hay không</w:t>
      </w:r>
    </w:p>
    <w:p>
      <w:pPr>
        <w:pStyle w:val="5"/>
        <w:numPr>
          <w:ilvl w:val="0"/>
          <w:numId w:val="9"/>
        </w:numPr>
        <w:tabs>
          <w:tab w:val="left" w:pos="1098"/>
        </w:tabs>
        <w:spacing w:before="133"/>
        <w:ind w:left="1098" w:hanging="294"/>
        <w:rPr>
          <w:color w:val="001A1D"/>
          <w:position w:val="9"/>
          <w:sz w:val="16"/>
        </w:rPr>
      </w:pPr>
      <w:r>
        <w:drawing>
          <wp:anchor distT="0" distB="0" distL="0" distR="0" simplePos="0" relativeHeight="251867136" behindDoc="0" locked="0" layoutInCell="1" allowOverlap="1">
            <wp:simplePos x="0" y="0"/>
            <wp:positionH relativeFrom="page">
              <wp:posOffset>611505</wp:posOffset>
            </wp:positionH>
            <wp:positionV relativeFrom="paragraph">
              <wp:posOffset>109220</wp:posOffset>
            </wp:positionV>
            <wp:extent cx="92710" cy="92710"/>
            <wp:effectExtent l="0" t="0" r="0" b="0"/>
            <wp:wrapNone/>
            <wp:docPr id="560650677" name="Picture 560650677"/>
            <wp:cNvGraphicFramePr/>
            <a:graphic xmlns:a="http://schemas.openxmlformats.org/drawingml/2006/main">
              <a:graphicData uri="http://schemas.openxmlformats.org/drawingml/2006/picture">
                <pic:pic xmlns:pic="http://schemas.openxmlformats.org/drawingml/2006/picture">
                  <pic:nvPicPr>
                    <pic:cNvPr id="560650677" name="Picture 560650677"/>
                    <pic:cNvPicPr/>
                  </pic:nvPicPr>
                  <pic:blipFill>
                    <a:blip r:embed="rId19" cstate="print"/>
                    <a:stretch>
                      <a:fillRect/>
                    </a:stretch>
                  </pic:blipFill>
                  <pic:spPr>
                    <a:xfrm>
                      <a:off x="0" y="0"/>
                      <a:ext cx="92494" cy="92494"/>
                    </a:xfrm>
                    <a:prstGeom prst="rect">
                      <a:avLst/>
                    </a:prstGeom>
                  </pic:spPr>
                </pic:pic>
              </a:graphicData>
            </a:graphic>
          </wp:anchor>
        </w:drawing>
      </w:r>
      <w:r>
        <w:rPr>
          <w:color w:val="001A1D"/>
          <w:w w:val="105"/>
          <w:sz w:val="16"/>
        </w:rPr>
        <w:t>Kiểm</w:t>
      </w:r>
      <w:r>
        <w:rPr>
          <w:color w:val="001A1D"/>
          <w:spacing w:val="-5"/>
          <w:w w:val="105"/>
          <w:sz w:val="16"/>
        </w:rPr>
        <w:t xml:space="preserve"> </w:t>
      </w:r>
      <w:r>
        <w:rPr>
          <w:color w:val="001A1D"/>
          <w:w w:val="105"/>
          <w:sz w:val="16"/>
        </w:rPr>
        <w:t>tra</w:t>
      </w:r>
      <w:r>
        <w:rPr>
          <w:color w:val="001A1D"/>
          <w:spacing w:val="-4"/>
          <w:w w:val="105"/>
          <w:sz w:val="16"/>
        </w:rPr>
        <w:t xml:space="preserve"> </w:t>
      </w:r>
      <w:r>
        <w:rPr>
          <w:color w:val="001A1D"/>
          <w:w w:val="105"/>
          <w:sz w:val="16"/>
        </w:rPr>
        <w:t>giá</w:t>
      </w:r>
      <w:r>
        <w:rPr>
          <w:color w:val="001A1D"/>
          <w:spacing w:val="-5"/>
          <w:w w:val="105"/>
          <w:sz w:val="16"/>
        </w:rPr>
        <w:t xml:space="preserve"> </w:t>
      </w:r>
      <w:r>
        <w:rPr>
          <w:color w:val="001A1D"/>
          <w:w w:val="105"/>
          <w:sz w:val="16"/>
        </w:rPr>
        <w:t>trị</w:t>
      </w:r>
      <w:r>
        <w:rPr>
          <w:color w:val="001A1D"/>
          <w:spacing w:val="-4"/>
          <w:w w:val="105"/>
          <w:sz w:val="16"/>
        </w:rPr>
        <w:t xml:space="preserve"> </w:t>
      </w:r>
      <w:r>
        <w:rPr>
          <w:color w:val="001A1D"/>
          <w:w w:val="105"/>
          <w:sz w:val="16"/>
        </w:rPr>
        <w:t>Return</w:t>
      </w:r>
      <w:r>
        <w:rPr>
          <w:color w:val="001A1D"/>
          <w:spacing w:val="-4"/>
          <w:w w:val="105"/>
          <w:sz w:val="16"/>
        </w:rPr>
        <w:t xml:space="preserve"> </w:t>
      </w:r>
      <w:r>
        <w:rPr>
          <w:color w:val="001A1D"/>
          <w:w w:val="105"/>
          <w:sz w:val="16"/>
        </w:rPr>
        <w:t>Address</w:t>
      </w:r>
      <w:r>
        <w:rPr>
          <w:color w:val="001A1D"/>
          <w:spacing w:val="-5"/>
          <w:w w:val="105"/>
          <w:sz w:val="16"/>
        </w:rPr>
        <w:t xml:space="preserve"> </w:t>
      </w:r>
      <w:r>
        <w:rPr>
          <w:color w:val="001A1D"/>
          <w:w w:val="105"/>
          <w:sz w:val="16"/>
        </w:rPr>
        <w:t>có</w:t>
      </w:r>
      <w:r>
        <w:rPr>
          <w:color w:val="001A1D"/>
          <w:spacing w:val="-4"/>
          <w:w w:val="105"/>
          <w:sz w:val="16"/>
        </w:rPr>
        <w:t xml:space="preserve"> </w:t>
      </w:r>
      <w:r>
        <w:rPr>
          <w:color w:val="001A1D"/>
          <w:w w:val="105"/>
          <w:sz w:val="16"/>
        </w:rPr>
        <w:t>bị</w:t>
      </w:r>
      <w:r>
        <w:rPr>
          <w:color w:val="001A1D"/>
          <w:spacing w:val="-4"/>
          <w:w w:val="105"/>
          <w:sz w:val="16"/>
        </w:rPr>
        <w:t xml:space="preserve"> </w:t>
      </w:r>
      <w:r>
        <w:rPr>
          <w:color w:val="001A1D"/>
          <w:w w:val="105"/>
          <w:sz w:val="16"/>
        </w:rPr>
        <w:t>sửa</w:t>
      </w:r>
      <w:r>
        <w:rPr>
          <w:color w:val="001A1D"/>
          <w:spacing w:val="-5"/>
          <w:w w:val="105"/>
          <w:sz w:val="16"/>
        </w:rPr>
        <w:t xml:space="preserve"> </w:t>
      </w:r>
      <w:r>
        <w:rPr>
          <w:color w:val="001A1D"/>
          <w:w w:val="105"/>
          <w:sz w:val="16"/>
        </w:rPr>
        <w:t>đổi</w:t>
      </w:r>
      <w:r>
        <w:rPr>
          <w:color w:val="001A1D"/>
          <w:spacing w:val="-4"/>
          <w:w w:val="105"/>
          <w:sz w:val="16"/>
        </w:rPr>
        <w:t xml:space="preserve"> </w:t>
      </w:r>
      <w:r>
        <w:rPr>
          <w:color w:val="001A1D"/>
          <w:w w:val="105"/>
          <w:sz w:val="16"/>
        </w:rPr>
        <w:t>hay</w:t>
      </w:r>
      <w:r>
        <w:rPr>
          <w:color w:val="001A1D"/>
          <w:spacing w:val="-4"/>
          <w:w w:val="105"/>
          <w:sz w:val="16"/>
        </w:rPr>
        <w:t xml:space="preserve"> </w:t>
      </w:r>
      <w:r>
        <w:rPr>
          <w:color w:val="001A1D"/>
          <w:spacing w:val="-2"/>
          <w:w w:val="105"/>
          <w:sz w:val="16"/>
        </w:rPr>
        <w:t>không</w:t>
      </w:r>
    </w:p>
    <w:p>
      <w:pPr>
        <w:pStyle w:val="4"/>
      </w:pPr>
    </w:p>
    <w:p>
      <w:pPr>
        <w:pStyle w:val="4"/>
        <w:spacing w:before="68"/>
      </w:pPr>
    </w:p>
    <w:p>
      <w:pPr>
        <w:pStyle w:val="5"/>
        <w:numPr>
          <w:ilvl w:val="0"/>
          <w:numId w:val="9"/>
        </w:numPr>
        <w:tabs>
          <w:tab w:val="left" w:pos="1098"/>
        </w:tabs>
        <w:spacing w:before="0"/>
        <w:ind w:left="1098" w:hanging="294"/>
        <w:rPr>
          <w:color w:val="001A1D"/>
          <w:sz w:val="16"/>
        </w:rPr>
      </w:pPr>
      <w:r>
        <w:drawing>
          <wp:anchor distT="0" distB="0" distL="0" distR="0" simplePos="0" relativeHeight="251868160"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137715412" name="Picture 137715412"/>
            <wp:cNvGraphicFramePr/>
            <a:graphic xmlns:a="http://schemas.openxmlformats.org/drawingml/2006/main">
              <a:graphicData uri="http://schemas.openxmlformats.org/drawingml/2006/picture">
                <pic:pic xmlns:pic="http://schemas.openxmlformats.org/drawingml/2006/picture">
                  <pic:nvPicPr>
                    <pic:cNvPr id="137715412" name="Picture 137715412"/>
                    <pic:cNvPicPr/>
                  </pic:nvPicPr>
                  <pic:blipFill>
                    <a:blip r:embed="rId19" cstate="print"/>
                    <a:stretch>
                      <a:fillRect/>
                    </a:stretch>
                  </pic:blipFill>
                  <pic:spPr>
                    <a:xfrm>
                      <a:off x="0" y="0"/>
                      <a:ext cx="92494" cy="92494"/>
                    </a:xfrm>
                    <a:prstGeom prst="rect">
                      <a:avLst/>
                    </a:prstGeom>
                  </pic:spPr>
                </pic:pic>
              </a:graphicData>
            </a:graphic>
          </wp:anchor>
        </w:drawing>
      </w:r>
      <w:r>
        <w:rPr>
          <w:color w:val="001A1D"/>
          <w:w w:val="105"/>
          <w:sz w:val="16"/>
        </w:rPr>
        <w:t>Kiểm</w:t>
      </w:r>
      <w:r>
        <w:rPr>
          <w:color w:val="001A1D"/>
          <w:spacing w:val="-4"/>
          <w:w w:val="105"/>
          <w:sz w:val="16"/>
        </w:rPr>
        <w:t xml:space="preserve"> </w:t>
      </w:r>
      <w:r>
        <w:rPr>
          <w:color w:val="001A1D"/>
          <w:w w:val="105"/>
          <w:sz w:val="16"/>
        </w:rPr>
        <w:t>tra</w:t>
      </w:r>
      <w:r>
        <w:rPr>
          <w:color w:val="001A1D"/>
          <w:spacing w:val="-4"/>
          <w:w w:val="105"/>
          <w:sz w:val="16"/>
        </w:rPr>
        <w:t xml:space="preserve"> </w:t>
      </w:r>
      <w:r>
        <w:rPr>
          <w:color w:val="001A1D"/>
          <w:w w:val="105"/>
          <w:sz w:val="16"/>
        </w:rPr>
        <w:t>chiều</w:t>
      </w:r>
      <w:r>
        <w:rPr>
          <w:color w:val="001A1D"/>
          <w:spacing w:val="-4"/>
          <w:w w:val="105"/>
          <w:sz w:val="16"/>
        </w:rPr>
        <w:t xml:space="preserve"> </w:t>
      </w:r>
      <w:r>
        <w:rPr>
          <w:color w:val="001A1D"/>
          <w:w w:val="105"/>
          <w:sz w:val="16"/>
        </w:rPr>
        <w:t>dài</w:t>
      </w:r>
      <w:r>
        <w:rPr>
          <w:color w:val="001A1D"/>
          <w:spacing w:val="-4"/>
          <w:w w:val="105"/>
          <w:sz w:val="16"/>
        </w:rPr>
        <w:t xml:space="preserve"> </w:t>
      </w:r>
      <w:r>
        <w:rPr>
          <w:color w:val="001A1D"/>
          <w:w w:val="105"/>
          <w:sz w:val="16"/>
        </w:rPr>
        <w:t>dữ</w:t>
      </w:r>
      <w:r>
        <w:rPr>
          <w:color w:val="001A1D"/>
          <w:spacing w:val="-4"/>
          <w:w w:val="105"/>
          <w:sz w:val="16"/>
        </w:rPr>
        <w:t xml:space="preserve"> </w:t>
      </w:r>
      <w:r>
        <w:rPr>
          <w:color w:val="001A1D"/>
          <w:w w:val="105"/>
          <w:sz w:val="16"/>
        </w:rPr>
        <w:t>liệu</w:t>
      </w:r>
      <w:r>
        <w:rPr>
          <w:color w:val="001A1D"/>
          <w:spacing w:val="-4"/>
          <w:w w:val="105"/>
          <w:sz w:val="16"/>
        </w:rPr>
        <w:t xml:space="preserve"> </w:t>
      </w:r>
      <w:r>
        <w:rPr>
          <w:color w:val="001A1D"/>
          <w:w w:val="105"/>
          <w:sz w:val="16"/>
        </w:rPr>
        <w:t>nhập</w:t>
      </w:r>
      <w:r>
        <w:rPr>
          <w:color w:val="001A1D"/>
          <w:spacing w:val="-4"/>
          <w:w w:val="105"/>
          <w:sz w:val="16"/>
        </w:rPr>
        <w:t xml:space="preserve"> </w:t>
      </w:r>
      <w:r>
        <w:rPr>
          <w:color w:val="001A1D"/>
          <w:w w:val="105"/>
          <w:sz w:val="16"/>
        </w:rPr>
        <w:t>trước</w:t>
      </w:r>
      <w:r>
        <w:rPr>
          <w:color w:val="001A1D"/>
          <w:spacing w:val="-4"/>
          <w:w w:val="105"/>
          <w:sz w:val="16"/>
        </w:rPr>
        <w:t xml:space="preserve"> </w:t>
      </w:r>
      <w:r>
        <w:rPr>
          <w:color w:val="001A1D"/>
          <w:w w:val="105"/>
          <w:sz w:val="16"/>
        </w:rPr>
        <w:t>khi</w:t>
      </w:r>
      <w:r>
        <w:rPr>
          <w:color w:val="001A1D"/>
          <w:spacing w:val="-4"/>
          <w:w w:val="105"/>
          <w:sz w:val="16"/>
        </w:rPr>
        <w:t xml:space="preserve"> </w:t>
      </w:r>
      <w:r>
        <w:rPr>
          <w:color w:val="001A1D"/>
          <w:w w:val="105"/>
          <w:sz w:val="16"/>
        </w:rPr>
        <w:t>thực</w:t>
      </w:r>
      <w:r>
        <w:rPr>
          <w:color w:val="001A1D"/>
          <w:spacing w:val="-4"/>
          <w:w w:val="105"/>
          <w:sz w:val="16"/>
        </w:rPr>
        <w:t xml:space="preserve"> </w:t>
      </w:r>
      <w:r>
        <w:rPr>
          <w:color w:val="001A1D"/>
          <w:w w:val="105"/>
          <w:sz w:val="16"/>
        </w:rPr>
        <w:t>hiện</w:t>
      </w:r>
      <w:r>
        <w:rPr>
          <w:color w:val="001A1D"/>
          <w:spacing w:val="-4"/>
          <w:w w:val="105"/>
          <w:sz w:val="16"/>
        </w:rPr>
        <w:t xml:space="preserve"> </w:t>
      </w:r>
      <w:r>
        <w:rPr>
          <w:color w:val="001A1D"/>
          <w:w w:val="105"/>
          <w:sz w:val="16"/>
        </w:rPr>
        <w:t>việc</w:t>
      </w:r>
      <w:r>
        <w:rPr>
          <w:color w:val="001A1D"/>
          <w:spacing w:val="-4"/>
          <w:w w:val="105"/>
          <w:sz w:val="16"/>
        </w:rPr>
        <w:t xml:space="preserve"> </w:t>
      </w:r>
      <w:r>
        <w:rPr>
          <w:color w:val="001A1D"/>
          <w:w w:val="105"/>
          <w:sz w:val="16"/>
        </w:rPr>
        <w:t>gán</w:t>
      </w:r>
      <w:r>
        <w:rPr>
          <w:color w:val="001A1D"/>
          <w:spacing w:val="-4"/>
          <w:w w:val="105"/>
          <w:sz w:val="16"/>
        </w:rPr>
        <w:t xml:space="preserve"> </w:t>
      </w:r>
      <w:r>
        <w:rPr>
          <w:color w:val="001A1D"/>
          <w:w w:val="105"/>
          <w:sz w:val="16"/>
        </w:rPr>
        <w:t>dữ</w:t>
      </w:r>
      <w:r>
        <w:rPr>
          <w:color w:val="001A1D"/>
          <w:spacing w:val="-4"/>
          <w:w w:val="105"/>
          <w:sz w:val="16"/>
        </w:rPr>
        <w:t xml:space="preserve"> liệu</w:t>
      </w:r>
    </w:p>
    <w:p>
      <w:pPr>
        <w:pStyle w:val="4"/>
      </w:pPr>
    </w:p>
    <w:p>
      <w:pPr>
        <w:pStyle w:val="4"/>
        <w:spacing w:before="139"/>
      </w:pPr>
    </w:p>
    <w:p>
      <w:pPr>
        <w:pStyle w:val="4"/>
        <w:spacing w:line="320" w:lineRule="atLeast"/>
        <w:ind w:left="468" w:right="9125"/>
      </w:pPr>
      <w:r>
        <w:rPr>
          <w:color w:val="8E662E"/>
          <w:w w:val="105"/>
        </w:rPr>
        <w:t>Your</w:t>
      </w:r>
      <w:r>
        <w:rPr>
          <w:color w:val="8E662E"/>
          <w:spacing w:val="-12"/>
          <w:w w:val="105"/>
        </w:rPr>
        <w:t xml:space="preserve"> </w:t>
      </w:r>
      <w:r>
        <w:rPr>
          <w:color w:val="8E662E"/>
          <w:w w:val="105"/>
        </w:rPr>
        <w:t>answer</w:t>
      </w:r>
      <w:r>
        <w:rPr>
          <w:color w:val="8E662E"/>
          <w:spacing w:val="-11"/>
          <w:w w:val="105"/>
        </w:rPr>
        <w:t xml:space="preserve"> </w:t>
      </w:r>
      <w:r>
        <w:rPr>
          <w:color w:val="8E662E"/>
          <w:w w:val="105"/>
        </w:rPr>
        <w:t>is</w:t>
      </w:r>
      <w:r>
        <w:rPr>
          <w:color w:val="8E662E"/>
          <w:spacing w:val="-12"/>
          <w:w w:val="105"/>
        </w:rPr>
        <w:t xml:space="preserve"> </w:t>
      </w:r>
      <w:r>
        <w:rPr>
          <w:color w:val="8E662E"/>
          <w:w w:val="105"/>
        </w:rPr>
        <w:t>incorrect. The correct answer is:</w:t>
      </w:r>
    </w:p>
    <w:p>
      <w:pPr>
        <w:pStyle w:val="4"/>
        <w:spacing w:before="50"/>
        <w:ind w:left="468"/>
      </w:pPr>
      <w:r>
        <w:rPr>
          <w:color w:val="8E662E"/>
          <w:w w:val="105"/>
        </w:rPr>
        <w:t>Lưu</w:t>
      </w:r>
      <w:r>
        <w:rPr>
          <w:color w:val="8E662E"/>
          <w:spacing w:val="-5"/>
          <w:w w:val="105"/>
        </w:rPr>
        <w:t xml:space="preserve"> </w:t>
      </w:r>
      <w:r>
        <w:rPr>
          <w:color w:val="8E662E"/>
          <w:w w:val="105"/>
        </w:rPr>
        <w:t>trữ</w:t>
      </w:r>
      <w:r>
        <w:rPr>
          <w:color w:val="8E662E"/>
          <w:spacing w:val="-4"/>
          <w:w w:val="105"/>
        </w:rPr>
        <w:t xml:space="preserve"> </w:t>
      </w:r>
      <w:r>
        <w:rPr>
          <w:color w:val="8E662E"/>
          <w:w w:val="105"/>
        </w:rPr>
        <w:t>giá</w:t>
      </w:r>
      <w:r>
        <w:rPr>
          <w:color w:val="8E662E"/>
          <w:spacing w:val="-4"/>
          <w:w w:val="105"/>
        </w:rPr>
        <w:t xml:space="preserve"> </w:t>
      </w:r>
      <w:r>
        <w:rPr>
          <w:color w:val="8E662E"/>
          <w:w w:val="105"/>
        </w:rPr>
        <w:t>trị</w:t>
      </w:r>
      <w:r>
        <w:rPr>
          <w:color w:val="8E662E"/>
          <w:spacing w:val="-4"/>
          <w:w w:val="105"/>
        </w:rPr>
        <w:t xml:space="preserve"> </w:t>
      </w:r>
      <w:r>
        <w:rPr>
          <w:color w:val="8E662E"/>
          <w:w w:val="105"/>
        </w:rPr>
        <w:t>Return</w:t>
      </w:r>
      <w:r>
        <w:rPr>
          <w:color w:val="8E662E"/>
          <w:spacing w:val="-4"/>
          <w:w w:val="105"/>
        </w:rPr>
        <w:t xml:space="preserve"> </w:t>
      </w:r>
      <w:r>
        <w:rPr>
          <w:color w:val="8E662E"/>
          <w:w w:val="105"/>
        </w:rPr>
        <w:t>Address</w:t>
      </w:r>
      <w:r>
        <w:rPr>
          <w:color w:val="8E662E"/>
          <w:spacing w:val="-4"/>
          <w:w w:val="105"/>
        </w:rPr>
        <w:t xml:space="preserve"> </w:t>
      </w:r>
      <w:r>
        <w:rPr>
          <w:color w:val="8E662E"/>
          <w:w w:val="105"/>
        </w:rPr>
        <w:t>ở</w:t>
      </w:r>
      <w:r>
        <w:rPr>
          <w:color w:val="8E662E"/>
          <w:spacing w:val="-4"/>
          <w:w w:val="105"/>
        </w:rPr>
        <w:t xml:space="preserve"> </w:t>
      </w:r>
      <w:r>
        <w:rPr>
          <w:color w:val="8E662E"/>
          <w:w w:val="105"/>
        </w:rPr>
        <w:t>một</w:t>
      </w:r>
      <w:r>
        <w:rPr>
          <w:color w:val="8E662E"/>
          <w:spacing w:val="-4"/>
          <w:w w:val="105"/>
        </w:rPr>
        <w:t xml:space="preserve"> </w:t>
      </w:r>
      <w:r>
        <w:rPr>
          <w:color w:val="8E662E"/>
          <w:w w:val="105"/>
        </w:rPr>
        <w:t>nơi</w:t>
      </w:r>
      <w:r>
        <w:rPr>
          <w:color w:val="8E662E"/>
          <w:spacing w:val="-5"/>
          <w:w w:val="105"/>
        </w:rPr>
        <w:t xml:space="preserve"> </w:t>
      </w:r>
      <w:r>
        <w:rPr>
          <w:color w:val="8E662E"/>
          <w:w w:val="105"/>
        </w:rPr>
        <w:t>khác</w:t>
      </w:r>
      <w:r>
        <w:rPr>
          <w:color w:val="8E662E"/>
          <w:spacing w:val="-4"/>
          <w:w w:val="105"/>
        </w:rPr>
        <w:t xml:space="preserve"> </w:t>
      </w:r>
      <w:r>
        <w:rPr>
          <w:color w:val="8E662E"/>
          <w:w w:val="105"/>
        </w:rPr>
        <w:t>và</w:t>
      </w:r>
      <w:r>
        <w:rPr>
          <w:color w:val="8E662E"/>
          <w:spacing w:val="-4"/>
          <w:w w:val="105"/>
        </w:rPr>
        <w:t xml:space="preserve"> </w:t>
      </w:r>
      <w:r>
        <w:rPr>
          <w:color w:val="8E662E"/>
          <w:w w:val="105"/>
        </w:rPr>
        <w:t>sử</w:t>
      </w:r>
      <w:r>
        <w:rPr>
          <w:color w:val="8E662E"/>
          <w:spacing w:val="-4"/>
          <w:w w:val="105"/>
        </w:rPr>
        <w:t xml:space="preserve"> </w:t>
      </w:r>
      <w:r>
        <w:rPr>
          <w:color w:val="8E662E"/>
          <w:w w:val="105"/>
        </w:rPr>
        <w:t>dụng</w:t>
      </w:r>
      <w:r>
        <w:rPr>
          <w:color w:val="8E662E"/>
          <w:spacing w:val="-4"/>
          <w:w w:val="105"/>
        </w:rPr>
        <w:t xml:space="preserve"> </w:t>
      </w:r>
      <w:r>
        <w:rPr>
          <w:color w:val="8E662E"/>
          <w:w w:val="105"/>
        </w:rPr>
        <w:t>nó</w:t>
      </w:r>
      <w:r>
        <w:rPr>
          <w:color w:val="8E662E"/>
          <w:spacing w:val="-4"/>
          <w:w w:val="105"/>
        </w:rPr>
        <w:t xml:space="preserve"> </w:t>
      </w:r>
      <w:r>
        <w:rPr>
          <w:color w:val="8E662E"/>
          <w:w w:val="105"/>
        </w:rPr>
        <w:t>để</w:t>
      </w:r>
      <w:r>
        <w:rPr>
          <w:color w:val="8E662E"/>
          <w:spacing w:val="-4"/>
          <w:w w:val="105"/>
        </w:rPr>
        <w:t xml:space="preserve"> </w:t>
      </w:r>
      <w:r>
        <w:rPr>
          <w:color w:val="8E662E"/>
          <w:w w:val="105"/>
        </w:rPr>
        <w:t>kiểm</w:t>
      </w:r>
      <w:r>
        <w:rPr>
          <w:color w:val="8E662E"/>
          <w:spacing w:val="-4"/>
          <w:w w:val="105"/>
        </w:rPr>
        <w:t xml:space="preserve"> </w:t>
      </w:r>
      <w:r>
        <w:rPr>
          <w:color w:val="8E662E"/>
          <w:w w:val="105"/>
        </w:rPr>
        <w:t>tra</w:t>
      </w:r>
      <w:r>
        <w:rPr>
          <w:color w:val="8E662E"/>
          <w:spacing w:val="-4"/>
          <w:w w:val="105"/>
        </w:rPr>
        <w:t xml:space="preserve"> </w:t>
      </w:r>
      <w:r>
        <w:rPr>
          <w:color w:val="8E662E"/>
          <w:w w:val="105"/>
        </w:rPr>
        <w:t>xem</w:t>
      </w:r>
      <w:r>
        <w:rPr>
          <w:color w:val="8E662E"/>
          <w:spacing w:val="-5"/>
          <w:w w:val="105"/>
        </w:rPr>
        <w:t xml:space="preserve"> </w:t>
      </w:r>
      <w:r>
        <w:rPr>
          <w:color w:val="8E662E"/>
          <w:w w:val="105"/>
        </w:rPr>
        <w:t>giá</w:t>
      </w:r>
      <w:r>
        <w:rPr>
          <w:color w:val="8E662E"/>
          <w:spacing w:val="-4"/>
          <w:w w:val="105"/>
        </w:rPr>
        <w:t xml:space="preserve"> </w:t>
      </w:r>
      <w:r>
        <w:rPr>
          <w:color w:val="8E662E"/>
          <w:w w:val="105"/>
        </w:rPr>
        <w:t>trị</w:t>
      </w:r>
      <w:r>
        <w:rPr>
          <w:color w:val="8E662E"/>
          <w:spacing w:val="-4"/>
          <w:w w:val="105"/>
        </w:rPr>
        <w:t xml:space="preserve"> </w:t>
      </w:r>
      <w:r>
        <w:rPr>
          <w:color w:val="8E662E"/>
          <w:w w:val="105"/>
        </w:rPr>
        <w:t>ở</w:t>
      </w:r>
      <w:r>
        <w:rPr>
          <w:color w:val="8E662E"/>
          <w:spacing w:val="-4"/>
          <w:w w:val="105"/>
        </w:rPr>
        <w:t xml:space="preserve"> </w:t>
      </w:r>
      <w:r>
        <w:rPr>
          <w:color w:val="8E662E"/>
          <w:w w:val="105"/>
        </w:rPr>
        <w:t>Return</w:t>
      </w:r>
      <w:r>
        <w:rPr>
          <w:color w:val="8E662E"/>
          <w:spacing w:val="-4"/>
          <w:w w:val="105"/>
        </w:rPr>
        <w:t xml:space="preserve"> </w:t>
      </w:r>
      <w:r>
        <w:rPr>
          <w:color w:val="8E662E"/>
          <w:w w:val="105"/>
        </w:rPr>
        <w:t>Address</w:t>
      </w:r>
      <w:r>
        <w:rPr>
          <w:color w:val="8E662E"/>
          <w:spacing w:val="-4"/>
          <w:w w:val="105"/>
        </w:rPr>
        <w:t xml:space="preserve"> </w:t>
      </w:r>
      <w:r>
        <w:rPr>
          <w:color w:val="8E662E"/>
          <w:w w:val="105"/>
        </w:rPr>
        <w:t>có</w:t>
      </w:r>
      <w:r>
        <w:rPr>
          <w:color w:val="8E662E"/>
          <w:spacing w:val="-4"/>
          <w:w w:val="105"/>
        </w:rPr>
        <w:t xml:space="preserve"> </w:t>
      </w:r>
      <w:r>
        <w:rPr>
          <w:color w:val="8E662E"/>
          <w:w w:val="105"/>
        </w:rPr>
        <w:t>bị</w:t>
      </w:r>
      <w:r>
        <w:rPr>
          <w:color w:val="8E662E"/>
          <w:spacing w:val="-4"/>
          <w:w w:val="105"/>
        </w:rPr>
        <w:t xml:space="preserve"> </w:t>
      </w:r>
      <w:r>
        <w:rPr>
          <w:color w:val="8E662E"/>
          <w:w w:val="105"/>
        </w:rPr>
        <w:t>sửa</w:t>
      </w:r>
      <w:r>
        <w:rPr>
          <w:color w:val="8E662E"/>
          <w:spacing w:val="-5"/>
          <w:w w:val="105"/>
        </w:rPr>
        <w:t xml:space="preserve"> </w:t>
      </w:r>
      <w:r>
        <w:rPr>
          <w:color w:val="8E662E"/>
          <w:w w:val="105"/>
        </w:rPr>
        <w:t>đổi</w:t>
      </w:r>
      <w:r>
        <w:rPr>
          <w:color w:val="8E662E"/>
          <w:spacing w:val="-4"/>
          <w:w w:val="105"/>
        </w:rPr>
        <w:t xml:space="preserve"> </w:t>
      </w:r>
      <w:r>
        <w:rPr>
          <w:color w:val="8E662E"/>
          <w:w w:val="105"/>
        </w:rPr>
        <w:t>hay</w:t>
      </w:r>
      <w:r>
        <w:rPr>
          <w:color w:val="8E662E"/>
          <w:spacing w:val="-4"/>
          <w:w w:val="105"/>
        </w:rPr>
        <w:t xml:space="preserve"> </w:t>
      </w:r>
      <w:r>
        <w:rPr>
          <w:color w:val="8E662E"/>
          <w:spacing w:val="-2"/>
          <w:w w:val="105"/>
        </w:rPr>
        <w:t>không</w:t>
      </w:r>
    </w:p>
    <w:p>
      <w:pPr>
        <w:pStyle w:val="4"/>
        <w:spacing w:before="241"/>
        <w:rPr>
          <w:sz w:val="20"/>
        </w:rPr>
      </w:pPr>
      <w:r>
        <mc:AlternateContent>
          <mc:Choice Requires="wpg">
            <w:drawing>
              <wp:anchor distT="0" distB="0" distL="0" distR="0" simplePos="0" relativeHeight="252011520" behindDoc="1" locked="0" layoutInCell="1" allowOverlap="1">
                <wp:simplePos x="0" y="0"/>
                <wp:positionH relativeFrom="page">
                  <wp:posOffset>408940</wp:posOffset>
                </wp:positionH>
                <wp:positionV relativeFrom="paragraph">
                  <wp:posOffset>337185</wp:posOffset>
                </wp:positionV>
                <wp:extent cx="7001510" cy="863600"/>
                <wp:effectExtent l="0" t="0" r="0" b="0"/>
                <wp:wrapTopAndBottom/>
                <wp:docPr id="1985827453" name="Group 1985827453"/>
                <wp:cNvGraphicFramePr/>
                <a:graphic xmlns:a="http://schemas.openxmlformats.org/drawingml/2006/main">
                  <a:graphicData uri="http://schemas.microsoft.com/office/word/2010/wordprocessingGroup">
                    <wpg:wgp>
                      <wpg:cNvGrpSpPr/>
                      <wpg:grpSpPr>
                        <a:xfrm>
                          <a:off x="0" y="0"/>
                          <a:ext cx="7001509" cy="863600"/>
                          <a:chOff x="0" y="0"/>
                          <a:chExt cx="7001509" cy="863600"/>
                        </a:xfrm>
                      </wpg:grpSpPr>
                      <wps:wsp>
                        <wps:cNvPr id="493938429" name="Graphic 100"/>
                        <wps:cNvSpPr/>
                        <wps:spPr>
                          <a:xfrm>
                            <a:off x="3557" y="3557"/>
                            <a:ext cx="6937375" cy="775970"/>
                          </a:xfrm>
                          <a:custGeom>
                            <a:avLst/>
                            <a:gdLst/>
                            <a:ahLst/>
                            <a:cxnLst/>
                            <a:rect l="l" t="t" r="r" b="b"/>
                            <a:pathLst>
                              <a:path w="6937375" h="775970">
                                <a:moveTo>
                                  <a:pt x="0" y="764856"/>
                                </a:moveTo>
                                <a:lnTo>
                                  <a:pt x="0" y="10672"/>
                                </a:lnTo>
                                <a:lnTo>
                                  <a:pt x="0" y="7726"/>
                                </a:lnTo>
                                <a:lnTo>
                                  <a:pt x="1041" y="5210"/>
                                </a:lnTo>
                                <a:lnTo>
                                  <a:pt x="3125" y="3127"/>
                                </a:lnTo>
                                <a:lnTo>
                                  <a:pt x="5209" y="1042"/>
                                </a:lnTo>
                                <a:lnTo>
                                  <a:pt x="7725" y="0"/>
                                </a:lnTo>
                                <a:lnTo>
                                  <a:pt x="10672" y="0"/>
                                </a:lnTo>
                                <a:lnTo>
                                  <a:pt x="6926398" y="0"/>
                                </a:lnTo>
                                <a:lnTo>
                                  <a:pt x="6929345" y="0"/>
                                </a:lnTo>
                                <a:lnTo>
                                  <a:pt x="6931860" y="1042"/>
                                </a:lnTo>
                                <a:lnTo>
                                  <a:pt x="6933944" y="3127"/>
                                </a:lnTo>
                                <a:lnTo>
                                  <a:pt x="6936028" y="5210"/>
                                </a:lnTo>
                                <a:lnTo>
                                  <a:pt x="6937070" y="7726"/>
                                </a:lnTo>
                                <a:lnTo>
                                  <a:pt x="6937071" y="10672"/>
                                </a:lnTo>
                                <a:lnTo>
                                  <a:pt x="6937071" y="764856"/>
                                </a:lnTo>
                                <a:lnTo>
                                  <a:pt x="6937070" y="767802"/>
                                </a:lnTo>
                                <a:lnTo>
                                  <a:pt x="6936028" y="770317"/>
                                </a:lnTo>
                                <a:lnTo>
                                  <a:pt x="6933944" y="772401"/>
                                </a:lnTo>
                                <a:lnTo>
                                  <a:pt x="6931860" y="774486"/>
                                </a:lnTo>
                                <a:lnTo>
                                  <a:pt x="6929345" y="775528"/>
                                </a:lnTo>
                                <a:lnTo>
                                  <a:pt x="6926398" y="775528"/>
                                </a:lnTo>
                                <a:lnTo>
                                  <a:pt x="10672" y="775528"/>
                                </a:lnTo>
                                <a:lnTo>
                                  <a:pt x="7725" y="775528"/>
                                </a:lnTo>
                                <a:lnTo>
                                  <a:pt x="5209" y="774486"/>
                                </a:lnTo>
                                <a:lnTo>
                                  <a:pt x="3125" y="772401"/>
                                </a:lnTo>
                                <a:lnTo>
                                  <a:pt x="1041" y="770317"/>
                                </a:lnTo>
                                <a:lnTo>
                                  <a:pt x="0" y="767802"/>
                                </a:lnTo>
                                <a:lnTo>
                                  <a:pt x="0" y="764856"/>
                                </a:lnTo>
                                <a:close/>
                              </a:path>
                            </a:pathLst>
                          </a:custGeom>
                          <a:ln w="7114">
                            <a:solidFill>
                              <a:srgbClr val="CAD0D6"/>
                            </a:solidFill>
                            <a:prstDash val="solid"/>
                          </a:ln>
                        </wps:spPr>
                        <wps:bodyPr wrap="square" lIns="0" tIns="0" rIns="0" bIns="0" rtlCol="0">
                          <a:noAutofit/>
                        </wps:bodyPr>
                      </wps:wsp>
                      <wps:wsp>
                        <wps:cNvPr id="974590292" name="Graphic 101"/>
                        <wps:cNvSpPr/>
                        <wps:spPr>
                          <a:xfrm>
                            <a:off x="60477" y="586982"/>
                            <a:ext cx="448309" cy="128270"/>
                          </a:xfrm>
                          <a:custGeom>
                            <a:avLst/>
                            <a:gdLst/>
                            <a:ahLst/>
                            <a:cxnLst/>
                            <a:rect l="l" t="t" r="r" b="b"/>
                            <a:pathLst>
                              <a:path w="448309" h="128270">
                                <a:moveTo>
                                  <a:pt x="0" y="74706"/>
                                </a:moveTo>
                                <a:lnTo>
                                  <a:pt x="0" y="53362"/>
                                </a:lnTo>
                                <a:lnTo>
                                  <a:pt x="0" y="49856"/>
                                </a:lnTo>
                                <a:lnTo>
                                  <a:pt x="341" y="46385"/>
                                </a:lnTo>
                                <a:lnTo>
                                  <a:pt x="1025" y="42950"/>
                                </a:lnTo>
                                <a:lnTo>
                                  <a:pt x="1708" y="39514"/>
                                </a:lnTo>
                                <a:lnTo>
                                  <a:pt x="2721" y="36175"/>
                                </a:lnTo>
                                <a:lnTo>
                                  <a:pt x="4061" y="32937"/>
                                </a:lnTo>
                                <a:lnTo>
                                  <a:pt x="5402" y="29699"/>
                                </a:lnTo>
                                <a:lnTo>
                                  <a:pt x="7046" y="26625"/>
                                </a:lnTo>
                                <a:lnTo>
                                  <a:pt x="8993" y="23714"/>
                                </a:lnTo>
                                <a:lnTo>
                                  <a:pt x="10939" y="20799"/>
                                </a:lnTo>
                                <a:lnTo>
                                  <a:pt x="13151" y="18103"/>
                                </a:lnTo>
                                <a:lnTo>
                                  <a:pt x="15629" y="15626"/>
                                </a:lnTo>
                                <a:lnTo>
                                  <a:pt x="18106" y="13149"/>
                                </a:lnTo>
                                <a:lnTo>
                                  <a:pt x="49858" y="0"/>
                                </a:lnTo>
                                <a:lnTo>
                                  <a:pt x="53362" y="0"/>
                                </a:lnTo>
                                <a:lnTo>
                                  <a:pt x="394879" y="0"/>
                                </a:lnTo>
                                <a:lnTo>
                                  <a:pt x="398383" y="0"/>
                                </a:lnTo>
                                <a:lnTo>
                                  <a:pt x="401853" y="340"/>
                                </a:lnTo>
                                <a:lnTo>
                                  <a:pt x="432612" y="15626"/>
                                </a:lnTo>
                                <a:lnTo>
                                  <a:pt x="435089" y="18103"/>
                                </a:lnTo>
                                <a:lnTo>
                                  <a:pt x="444179" y="32937"/>
                                </a:lnTo>
                                <a:lnTo>
                                  <a:pt x="445520" y="36175"/>
                                </a:lnTo>
                                <a:lnTo>
                                  <a:pt x="446532" y="39514"/>
                                </a:lnTo>
                                <a:lnTo>
                                  <a:pt x="447216" y="42950"/>
                                </a:lnTo>
                                <a:lnTo>
                                  <a:pt x="447899" y="46385"/>
                                </a:lnTo>
                                <a:lnTo>
                                  <a:pt x="448241" y="49856"/>
                                </a:lnTo>
                                <a:lnTo>
                                  <a:pt x="448241" y="53362"/>
                                </a:lnTo>
                                <a:lnTo>
                                  <a:pt x="448241" y="74706"/>
                                </a:lnTo>
                                <a:lnTo>
                                  <a:pt x="448241" y="78212"/>
                                </a:lnTo>
                                <a:lnTo>
                                  <a:pt x="447899" y="81683"/>
                                </a:lnTo>
                                <a:lnTo>
                                  <a:pt x="447216" y="85118"/>
                                </a:lnTo>
                                <a:lnTo>
                                  <a:pt x="446532" y="88554"/>
                                </a:lnTo>
                                <a:lnTo>
                                  <a:pt x="445520" y="91889"/>
                                </a:lnTo>
                                <a:lnTo>
                                  <a:pt x="444179" y="95123"/>
                                </a:lnTo>
                                <a:lnTo>
                                  <a:pt x="442838" y="98361"/>
                                </a:lnTo>
                                <a:lnTo>
                                  <a:pt x="441194" y="101436"/>
                                </a:lnTo>
                                <a:lnTo>
                                  <a:pt x="439248" y="104347"/>
                                </a:lnTo>
                                <a:lnTo>
                                  <a:pt x="437301" y="107262"/>
                                </a:lnTo>
                                <a:lnTo>
                                  <a:pt x="435089" y="109958"/>
                                </a:lnTo>
                                <a:lnTo>
                                  <a:pt x="432612" y="112435"/>
                                </a:lnTo>
                                <a:lnTo>
                                  <a:pt x="430134" y="114912"/>
                                </a:lnTo>
                                <a:lnTo>
                                  <a:pt x="427439" y="117121"/>
                                </a:lnTo>
                                <a:lnTo>
                                  <a:pt x="424525" y="119067"/>
                                </a:lnTo>
                                <a:lnTo>
                                  <a:pt x="421612" y="121016"/>
                                </a:lnTo>
                                <a:lnTo>
                                  <a:pt x="418537" y="122659"/>
                                </a:lnTo>
                                <a:lnTo>
                                  <a:pt x="415300" y="124000"/>
                                </a:lnTo>
                                <a:lnTo>
                                  <a:pt x="412063" y="125345"/>
                                </a:lnTo>
                                <a:lnTo>
                                  <a:pt x="408726" y="126356"/>
                                </a:lnTo>
                                <a:lnTo>
                                  <a:pt x="405289" y="127037"/>
                                </a:lnTo>
                                <a:lnTo>
                                  <a:pt x="401853" y="127721"/>
                                </a:lnTo>
                                <a:lnTo>
                                  <a:pt x="398383" y="128065"/>
                                </a:lnTo>
                                <a:lnTo>
                                  <a:pt x="394879" y="128069"/>
                                </a:lnTo>
                                <a:lnTo>
                                  <a:pt x="53362" y="128069"/>
                                </a:lnTo>
                                <a:lnTo>
                                  <a:pt x="49858" y="128065"/>
                                </a:lnTo>
                                <a:lnTo>
                                  <a:pt x="46388" y="127721"/>
                                </a:lnTo>
                                <a:lnTo>
                                  <a:pt x="42951" y="127037"/>
                                </a:lnTo>
                                <a:lnTo>
                                  <a:pt x="39515" y="126356"/>
                                </a:lnTo>
                                <a:lnTo>
                                  <a:pt x="36178" y="125345"/>
                                </a:lnTo>
                                <a:lnTo>
                                  <a:pt x="32941" y="124000"/>
                                </a:lnTo>
                                <a:lnTo>
                                  <a:pt x="29704" y="122659"/>
                                </a:lnTo>
                                <a:lnTo>
                                  <a:pt x="26629" y="121016"/>
                                </a:lnTo>
                                <a:lnTo>
                                  <a:pt x="23715" y="119067"/>
                                </a:lnTo>
                                <a:lnTo>
                                  <a:pt x="20802" y="117121"/>
                                </a:lnTo>
                                <a:lnTo>
                                  <a:pt x="18106" y="114912"/>
                                </a:lnTo>
                                <a:lnTo>
                                  <a:pt x="15629" y="112435"/>
                                </a:lnTo>
                                <a:lnTo>
                                  <a:pt x="13151" y="109958"/>
                                </a:lnTo>
                                <a:lnTo>
                                  <a:pt x="4061" y="95120"/>
                                </a:lnTo>
                                <a:lnTo>
                                  <a:pt x="2721" y="91886"/>
                                </a:lnTo>
                                <a:lnTo>
                                  <a:pt x="1708" y="88551"/>
                                </a:lnTo>
                                <a:lnTo>
                                  <a:pt x="1025" y="85115"/>
                                </a:lnTo>
                                <a:lnTo>
                                  <a:pt x="341" y="81679"/>
                                </a:lnTo>
                                <a:lnTo>
                                  <a:pt x="0" y="78212"/>
                                </a:lnTo>
                                <a:lnTo>
                                  <a:pt x="0" y="74706"/>
                                </a:lnTo>
                                <a:close/>
                              </a:path>
                            </a:pathLst>
                          </a:custGeom>
                          <a:ln w="7114">
                            <a:solidFill>
                              <a:srgbClr val="000000"/>
                            </a:solidFill>
                            <a:prstDash val="solid"/>
                          </a:ln>
                        </wps:spPr>
                        <wps:bodyPr wrap="square" lIns="0" tIns="0" rIns="0" bIns="0" rtlCol="0">
                          <a:noAutofit/>
                        </wps:bodyPr>
                      </wps:wsp>
                      <wps:wsp>
                        <wps:cNvPr id="1081934543" name="Graphic 102"/>
                        <wps:cNvSpPr/>
                        <wps:spPr>
                          <a:xfrm>
                            <a:off x="6616295" y="433335"/>
                            <a:ext cx="384810" cy="429895"/>
                          </a:xfrm>
                          <a:custGeom>
                            <a:avLst/>
                            <a:gdLst/>
                            <a:ahLst/>
                            <a:cxnLst/>
                            <a:rect l="l" t="t" r="r" b="b"/>
                            <a:pathLst>
                              <a:path w="384810" h="429895">
                                <a:moveTo>
                                  <a:pt x="384810" y="429767"/>
                                </a:moveTo>
                                <a:lnTo>
                                  <a:pt x="0" y="429767"/>
                                </a:lnTo>
                                <a:lnTo>
                                  <a:pt x="0" y="0"/>
                                </a:lnTo>
                                <a:lnTo>
                                  <a:pt x="384810" y="0"/>
                                </a:lnTo>
                                <a:lnTo>
                                  <a:pt x="384810" y="93170"/>
                                </a:lnTo>
                                <a:lnTo>
                                  <a:pt x="214052" y="93170"/>
                                </a:lnTo>
                                <a:lnTo>
                                  <a:pt x="203538" y="93678"/>
                                </a:lnTo>
                                <a:lnTo>
                                  <a:pt x="163690" y="105786"/>
                                </a:lnTo>
                                <a:lnTo>
                                  <a:pt x="131510" y="132222"/>
                                </a:lnTo>
                                <a:lnTo>
                                  <a:pt x="111895" y="168960"/>
                                </a:lnTo>
                                <a:lnTo>
                                  <a:pt x="107327" y="199894"/>
                                </a:lnTo>
                                <a:lnTo>
                                  <a:pt x="107834" y="210407"/>
                                </a:lnTo>
                                <a:lnTo>
                                  <a:pt x="119942" y="250254"/>
                                </a:lnTo>
                                <a:lnTo>
                                  <a:pt x="146378" y="282434"/>
                                </a:lnTo>
                                <a:lnTo>
                                  <a:pt x="183117" y="302048"/>
                                </a:lnTo>
                                <a:lnTo>
                                  <a:pt x="214052" y="306618"/>
                                </a:lnTo>
                                <a:lnTo>
                                  <a:pt x="384810" y="306618"/>
                                </a:lnTo>
                                <a:lnTo>
                                  <a:pt x="384810" y="429767"/>
                                </a:lnTo>
                                <a:close/>
                              </a:path>
                              <a:path w="384810" h="429895">
                                <a:moveTo>
                                  <a:pt x="384810" y="306618"/>
                                </a:moveTo>
                                <a:lnTo>
                                  <a:pt x="214052" y="306618"/>
                                </a:lnTo>
                                <a:lnTo>
                                  <a:pt x="224565" y="306110"/>
                                </a:lnTo>
                                <a:lnTo>
                                  <a:pt x="234876" y="304587"/>
                                </a:lnTo>
                                <a:lnTo>
                                  <a:pt x="273355" y="288648"/>
                                </a:lnTo>
                                <a:lnTo>
                                  <a:pt x="302805" y="259198"/>
                                </a:lnTo>
                                <a:lnTo>
                                  <a:pt x="318744" y="220719"/>
                                </a:lnTo>
                                <a:lnTo>
                                  <a:pt x="320776" y="199894"/>
                                </a:lnTo>
                                <a:lnTo>
                                  <a:pt x="320267" y="189381"/>
                                </a:lnTo>
                                <a:lnTo>
                                  <a:pt x="308159" y="149533"/>
                                </a:lnTo>
                                <a:lnTo>
                                  <a:pt x="281722" y="117353"/>
                                </a:lnTo>
                                <a:lnTo>
                                  <a:pt x="244985" y="97740"/>
                                </a:lnTo>
                                <a:lnTo>
                                  <a:pt x="214052" y="93170"/>
                                </a:lnTo>
                                <a:lnTo>
                                  <a:pt x="384810" y="93170"/>
                                </a:lnTo>
                                <a:lnTo>
                                  <a:pt x="384810" y="306618"/>
                                </a:lnTo>
                                <a:close/>
                              </a:path>
                            </a:pathLst>
                          </a:custGeom>
                          <a:solidFill>
                            <a:srgbClr val="000000">
                              <a:alpha val="19999"/>
                            </a:srgbClr>
                          </a:solidFill>
                        </wps:spPr>
                        <wps:bodyPr wrap="square" lIns="0" tIns="0" rIns="0" bIns="0" rtlCol="0">
                          <a:noAutofit/>
                        </wps:bodyPr>
                      </wps:wsp>
                      <pic:pic xmlns:pic="http://schemas.openxmlformats.org/drawingml/2006/picture">
                        <pic:nvPicPr>
                          <pic:cNvPr id="1650497139" name="Image 103"/>
                          <pic:cNvPicPr/>
                        </pic:nvPicPr>
                        <pic:blipFill>
                          <a:blip r:embed="rId25" cstate="print"/>
                          <a:stretch>
                            <a:fillRect/>
                          </a:stretch>
                        </pic:blipFill>
                        <pic:spPr>
                          <a:xfrm>
                            <a:off x="6716507" y="519390"/>
                            <a:ext cx="227678" cy="227678"/>
                          </a:xfrm>
                          <a:prstGeom prst="rect">
                            <a:avLst/>
                          </a:prstGeom>
                        </pic:spPr>
                      </pic:pic>
                      <wps:wsp>
                        <wps:cNvPr id="220401681" name="Textbox 104"/>
                        <wps:cNvSpPr txBox="1"/>
                        <wps:spPr>
                          <a:xfrm>
                            <a:off x="0" y="0"/>
                            <a:ext cx="7001509" cy="863600"/>
                          </a:xfrm>
                          <a:prstGeom prst="rect">
                            <a:avLst/>
                          </a:prstGeom>
                        </wps:spPr>
                        <wps:txbx>
                          <w:txbxContent>
                            <w:p>
                              <w:pPr>
                                <w:spacing w:before="64"/>
                                <w:ind w:left="94"/>
                                <w:rPr>
                                  <w:b/>
                                  <w:sz w:val="20"/>
                                </w:rPr>
                              </w:pPr>
                              <w:r>
                                <w:rPr>
                                  <w:b/>
                                  <w:color w:val="1C2025"/>
                                  <w:sz w:val="13"/>
                                </w:rPr>
                                <w:t>Question</w:t>
                              </w:r>
                              <w:r>
                                <w:rPr>
                                  <w:b/>
                                  <w:color w:val="1C2025"/>
                                  <w:spacing w:val="12"/>
                                  <w:sz w:val="13"/>
                                </w:rPr>
                                <w:t xml:space="preserve"> </w:t>
                              </w:r>
                              <w:r>
                                <w:rPr>
                                  <w:b/>
                                  <w:color w:val="1C2025"/>
                                  <w:spacing w:val="-5"/>
                                  <w:sz w:val="20"/>
                                </w:rPr>
                                <w:t>10</w:t>
                              </w:r>
                            </w:p>
                            <w:p>
                              <w:pPr>
                                <w:spacing w:before="67"/>
                                <w:ind w:left="94"/>
                                <w:rPr>
                                  <w:sz w:val="13"/>
                                </w:rPr>
                              </w:pPr>
                              <w:r>
                                <w:rPr>
                                  <w:color w:val="1C2025"/>
                                  <w:sz w:val="13"/>
                                </w:rPr>
                                <w:t>Not</w:t>
                              </w:r>
                              <w:r>
                                <w:rPr>
                                  <w:color w:val="1C2025"/>
                                  <w:spacing w:val="4"/>
                                  <w:sz w:val="13"/>
                                </w:rPr>
                                <w:t xml:space="preserve"> </w:t>
                              </w:r>
                              <w:r>
                                <w:rPr>
                                  <w:color w:val="1C2025"/>
                                  <w:spacing w:val="-2"/>
                                  <w:sz w:val="13"/>
                                </w:rPr>
                                <w:t>answered</w:t>
                              </w:r>
                            </w:p>
                            <w:p>
                              <w:pPr>
                                <w:spacing w:before="119"/>
                                <w:ind w:left="94"/>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4"/>
                                <w:ind w:left="155"/>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26.55pt;height:68pt;width:551.3pt;mso-position-horizontal-relative:page;mso-wrap-distance-bottom:0pt;mso-wrap-distance-top:0pt;z-index:-251304960;mso-width-relative:page;mso-height-relative:page;" coordsize="7001509,863600" o:gfxdata="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">
                <o:lock v:ext="edit" aspectratio="f"/>
                <v:shape id="Graphic 100" o:spid="_x0000_s1026" o:spt="100" style="position:absolute;left:3557;top:3557;height:775970;width:6937375;" filled="f" stroked="t" coordsize="6937375,775970" o:gfxdata="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Jdk/3XFAAAA4gAAAA8AAAAAAAAAAQAgAAAAIgAAAGRycy9kb3ducmV2LnhtbFBLAQIUABQAAAAI&#10;AIdO4kAzLwWeOwAAADkAAAAQAAAAAAAAAAEAIAAAABQBAABkcnMvc2hhcGV4bWwueG1sUEsFBgAA&#10;AAAGAAYAWwEAAL4DAAAAAA==&#10;" path="m0,764856l0,10672,0,7726,1041,5210,3125,3127,5209,1042,7725,0,10672,0,6926398,0,6929345,0,6931860,1042,6933944,3127,6936028,5210,6937070,7726,6937071,10672,6937071,764856,6937070,767802,6936028,770317,6933944,772401,6931860,774486,6929345,775528,6926398,775528,10672,775528,7725,775528,5209,774486,3125,772401,1041,770317,0,767802,0,764856xe">
                  <v:fill on="f" focussize="0,0"/>
                  <v:stroke weight="0.560157480314961pt" color="#CAD0D6" joinstyle="round"/>
                  <v:imagedata o:title=""/>
                  <o:lock v:ext="edit" aspectratio="f"/>
                  <v:textbox inset="0mm,0mm,0mm,0mm"/>
                </v:shape>
                <v:shape id="Graphic 101" o:spid="_x0000_s1026" o:spt="100" style="position:absolute;left:60477;top:586982;height:128270;width:448309;" filled="f" stroked="t" coordsize="448309,128270" o:gfxdata="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0i&#10;o5rCAAAA4gAAAA8AAAAAAAAAAQAgAAAAIgAAAGRycy9kb3ducmV2LnhtbFBLAQIUABQAAAAIAIdO&#10;4kAzLwWeOwAAADkAAAAQAAAAAAAAAAEAIAAAABEBAABkcnMvc2hhcGV4bWwueG1sUEsFBgAAAAAG&#10;AAYAWwEAALsDAAAAAA==&#10;" path="m0,74706l0,53362,0,49856,341,46385,1025,42950,1708,39514,2721,36175,4061,32937,5402,29699,7046,26625,8993,23714,10939,20799,13151,18103,15629,15626,18106,13149,49858,0,53362,0,394879,0,398383,0,401853,340,432612,15626,435089,18103,444179,32937,445520,36175,446532,39514,447216,42950,447899,46385,448241,49856,448241,53362,448241,74706,448241,78212,447899,81683,447216,85118,446532,88554,445520,91889,444179,95123,442838,98361,441194,101436,439248,104347,437301,107262,435089,109958,432612,112435,430134,114912,427439,117121,424525,119067,421612,121016,418537,122659,415300,124000,412063,125345,408726,126356,405289,127037,401853,127721,398383,128065,394879,128069,53362,128069,49858,128065,46388,127721,42951,127037,39515,126356,36178,125345,32941,124000,29704,122659,26629,121016,23715,119067,20802,117121,18106,114912,15629,112435,13151,109958,4061,95120,2721,91886,1708,88551,1025,85115,341,81679,0,78212,0,74706xe">
                  <v:fill on="f" focussize="0,0"/>
                  <v:stroke weight="0.560157480314961pt" color="#000000" joinstyle="round"/>
                  <v:imagedata o:title=""/>
                  <o:lock v:ext="edit" aspectratio="f"/>
                  <v:textbox inset="0mm,0mm,0mm,0mm"/>
                </v:shape>
                <v:shape id="Graphic 102" o:spid="_x0000_s1026" o:spt="100" style="position:absolute;left:6616295;top:433335;height:429895;width:384810;" fillcolor="#000000" filled="t" stroked="f" coordsize="384810,429895" o:gfxdata="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t9x&#10;IsEAAADjAAAADwAAAAAAAAABACAAAAAiAAAAZHJzL2Rvd25yZXYueG1sUEsBAhQAFAAAAAgAh07i&#10;QDMvBZ47AAAAOQAAABAAAAAAAAAAAQAgAAAAEAEAAGRycy9zaGFwZXhtbC54bWxQSwUGAAAAAAYA&#10;BgBbAQAAugMAAAAA&#10;" path="m384810,429767l0,429767,0,0,384810,0,384810,93170,214052,93170,203538,93678,163690,105786,131510,132222,111895,168960,107327,199894,107834,210407,119942,250254,146378,282434,183117,302048,214052,306618,384810,306618,384810,429767xem384810,306618l214052,306618,224565,306110,234876,304587,273355,288648,302805,259198,318744,220719,320776,199894,320267,189381,308159,149533,281722,117353,244985,97740,214052,93170,384810,93170,384810,306618xe">
                  <v:fill on="t" opacity="13106f" focussize="0,0"/>
                  <v:stroke on="f"/>
                  <v:imagedata o:title=""/>
                  <o:lock v:ext="edit" aspectratio="f"/>
                  <v:textbox inset="0mm,0mm,0mm,0mm"/>
                </v:shape>
                <v:shape id="Image 103" o:spid="_x0000_s1026" o:spt="75" type="#_x0000_t75" style="position:absolute;left:6716507;top:519390;height:227678;width:227678;" filled="f" o:preferrelative="t" stroked="f" coordsize="21600,21600" o:gfxdata="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0XJFMMQAAADjAAAADwAAAAAAAAABACAAAAAiAAAAZHJzL2Rvd25yZXYueG1sUEsBAhQAFAAAAAgA&#10;h07iQDMvBZ47AAAAOQAAABAAAAAAAAAAAQAgAAAAEwEAAGRycy9zaGFwZXhtbC54bWxQSwUGAAAA&#10;AAYABgBbAQAAvQMAAAAA&#10;">
                  <v:fill on="f" focussize="0,0"/>
                  <v:stroke on="f"/>
                  <v:imagedata r:id="rId25" o:title=""/>
                  <o:lock v:ext="edit" aspectratio="f"/>
                </v:shape>
                <v:shape id="Textbox 104" o:spid="_x0000_s1026" o:spt="202" type="#_x0000_t202" style="position:absolute;left:0;top:0;height:863600;width:7001509;" filled="f" stroked="f" coordsize="21600,21600" o:gfxdata="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1&#10;f/3bwwAAAOIAAAAPAAAAAAAAAAEAIAAAACIAAABkcnMvZG93bnJldi54bWxQSwECFAAUAAAACACH&#10;TuJAMy8FnjsAAAA5AAAAEAAAAAAAAAABACAAAAASAQAAZHJzL3NoYXBleG1sLnhtbFBLBQYAAAAA&#10;BgAGAFsBAAC8AwAAAAA=&#10;">
                  <v:fill on="f" focussize="0,0"/>
                  <v:stroke on="f"/>
                  <v:imagedata o:title=""/>
                  <o:lock v:ext="edit" aspectratio="f"/>
                  <v:textbox inset="0mm,0mm,0mm,0mm">
                    <w:txbxContent>
                      <w:p>
                        <w:pPr>
                          <w:spacing w:before="64"/>
                          <w:ind w:left="94"/>
                          <w:rPr>
                            <w:b/>
                            <w:sz w:val="20"/>
                          </w:rPr>
                        </w:pPr>
                        <w:r>
                          <w:rPr>
                            <w:b/>
                            <w:color w:val="1C2025"/>
                            <w:sz w:val="13"/>
                          </w:rPr>
                          <w:t>Question</w:t>
                        </w:r>
                        <w:r>
                          <w:rPr>
                            <w:b/>
                            <w:color w:val="1C2025"/>
                            <w:spacing w:val="12"/>
                            <w:sz w:val="13"/>
                          </w:rPr>
                          <w:t xml:space="preserve"> </w:t>
                        </w:r>
                        <w:r>
                          <w:rPr>
                            <w:b/>
                            <w:color w:val="1C2025"/>
                            <w:spacing w:val="-5"/>
                            <w:sz w:val="20"/>
                          </w:rPr>
                          <w:t>10</w:t>
                        </w:r>
                      </w:p>
                      <w:p>
                        <w:pPr>
                          <w:spacing w:before="67"/>
                          <w:ind w:left="94"/>
                          <w:rPr>
                            <w:sz w:val="13"/>
                          </w:rPr>
                        </w:pPr>
                        <w:r>
                          <w:rPr>
                            <w:color w:val="1C2025"/>
                            <w:sz w:val="13"/>
                          </w:rPr>
                          <w:t>Not</w:t>
                        </w:r>
                        <w:r>
                          <w:rPr>
                            <w:color w:val="1C2025"/>
                            <w:spacing w:val="4"/>
                            <w:sz w:val="13"/>
                          </w:rPr>
                          <w:t xml:space="preserve"> </w:t>
                        </w:r>
                        <w:r>
                          <w:rPr>
                            <w:color w:val="1C2025"/>
                            <w:spacing w:val="-2"/>
                            <w:sz w:val="13"/>
                          </w:rPr>
                          <w:t>answered</w:t>
                        </w:r>
                      </w:p>
                      <w:p>
                        <w:pPr>
                          <w:spacing w:before="119"/>
                          <w:ind w:left="94"/>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4"/>
                          <w:ind w:left="155"/>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spacing w:before="115"/>
      </w:pPr>
    </w:p>
    <w:p>
      <w:pPr>
        <w:pStyle w:val="4"/>
        <w:ind w:left="468"/>
      </w:pPr>
      <w:r>
        <w:rPr>
          <w:color w:val="001A1D"/>
          <w:w w:val="105"/>
        </w:rPr>
        <w:t>Giải</w:t>
      </w:r>
      <w:r>
        <w:rPr>
          <w:color w:val="001A1D"/>
          <w:spacing w:val="-6"/>
          <w:w w:val="105"/>
        </w:rPr>
        <w:t xml:space="preserve"> </w:t>
      </w:r>
      <w:r>
        <w:rPr>
          <w:color w:val="001A1D"/>
          <w:w w:val="105"/>
        </w:rPr>
        <w:t>pháp</w:t>
      </w:r>
      <w:r>
        <w:rPr>
          <w:color w:val="001A1D"/>
          <w:spacing w:val="-5"/>
          <w:w w:val="105"/>
        </w:rPr>
        <w:t xml:space="preserve"> </w:t>
      </w:r>
      <w:r>
        <w:rPr>
          <w:color w:val="001A1D"/>
          <w:w w:val="105"/>
        </w:rPr>
        <w:t>StackGuard</w:t>
      </w:r>
      <w:r>
        <w:rPr>
          <w:color w:val="001A1D"/>
          <w:spacing w:val="-5"/>
          <w:w w:val="105"/>
        </w:rPr>
        <w:t xml:space="preserve"> </w:t>
      </w:r>
      <w:r>
        <w:rPr>
          <w:color w:val="001A1D"/>
          <w:w w:val="105"/>
        </w:rPr>
        <w:t>giúp</w:t>
      </w:r>
      <w:r>
        <w:rPr>
          <w:color w:val="001A1D"/>
          <w:spacing w:val="-5"/>
          <w:w w:val="105"/>
        </w:rPr>
        <w:t xml:space="preserve"> </w:t>
      </w:r>
      <w:r>
        <w:rPr>
          <w:color w:val="001A1D"/>
          <w:w w:val="105"/>
        </w:rPr>
        <w:t>phòng</w:t>
      </w:r>
      <w:r>
        <w:rPr>
          <w:color w:val="001A1D"/>
          <w:spacing w:val="-5"/>
          <w:w w:val="105"/>
        </w:rPr>
        <w:t xml:space="preserve"> </w:t>
      </w:r>
      <w:r>
        <w:rPr>
          <w:color w:val="001A1D"/>
          <w:w w:val="105"/>
        </w:rPr>
        <w:t>chống</w:t>
      </w:r>
      <w:r>
        <w:rPr>
          <w:color w:val="001A1D"/>
          <w:spacing w:val="-5"/>
          <w:w w:val="105"/>
        </w:rPr>
        <w:t xml:space="preserve"> </w:t>
      </w:r>
      <w:r>
        <w:rPr>
          <w:color w:val="001A1D"/>
          <w:w w:val="105"/>
        </w:rPr>
        <w:t>tấn</w:t>
      </w:r>
      <w:r>
        <w:rPr>
          <w:color w:val="001A1D"/>
          <w:spacing w:val="-5"/>
          <w:w w:val="105"/>
        </w:rPr>
        <w:t xml:space="preserve"> </w:t>
      </w:r>
      <w:r>
        <w:rPr>
          <w:color w:val="001A1D"/>
          <w:w w:val="105"/>
        </w:rPr>
        <w:t>công</w:t>
      </w:r>
      <w:r>
        <w:rPr>
          <w:color w:val="001A1D"/>
          <w:spacing w:val="-5"/>
          <w:w w:val="105"/>
        </w:rPr>
        <w:t xml:space="preserve"> </w:t>
      </w:r>
      <w:r>
        <w:rPr>
          <w:color w:val="001A1D"/>
          <w:w w:val="105"/>
        </w:rPr>
        <w:t>tràn</w:t>
      </w:r>
      <w:r>
        <w:rPr>
          <w:color w:val="001A1D"/>
          <w:spacing w:val="-5"/>
          <w:w w:val="105"/>
        </w:rPr>
        <w:t xml:space="preserve"> </w:t>
      </w:r>
      <w:r>
        <w:rPr>
          <w:color w:val="001A1D"/>
          <w:w w:val="105"/>
        </w:rPr>
        <w:t>bộ</w:t>
      </w:r>
      <w:r>
        <w:rPr>
          <w:color w:val="001A1D"/>
          <w:spacing w:val="-5"/>
          <w:w w:val="105"/>
        </w:rPr>
        <w:t xml:space="preserve"> </w:t>
      </w:r>
      <w:r>
        <w:rPr>
          <w:color w:val="001A1D"/>
          <w:w w:val="105"/>
        </w:rPr>
        <w:t>đệm</w:t>
      </w:r>
      <w:r>
        <w:rPr>
          <w:color w:val="001A1D"/>
          <w:spacing w:val="-5"/>
          <w:w w:val="105"/>
        </w:rPr>
        <w:t xml:space="preserve"> </w:t>
      </w:r>
      <w:r>
        <w:rPr>
          <w:color w:val="001A1D"/>
          <w:w w:val="105"/>
        </w:rPr>
        <w:t>trên</w:t>
      </w:r>
      <w:r>
        <w:rPr>
          <w:color w:val="001A1D"/>
          <w:spacing w:val="-5"/>
          <w:w w:val="105"/>
        </w:rPr>
        <w:t xml:space="preserve"> </w:t>
      </w:r>
      <w:r>
        <w:rPr>
          <w:color w:val="001A1D"/>
          <w:w w:val="105"/>
        </w:rPr>
        <w:t>stack</w:t>
      </w:r>
      <w:r>
        <w:rPr>
          <w:color w:val="001A1D"/>
          <w:spacing w:val="-5"/>
          <w:w w:val="105"/>
        </w:rPr>
        <w:t xml:space="preserve"> </w:t>
      </w:r>
      <w:r>
        <w:rPr>
          <w:color w:val="001A1D"/>
          <w:w w:val="105"/>
        </w:rPr>
        <w:t>thực</w:t>
      </w:r>
      <w:r>
        <w:rPr>
          <w:color w:val="001A1D"/>
          <w:spacing w:val="-5"/>
          <w:w w:val="105"/>
        </w:rPr>
        <w:t xml:space="preserve"> </w:t>
      </w:r>
      <w:r>
        <w:rPr>
          <w:color w:val="001A1D"/>
          <w:w w:val="105"/>
        </w:rPr>
        <w:t>hiện</w:t>
      </w:r>
      <w:r>
        <w:rPr>
          <w:color w:val="001A1D"/>
          <w:spacing w:val="-5"/>
          <w:w w:val="105"/>
        </w:rPr>
        <w:t xml:space="preserve"> </w:t>
      </w:r>
      <w:r>
        <w:rPr>
          <w:color w:val="001A1D"/>
          <w:w w:val="105"/>
        </w:rPr>
        <w:t>như</w:t>
      </w:r>
      <w:r>
        <w:rPr>
          <w:color w:val="001A1D"/>
          <w:spacing w:val="-5"/>
          <w:w w:val="105"/>
        </w:rPr>
        <w:t xml:space="preserve"> </w:t>
      </w:r>
      <w:r>
        <w:rPr>
          <w:color w:val="001A1D"/>
          <w:spacing w:val="-4"/>
          <w:w w:val="105"/>
        </w:rPr>
        <w:t>sau:</w:t>
      </w:r>
    </w:p>
    <w:p>
      <w:pPr>
        <w:pStyle w:val="4"/>
        <w:spacing w:before="123"/>
      </w:pPr>
    </w:p>
    <w:p>
      <w:pPr>
        <w:pStyle w:val="5"/>
        <w:numPr>
          <w:ilvl w:val="0"/>
          <w:numId w:val="10"/>
        </w:numPr>
        <w:tabs>
          <w:tab w:val="left" w:pos="1098"/>
        </w:tabs>
        <w:spacing w:before="0"/>
        <w:ind w:left="1098" w:hanging="294"/>
        <w:rPr>
          <w:sz w:val="16"/>
        </w:rPr>
      </w:pPr>
      <w:r>
        <w:drawing>
          <wp:anchor distT="0" distB="0" distL="0" distR="0" simplePos="0" relativeHeight="251869184" behindDoc="0" locked="0" layoutInCell="1" allowOverlap="1">
            <wp:simplePos x="0" y="0"/>
            <wp:positionH relativeFrom="page">
              <wp:posOffset>611505</wp:posOffset>
            </wp:positionH>
            <wp:positionV relativeFrom="paragraph">
              <wp:posOffset>17145</wp:posOffset>
            </wp:positionV>
            <wp:extent cx="92710" cy="92710"/>
            <wp:effectExtent l="0" t="0" r="0" b="0"/>
            <wp:wrapNone/>
            <wp:docPr id="768105817" name="Picture 768105817"/>
            <wp:cNvGraphicFramePr/>
            <a:graphic xmlns:a="http://schemas.openxmlformats.org/drawingml/2006/main">
              <a:graphicData uri="http://schemas.openxmlformats.org/drawingml/2006/picture">
                <pic:pic xmlns:pic="http://schemas.openxmlformats.org/drawingml/2006/picture">
                  <pic:nvPicPr>
                    <pic:cNvPr id="768105817" name="Picture 768105817"/>
                    <pic:cNvPicPr/>
                  </pic:nvPicPr>
                  <pic:blipFill>
                    <a:blip r:embed="rId26" cstate="print"/>
                    <a:stretch>
                      <a:fillRect/>
                    </a:stretch>
                  </pic:blipFill>
                  <pic:spPr>
                    <a:xfrm>
                      <a:off x="0" y="0"/>
                      <a:ext cx="92494" cy="92494"/>
                    </a:xfrm>
                    <a:prstGeom prst="rect">
                      <a:avLst/>
                    </a:prstGeom>
                  </pic:spPr>
                </pic:pic>
              </a:graphicData>
            </a:graphic>
          </wp:anchor>
        </w:drawing>
      </w:r>
      <w:r>
        <w:rPr>
          <w:color w:val="001A1D"/>
          <w:w w:val="105"/>
          <w:sz w:val="16"/>
        </w:rPr>
        <w:t>Kiểm</w:t>
      </w:r>
      <w:r>
        <w:rPr>
          <w:color w:val="001A1D"/>
          <w:spacing w:val="-4"/>
          <w:w w:val="105"/>
          <w:sz w:val="16"/>
        </w:rPr>
        <w:t xml:space="preserve"> </w:t>
      </w:r>
      <w:r>
        <w:rPr>
          <w:color w:val="001A1D"/>
          <w:w w:val="105"/>
          <w:sz w:val="16"/>
        </w:rPr>
        <w:t>tra</w:t>
      </w:r>
      <w:r>
        <w:rPr>
          <w:color w:val="001A1D"/>
          <w:spacing w:val="-4"/>
          <w:w w:val="105"/>
          <w:sz w:val="16"/>
        </w:rPr>
        <w:t xml:space="preserve"> </w:t>
      </w:r>
      <w:r>
        <w:rPr>
          <w:color w:val="001A1D"/>
          <w:w w:val="105"/>
          <w:sz w:val="16"/>
        </w:rPr>
        <w:t>chiều</w:t>
      </w:r>
      <w:r>
        <w:rPr>
          <w:color w:val="001A1D"/>
          <w:spacing w:val="-4"/>
          <w:w w:val="105"/>
          <w:sz w:val="16"/>
        </w:rPr>
        <w:t xml:space="preserve"> </w:t>
      </w:r>
      <w:r>
        <w:rPr>
          <w:color w:val="001A1D"/>
          <w:w w:val="105"/>
          <w:sz w:val="16"/>
        </w:rPr>
        <w:t>dài</w:t>
      </w:r>
      <w:r>
        <w:rPr>
          <w:color w:val="001A1D"/>
          <w:spacing w:val="-4"/>
          <w:w w:val="105"/>
          <w:sz w:val="16"/>
        </w:rPr>
        <w:t xml:space="preserve"> </w:t>
      </w:r>
      <w:r>
        <w:rPr>
          <w:color w:val="001A1D"/>
          <w:w w:val="105"/>
          <w:sz w:val="16"/>
        </w:rPr>
        <w:t>dữ</w:t>
      </w:r>
      <w:r>
        <w:rPr>
          <w:color w:val="001A1D"/>
          <w:spacing w:val="-4"/>
          <w:w w:val="105"/>
          <w:sz w:val="16"/>
        </w:rPr>
        <w:t xml:space="preserve"> </w:t>
      </w:r>
      <w:r>
        <w:rPr>
          <w:color w:val="001A1D"/>
          <w:w w:val="105"/>
          <w:sz w:val="16"/>
        </w:rPr>
        <w:t>liệu</w:t>
      </w:r>
      <w:r>
        <w:rPr>
          <w:color w:val="001A1D"/>
          <w:spacing w:val="-4"/>
          <w:w w:val="105"/>
          <w:sz w:val="16"/>
        </w:rPr>
        <w:t xml:space="preserve"> </w:t>
      </w:r>
      <w:r>
        <w:rPr>
          <w:color w:val="001A1D"/>
          <w:w w:val="105"/>
          <w:sz w:val="16"/>
        </w:rPr>
        <w:t>nhập</w:t>
      </w:r>
      <w:r>
        <w:rPr>
          <w:color w:val="001A1D"/>
          <w:spacing w:val="-4"/>
          <w:w w:val="105"/>
          <w:sz w:val="16"/>
        </w:rPr>
        <w:t xml:space="preserve"> </w:t>
      </w:r>
      <w:r>
        <w:rPr>
          <w:color w:val="001A1D"/>
          <w:w w:val="105"/>
          <w:sz w:val="16"/>
        </w:rPr>
        <w:t>trước</w:t>
      </w:r>
      <w:r>
        <w:rPr>
          <w:color w:val="001A1D"/>
          <w:spacing w:val="-4"/>
          <w:w w:val="105"/>
          <w:sz w:val="16"/>
        </w:rPr>
        <w:t xml:space="preserve"> </w:t>
      </w:r>
      <w:r>
        <w:rPr>
          <w:color w:val="001A1D"/>
          <w:w w:val="105"/>
          <w:sz w:val="16"/>
        </w:rPr>
        <w:t>khi</w:t>
      </w:r>
      <w:r>
        <w:rPr>
          <w:color w:val="001A1D"/>
          <w:spacing w:val="-4"/>
          <w:w w:val="105"/>
          <w:sz w:val="16"/>
        </w:rPr>
        <w:t xml:space="preserve"> </w:t>
      </w:r>
      <w:r>
        <w:rPr>
          <w:color w:val="001A1D"/>
          <w:w w:val="105"/>
          <w:sz w:val="16"/>
        </w:rPr>
        <w:t>thực</w:t>
      </w:r>
      <w:r>
        <w:rPr>
          <w:color w:val="001A1D"/>
          <w:spacing w:val="-4"/>
          <w:w w:val="105"/>
          <w:sz w:val="16"/>
        </w:rPr>
        <w:t xml:space="preserve"> </w:t>
      </w:r>
      <w:r>
        <w:rPr>
          <w:color w:val="001A1D"/>
          <w:w w:val="105"/>
          <w:sz w:val="16"/>
        </w:rPr>
        <w:t>hiện</w:t>
      </w:r>
      <w:r>
        <w:rPr>
          <w:color w:val="001A1D"/>
          <w:spacing w:val="-4"/>
          <w:w w:val="105"/>
          <w:sz w:val="16"/>
        </w:rPr>
        <w:t xml:space="preserve"> </w:t>
      </w:r>
      <w:r>
        <w:rPr>
          <w:color w:val="001A1D"/>
          <w:w w:val="105"/>
          <w:sz w:val="16"/>
        </w:rPr>
        <w:t>việc</w:t>
      </w:r>
      <w:r>
        <w:rPr>
          <w:color w:val="001A1D"/>
          <w:spacing w:val="-4"/>
          <w:w w:val="105"/>
          <w:sz w:val="16"/>
        </w:rPr>
        <w:t xml:space="preserve"> </w:t>
      </w:r>
      <w:r>
        <w:rPr>
          <w:color w:val="001A1D"/>
          <w:w w:val="105"/>
          <w:sz w:val="16"/>
        </w:rPr>
        <w:t>gán</w:t>
      </w:r>
      <w:r>
        <w:rPr>
          <w:color w:val="001A1D"/>
          <w:spacing w:val="-4"/>
          <w:w w:val="105"/>
          <w:sz w:val="16"/>
        </w:rPr>
        <w:t xml:space="preserve"> </w:t>
      </w:r>
      <w:r>
        <w:rPr>
          <w:color w:val="001A1D"/>
          <w:w w:val="105"/>
          <w:sz w:val="16"/>
        </w:rPr>
        <w:t>dữ</w:t>
      </w:r>
      <w:r>
        <w:rPr>
          <w:color w:val="001A1D"/>
          <w:spacing w:val="-4"/>
          <w:w w:val="105"/>
          <w:sz w:val="16"/>
        </w:rPr>
        <w:t xml:space="preserve"> liệu</w:t>
      </w:r>
    </w:p>
    <w:p>
      <w:pPr>
        <w:pStyle w:val="5"/>
        <w:numPr>
          <w:ilvl w:val="0"/>
          <w:numId w:val="10"/>
        </w:numPr>
        <w:tabs>
          <w:tab w:val="left" w:pos="1098"/>
          <w:tab w:val="left" w:pos="1100"/>
        </w:tabs>
        <w:spacing w:before="157" w:line="290" w:lineRule="auto"/>
        <w:ind w:right="860"/>
        <w:rPr>
          <w:sz w:val="16"/>
          <w:highlight w:val="green"/>
        </w:rPr>
      </w:pPr>
      <w:r>
        <w:rPr>
          <w:highlight w:val="green"/>
        </w:rPr>
        <w:drawing>
          <wp:anchor distT="0" distB="0" distL="0" distR="0" simplePos="0" relativeHeight="251870208"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1948019101" name="Picture 1948019101"/>
            <wp:cNvGraphicFramePr/>
            <a:graphic xmlns:a="http://schemas.openxmlformats.org/drawingml/2006/main">
              <a:graphicData uri="http://schemas.openxmlformats.org/drawingml/2006/picture">
                <pic:pic xmlns:pic="http://schemas.openxmlformats.org/drawingml/2006/picture">
                  <pic:nvPicPr>
                    <pic:cNvPr id="1948019101" name="Picture 1948019101"/>
                    <pic:cNvPicPr/>
                  </pic:nvPicPr>
                  <pic:blipFill>
                    <a:blip r:embed="rId27" cstate="print"/>
                    <a:stretch>
                      <a:fillRect/>
                    </a:stretch>
                  </pic:blipFill>
                  <pic:spPr>
                    <a:xfrm>
                      <a:off x="0" y="0"/>
                      <a:ext cx="92494" cy="92494"/>
                    </a:xfrm>
                    <a:prstGeom prst="rect">
                      <a:avLst/>
                    </a:prstGeom>
                  </pic:spPr>
                </pic:pic>
              </a:graphicData>
            </a:graphic>
          </wp:anchor>
        </w:drawing>
      </w:r>
      <w:r>
        <w:rPr>
          <w:color w:val="001A1D"/>
          <w:w w:val="105"/>
          <w:sz w:val="16"/>
          <w:highlight w:val="green"/>
        </w:rPr>
        <w:t>Sử</w:t>
      </w:r>
      <w:r>
        <w:rPr>
          <w:color w:val="001A1D"/>
          <w:spacing w:val="-5"/>
          <w:w w:val="105"/>
          <w:sz w:val="16"/>
          <w:highlight w:val="green"/>
        </w:rPr>
        <w:t xml:space="preserve"> </w:t>
      </w:r>
      <w:r>
        <w:rPr>
          <w:color w:val="001A1D"/>
          <w:w w:val="105"/>
          <w:sz w:val="16"/>
          <w:highlight w:val="green"/>
        </w:rPr>
        <w:t>dụng</w:t>
      </w:r>
      <w:r>
        <w:rPr>
          <w:color w:val="001A1D"/>
          <w:spacing w:val="-5"/>
          <w:w w:val="105"/>
          <w:sz w:val="16"/>
          <w:highlight w:val="green"/>
        </w:rPr>
        <w:t xml:space="preserve"> </w:t>
      </w:r>
      <w:r>
        <w:rPr>
          <w:color w:val="001A1D"/>
          <w:w w:val="105"/>
          <w:sz w:val="16"/>
          <w:highlight w:val="green"/>
        </w:rPr>
        <w:t>một</w:t>
      </w:r>
      <w:r>
        <w:rPr>
          <w:color w:val="001A1D"/>
          <w:spacing w:val="-5"/>
          <w:w w:val="105"/>
          <w:sz w:val="16"/>
          <w:highlight w:val="green"/>
        </w:rPr>
        <w:t xml:space="preserve"> </w:t>
      </w:r>
      <w:r>
        <w:rPr>
          <w:color w:val="001A1D"/>
          <w:w w:val="105"/>
          <w:sz w:val="16"/>
          <w:highlight w:val="green"/>
        </w:rPr>
        <w:t>vùng</w:t>
      </w:r>
      <w:r>
        <w:rPr>
          <w:color w:val="001A1D"/>
          <w:spacing w:val="-5"/>
          <w:w w:val="105"/>
          <w:sz w:val="16"/>
          <w:highlight w:val="green"/>
        </w:rPr>
        <w:t xml:space="preserve"> </w:t>
      </w:r>
      <w:r>
        <w:rPr>
          <w:color w:val="001A1D"/>
          <w:w w:val="105"/>
          <w:sz w:val="16"/>
          <w:highlight w:val="green"/>
        </w:rPr>
        <w:t>nhớ</w:t>
      </w:r>
      <w:r>
        <w:rPr>
          <w:color w:val="001A1D"/>
          <w:spacing w:val="-5"/>
          <w:w w:val="105"/>
          <w:sz w:val="16"/>
          <w:highlight w:val="green"/>
        </w:rPr>
        <w:t xml:space="preserve"> </w:t>
      </w:r>
      <w:r>
        <w:rPr>
          <w:color w:val="001A1D"/>
          <w:w w:val="105"/>
          <w:sz w:val="16"/>
          <w:highlight w:val="green"/>
        </w:rPr>
        <w:t>đệm</w:t>
      </w:r>
      <w:r>
        <w:rPr>
          <w:color w:val="001A1D"/>
          <w:spacing w:val="-5"/>
          <w:w w:val="105"/>
          <w:sz w:val="16"/>
          <w:highlight w:val="green"/>
        </w:rPr>
        <w:t xml:space="preserve"> </w:t>
      </w:r>
      <w:r>
        <w:rPr>
          <w:color w:val="001A1D"/>
          <w:w w:val="105"/>
          <w:sz w:val="16"/>
          <w:highlight w:val="green"/>
        </w:rPr>
        <w:t>an</w:t>
      </w:r>
      <w:r>
        <w:rPr>
          <w:color w:val="001A1D"/>
          <w:spacing w:val="-5"/>
          <w:w w:val="105"/>
          <w:sz w:val="16"/>
          <w:highlight w:val="green"/>
        </w:rPr>
        <w:t xml:space="preserve"> </w:t>
      </w:r>
      <w:r>
        <w:rPr>
          <w:color w:val="001A1D"/>
          <w:w w:val="105"/>
          <w:sz w:val="16"/>
          <w:highlight w:val="green"/>
        </w:rPr>
        <w:t>toàn</w:t>
      </w:r>
      <w:r>
        <w:rPr>
          <w:color w:val="001A1D"/>
          <w:spacing w:val="-5"/>
          <w:w w:val="105"/>
          <w:sz w:val="16"/>
          <w:highlight w:val="green"/>
        </w:rPr>
        <w:t xml:space="preserve"> </w:t>
      </w:r>
      <w:r>
        <w:rPr>
          <w:color w:val="001A1D"/>
          <w:w w:val="105"/>
          <w:sz w:val="16"/>
          <w:highlight w:val="green"/>
        </w:rPr>
        <w:t>giữa</w:t>
      </w:r>
      <w:r>
        <w:rPr>
          <w:color w:val="001A1D"/>
          <w:spacing w:val="-5"/>
          <w:w w:val="105"/>
          <w:sz w:val="16"/>
          <w:highlight w:val="green"/>
        </w:rPr>
        <w:t xml:space="preserve"> </w:t>
      </w:r>
      <w:r>
        <w:rPr>
          <w:color w:val="001A1D"/>
          <w:w w:val="105"/>
          <w:sz w:val="16"/>
          <w:highlight w:val="green"/>
        </w:rPr>
        <w:t>Return</w:t>
      </w:r>
      <w:r>
        <w:rPr>
          <w:color w:val="001A1D"/>
          <w:spacing w:val="-5"/>
          <w:w w:val="105"/>
          <w:sz w:val="16"/>
          <w:highlight w:val="green"/>
        </w:rPr>
        <w:t xml:space="preserve"> </w:t>
      </w:r>
      <w:r>
        <w:rPr>
          <w:color w:val="001A1D"/>
          <w:w w:val="105"/>
          <w:sz w:val="16"/>
          <w:highlight w:val="green"/>
        </w:rPr>
        <w:t>Address</w:t>
      </w:r>
      <w:r>
        <w:rPr>
          <w:color w:val="001A1D"/>
          <w:spacing w:val="-5"/>
          <w:w w:val="105"/>
          <w:sz w:val="16"/>
          <w:highlight w:val="green"/>
        </w:rPr>
        <w:t xml:space="preserve"> </w:t>
      </w:r>
      <w:r>
        <w:rPr>
          <w:color w:val="001A1D"/>
          <w:w w:val="105"/>
          <w:sz w:val="16"/>
          <w:highlight w:val="green"/>
        </w:rPr>
        <w:t>và</w:t>
      </w:r>
      <w:r>
        <w:rPr>
          <w:color w:val="001A1D"/>
          <w:spacing w:val="-5"/>
          <w:w w:val="105"/>
          <w:sz w:val="16"/>
          <w:highlight w:val="green"/>
        </w:rPr>
        <w:t xml:space="preserve"> </w:t>
      </w:r>
      <w:r>
        <w:rPr>
          <w:color w:val="001A1D"/>
          <w:w w:val="105"/>
          <w:sz w:val="16"/>
          <w:highlight w:val="green"/>
        </w:rPr>
        <w:t>Buffer.</w:t>
      </w:r>
      <w:r>
        <w:rPr>
          <w:color w:val="001A1D"/>
          <w:spacing w:val="-5"/>
          <w:w w:val="105"/>
          <w:sz w:val="16"/>
          <w:highlight w:val="green"/>
        </w:rPr>
        <w:t xml:space="preserve"> </w:t>
      </w:r>
      <w:r>
        <w:rPr>
          <w:color w:val="001A1D"/>
          <w:w w:val="105"/>
          <w:sz w:val="16"/>
          <w:highlight w:val="green"/>
        </w:rPr>
        <w:t>Sử</w:t>
      </w:r>
      <w:r>
        <w:rPr>
          <w:color w:val="001A1D"/>
          <w:spacing w:val="-5"/>
          <w:w w:val="105"/>
          <w:sz w:val="16"/>
          <w:highlight w:val="green"/>
        </w:rPr>
        <w:t xml:space="preserve"> </w:t>
      </w:r>
      <w:r>
        <w:rPr>
          <w:color w:val="001A1D"/>
          <w:w w:val="105"/>
          <w:sz w:val="16"/>
          <w:highlight w:val="green"/>
        </w:rPr>
        <w:t>dụng</w:t>
      </w:r>
      <w:r>
        <w:rPr>
          <w:color w:val="001A1D"/>
          <w:spacing w:val="-5"/>
          <w:w w:val="105"/>
          <w:sz w:val="16"/>
          <w:highlight w:val="green"/>
        </w:rPr>
        <w:t xml:space="preserve"> </w:t>
      </w:r>
      <w:r>
        <w:rPr>
          <w:color w:val="001A1D"/>
          <w:w w:val="105"/>
          <w:sz w:val="16"/>
          <w:highlight w:val="green"/>
        </w:rPr>
        <w:t>vùng</w:t>
      </w:r>
      <w:r>
        <w:rPr>
          <w:color w:val="001A1D"/>
          <w:spacing w:val="-5"/>
          <w:w w:val="105"/>
          <w:sz w:val="16"/>
          <w:highlight w:val="green"/>
        </w:rPr>
        <w:t xml:space="preserve"> </w:t>
      </w:r>
      <w:r>
        <w:rPr>
          <w:color w:val="001A1D"/>
          <w:w w:val="105"/>
          <w:sz w:val="16"/>
          <w:highlight w:val="green"/>
        </w:rPr>
        <w:t>nhớ</w:t>
      </w:r>
      <w:r>
        <w:rPr>
          <w:color w:val="001A1D"/>
          <w:spacing w:val="-5"/>
          <w:w w:val="105"/>
          <w:sz w:val="16"/>
          <w:highlight w:val="green"/>
        </w:rPr>
        <w:t xml:space="preserve"> </w:t>
      </w:r>
      <w:r>
        <w:rPr>
          <w:color w:val="001A1D"/>
          <w:w w:val="105"/>
          <w:sz w:val="16"/>
          <w:highlight w:val="green"/>
        </w:rPr>
        <w:t>đệm</w:t>
      </w:r>
      <w:r>
        <w:rPr>
          <w:color w:val="001A1D"/>
          <w:spacing w:val="-5"/>
          <w:w w:val="105"/>
          <w:sz w:val="16"/>
          <w:highlight w:val="green"/>
        </w:rPr>
        <w:t xml:space="preserve"> </w:t>
      </w:r>
      <w:r>
        <w:rPr>
          <w:color w:val="001A1D"/>
          <w:w w:val="105"/>
          <w:sz w:val="16"/>
          <w:highlight w:val="green"/>
        </w:rPr>
        <w:t>an</w:t>
      </w:r>
      <w:r>
        <w:rPr>
          <w:color w:val="001A1D"/>
          <w:spacing w:val="-5"/>
          <w:w w:val="105"/>
          <w:sz w:val="16"/>
          <w:highlight w:val="green"/>
        </w:rPr>
        <w:t xml:space="preserve"> </w:t>
      </w:r>
      <w:r>
        <w:rPr>
          <w:color w:val="001A1D"/>
          <w:w w:val="105"/>
          <w:sz w:val="16"/>
          <w:highlight w:val="green"/>
        </w:rPr>
        <w:t>toàn</w:t>
      </w:r>
      <w:r>
        <w:rPr>
          <w:color w:val="001A1D"/>
          <w:spacing w:val="-5"/>
          <w:w w:val="105"/>
          <w:sz w:val="16"/>
          <w:highlight w:val="green"/>
        </w:rPr>
        <w:t xml:space="preserve"> </w:t>
      </w:r>
      <w:r>
        <w:rPr>
          <w:color w:val="001A1D"/>
          <w:w w:val="105"/>
          <w:sz w:val="16"/>
          <w:highlight w:val="green"/>
        </w:rPr>
        <w:t>này</w:t>
      </w:r>
      <w:r>
        <w:rPr>
          <w:color w:val="001A1D"/>
          <w:spacing w:val="-5"/>
          <w:w w:val="105"/>
          <w:sz w:val="16"/>
          <w:highlight w:val="green"/>
        </w:rPr>
        <w:t xml:space="preserve"> </w:t>
      </w:r>
      <w:r>
        <w:rPr>
          <w:color w:val="001A1D"/>
          <w:w w:val="105"/>
          <w:sz w:val="16"/>
          <w:highlight w:val="green"/>
        </w:rPr>
        <w:t>để</w:t>
      </w:r>
      <w:r>
        <w:rPr>
          <w:color w:val="001A1D"/>
          <w:spacing w:val="-5"/>
          <w:w w:val="105"/>
          <w:sz w:val="16"/>
          <w:highlight w:val="green"/>
        </w:rPr>
        <w:t xml:space="preserve"> </w:t>
      </w:r>
      <w:r>
        <w:rPr>
          <w:color w:val="001A1D"/>
          <w:w w:val="105"/>
          <w:sz w:val="16"/>
          <w:highlight w:val="green"/>
        </w:rPr>
        <w:t>kiểm</w:t>
      </w:r>
      <w:r>
        <w:rPr>
          <w:color w:val="001A1D"/>
          <w:spacing w:val="-5"/>
          <w:w w:val="105"/>
          <w:sz w:val="16"/>
          <w:highlight w:val="green"/>
        </w:rPr>
        <w:t xml:space="preserve"> </w:t>
      </w:r>
      <w:r>
        <w:rPr>
          <w:color w:val="001A1D"/>
          <w:w w:val="105"/>
          <w:sz w:val="16"/>
          <w:highlight w:val="green"/>
        </w:rPr>
        <w:t>tra</w:t>
      </w:r>
      <w:r>
        <w:rPr>
          <w:color w:val="001A1D"/>
          <w:spacing w:val="-5"/>
          <w:w w:val="105"/>
          <w:sz w:val="16"/>
          <w:highlight w:val="green"/>
        </w:rPr>
        <w:t xml:space="preserve"> </w:t>
      </w:r>
      <w:r>
        <w:rPr>
          <w:color w:val="001A1D"/>
          <w:w w:val="105"/>
          <w:sz w:val="16"/>
          <w:highlight w:val="green"/>
        </w:rPr>
        <w:t>xem</w:t>
      </w:r>
      <w:r>
        <w:rPr>
          <w:color w:val="001A1D"/>
          <w:spacing w:val="-5"/>
          <w:w w:val="105"/>
          <w:sz w:val="16"/>
          <w:highlight w:val="green"/>
        </w:rPr>
        <w:t xml:space="preserve"> </w:t>
      </w:r>
      <w:r>
        <w:rPr>
          <w:color w:val="001A1D"/>
          <w:w w:val="105"/>
          <w:sz w:val="16"/>
          <w:highlight w:val="green"/>
        </w:rPr>
        <w:t>Return Address có bị sửa đổi hay không</w:t>
      </w:r>
    </w:p>
    <w:p>
      <w:pPr>
        <w:pStyle w:val="5"/>
        <w:numPr>
          <w:ilvl w:val="0"/>
          <w:numId w:val="10"/>
        </w:numPr>
        <w:tabs>
          <w:tab w:val="left" w:pos="1098"/>
        </w:tabs>
        <w:spacing w:before="113"/>
        <w:ind w:left="1098" w:hanging="294"/>
        <w:rPr>
          <w:sz w:val="16"/>
        </w:rPr>
      </w:pPr>
      <w:r>
        <w:drawing>
          <wp:anchor distT="0" distB="0" distL="0" distR="0" simplePos="0" relativeHeight="251871232" behindDoc="0" locked="0" layoutInCell="1" allowOverlap="1">
            <wp:simplePos x="0" y="0"/>
            <wp:positionH relativeFrom="page">
              <wp:posOffset>611505</wp:posOffset>
            </wp:positionH>
            <wp:positionV relativeFrom="paragraph">
              <wp:posOffset>95885</wp:posOffset>
            </wp:positionV>
            <wp:extent cx="92710" cy="92710"/>
            <wp:effectExtent l="0" t="0" r="0" b="0"/>
            <wp:wrapNone/>
            <wp:docPr id="269311849" name="Picture 269311849"/>
            <wp:cNvGraphicFramePr/>
            <a:graphic xmlns:a="http://schemas.openxmlformats.org/drawingml/2006/main">
              <a:graphicData uri="http://schemas.openxmlformats.org/drawingml/2006/picture">
                <pic:pic xmlns:pic="http://schemas.openxmlformats.org/drawingml/2006/picture">
                  <pic:nvPicPr>
                    <pic:cNvPr id="269311849" name="Picture 269311849"/>
                    <pic:cNvPicPr/>
                  </pic:nvPicPr>
                  <pic:blipFill>
                    <a:blip r:embed="rId23" cstate="print"/>
                    <a:stretch>
                      <a:fillRect/>
                    </a:stretch>
                  </pic:blipFill>
                  <pic:spPr>
                    <a:xfrm>
                      <a:off x="0" y="0"/>
                      <a:ext cx="92494" cy="92494"/>
                    </a:xfrm>
                    <a:prstGeom prst="rect">
                      <a:avLst/>
                    </a:prstGeom>
                  </pic:spPr>
                </pic:pic>
              </a:graphicData>
            </a:graphic>
          </wp:anchor>
        </w:drawing>
      </w:r>
      <w:r>
        <w:rPr>
          <w:color w:val="001A1D"/>
          <w:w w:val="105"/>
          <w:sz w:val="16"/>
        </w:rPr>
        <w:t>Lưu</w:t>
      </w:r>
      <w:r>
        <w:rPr>
          <w:color w:val="001A1D"/>
          <w:spacing w:val="-5"/>
          <w:w w:val="105"/>
          <w:sz w:val="16"/>
        </w:rPr>
        <w:t xml:space="preserve"> </w:t>
      </w:r>
      <w:r>
        <w:rPr>
          <w:color w:val="001A1D"/>
          <w:w w:val="105"/>
          <w:sz w:val="16"/>
        </w:rPr>
        <w:t>trữ</w:t>
      </w:r>
      <w:r>
        <w:rPr>
          <w:color w:val="001A1D"/>
          <w:spacing w:val="-4"/>
          <w:w w:val="105"/>
          <w:sz w:val="16"/>
        </w:rPr>
        <w:t xml:space="preserve"> </w:t>
      </w:r>
      <w:r>
        <w:rPr>
          <w:color w:val="001A1D"/>
          <w:w w:val="105"/>
          <w:sz w:val="16"/>
        </w:rPr>
        <w:t>giá</w:t>
      </w:r>
      <w:r>
        <w:rPr>
          <w:color w:val="001A1D"/>
          <w:spacing w:val="-4"/>
          <w:w w:val="105"/>
          <w:sz w:val="16"/>
        </w:rPr>
        <w:t xml:space="preserve"> </w:t>
      </w:r>
      <w:r>
        <w:rPr>
          <w:color w:val="001A1D"/>
          <w:w w:val="105"/>
          <w:sz w:val="16"/>
        </w:rPr>
        <w:t>trị</w:t>
      </w:r>
      <w:r>
        <w:rPr>
          <w:color w:val="001A1D"/>
          <w:spacing w:val="-4"/>
          <w:w w:val="105"/>
          <w:sz w:val="16"/>
        </w:rPr>
        <w:t xml:space="preserve"> </w:t>
      </w:r>
      <w:r>
        <w:rPr>
          <w:color w:val="001A1D"/>
          <w:w w:val="105"/>
          <w:sz w:val="16"/>
        </w:rPr>
        <w:t>Return</w:t>
      </w:r>
      <w:r>
        <w:rPr>
          <w:color w:val="001A1D"/>
          <w:spacing w:val="-4"/>
          <w:w w:val="105"/>
          <w:sz w:val="16"/>
        </w:rPr>
        <w:t xml:space="preserve"> </w:t>
      </w:r>
      <w:r>
        <w:rPr>
          <w:color w:val="001A1D"/>
          <w:w w:val="105"/>
          <w:sz w:val="16"/>
        </w:rPr>
        <w:t>Address</w:t>
      </w:r>
      <w:r>
        <w:rPr>
          <w:color w:val="001A1D"/>
          <w:spacing w:val="-4"/>
          <w:w w:val="105"/>
          <w:sz w:val="16"/>
        </w:rPr>
        <w:t xml:space="preserve"> </w:t>
      </w:r>
      <w:r>
        <w:rPr>
          <w:color w:val="001A1D"/>
          <w:w w:val="105"/>
          <w:sz w:val="16"/>
        </w:rPr>
        <w:t>ở</w:t>
      </w:r>
      <w:r>
        <w:rPr>
          <w:color w:val="001A1D"/>
          <w:spacing w:val="-4"/>
          <w:w w:val="105"/>
          <w:sz w:val="16"/>
        </w:rPr>
        <w:t xml:space="preserve"> </w:t>
      </w:r>
      <w:r>
        <w:rPr>
          <w:color w:val="001A1D"/>
          <w:w w:val="105"/>
          <w:sz w:val="16"/>
        </w:rPr>
        <w:t>một</w:t>
      </w:r>
      <w:r>
        <w:rPr>
          <w:color w:val="001A1D"/>
          <w:spacing w:val="-4"/>
          <w:w w:val="105"/>
          <w:sz w:val="16"/>
        </w:rPr>
        <w:t xml:space="preserve"> </w:t>
      </w:r>
      <w:r>
        <w:rPr>
          <w:color w:val="001A1D"/>
          <w:w w:val="105"/>
          <w:sz w:val="16"/>
        </w:rPr>
        <w:t>nơi</w:t>
      </w:r>
      <w:r>
        <w:rPr>
          <w:color w:val="001A1D"/>
          <w:spacing w:val="-5"/>
          <w:w w:val="105"/>
          <w:sz w:val="16"/>
        </w:rPr>
        <w:t xml:space="preserve"> </w:t>
      </w:r>
      <w:r>
        <w:rPr>
          <w:color w:val="001A1D"/>
          <w:w w:val="105"/>
          <w:sz w:val="16"/>
        </w:rPr>
        <w:t>khác</w:t>
      </w:r>
      <w:r>
        <w:rPr>
          <w:color w:val="001A1D"/>
          <w:spacing w:val="-4"/>
          <w:w w:val="105"/>
          <w:sz w:val="16"/>
        </w:rPr>
        <w:t xml:space="preserve"> </w:t>
      </w:r>
      <w:r>
        <w:rPr>
          <w:color w:val="001A1D"/>
          <w:w w:val="105"/>
          <w:sz w:val="16"/>
        </w:rPr>
        <w:t>và</w:t>
      </w:r>
      <w:r>
        <w:rPr>
          <w:color w:val="001A1D"/>
          <w:spacing w:val="-4"/>
          <w:w w:val="105"/>
          <w:sz w:val="16"/>
        </w:rPr>
        <w:t xml:space="preserve"> </w:t>
      </w:r>
      <w:r>
        <w:rPr>
          <w:color w:val="001A1D"/>
          <w:w w:val="105"/>
          <w:sz w:val="16"/>
        </w:rPr>
        <w:t>sử</w:t>
      </w:r>
      <w:r>
        <w:rPr>
          <w:color w:val="001A1D"/>
          <w:spacing w:val="-4"/>
          <w:w w:val="105"/>
          <w:sz w:val="16"/>
        </w:rPr>
        <w:t xml:space="preserve"> </w:t>
      </w:r>
      <w:r>
        <w:rPr>
          <w:color w:val="001A1D"/>
          <w:w w:val="105"/>
          <w:sz w:val="16"/>
        </w:rPr>
        <w:t>dụng</w:t>
      </w:r>
      <w:r>
        <w:rPr>
          <w:color w:val="001A1D"/>
          <w:spacing w:val="-4"/>
          <w:w w:val="105"/>
          <w:sz w:val="16"/>
        </w:rPr>
        <w:t xml:space="preserve"> </w:t>
      </w:r>
      <w:r>
        <w:rPr>
          <w:color w:val="001A1D"/>
          <w:w w:val="105"/>
          <w:sz w:val="16"/>
        </w:rPr>
        <w:t>nó</w:t>
      </w:r>
      <w:r>
        <w:rPr>
          <w:color w:val="001A1D"/>
          <w:spacing w:val="-4"/>
          <w:w w:val="105"/>
          <w:sz w:val="16"/>
        </w:rPr>
        <w:t xml:space="preserve"> </w:t>
      </w:r>
      <w:r>
        <w:rPr>
          <w:color w:val="001A1D"/>
          <w:w w:val="105"/>
          <w:sz w:val="16"/>
        </w:rPr>
        <w:t>để</w:t>
      </w:r>
      <w:r>
        <w:rPr>
          <w:color w:val="001A1D"/>
          <w:spacing w:val="-4"/>
          <w:w w:val="105"/>
          <w:sz w:val="16"/>
        </w:rPr>
        <w:t xml:space="preserve"> </w:t>
      </w:r>
      <w:r>
        <w:rPr>
          <w:color w:val="001A1D"/>
          <w:w w:val="105"/>
          <w:sz w:val="16"/>
        </w:rPr>
        <w:t>kiểm</w:t>
      </w:r>
      <w:r>
        <w:rPr>
          <w:color w:val="001A1D"/>
          <w:spacing w:val="-4"/>
          <w:w w:val="105"/>
          <w:sz w:val="16"/>
        </w:rPr>
        <w:t xml:space="preserve"> </w:t>
      </w:r>
      <w:r>
        <w:rPr>
          <w:color w:val="001A1D"/>
          <w:w w:val="105"/>
          <w:sz w:val="16"/>
        </w:rPr>
        <w:t>tra</w:t>
      </w:r>
      <w:r>
        <w:rPr>
          <w:color w:val="001A1D"/>
          <w:spacing w:val="-4"/>
          <w:w w:val="105"/>
          <w:sz w:val="16"/>
        </w:rPr>
        <w:t xml:space="preserve"> </w:t>
      </w:r>
      <w:r>
        <w:rPr>
          <w:color w:val="001A1D"/>
          <w:w w:val="105"/>
          <w:sz w:val="16"/>
        </w:rPr>
        <w:t>xem</w:t>
      </w:r>
      <w:r>
        <w:rPr>
          <w:color w:val="001A1D"/>
          <w:spacing w:val="-5"/>
          <w:w w:val="105"/>
          <w:sz w:val="16"/>
        </w:rPr>
        <w:t xml:space="preserve"> </w:t>
      </w:r>
      <w:r>
        <w:rPr>
          <w:color w:val="001A1D"/>
          <w:w w:val="105"/>
          <w:sz w:val="16"/>
        </w:rPr>
        <w:t>giá</w:t>
      </w:r>
      <w:r>
        <w:rPr>
          <w:color w:val="001A1D"/>
          <w:spacing w:val="-4"/>
          <w:w w:val="105"/>
          <w:sz w:val="16"/>
        </w:rPr>
        <w:t xml:space="preserve"> </w:t>
      </w:r>
      <w:r>
        <w:rPr>
          <w:color w:val="001A1D"/>
          <w:w w:val="105"/>
          <w:sz w:val="16"/>
        </w:rPr>
        <w:t>trị</w:t>
      </w:r>
      <w:r>
        <w:rPr>
          <w:color w:val="001A1D"/>
          <w:spacing w:val="-4"/>
          <w:w w:val="105"/>
          <w:sz w:val="16"/>
        </w:rPr>
        <w:t xml:space="preserve"> </w:t>
      </w:r>
      <w:r>
        <w:rPr>
          <w:color w:val="001A1D"/>
          <w:w w:val="105"/>
          <w:sz w:val="16"/>
        </w:rPr>
        <w:t>ở</w:t>
      </w:r>
      <w:r>
        <w:rPr>
          <w:color w:val="001A1D"/>
          <w:spacing w:val="-4"/>
          <w:w w:val="105"/>
          <w:sz w:val="16"/>
        </w:rPr>
        <w:t xml:space="preserve"> </w:t>
      </w:r>
      <w:r>
        <w:rPr>
          <w:color w:val="001A1D"/>
          <w:w w:val="105"/>
          <w:sz w:val="16"/>
        </w:rPr>
        <w:t>Return</w:t>
      </w:r>
      <w:r>
        <w:rPr>
          <w:color w:val="001A1D"/>
          <w:spacing w:val="-4"/>
          <w:w w:val="105"/>
          <w:sz w:val="16"/>
        </w:rPr>
        <w:t xml:space="preserve"> </w:t>
      </w:r>
      <w:r>
        <w:rPr>
          <w:color w:val="001A1D"/>
          <w:w w:val="105"/>
          <w:sz w:val="16"/>
        </w:rPr>
        <w:t>Address</w:t>
      </w:r>
      <w:r>
        <w:rPr>
          <w:color w:val="001A1D"/>
          <w:spacing w:val="-4"/>
          <w:w w:val="105"/>
          <w:sz w:val="16"/>
        </w:rPr>
        <w:t xml:space="preserve"> </w:t>
      </w:r>
      <w:r>
        <w:rPr>
          <w:color w:val="001A1D"/>
          <w:w w:val="105"/>
          <w:sz w:val="16"/>
        </w:rPr>
        <w:t>có</w:t>
      </w:r>
      <w:r>
        <w:rPr>
          <w:color w:val="001A1D"/>
          <w:spacing w:val="-4"/>
          <w:w w:val="105"/>
          <w:sz w:val="16"/>
        </w:rPr>
        <w:t xml:space="preserve"> </w:t>
      </w:r>
      <w:r>
        <w:rPr>
          <w:color w:val="001A1D"/>
          <w:w w:val="105"/>
          <w:sz w:val="16"/>
        </w:rPr>
        <w:t>bị</w:t>
      </w:r>
      <w:r>
        <w:rPr>
          <w:color w:val="001A1D"/>
          <w:spacing w:val="-4"/>
          <w:w w:val="105"/>
          <w:sz w:val="16"/>
        </w:rPr>
        <w:t xml:space="preserve"> </w:t>
      </w:r>
      <w:r>
        <w:rPr>
          <w:color w:val="001A1D"/>
          <w:w w:val="105"/>
          <w:sz w:val="16"/>
        </w:rPr>
        <w:t>sửa</w:t>
      </w:r>
      <w:r>
        <w:rPr>
          <w:color w:val="001A1D"/>
          <w:spacing w:val="-5"/>
          <w:w w:val="105"/>
          <w:sz w:val="16"/>
        </w:rPr>
        <w:t xml:space="preserve"> </w:t>
      </w:r>
      <w:r>
        <w:rPr>
          <w:color w:val="001A1D"/>
          <w:w w:val="105"/>
          <w:sz w:val="16"/>
        </w:rPr>
        <w:t>đổi</w:t>
      </w:r>
      <w:r>
        <w:rPr>
          <w:color w:val="001A1D"/>
          <w:spacing w:val="-4"/>
          <w:w w:val="105"/>
          <w:sz w:val="16"/>
        </w:rPr>
        <w:t xml:space="preserve"> </w:t>
      </w:r>
      <w:r>
        <w:rPr>
          <w:color w:val="001A1D"/>
          <w:w w:val="105"/>
          <w:sz w:val="16"/>
        </w:rPr>
        <w:t>hay</w:t>
      </w:r>
      <w:r>
        <w:rPr>
          <w:color w:val="001A1D"/>
          <w:spacing w:val="-4"/>
          <w:w w:val="105"/>
          <w:sz w:val="16"/>
        </w:rPr>
        <w:t xml:space="preserve"> </w:t>
      </w:r>
      <w:r>
        <w:rPr>
          <w:color w:val="001A1D"/>
          <w:spacing w:val="-2"/>
          <w:w w:val="105"/>
          <w:sz w:val="16"/>
        </w:rPr>
        <w:t>không</w:t>
      </w:r>
    </w:p>
    <w:p>
      <w:pPr>
        <w:pStyle w:val="5"/>
        <w:numPr>
          <w:ilvl w:val="0"/>
          <w:numId w:val="10"/>
        </w:numPr>
        <w:tabs>
          <w:tab w:val="left" w:pos="1098"/>
        </w:tabs>
        <w:ind w:left="1098" w:hanging="294"/>
        <w:rPr>
          <w:sz w:val="16"/>
        </w:rPr>
      </w:pPr>
      <w:r>
        <w:drawing>
          <wp:anchor distT="0" distB="0" distL="0" distR="0" simplePos="0" relativeHeight="251872256"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285069125" name="Picture 285069125"/>
            <wp:cNvGraphicFramePr/>
            <a:graphic xmlns:a="http://schemas.openxmlformats.org/drawingml/2006/main">
              <a:graphicData uri="http://schemas.openxmlformats.org/drawingml/2006/picture">
                <pic:pic xmlns:pic="http://schemas.openxmlformats.org/drawingml/2006/picture">
                  <pic:nvPicPr>
                    <pic:cNvPr id="285069125" name="Picture 285069125"/>
                    <pic:cNvPicPr/>
                  </pic:nvPicPr>
                  <pic:blipFill>
                    <a:blip r:embed="rId28" cstate="print"/>
                    <a:stretch>
                      <a:fillRect/>
                    </a:stretch>
                  </pic:blipFill>
                  <pic:spPr>
                    <a:xfrm>
                      <a:off x="0" y="0"/>
                      <a:ext cx="92494" cy="92494"/>
                    </a:xfrm>
                    <a:prstGeom prst="rect">
                      <a:avLst/>
                    </a:prstGeom>
                  </pic:spPr>
                </pic:pic>
              </a:graphicData>
            </a:graphic>
          </wp:anchor>
        </w:drawing>
      </w:r>
      <w:r>
        <w:rPr>
          <w:color w:val="001A1D"/>
          <w:w w:val="105"/>
          <w:sz w:val="16"/>
        </w:rPr>
        <w:t>Kiểm</w:t>
      </w:r>
      <w:r>
        <w:rPr>
          <w:color w:val="001A1D"/>
          <w:spacing w:val="-5"/>
          <w:w w:val="105"/>
          <w:sz w:val="16"/>
        </w:rPr>
        <w:t xml:space="preserve"> </w:t>
      </w:r>
      <w:r>
        <w:rPr>
          <w:color w:val="001A1D"/>
          <w:w w:val="105"/>
          <w:sz w:val="16"/>
        </w:rPr>
        <w:t>tra</w:t>
      </w:r>
      <w:r>
        <w:rPr>
          <w:color w:val="001A1D"/>
          <w:spacing w:val="-4"/>
          <w:w w:val="105"/>
          <w:sz w:val="16"/>
        </w:rPr>
        <w:t xml:space="preserve"> </w:t>
      </w:r>
      <w:r>
        <w:rPr>
          <w:color w:val="001A1D"/>
          <w:w w:val="105"/>
          <w:sz w:val="16"/>
        </w:rPr>
        <w:t>giá</w:t>
      </w:r>
      <w:r>
        <w:rPr>
          <w:color w:val="001A1D"/>
          <w:spacing w:val="-5"/>
          <w:w w:val="105"/>
          <w:sz w:val="16"/>
        </w:rPr>
        <w:t xml:space="preserve"> </w:t>
      </w:r>
      <w:r>
        <w:rPr>
          <w:color w:val="001A1D"/>
          <w:w w:val="105"/>
          <w:sz w:val="16"/>
        </w:rPr>
        <w:t>trị</w:t>
      </w:r>
      <w:r>
        <w:rPr>
          <w:color w:val="001A1D"/>
          <w:spacing w:val="-4"/>
          <w:w w:val="105"/>
          <w:sz w:val="16"/>
        </w:rPr>
        <w:t xml:space="preserve"> </w:t>
      </w:r>
      <w:r>
        <w:rPr>
          <w:color w:val="001A1D"/>
          <w:w w:val="105"/>
          <w:sz w:val="16"/>
        </w:rPr>
        <w:t>Return</w:t>
      </w:r>
      <w:r>
        <w:rPr>
          <w:color w:val="001A1D"/>
          <w:spacing w:val="-4"/>
          <w:w w:val="105"/>
          <w:sz w:val="16"/>
        </w:rPr>
        <w:t xml:space="preserve"> </w:t>
      </w:r>
      <w:r>
        <w:rPr>
          <w:color w:val="001A1D"/>
          <w:w w:val="105"/>
          <w:sz w:val="16"/>
        </w:rPr>
        <w:t>Address</w:t>
      </w:r>
      <w:r>
        <w:rPr>
          <w:color w:val="001A1D"/>
          <w:spacing w:val="-5"/>
          <w:w w:val="105"/>
          <w:sz w:val="16"/>
        </w:rPr>
        <w:t xml:space="preserve"> </w:t>
      </w:r>
      <w:r>
        <w:rPr>
          <w:color w:val="001A1D"/>
          <w:w w:val="105"/>
          <w:sz w:val="16"/>
        </w:rPr>
        <w:t>có</w:t>
      </w:r>
      <w:r>
        <w:rPr>
          <w:color w:val="001A1D"/>
          <w:spacing w:val="-4"/>
          <w:w w:val="105"/>
          <w:sz w:val="16"/>
        </w:rPr>
        <w:t xml:space="preserve"> </w:t>
      </w:r>
      <w:r>
        <w:rPr>
          <w:color w:val="001A1D"/>
          <w:w w:val="105"/>
          <w:sz w:val="16"/>
        </w:rPr>
        <w:t>bị</w:t>
      </w:r>
      <w:r>
        <w:rPr>
          <w:color w:val="001A1D"/>
          <w:spacing w:val="-4"/>
          <w:w w:val="105"/>
          <w:sz w:val="16"/>
        </w:rPr>
        <w:t xml:space="preserve"> </w:t>
      </w:r>
      <w:r>
        <w:rPr>
          <w:color w:val="001A1D"/>
          <w:w w:val="105"/>
          <w:sz w:val="16"/>
        </w:rPr>
        <w:t>sửa</w:t>
      </w:r>
      <w:r>
        <w:rPr>
          <w:color w:val="001A1D"/>
          <w:spacing w:val="-5"/>
          <w:w w:val="105"/>
          <w:sz w:val="16"/>
        </w:rPr>
        <w:t xml:space="preserve"> </w:t>
      </w:r>
      <w:r>
        <w:rPr>
          <w:color w:val="001A1D"/>
          <w:w w:val="105"/>
          <w:sz w:val="16"/>
        </w:rPr>
        <w:t>đổi</w:t>
      </w:r>
      <w:r>
        <w:rPr>
          <w:color w:val="001A1D"/>
          <w:spacing w:val="-4"/>
          <w:w w:val="105"/>
          <w:sz w:val="16"/>
        </w:rPr>
        <w:t xml:space="preserve"> </w:t>
      </w:r>
      <w:r>
        <w:rPr>
          <w:color w:val="001A1D"/>
          <w:w w:val="105"/>
          <w:sz w:val="16"/>
        </w:rPr>
        <w:t>hay</w:t>
      </w:r>
      <w:r>
        <w:rPr>
          <w:color w:val="001A1D"/>
          <w:spacing w:val="-4"/>
          <w:w w:val="105"/>
          <w:sz w:val="16"/>
        </w:rPr>
        <w:t xml:space="preserve"> </w:t>
      </w:r>
      <w:r>
        <w:rPr>
          <w:color w:val="001A1D"/>
          <w:spacing w:val="-2"/>
          <w:w w:val="105"/>
          <w:sz w:val="16"/>
        </w:rPr>
        <w:t>không</w:t>
      </w:r>
    </w:p>
    <w:p>
      <w:pPr>
        <w:pStyle w:val="4"/>
      </w:pPr>
    </w:p>
    <w:p>
      <w:pPr>
        <w:pStyle w:val="4"/>
        <w:spacing w:before="139"/>
      </w:pPr>
    </w:p>
    <w:p>
      <w:pPr>
        <w:pStyle w:val="4"/>
        <w:spacing w:line="320" w:lineRule="atLeast"/>
        <w:ind w:left="468" w:right="9125"/>
      </w:pPr>
      <w:r>
        <w:rPr>
          <w:color w:val="8E662E"/>
          <w:w w:val="105"/>
        </w:rPr>
        <w:t>Your</w:t>
      </w:r>
      <w:r>
        <w:rPr>
          <w:color w:val="8E662E"/>
          <w:spacing w:val="-12"/>
          <w:w w:val="105"/>
        </w:rPr>
        <w:t xml:space="preserve"> </w:t>
      </w:r>
      <w:r>
        <w:rPr>
          <w:color w:val="8E662E"/>
          <w:w w:val="105"/>
        </w:rPr>
        <w:t>answer</w:t>
      </w:r>
      <w:r>
        <w:rPr>
          <w:color w:val="8E662E"/>
          <w:spacing w:val="-11"/>
          <w:w w:val="105"/>
        </w:rPr>
        <w:t xml:space="preserve"> </w:t>
      </w:r>
      <w:r>
        <w:rPr>
          <w:color w:val="8E662E"/>
          <w:w w:val="105"/>
        </w:rPr>
        <w:t>is</w:t>
      </w:r>
      <w:r>
        <w:rPr>
          <w:color w:val="8E662E"/>
          <w:spacing w:val="-12"/>
          <w:w w:val="105"/>
        </w:rPr>
        <w:t xml:space="preserve"> </w:t>
      </w:r>
      <w:r>
        <w:rPr>
          <w:color w:val="8E662E"/>
          <w:w w:val="105"/>
        </w:rPr>
        <w:t>incorrect. The correct answer is:</w:t>
      </w:r>
    </w:p>
    <w:p>
      <w:pPr>
        <w:pStyle w:val="4"/>
        <w:spacing w:before="50" w:line="278" w:lineRule="auto"/>
        <w:ind w:left="468" w:right="352"/>
      </w:pPr>
      <w:r>
        <w:rPr>
          <w:color w:val="8E662E"/>
          <w:w w:val="105"/>
        </w:rPr>
        <w:t>Sử</w:t>
      </w:r>
      <w:r>
        <w:rPr>
          <w:color w:val="8E662E"/>
          <w:spacing w:val="-5"/>
          <w:w w:val="105"/>
        </w:rPr>
        <w:t xml:space="preserve"> </w:t>
      </w:r>
      <w:r>
        <w:rPr>
          <w:color w:val="8E662E"/>
          <w:w w:val="105"/>
        </w:rPr>
        <w:t>dụng</w:t>
      </w:r>
      <w:r>
        <w:rPr>
          <w:color w:val="8E662E"/>
          <w:spacing w:val="-5"/>
          <w:w w:val="105"/>
        </w:rPr>
        <w:t xml:space="preserve"> </w:t>
      </w:r>
      <w:r>
        <w:rPr>
          <w:color w:val="8E662E"/>
          <w:w w:val="105"/>
        </w:rPr>
        <w:t>một</w:t>
      </w:r>
      <w:r>
        <w:rPr>
          <w:color w:val="8E662E"/>
          <w:spacing w:val="-5"/>
          <w:w w:val="105"/>
        </w:rPr>
        <w:t xml:space="preserve"> </w:t>
      </w:r>
      <w:r>
        <w:rPr>
          <w:color w:val="8E662E"/>
          <w:w w:val="105"/>
        </w:rPr>
        <w:t>vùng</w:t>
      </w:r>
      <w:r>
        <w:rPr>
          <w:color w:val="8E662E"/>
          <w:spacing w:val="-5"/>
          <w:w w:val="105"/>
        </w:rPr>
        <w:t xml:space="preserve"> </w:t>
      </w:r>
      <w:r>
        <w:rPr>
          <w:color w:val="8E662E"/>
          <w:w w:val="105"/>
        </w:rPr>
        <w:t>nhớ</w:t>
      </w:r>
      <w:r>
        <w:rPr>
          <w:color w:val="8E662E"/>
          <w:spacing w:val="-5"/>
          <w:w w:val="105"/>
        </w:rPr>
        <w:t xml:space="preserve"> </w:t>
      </w:r>
      <w:r>
        <w:rPr>
          <w:color w:val="8E662E"/>
          <w:w w:val="105"/>
        </w:rPr>
        <w:t>đệm</w:t>
      </w:r>
      <w:r>
        <w:rPr>
          <w:color w:val="8E662E"/>
          <w:spacing w:val="-5"/>
          <w:w w:val="105"/>
        </w:rPr>
        <w:t xml:space="preserve"> </w:t>
      </w:r>
      <w:r>
        <w:rPr>
          <w:color w:val="8E662E"/>
          <w:w w:val="105"/>
        </w:rPr>
        <w:t>an</w:t>
      </w:r>
      <w:r>
        <w:rPr>
          <w:color w:val="8E662E"/>
          <w:spacing w:val="-5"/>
          <w:w w:val="105"/>
        </w:rPr>
        <w:t xml:space="preserve"> </w:t>
      </w:r>
      <w:r>
        <w:rPr>
          <w:color w:val="8E662E"/>
          <w:w w:val="105"/>
        </w:rPr>
        <w:t>toàn</w:t>
      </w:r>
      <w:r>
        <w:rPr>
          <w:color w:val="8E662E"/>
          <w:spacing w:val="-5"/>
          <w:w w:val="105"/>
        </w:rPr>
        <w:t xml:space="preserve"> </w:t>
      </w:r>
      <w:r>
        <w:rPr>
          <w:color w:val="8E662E"/>
          <w:w w:val="105"/>
        </w:rPr>
        <w:t>giữa</w:t>
      </w:r>
      <w:r>
        <w:rPr>
          <w:color w:val="8E662E"/>
          <w:spacing w:val="-5"/>
          <w:w w:val="105"/>
        </w:rPr>
        <w:t xml:space="preserve"> </w:t>
      </w:r>
      <w:r>
        <w:rPr>
          <w:color w:val="8E662E"/>
          <w:w w:val="105"/>
        </w:rPr>
        <w:t>Return</w:t>
      </w:r>
      <w:r>
        <w:rPr>
          <w:color w:val="8E662E"/>
          <w:spacing w:val="-5"/>
          <w:w w:val="105"/>
        </w:rPr>
        <w:t xml:space="preserve"> </w:t>
      </w:r>
      <w:r>
        <w:rPr>
          <w:color w:val="8E662E"/>
          <w:w w:val="105"/>
        </w:rPr>
        <w:t>Address</w:t>
      </w:r>
      <w:r>
        <w:rPr>
          <w:color w:val="8E662E"/>
          <w:spacing w:val="-5"/>
          <w:w w:val="105"/>
        </w:rPr>
        <w:t xml:space="preserve"> </w:t>
      </w:r>
      <w:r>
        <w:rPr>
          <w:color w:val="8E662E"/>
          <w:w w:val="105"/>
        </w:rPr>
        <w:t>và</w:t>
      </w:r>
      <w:r>
        <w:rPr>
          <w:color w:val="8E662E"/>
          <w:spacing w:val="-5"/>
          <w:w w:val="105"/>
        </w:rPr>
        <w:t xml:space="preserve"> </w:t>
      </w:r>
      <w:r>
        <w:rPr>
          <w:color w:val="8E662E"/>
          <w:w w:val="105"/>
        </w:rPr>
        <w:t>Buffer.</w:t>
      </w:r>
      <w:r>
        <w:rPr>
          <w:color w:val="8E662E"/>
          <w:spacing w:val="-5"/>
          <w:w w:val="105"/>
        </w:rPr>
        <w:t xml:space="preserve"> </w:t>
      </w:r>
      <w:r>
        <w:rPr>
          <w:color w:val="8E662E"/>
          <w:w w:val="105"/>
        </w:rPr>
        <w:t>Sử</w:t>
      </w:r>
      <w:r>
        <w:rPr>
          <w:color w:val="8E662E"/>
          <w:spacing w:val="-5"/>
          <w:w w:val="105"/>
        </w:rPr>
        <w:t xml:space="preserve"> </w:t>
      </w:r>
      <w:r>
        <w:rPr>
          <w:color w:val="8E662E"/>
          <w:w w:val="105"/>
        </w:rPr>
        <w:t>dụng</w:t>
      </w:r>
      <w:r>
        <w:rPr>
          <w:color w:val="8E662E"/>
          <w:spacing w:val="-5"/>
          <w:w w:val="105"/>
        </w:rPr>
        <w:t xml:space="preserve"> </w:t>
      </w:r>
      <w:r>
        <w:rPr>
          <w:color w:val="8E662E"/>
          <w:w w:val="105"/>
        </w:rPr>
        <w:t>vùng</w:t>
      </w:r>
      <w:r>
        <w:rPr>
          <w:color w:val="8E662E"/>
          <w:spacing w:val="-5"/>
          <w:w w:val="105"/>
        </w:rPr>
        <w:t xml:space="preserve"> </w:t>
      </w:r>
      <w:r>
        <w:rPr>
          <w:color w:val="8E662E"/>
          <w:w w:val="105"/>
        </w:rPr>
        <w:t>nhớ</w:t>
      </w:r>
      <w:r>
        <w:rPr>
          <w:color w:val="8E662E"/>
          <w:spacing w:val="-5"/>
          <w:w w:val="105"/>
        </w:rPr>
        <w:t xml:space="preserve"> </w:t>
      </w:r>
      <w:r>
        <w:rPr>
          <w:color w:val="8E662E"/>
          <w:w w:val="105"/>
        </w:rPr>
        <w:t>đệm</w:t>
      </w:r>
      <w:r>
        <w:rPr>
          <w:color w:val="8E662E"/>
          <w:spacing w:val="-5"/>
          <w:w w:val="105"/>
        </w:rPr>
        <w:t xml:space="preserve"> </w:t>
      </w:r>
      <w:r>
        <w:rPr>
          <w:color w:val="8E662E"/>
          <w:w w:val="105"/>
        </w:rPr>
        <w:t>an</w:t>
      </w:r>
      <w:r>
        <w:rPr>
          <w:color w:val="8E662E"/>
          <w:spacing w:val="-5"/>
          <w:w w:val="105"/>
        </w:rPr>
        <w:t xml:space="preserve"> </w:t>
      </w:r>
      <w:r>
        <w:rPr>
          <w:color w:val="8E662E"/>
          <w:w w:val="105"/>
        </w:rPr>
        <w:t>toàn</w:t>
      </w:r>
      <w:r>
        <w:rPr>
          <w:color w:val="8E662E"/>
          <w:spacing w:val="-5"/>
          <w:w w:val="105"/>
        </w:rPr>
        <w:t xml:space="preserve"> </w:t>
      </w:r>
      <w:r>
        <w:rPr>
          <w:color w:val="8E662E"/>
          <w:w w:val="105"/>
        </w:rPr>
        <w:t>này</w:t>
      </w:r>
      <w:r>
        <w:rPr>
          <w:color w:val="8E662E"/>
          <w:spacing w:val="-5"/>
          <w:w w:val="105"/>
        </w:rPr>
        <w:t xml:space="preserve"> </w:t>
      </w:r>
      <w:r>
        <w:rPr>
          <w:color w:val="8E662E"/>
          <w:w w:val="105"/>
        </w:rPr>
        <w:t>để</w:t>
      </w:r>
      <w:r>
        <w:rPr>
          <w:color w:val="8E662E"/>
          <w:spacing w:val="-5"/>
          <w:w w:val="105"/>
        </w:rPr>
        <w:t xml:space="preserve"> </w:t>
      </w:r>
      <w:r>
        <w:rPr>
          <w:color w:val="8E662E"/>
          <w:w w:val="105"/>
        </w:rPr>
        <w:t>kiểm</w:t>
      </w:r>
      <w:r>
        <w:rPr>
          <w:color w:val="8E662E"/>
          <w:spacing w:val="-5"/>
          <w:w w:val="105"/>
        </w:rPr>
        <w:t xml:space="preserve"> </w:t>
      </w:r>
      <w:r>
        <w:rPr>
          <w:color w:val="8E662E"/>
          <w:w w:val="105"/>
        </w:rPr>
        <w:t>tra</w:t>
      </w:r>
      <w:r>
        <w:rPr>
          <w:color w:val="8E662E"/>
          <w:spacing w:val="-5"/>
          <w:w w:val="105"/>
        </w:rPr>
        <w:t xml:space="preserve"> </w:t>
      </w:r>
      <w:r>
        <w:rPr>
          <w:color w:val="8E662E"/>
          <w:w w:val="105"/>
        </w:rPr>
        <w:t>xem</w:t>
      </w:r>
      <w:r>
        <w:rPr>
          <w:color w:val="8E662E"/>
          <w:spacing w:val="-5"/>
          <w:w w:val="105"/>
        </w:rPr>
        <w:t xml:space="preserve"> </w:t>
      </w:r>
      <w:r>
        <w:rPr>
          <w:color w:val="8E662E"/>
          <w:w w:val="105"/>
        </w:rPr>
        <w:t>Return</w:t>
      </w:r>
      <w:r>
        <w:rPr>
          <w:color w:val="8E662E"/>
          <w:spacing w:val="-5"/>
          <w:w w:val="105"/>
        </w:rPr>
        <w:t xml:space="preserve"> </w:t>
      </w:r>
      <w:r>
        <w:rPr>
          <w:color w:val="8E662E"/>
          <w:w w:val="105"/>
        </w:rPr>
        <w:t>Address</w:t>
      </w:r>
      <w:r>
        <w:rPr>
          <w:color w:val="8E662E"/>
          <w:spacing w:val="-5"/>
          <w:w w:val="105"/>
        </w:rPr>
        <w:t xml:space="preserve"> </w:t>
      </w:r>
      <w:r>
        <w:rPr>
          <w:color w:val="8E662E"/>
          <w:w w:val="105"/>
        </w:rPr>
        <w:t>có</w:t>
      </w:r>
      <w:r>
        <w:rPr>
          <w:color w:val="8E662E"/>
          <w:spacing w:val="-5"/>
          <w:w w:val="105"/>
        </w:rPr>
        <w:t xml:space="preserve"> </w:t>
      </w:r>
      <w:r>
        <w:rPr>
          <w:color w:val="8E662E"/>
          <w:w w:val="105"/>
        </w:rPr>
        <w:t>bị sửa đổi hay không</w:t>
      </w:r>
    </w:p>
    <w:p>
      <w:pPr>
        <w:spacing w:line="278" w:lineRule="auto"/>
        <w:sectPr>
          <w:pgSz w:w="12240" w:h="15840"/>
          <w:pgMar w:top="220" w:right="460" w:bottom="440" w:left="400" w:header="0" w:footer="260" w:gutter="0"/>
          <w:cols w:space="720" w:num="1"/>
        </w:sectPr>
      </w:pPr>
    </w:p>
    <w:p>
      <w:pPr>
        <w:pStyle w:val="4"/>
        <w:tabs>
          <w:tab w:val="left" w:pos="4725"/>
        </w:tabs>
        <w:spacing w:before="65"/>
        <w:ind w:left="110"/>
        <w:rPr>
          <w:rFonts w:ascii="Arial MT"/>
        </w:rPr>
      </w:pPr>
      <w:r>
        <w:rPr>
          <w:rFonts w:ascii="Arial MT"/>
        </w:rPr>
        <w:t>11/16/23,</w:t>
      </w:r>
      <w:r>
        <w:rPr>
          <w:rFonts w:ascii="Arial MT"/>
          <w:spacing w:val="-7"/>
        </w:rPr>
        <w:t xml:space="preserve"> </w:t>
      </w:r>
      <w:r>
        <w:rPr>
          <w:rFonts w:ascii="Arial MT"/>
        </w:rPr>
        <w:t>3:09</w:t>
      </w:r>
      <w:r>
        <w:rPr>
          <w:rFonts w:ascii="Arial MT"/>
          <w:spacing w:val="-7"/>
        </w:rPr>
        <w:t xml:space="preserve"> </w:t>
      </w:r>
      <w:r>
        <w:rPr>
          <w:rFonts w:ascii="Arial MT"/>
          <w:spacing w:val="-5"/>
        </w:rPr>
        <w:t>PM</w:t>
      </w:r>
      <w:r>
        <w:rPr>
          <w:rFonts w:ascii="Arial MT"/>
        </w:rPr>
        <w:tab/>
      </w:r>
      <w:r>
        <w:rPr>
          <w:rFonts w:ascii="Arial MT"/>
        </w:rPr>
        <w:t>Kiem</w:t>
      </w:r>
      <w:r>
        <w:rPr>
          <w:rFonts w:ascii="Arial MT"/>
          <w:spacing w:val="-3"/>
        </w:rPr>
        <w:t xml:space="preserve"> </w:t>
      </w:r>
      <w:r>
        <w:rPr>
          <w:rFonts w:ascii="Arial MT"/>
        </w:rPr>
        <w:t>tra</w:t>
      </w:r>
      <w:r>
        <w:rPr>
          <w:rFonts w:ascii="Arial MT"/>
          <w:spacing w:val="-1"/>
        </w:rPr>
        <w:t xml:space="preserve"> </w:t>
      </w:r>
      <w:r>
        <w:rPr>
          <w:rFonts w:ascii="Arial MT"/>
        </w:rPr>
        <w:t>cuoi</w:t>
      </w:r>
      <w:r>
        <w:rPr>
          <w:rFonts w:ascii="Arial MT"/>
          <w:spacing w:val="-1"/>
        </w:rPr>
        <w:t xml:space="preserve"> </w:t>
      </w:r>
      <w:r>
        <w:rPr>
          <w:rFonts w:ascii="Arial MT"/>
        </w:rPr>
        <w:t>ki</w:t>
      </w:r>
      <w:r>
        <w:rPr>
          <w:rFonts w:ascii="Arial MT"/>
          <w:spacing w:val="-1"/>
        </w:rPr>
        <w:t xml:space="preserve"> </w:t>
      </w:r>
      <w:r>
        <w:rPr>
          <w:rFonts w:ascii="Arial MT"/>
        </w:rPr>
        <w:t>2:</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(page</w:t>
      </w:r>
      <w:r>
        <w:rPr>
          <w:rFonts w:ascii="Arial MT"/>
          <w:spacing w:val="-1"/>
        </w:rPr>
        <w:t xml:space="preserve"> </w:t>
      </w:r>
      <w:r>
        <w:rPr>
          <w:rFonts w:ascii="Arial MT"/>
        </w:rPr>
        <w:t>1</w:t>
      </w:r>
      <w:r>
        <w:rPr>
          <w:rFonts w:ascii="Arial MT"/>
          <w:spacing w:val="-1"/>
        </w:rPr>
        <w:t xml:space="preserve"> </w:t>
      </w:r>
      <w:r>
        <w:rPr>
          <w:rFonts w:ascii="Arial MT"/>
        </w:rPr>
        <w:t>of</w:t>
      </w:r>
      <w:r>
        <w:rPr>
          <w:rFonts w:ascii="Arial MT"/>
          <w:spacing w:val="-1"/>
        </w:rPr>
        <w:t xml:space="preserve"> </w:t>
      </w:r>
      <w:r>
        <w:rPr>
          <w:rFonts w:ascii="Arial MT"/>
        </w:rPr>
        <w:t>20)</w:t>
      </w:r>
      <w:r>
        <w:rPr>
          <w:rFonts w:ascii="Arial MT"/>
          <w:spacing w:val="-1"/>
        </w:rPr>
        <w:t xml:space="preserve"> </w:t>
      </w:r>
      <w:r>
        <w:rPr>
          <w:rFonts w:ascii="Arial MT"/>
        </w:rPr>
        <w:t>|</w:t>
      </w:r>
      <w:r>
        <w:rPr>
          <w:rFonts w:ascii="Arial MT"/>
          <w:spacing w:val="-1"/>
        </w:rPr>
        <w:t xml:space="preserve"> </w:t>
      </w:r>
      <w:r>
        <w:rPr>
          <w:rFonts w:ascii="Arial MT"/>
          <w:spacing w:val="-5"/>
        </w:rPr>
        <w:t>MMS</w:t>
      </w:r>
    </w:p>
    <w:p>
      <w:pPr>
        <w:pStyle w:val="4"/>
        <w:spacing w:before="4"/>
        <w:rPr>
          <w:rFonts w:ascii="Arial MT"/>
          <w:sz w:val="5"/>
        </w:rPr>
      </w:pPr>
      <w:r>
        <mc:AlternateContent>
          <mc:Choice Requires="wpg">
            <w:drawing>
              <wp:anchor distT="0" distB="0" distL="0" distR="0" simplePos="0" relativeHeight="252012544" behindDoc="1" locked="0" layoutInCell="1" allowOverlap="1">
                <wp:simplePos x="0" y="0"/>
                <wp:positionH relativeFrom="page">
                  <wp:posOffset>408940</wp:posOffset>
                </wp:positionH>
                <wp:positionV relativeFrom="paragraph">
                  <wp:posOffset>54610</wp:posOffset>
                </wp:positionV>
                <wp:extent cx="6944360" cy="782955"/>
                <wp:effectExtent l="0" t="0" r="0" b="0"/>
                <wp:wrapTopAndBottom/>
                <wp:docPr id="1111844362" name="Group 1111844362"/>
                <wp:cNvGraphicFramePr/>
                <a:graphic xmlns:a="http://schemas.openxmlformats.org/drawingml/2006/main">
                  <a:graphicData uri="http://schemas.microsoft.com/office/word/2010/wordprocessingGroup">
                    <wpg:wgp>
                      <wpg:cNvGrpSpPr/>
                      <wpg:grpSpPr>
                        <a:xfrm>
                          <a:off x="0" y="0"/>
                          <a:ext cx="6944359" cy="782955"/>
                          <a:chOff x="0" y="0"/>
                          <a:chExt cx="6944359" cy="782955"/>
                        </a:xfrm>
                      </wpg:grpSpPr>
                      <wps:wsp>
                        <wps:cNvPr id="1947016562" name="Graphic 110"/>
                        <wps:cNvSpPr/>
                        <wps:spPr>
                          <a:xfrm>
                            <a:off x="3557" y="3557"/>
                            <a:ext cx="6937375" cy="775970"/>
                          </a:xfrm>
                          <a:custGeom>
                            <a:avLst/>
                            <a:gdLst/>
                            <a:ahLst/>
                            <a:cxnLst/>
                            <a:rect l="l" t="t" r="r" b="b"/>
                            <a:pathLst>
                              <a:path w="6937375" h="775970">
                                <a:moveTo>
                                  <a:pt x="0" y="764856"/>
                                </a:moveTo>
                                <a:lnTo>
                                  <a:pt x="0" y="10672"/>
                                </a:lnTo>
                                <a:lnTo>
                                  <a:pt x="0" y="7722"/>
                                </a:lnTo>
                                <a:lnTo>
                                  <a:pt x="1041" y="5207"/>
                                </a:lnTo>
                                <a:lnTo>
                                  <a:pt x="3125" y="3123"/>
                                </a:lnTo>
                                <a:lnTo>
                                  <a:pt x="5209" y="1042"/>
                                </a:lnTo>
                                <a:lnTo>
                                  <a:pt x="7725" y="0"/>
                                </a:lnTo>
                                <a:lnTo>
                                  <a:pt x="10672" y="0"/>
                                </a:lnTo>
                                <a:lnTo>
                                  <a:pt x="6926398" y="0"/>
                                </a:lnTo>
                                <a:lnTo>
                                  <a:pt x="6929345" y="0"/>
                                </a:lnTo>
                                <a:lnTo>
                                  <a:pt x="6931860" y="1042"/>
                                </a:lnTo>
                                <a:lnTo>
                                  <a:pt x="6933944" y="3123"/>
                                </a:lnTo>
                                <a:lnTo>
                                  <a:pt x="6936028" y="5207"/>
                                </a:lnTo>
                                <a:lnTo>
                                  <a:pt x="6937070" y="7722"/>
                                </a:lnTo>
                                <a:lnTo>
                                  <a:pt x="6937071" y="10672"/>
                                </a:lnTo>
                                <a:lnTo>
                                  <a:pt x="6937071" y="764856"/>
                                </a:lnTo>
                                <a:lnTo>
                                  <a:pt x="6926398" y="775528"/>
                                </a:lnTo>
                                <a:lnTo>
                                  <a:pt x="10672" y="775528"/>
                                </a:lnTo>
                                <a:lnTo>
                                  <a:pt x="0" y="767799"/>
                                </a:lnTo>
                                <a:lnTo>
                                  <a:pt x="0" y="764856"/>
                                </a:lnTo>
                                <a:close/>
                              </a:path>
                            </a:pathLst>
                          </a:custGeom>
                          <a:ln w="7114">
                            <a:solidFill>
                              <a:srgbClr val="CAD0D6"/>
                            </a:solidFill>
                            <a:prstDash val="solid"/>
                          </a:ln>
                        </wps:spPr>
                        <wps:bodyPr wrap="square" lIns="0" tIns="0" rIns="0" bIns="0" rtlCol="0">
                          <a:noAutofit/>
                        </wps:bodyPr>
                      </wps:wsp>
                      <wps:wsp>
                        <wps:cNvPr id="844787209" name="Graphic 111"/>
                        <wps:cNvSpPr/>
                        <wps:spPr>
                          <a:xfrm>
                            <a:off x="60477" y="586982"/>
                            <a:ext cx="448309" cy="128270"/>
                          </a:xfrm>
                          <a:custGeom>
                            <a:avLst/>
                            <a:gdLst/>
                            <a:ahLst/>
                            <a:cxnLst/>
                            <a:rect l="l" t="t" r="r" b="b"/>
                            <a:pathLst>
                              <a:path w="448309" h="128270">
                                <a:moveTo>
                                  <a:pt x="0" y="74706"/>
                                </a:moveTo>
                                <a:lnTo>
                                  <a:pt x="0" y="53362"/>
                                </a:lnTo>
                                <a:lnTo>
                                  <a:pt x="0" y="49856"/>
                                </a:lnTo>
                                <a:lnTo>
                                  <a:pt x="341" y="46382"/>
                                </a:lnTo>
                                <a:lnTo>
                                  <a:pt x="1025" y="42946"/>
                                </a:lnTo>
                                <a:lnTo>
                                  <a:pt x="1708" y="39510"/>
                                </a:lnTo>
                                <a:lnTo>
                                  <a:pt x="2721" y="36172"/>
                                </a:lnTo>
                                <a:lnTo>
                                  <a:pt x="4061" y="32937"/>
                                </a:lnTo>
                                <a:lnTo>
                                  <a:pt x="5402" y="29699"/>
                                </a:lnTo>
                                <a:lnTo>
                                  <a:pt x="15629" y="15626"/>
                                </a:lnTo>
                                <a:lnTo>
                                  <a:pt x="18106" y="13149"/>
                                </a:lnTo>
                                <a:lnTo>
                                  <a:pt x="20802" y="10936"/>
                                </a:lnTo>
                                <a:lnTo>
                                  <a:pt x="23715" y="8991"/>
                                </a:lnTo>
                                <a:lnTo>
                                  <a:pt x="26629" y="7041"/>
                                </a:lnTo>
                                <a:lnTo>
                                  <a:pt x="49858" y="0"/>
                                </a:lnTo>
                                <a:lnTo>
                                  <a:pt x="53362" y="0"/>
                                </a:lnTo>
                                <a:lnTo>
                                  <a:pt x="394879" y="0"/>
                                </a:lnTo>
                                <a:lnTo>
                                  <a:pt x="398383" y="0"/>
                                </a:lnTo>
                                <a:lnTo>
                                  <a:pt x="401853" y="340"/>
                                </a:lnTo>
                                <a:lnTo>
                                  <a:pt x="424525" y="8991"/>
                                </a:lnTo>
                                <a:lnTo>
                                  <a:pt x="427439" y="10936"/>
                                </a:lnTo>
                                <a:lnTo>
                                  <a:pt x="430134" y="13149"/>
                                </a:lnTo>
                                <a:lnTo>
                                  <a:pt x="432612" y="15626"/>
                                </a:lnTo>
                                <a:lnTo>
                                  <a:pt x="435089" y="18103"/>
                                </a:lnTo>
                                <a:lnTo>
                                  <a:pt x="444179" y="32937"/>
                                </a:lnTo>
                                <a:lnTo>
                                  <a:pt x="445520" y="36172"/>
                                </a:lnTo>
                                <a:lnTo>
                                  <a:pt x="446532" y="39510"/>
                                </a:lnTo>
                                <a:lnTo>
                                  <a:pt x="447216" y="42946"/>
                                </a:lnTo>
                                <a:lnTo>
                                  <a:pt x="447899" y="46382"/>
                                </a:lnTo>
                                <a:lnTo>
                                  <a:pt x="448241" y="49856"/>
                                </a:lnTo>
                                <a:lnTo>
                                  <a:pt x="448241" y="53362"/>
                                </a:lnTo>
                                <a:lnTo>
                                  <a:pt x="448241" y="74706"/>
                                </a:lnTo>
                                <a:lnTo>
                                  <a:pt x="448241" y="78208"/>
                                </a:lnTo>
                                <a:lnTo>
                                  <a:pt x="447899" y="81676"/>
                                </a:lnTo>
                                <a:lnTo>
                                  <a:pt x="447216" y="85111"/>
                                </a:lnTo>
                                <a:lnTo>
                                  <a:pt x="446532" y="88551"/>
                                </a:lnTo>
                                <a:lnTo>
                                  <a:pt x="445520" y="91889"/>
                                </a:lnTo>
                                <a:lnTo>
                                  <a:pt x="444179" y="95123"/>
                                </a:lnTo>
                                <a:lnTo>
                                  <a:pt x="442838" y="98358"/>
                                </a:lnTo>
                                <a:lnTo>
                                  <a:pt x="441194" y="101432"/>
                                </a:lnTo>
                                <a:lnTo>
                                  <a:pt x="439248" y="104347"/>
                                </a:lnTo>
                                <a:lnTo>
                                  <a:pt x="437301" y="107262"/>
                                </a:lnTo>
                                <a:lnTo>
                                  <a:pt x="424525" y="119067"/>
                                </a:lnTo>
                                <a:lnTo>
                                  <a:pt x="421612" y="121016"/>
                                </a:lnTo>
                                <a:lnTo>
                                  <a:pt x="405289" y="127037"/>
                                </a:lnTo>
                                <a:lnTo>
                                  <a:pt x="401853" y="127721"/>
                                </a:lnTo>
                                <a:lnTo>
                                  <a:pt x="398383" y="128065"/>
                                </a:lnTo>
                                <a:lnTo>
                                  <a:pt x="394879" y="128069"/>
                                </a:lnTo>
                                <a:lnTo>
                                  <a:pt x="53362" y="128069"/>
                                </a:lnTo>
                                <a:lnTo>
                                  <a:pt x="23715" y="119067"/>
                                </a:lnTo>
                                <a:lnTo>
                                  <a:pt x="20802" y="117125"/>
                                </a:lnTo>
                                <a:lnTo>
                                  <a:pt x="4061" y="95123"/>
                                </a:lnTo>
                                <a:lnTo>
                                  <a:pt x="2721" y="91889"/>
                                </a:lnTo>
                                <a:lnTo>
                                  <a:pt x="1708" y="88551"/>
                                </a:lnTo>
                                <a:lnTo>
                                  <a:pt x="1025" y="85115"/>
                                </a:lnTo>
                                <a:lnTo>
                                  <a:pt x="341" y="81679"/>
                                </a:lnTo>
                                <a:lnTo>
                                  <a:pt x="0" y="78208"/>
                                </a:lnTo>
                                <a:lnTo>
                                  <a:pt x="0" y="74706"/>
                                </a:lnTo>
                                <a:close/>
                              </a:path>
                            </a:pathLst>
                          </a:custGeom>
                          <a:ln w="7114">
                            <a:solidFill>
                              <a:srgbClr val="000000"/>
                            </a:solidFill>
                            <a:prstDash val="solid"/>
                          </a:ln>
                        </wps:spPr>
                        <wps:bodyPr wrap="square" lIns="0" tIns="0" rIns="0" bIns="0" rtlCol="0">
                          <a:noAutofit/>
                        </wps:bodyPr>
                      </wps:wsp>
                      <wps:wsp>
                        <wps:cNvPr id="1832032372" name="Textbox 112"/>
                        <wps:cNvSpPr txBox="1"/>
                        <wps:spPr>
                          <a:xfrm>
                            <a:off x="10977" y="9197"/>
                            <a:ext cx="6922770" cy="764540"/>
                          </a:xfrm>
                          <a:prstGeom prst="rect">
                            <a:avLst/>
                          </a:prstGeom>
                        </wps:spPr>
                        <wps:txbx>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11</w:t>
                              </w:r>
                            </w:p>
                            <w:p>
                              <w:pPr>
                                <w:spacing w:before="79"/>
                                <w:ind w:left="77"/>
                                <w:rPr>
                                  <w:sz w:val="13"/>
                                </w:rPr>
                              </w:pPr>
                              <w:r>
                                <w:rPr>
                                  <w:color w:val="1C2025"/>
                                  <w:sz w:val="13"/>
                                </w:rPr>
                                <w:t>Not</w:t>
                              </w:r>
                              <w:r>
                                <w:rPr>
                                  <w:color w:val="1C2025"/>
                                  <w:spacing w:val="4"/>
                                  <w:sz w:val="13"/>
                                </w:rPr>
                                <w:t xml:space="preserve"> </w:t>
                              </w:r>
                              <w:r>
                                <w:rPr>
                                  <w:color w:val="1C2025"/>
                                  <w:spacing w:val="-2"/>
                                  <w:sz w:val="13"/>
                                </w:rPr>
                                <w:t>answered</w:t>
                              </w:r>
                            </w:p>
                            <w:p>
                              <w:pPr>
                                <w:spacing w:before="118"/>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38"/>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4.3pt;height:61.65pt;width:546.8pt;mso-position-horizontal-relative:page;mso-wrap-distance-bottom:0pt;mso-wrap-distance-top:0pt;z-index:-251303936;mso-width-relative:page;mso-height-relative:page;" coordsize="6944359,782955" o:gfxdata="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">
                <o:lock v:ext="edit" aspectratio="f"/>
                <v:shape id="Graphic 110" o:spid="_x0000_s1026" o:spt="100" style="position:absolute;left:3557;top:3557;height:775970;width:6937375;" filled="f" stroked="t" coordsize="6937375,775970" o:gfxdata="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2&#10;evS6wwAAAOMAAAAPAAAAAAAAAAEAIAAAACIAAABkcnMvZG93bnJldi54bWxQSwECFAAUAAAACACH&#10;TuJAMy8FnjsAAAA5AAAAEAAAAAAAAAABACAAAAASAQAAZHJzL3NoYXBleG1sLnhtbFBLBQYAAAAA&#10;BgAGAFsBAAC8AwAAAAA=&#10;" path="m0,764856l0,10672,0,7722,1041,5207,3125,3123,5209,1042,7725,0,10672,0,6926398,0,6929345,0,6931860,1042,6933944,3123,6936028,5207,6937070,7722,6937071,10672,6937071,764856,6926398,775528,10672,775528,0,767799,0,764856xe">
                  <v:fill on="f" focussize="0,0"/>
                  <v:stroke weight="0.560157480314961pt" color="#CAD0D6" joinstyle="round"/>
                  <v:imagedata o:title=""/>
                  <o:lock v:ext="edit" aspectratio="f"/>
                  <v:textbox inset="0mm,0mm,0mm,0mm"/>
                </v:shape>
                <v:shape id="Graphic 111" o:spid="_x0000_s1026" o:spt="100" style="position:absolute;left:60477;top:586982;height:128270;width:448309;" filled="f" stroked="t" coordsize="448309,128270" o:gfxdata="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g/&#10;wEvCAAAA4gAAAA8AAAAAAAAAAQAgAAAAIgAAAGRycy9kb3ducmV2LnhtbFBLAQIUABQAAAAIAIdO&#10;4kAzLwWeOwAAADkAAAAQAAAAAAAAAAEAIAAAABEBAABkcnMvc2hhcGV4bWwueG1sUEsFBgAAAAAG&#10;AAYAWwEAALsDAAAAAA==&#10;" path="m0,74706l0,53362,0,49856,341,46382,1025,42946,1708,39510,2721,36172,4061,32937,5402,29699,15629,15626,18106,13149,20802,10936,23715,8991,26629,7041,49858,0,53362,0,394879,0,398383,0,401853,340,424525,8991,427439,10936,430134,13149,432612,15626,435089,18103,444179,32937,445520,36172,446532,39510,447216,42946,447899,46382,448241,49856,448241,53362,448241,74706,448241,78208,447899,81676,447216,85111,446532,88551,445520,91889,444179,95123,442838,98358,441194,101432,439248,104347,437301,107262,424525,119067,421612,121016,405289,127037,401853,127721,398383,128065,394879,128069,53362,128069,23715,119067,20802,117125,4061,95123,2721,91889,1708,88551,1025,85115,341,81679,0,78208,0,74706xe">
                  <v:fill on="f" focussize="0,0"/>
                  <v:stroke weight="0.560157480314961pt" color="#000000" joinstyle="round"/>
                  <v:imagedata o:title=""/>
                  <o:lock v:ext="edit" aspectratio="f"/>
                  <v:textbox inset="0mm,0mm,0mm,0mm"/>
                </v:shape>
                <v:shape id="Textbox 112" o:spid="_x0000_s1026" o:spt="202" type="#_x0000_t202" style="position:absolute;left:10977;top:9197;height:764540;width:6922770;" filled="f" stroked="f" coordsize="21600,21600" o:gfxdata="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EA&#10;8LbCAAAA4wAAAA8AAAAAAAAAAQAgAAAAIgAAAGRycy9kb3ducmV2LnhtbFBLAQIUABQAAAAIAIdO&#10;4kAzLwWeOwAAADkAAAAQAAAAAAAAAAEAIAAAABEBAABkcnMvc2hhcGV4bWwueG1sUEsFBgAAAAAG&#10;AAYAWwEAALsDAAAAAA==&#10;">
                  <v:fill on="f" focussize="0,0"/>
                  <v:stroke on="f"/>
                  <v:imagedata o:title=""/>
                  <o:lock v:ext="edit" aspectratio="f"/>
                  <v:textbox inset="0mm,0mm,0mm,0mm">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11</w:t>
                        </w:r>
                      </w:p>
                      <w:p>
                        <w:pPr>
                          <w:spacing w:before="79"/>
                          <w:ind w:left="77"/>
                          <w:rPr>
                            <w:sz w:val="13"/>
                          </w:rPr>
                        </w:pPr>
                        <w:r>
                          <w:rPr>
                            <w:color w:val="1C2025"/>
                            <w:sz w:val="13"/>
                          </w:rPr>
                          <w:t>Not</w:t>
                        </w:r>
                        <w:r>
                          <w:rPr>
                            <w:color w:val="1C2025"/>
                            <w:spacing w:val="4"/>
                            <w:sz w:val="13"/>
                          </w:rPr>
                          <w:t xml:space="preserve"> </w:t>
                        </w:r>
                        <w:r>
                          <w:rPr>
                            <w:color w:val="1C2025"/>
                            <w:spacing w:val="-2"/>
                            <w:sz w:val="13"/>
                          </w:rPr>
                          <w:t>answered</w:t>
                        </w:r>
                      </w:p>
                      <w:p>
                        <w:pPr>
                          <w:spacing w:before="118"/>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38"/>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rPr>
          <w:rFonts w:ascii="Arial MT"/>
        </w:rPr>
      </w:pPr>
    </w:p>
    <w:p>
      <w:pPr>
        <w:pStyle w:val="4"/>
        <w:spacing w:before="75"/>
        <w:rPr>
          <w:rFonts w:ascii="Arial MT"/>
        </w:rPr>
      </w:pPr>
    </w:p>
    <w:p>
      <w:pPr>
        <w:pStyle w:val="4"/>
        <w:ind w:left="468"/>
      </w:pPr>
      <w:r>
        <w:rPr>
          <w:color w:val="001A1D"/>
          <w:w w:val="105"/>
        </w:rPr>
        <w:t>Mục</w:t>
      </w:r>
      <w:r>
        <w:rPr>
          <w:color w:val="001A1D"/>
          <w:spacing w:val="-5"/>
          <w:w w:val="105"/>
        </w:rPr>
        <w:t xml:space="preserve"> </w:t>
      </w:r>
      <w:r>
        <w:rPr>
          <w:color w:val="001A1D"/>
          <w:w w:val="105"/>
        </w:rPr>
        <w:t>đích</w:t>
      </w:r>
      <w:r>
        <w:rPr>
          <w:color w:val="001A1D"/>
          <w:spacing w:val="-4"/>
          <w:w w:val="105"/>
        </w:rPr>
        <w:t xml:space="preserve"> </w:t>
      </w:r>
      <w:r>
        <w:rPr>
          <w:color w:val="001A1D"/>
          <w:w w:val="105"/>
        </w:rPr>
        <w:t>chính</w:t>
      </w:r>
      <w:r>
        <w:rPr>
          <w:color w:val="001A1D"/>
          <w:spacing w:val="-4"/>
          <w:w w:val="105"/>
        </w:rPr>
        <w:t xml:space="preserve"> </w:t>
      </w:r>
      <w:r>
        <w:rPr>
          <w:color w:val="001A1D"/>
          <w:w w:val="105"/>
        </w:rPr>
        <w:t>của</w:t>
      </w:r>
      <w:r>
        <w:rPr>
          <w:color w:val="001A1D"/>
          <w:spacing w:val="-4"/>
          <w:w w:val="105"/>
        </w:rPr>
        <w:t xml:space="preserve"> </w:t>
      </w:r>
      <w:r>
        <w:rPr>
          <w:color w:val="001A1D"/>
          <w:w w:val="105"/>
        </w:rPr>
        <w:t>các</w:t>
      </w:r>
      <w:r>
        <w:rPr>
          <w:color w:val="001A1D"/>
          <w:spacing w:val="-4"/>
          <w:w w:val="105"/>
        </w:rPr>
        <w:t xml:space="preserve"> </w:t>
      </w:r>
      <w:r>
        <w:rPr>
          <w:color w:val="001A1D"/>
          <w:w w:val="105"/>
        </w:rPr>
        <w:t>kỹ</w:t>
      </w:r>
      <w:r>
        <w:rPr>
          <w:color w:val="001A1D"/>
          <w:spacing w:val="-4"/>
          <w:w w:val="105"/>
        </w:rPr>
        <w:t xml:space="preserve"> </w:t>
      </w:r>
      <w:r>
        <w:rPr>
          <w:color w:val="001A1D"/>
          <w:w w:val="105"/>
        </w:rPr>
        <w:t>thuật</w:t>
      </w:r>
      <w:r>
        <w:rPr>
          <w:color w:val="001A1D"/>
          <w:spacing w:val="-4"/>
          <w:w w:val="105"/>
        </w:rPr>
        <w:t xml:space="preserve"> </w:t>
      </w:r>
      <w:r>
        <w:rPr>
          <w:color w:val="001A1D"/>
          <w:w w:val="105"/>
        </w:rPr>
        <w:t>điều</w:t>
      </w:r>
      <w:r>
        <w:rPr>
          <w:color w:val="001A1D"/>
          <w:spacing w:val="-4"/>
          <w:w w:val="105"/>
        </w:rPr>
        <w:t xml:space="preserve"> </w:t>
      </w:r>
      <w:r>
        <w:rPr>
          <w:color w:val="001A1D"/>
          <w:w w:val="105"/>
        </w:rPr>
        <w:t>khiển</w:t>
      </w:r>
      <w:r>
        <w:rPr>
          <w:color w:val="001A1D"/>
          <w:spacing w:val="-4"/>
          <w:w w:val="105"/>
        </w:rPr>
        <w:t xml:space="preserve"> </w:t>
      </w:r>
      <w:r>
        <w:rPr>
          <w:color w:val="001A1D"/>
          <w:w w:val="105"/>
        </w:rPr>
        <w:t>truy</w:t>
      </w:r>
      <w:r>
        <w:rPr>
          <w:color w:val="001A1D"/>
          <w:spacing w:val="-5"/>
          <w:w w:val="105"/>
        </w:rPr>
        <w:t xml:space="preserve"> </w:t>
      </w:r>
      <w:r>
        <w:rPr>
          <w:color w:val="001A1D"/>
          <w:w w:val="105"/>
        </w:rPr>
        <w:t>cập</w:t>
      </w:r>
      <w:r>
        <w:rPr>
          <w:color w:val="001A1D"/>
          <w:spacing w:val="-4"/>
          <w:w w:val="105"/>
        </w:rPr>
        <w:t xml:space="preserve"> </w:t>
      </w:r>
      <w:r>
        <w:rPr>
          <w:color w:val="001A1D"/>
          <w:spacing w:val="-5"/>
          <w:w w:val="105"/>
        </w:rPr>
        <w:t>là?</w:t>
      </w:r>
    </w:p>
    <w:p>
      <w:pPr>
        <w:pStyle w:val="4"/>
        <w:spacing w:before="124"/>
      </w:pPr>
    </w:p>
    <w:p>
      <w:pPr>
        <w:pStyle w:val="5"/>
        <w:numPr>
          <w:ilvl w:val="0"/>
          <w:numId w:val="11"/>
        </w:numPr>
        <w:tabs>
          <w:tab w:val="left" w:pos="1098"/>
        </w:tabs>
        <w:spacing w:before="0"/>
        <w:ind w:left="1098" w:hanging="294"/>
        <w:rPr>
          <w:sz w:val="16"/>
        </w:rPr>
      </w:pPr>
      <w:r>
        <w:drawing>
          <wp:anchor distT="0" distB="0" distL="0" distR="0" simplePos="0" relativeHeight="251873280"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1740264601" name="Picture 1740264601"/>
            <wp:cNvGraphicFramePr/>
            <a:graphic xmlns:a="http://schemas.openxmlformats.org/drawingml/2006/main">
              <a:graphicData uri="http://schemas.openxmlformats.org/drawingml/2006/picture">
                <pic:pic xmlns:pic="http://schemas.openxmlformats.org/drawingml/2006/picture">
                  <pic:nvPicPr>
                    <pic:cNvPr id="1740264601" name="Picture 1740264601"/>
                    <pic:cNvPicPr/>
                  </pic:nvPicPr>
                  <pic:blipFill>
                    <a:blip r:embed="rId29" cstate="print"/>
                    <a:stretch>
                      <a:fillRect/>
                    </a:stretch>
                  </pic:blipFill>
                  <pic:spPr>
                    <a:xfrm>
                      <a:off x="0" y="0"/>
                      <a:ext cx="92494" cy="92494"/>
                    </a:xfrm>
                    <a:prstGeom prst="rect">
                      <a:avLst/>
                    </a:prstGeom>
                  </pic:spPr>
                </pic:pic>
              </a:graphicData>
            </a:graphic>
          </wp:anchor>
        </w:drawing>
      </w:r>
      <w:r>
        <w:rPr>
          <w:color w:val="001A1D"/>
          <w:w w:val="105"/>
          <w:sz w:val="16"/>
        </w:rPr>
        <w:t>Ngăn</w:t>
      </w:r>
      <w:r>
        <w:rPr>
          <w:color w:val="001A1D"/>
          <w:spacing w:val="-5"/>
          <w:w w:val="105"/>
          <w:sz w:val="16"/>
        </w:rPr>
        <w:t xml:space="preserve"> </w:t>
      </w:r>
      <w:r>
        <w:rPr>
          <w:color w:val="001A1D"/>
          <w:w w:val="105"/>
          <w:sz w:val="16"/>
        </w:rPr>
        <w:t>chặn</w:t>
      </w:r>
      <w:r>
        <w:rPr>
          <w:color w:val="001A1D"/>
          <w:spacing w:val="-4"/>
          <w:w w:val="105"/>
          <w:sz w:val="16"/>
        </w:rPr>
        <w:t xml:space="preserve"> </w:t>
      </w:r>
      <w:r>
        <w:rPr>
          <w:color w:val="001A1D"/>
          <w:w w:val="105"/>
          <w:sz w:val="16"/>
        </w:rPr>
        <w:t>người</w:t>
      </w:r>
      <w:r>
        <w:rPr>
          <w:color w:val="001A1D"/>
          <w:spacing w:val="-4"/>
          <w:w w:val="105"/>
          <w:sz w:val="16"/>
        </w:rPr>
        <w:t xml:space="preserve"> </w:t>
      </w:r>
      <w:r>
        <w:rPr>
          <w:color w:val="001A1D"/>
          <w:w w:val="105"/>
          <w:sz w:val="16"/>
        </w:rPr>
        <w:t>dùng</w:t>
      </w:r>
      <w:r>
        <w:rPr>
          <w:color w:val="001A1D"/>
          <w:spacing w:val="-5"/>
          <w:w w:val="105"/>
          <w:sz w:val="16"/>
        </w:rPr>
        <w:t xml:space="preserve"> </w:t>
      </w:r>
      <w:r>
        <w:rPr>
          <w:color w:val="001A1D"/>
          <w:w w:val="105"/>
          <w:sz w:val="16"/>
        </w:rPr>
        <w:t>trái</w:t>
      </w:r>
      <w:r>
        <w:rPr>
          <w:color w:val="001A1D"/>
          <w:spacing w:val="-4"/>
          <w:w w:val="105"/>
          <w:sz w:val="16"/>
        </w:rPr>
        <w:t xml:space="preserve"> </w:t>
      </w:r>
      <w:r>
        <w:rPr>
          <w:color w:val="001A1D"/>
          <w:w w:val="105"/>
          <w:sz w:val="16"/>
        </w:rPr>
        <w:t>phép</w:t>
      </w:r>
      <w:r>
        <w:rPr>
          <w:color w:val="001A1D"/>
          <w:spacing w:val="-4"/>
          <w:w w:val="105"/>
          <w:sz w:val="16"/>
        </w:rPr>
        <w:t xml:space="preserve"> </w:t>
      </w:r>
      <w:r>
        <w:rPr>
          <w:color w:val="001A1D"/>
          <w:w w:val="105"/>
          <w:sz w:val="16"/>
        </w:rPr>
        <w:t>truy</w:t>
      </w:r>
      <w:r>
        <w:rPr>
          <w:color w:val="001A1D"/>
          <w:spacing w:val="-5"/>
          <w:w w:val="105"/>
          <w:sz w:val="16"/>
        </w:rPr>
        <w:t xml:space="preserve"> </w:t>
      </w:r>
      <w:r>
        <w:rPr>
          <w:color w:val="001A1D"/>
          <w:w w:val="105"/>
          <w:sz w:val="16"/>
        </w:rPr>
        <w:t>cập</w:t>
      </w:r>
      <w:r>
        <w:rPr>
          <w:color w:val="001A1D"/>
          <w:spacing w:val="-4"/>
          <w:w w:val="105"/>
          <w:sz w:val="16"/>
        </w:rPr>
        <w:t xml:space="preserve"> </w:t>
      </w:r>
      <w:r>
        <w:rPr>
          <w:color w:val="001A1D"/>
          <w:w w:val="105"/>
          <w:sz w:val="16"/>
        </w:rPr>
        <w:t>vào</w:t>
      </w:r>
      <w:r>
        <w:rPr>
          <w:color w:val="001A1D"/>
          <w:spacing w:val="-4"/>
          <w:w w:val="105"/>
          <w:sz w:val="16"/>
        </w:rPr>
        <w:t xml:space="preserve"> </w:t>
      </w:r>
      <w:r>
        <w:rPr>
          <w:color w:val="001A1D"/>
          <w:w w:val="105"/>
          <w:sz w:val="16"/>
        </w:rPr>
        <w:t>tài</w:t>
      </w:r>
      <w:r>
        <w:rPr>
          <w:color w:val="001A1D"/>
          <w:spacing w:val="-5"/>
          <w:w w:val="105"/>
          <w:sz w:val="16"/>
        </w:rPr>
        <w:t xml:space="preserve"> </w:t>
      </w:r>
      <w:r>
        <w:rPr>
          <w:color w:val="001A1D"/>
          <w:w w:val="105"/>
          <w:sz w:val="16"/>
        </w:rPr>
        <w:t>nguyên</w:t>
      </w:r>
      <w:r>
        <w:rPr>
          <w:color w:val="001A1D"/>
          <w:spacing w:val="-4"/>
          <w:w w:val="105"/>
          <w:sz w:val="16"/>
        </w:rPr>
        <w:t xml:space="preserve"> </w:t>
      </w:r>
      <w:r>
        <w:rPr>
          <w:color w:val="001A1D"/>
          <w:w w:val="105"/>
          <w:sz w:val="16"/>
        </w:rPr>
        <w:t>hệ</w:t>
      </w:r>
      <w:r>
        <w:rPr>
          <w:color w:val="001A1D"/>
          <w:spacing w:val="-4"/>
          <w:w w:val="105"/>
          <w:sz w:val="16"/>
        </w:rPr>
        <w:t xml:space="preserve"> </w:t>
      </w:r>
      <w:r>
        <w:rPr>
          <w:color w:val="001A1D"/>
          <w:spacing w:val="-2"/>
          <w:w w:val="105"/>
          <w:sz w:val="16"/>
        </w:rPr>
        <w:t>thống</w:t>
      </w:r>
    </w:p>
    <w:p>
      <w:pPr>
        <w:pStyle w:val="5"/>
        <w:numPr>
          <w:ilvl w:val="0"/>
          <w:numId w:val="11"/>
        </w:numPr>
        <w:tabs>
          <w:tab w:val="left" w:pos="1098"/>
        </w:tabs>
        <w:ind w:left="1098" w:hanging="294"/>
        <w:rPr>
          <w:sz w:val="16"/>
        </w:rPr>
      </w:pPr>
      <w:r>
        <w:drawing>
          <wp:anchor distT="0" distB="0" distL="0" distR="0" simplePos="0" relativeHeight="251874304"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1864064311" name="Picture 1864064311"/>
            <wp:cNvGraphicFramePr/>
            <a:graphic xmlns:a="http://schemas.openxmlformats.org/drawingml/2006/main">
              <a:graphicData uri="http://schemas.openxmlformats.org/drawingml/2006/picture">
                <pic:pic xmlns:pic="http://schemas.openxmlformats.org/drawingml/2006/picture">
                  <pic:nvPicPr>
                    <pic:cNvPr id="1864064311" name="Picture 1864064311"/>
                    <pic:cNvPicPr/>
                  </pic:nvPicPr>
                  <pic:blipFill>
                    <a:blip r:embed="rId30" cstate="print"/>
                    <a:stretch>
                      <a:fillRect/>
                    </a:stretch>
                  </pic:blipFill>
                  <pic:spPr>
                    <a:xfrm>
                      <a:off x="0" y="0"/>
                      <a:ext cx="92494" cy="92494"/>
                    </a:xfrm>
                    <a:prstGeom prst="rect">
                      <a:avLst/>
                    </a:prstGeom>
                  </pic:spPr>
                </pic:pic>
              </a:graphicData>
            </a:graphic>
          </wp:anchor>
        </w:drawing>
      </w:r>
      <w:r>
        <w:rPr>
          <w:color w:val="001A1D"/>
          <w:w w:val="105"/>
          <w:sz w:val="16"/>
        </w:rPr>
        <w:t>Bảo</w:t>
      </w:r>
      <w:r>
        <w:rPr>
          <w:color w:val="001A1D"/>
          <w:spacing w:val="-4"/>
          <w:w w:val="105"/>
          <w:sz w:val="16"/>
        </w:rPr>
        <w:t xml:space="preserve"> </w:t>
      </w:r>
      <w:r>
        <w:rPr>
          <w:color w:val="001A1D"/>
          <w:w w:val="105"/>
          <w:sz w:val="16"/>
        </w:rPr>
        <w:t>vệ</w:t>
      </w:r>
      <w:r>
        <w:rPr>
          <w:color w:val="001A1D"/>
          <w:spacing w:val="-4"/>
          <w:w w:val="105"/>
          <w:sz w:val="16"/>
        </w:rPr>
        <w:t xml:space="preserve"> </w:t>
      </w:r>
      <w:r>
        <w:rPr>
          <w:color w:val="001A1D"/>
          <w:w w:val="105"/>
          <w:sz w:val="16"/>
        </w:rPr>
        <w:t>máy</w:t>
      </w:r>
      <w:r>
        <w:rPr>
          <w:color w:val="001A1D"/>
          <w:spacing w:val="-4"/>
          <w:w w:val="105"/>
          <w:sz w:val="16"/>
        </w:rPr>
        <w:t xml:space="preserve"> </w:t>
      </w:r>
      <w:r>
        <w:rPr>
          <w:color w:val="001A1D"/>
          <w:w w:val="105"/>
          <w:sz w:val="16"/>
        </w:rPr>
        <w:t>tính</w:t>
      </w:r>
      <w:r>
        <w:rPr>
          <w:color w:val="001A1D"/>
          <w:spacing w:val="-4"/>
          <w:w w:val="105"/>
          <w:sz w:val="16"/>
        </w:rPr>
        <w:t xml:space="preserve"> </w:t>
      </w:r>
      <w:r>
        <w:rPr>
          <w:color w:val="001A1D"/>
          <w:w w:val="105"/>
          <w:sz w:val="16"/>
        </w:rPr>
        <w:t>khỏi</w:t>
      </w:r>
      <w:r>
        <w:rPr>
          <w:color w:val="001A1D"/>
          <w:spacing w:val="-3"/>
          <w:w w:val="105"/>
          <w:sz w:val="16"/>
        </w:rPr>
        <w:t xml:space="preserve"> </w:t>
      </w:r>
      <w:r>
        <w:rPr>
          <w:color w:val="001A1D"/>
          <w:spacing w:val="-4"/>
          <w:w w:val="105"/>
          <w:sz w:val="16"/>
        </w:rPr>
        <w:t>virus</w:t>
      </w:r>
    </w:p>
    <w:p>
      <w:pPr>
        <w:pStyle w:val="5"/>
        <w:numPr>
          <w:ilvl w:val="0"/>
          <w:numId w:val="11"/>
        </w:numPr>
        <w:tabs>
          <w:tab w:val="left" w:pos="1098"/>
        </w:tabs>
        <w:ind w:left="1098" w:hanging="294"/>
        <w:rPr>
          <w:sz w:val="16"/>
          <w:highlight w:val="green"/>
        </w:rPr>
      </w:pPr>
      <w:r>
        <w:rPr>
          <w:highlight w:val="green"/>
        </w:rPr>
        <w:drawing>
          <wp:anchor distT="0" distB="0" distL="0" distR="0" simplePos="0" relativeHeight="251875328"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160628241" name="Picture 160628241"/>
            <wp:cNvGraphicFramePr/>
            <a:graphic xmlns:a="http://schemas.openxmlformats.org/drawingml/2006/main">
              <a:graphicData uri="http://schemas.openxmlformats.org/drawingml/2006/picture">
                <pic:pic xmlns:pic="http://schemas.openxmlformats.org/drawingml/2006/picture">
                  <pic:nvPicPr>
                    <pic:cNvPr id="160628241" name="Picture 160628241"/>
                    <pic:cNvPicPr/>
                  </pic:nvPicPr>
                  <pic:blipFill>
                    <a:blip r:embed="rId31" cstate="print"/>
                    <a:stretch>
                      <a:fillRect/>
                    </a:stretch>
                  </pic:blipFill>
                  <pic:spPr>
                    <a:xfrm>
                      <a:off x="0" y="0"/>
                      <a:ext cx="92494" cy="92494"/>
                    </a:xfrm>
                    <a:prstGeom prst="rect">
                      <a:avLst/>
                    </a:prstGeom>
                  </pic:spPr>
                </pic:pic>
              </a:graphicData>
            </a:graphic>
          </wp:anchor>
        </w:drawing>
      </w:r>
      <w:r>
        <w:rPr>
          <w:color w:val="001A1D"/>
          <w:w w:val="105"/>
          <w:sz w:val="16"/>
          <w:highlight w:val="green"/>
        </w:rPr>
        <w:t>Giới</w:t>
      </w:r>
      <w:r>
        <w:rPr>
          <w:color w:val="001A1D"/>
          <w:spacing w:val="-5"/>
          <w:w w:val="105"/>
          <w:sz w:val="16"/>
          <w:highlight w:val="green"/>
        </w:rPr>
        <w:t xml:space="preserve"> </w:t>
      </w:r>
      <w:r>
        <w:rPr>
          <w:color w:val="001A1D"/>
          <w:w w:val="105"/>
          <w:sz w:val="16"/>
          <w:highlight w:val="green"/>
        </w:rPr>
        <w:t>hạn</w:t>
      </w:r>
      <w:r>
        <w:rPr>
          <w:color w:val="001A1D"/>
          <w:spacing w:val="-4"/>
          <w:w w:val="105"/>
          <w:sz w:val="16"/>
          <w:highlight w:val="green"/>
        </w:rPr>
        <w:t xml:space="preserve"> </w:t>
      </w:r>
      <w:r>
        <w:rPr>
          <w:color w:val="001A1D"/>
          <w:w w:val="105"/>
          <w:sz w:val="16"/>
          <w:highlight w:val="green"/>
        </w:rPr>
        <w:t>các</w:t>
      </w:r>
      <w:r>
        <w:rPr>
          <w:color w:val="001A1D"/>
          <w:spacing w:val="-4"/>
          <w:w w:val="105"/>
          <w:sz w:val="16"/>
          <w:highlight w:val="green"/>
        </w:rPr>
        <w:t xml:space="preserve"> </w:t>
      </w:r>
      <w:r>
        <w:rPr>
          <w:color w:val="001A1D"/>
          <w:w w:val="105"/>
          <w:sz w:val="16"/>
          <w:highlight w:val="green"/>
        </w:rPr>
        <w:t>quyền</w:t>
      </w:r>
      <w:r>
        <w:rPr>
          <w:color w:val="001A1D"/>
          <w:spacing w:val="-4"/>
          <w:w w:val="105"/>
          <w:sz w:val="16"/>
          <w:highlight w:val="green"/>
        </w:rPr>
        <w:t xml:space="preserve"> </w:t>
      </w:r>
      <w:r>
        <w:rPr>
          <w:color w:val="001A1D"/>
          <w:w w:val="105"/>
          <w:sz w:val="16"/>
          <w:highlight w:val="green"/>
        </w:rPr>
        <w:t>truy</w:t>
      </w:r>
      <w:r>
        <w:rPr>
          <w:color w:val="001A1D"/>
          <w:spacing w:val="-4"/>
          <w:w w:val="105"/>
          <w:sz w:val="16"/>
          <w:highlight w:val="green"/>
        </w:rPr>
        <w:t xml:space="preserve"> </w:t>
      </w:r>
      <w:r>
        <w:rPr>
          <w:color w:val="001A1D"/>
          <w:w w:val="105"/>
          <w:sz w:val="16"/>
          <w:highlight w:val="green"/>
        </w:rPr>
        <w:t>cập</w:t>
      </w:r>
      <w:r>
        <w:rPr>
          <w:color w:val="001A1D"/>
          <w:spacing w:val="-4"/>
          <w:w w:val="105"/>
          <w:sz w:val="16"/>
          <w:highlight w:val="green"/>
        </w:rPr>
        <w:t xml:space="preserve"> </w:t>
      </w:r>
      <w:r>
        <w:rPr>
          <w:color w:val="001A1D"/>
          <w:w w:val="105"/>
          <w:sz w:val="16"/>
          <w:highlight w:val="green"/>
        </w:rPr>
        <w:t>và</w:t>
      </w:r>
      <w:r>
        <w:rPr>
          <w:color w:val="001A1D"/>
          <w:spacing w:val="-5"/>
          <w:w w:val="105"/>
          <w:sz w:val="16"/>
          <w:highlight w:val="green"/>
        </w:rPr>
        <w:t xml:space="preserve"> </w:t>
      </w:r>
      <w:r>
        <w:rPr>
          <w:color w:val="001A1D"/>
          <w:w w:val="105"/>
          <w:sz w:val="16"/>
          <w:highlight w:val="green"/>
        </w:rPr>
        <w:t>các</w:t>
      </w:r>
      <w:r>
        <w:rPr>
          <w:color w:val="001A1D"/>
          <w:spacing w:val="-4"/>
          <w:w w:val="105"/>
          <w:sz w:val="16"/>
          <w:highlight w:val="green"/>
        </w:rPr>
        <w:t xml:space="preserve"> </w:t>
      </w:r>
      <w:r>
        <w:rPr>
          <w:color w:val="001A1D"/>
          <w:w w:val="105"/>
          <w:sz w:val="16"/>
          <w:highlight w:val="green"/>
        </w:rPr>
        <w:t>hành</w:t>
      </w:r>
      <w:r>
        <w:rPr>
          <w:color w:val="001A1D"/>
          <w:spacing w:val="-4"/>
          <w:w w:val="105"/>
          <w:sz w:val="16"/>
          <w:highlight w:val="green"/>
        </w:rPr>
        <w:t xml:space="preserve"> </w:t>
      </w:r>
      <w:r>
        <w:rPr>
          <w:color w:val="001A1D"/>
          <w:w w:val="105"/>
          <w:sz w:val="16"/>
          <w:highlight w:val="green"/>
        </w:rPr>
        <w:t>động</w:t>
      </w:r>
      <w:r>
        <w:rPr>
          <w:color w:val="001A1D"/>
          <w:spacing w:val="-4"/>
          <w:w w:val="105"/>
          <w:sz w:val="16"/>
          <w:highlight w:val="green"/>
        </w:rPr>
        <w:t xml:space="preserve"> </w:t>
      </w:r>
      <w:r>
        <w:rPr>
          <w:color w:val="001A1D"/>
          <w:w w:val="105"/>
          <w:sz w:val="16"/>
          <w:highlight w:val="green"/>
        </w:rPr>
        <w:t>cho</w:t>
      </w:r>
      <w:r>
        <w:rPr>
          <w:color w:val="001A1D"/>
          <w:spacing w:val="-4"/>
          <w:w w:val="105"/>
          <w:sz w:val="16"/>
          <w:highlight w:val="green"/>
        </w:rPr>
        <w:t xml:space="preserve"> </w:t>
      </w:r>
      <w:r>
        <w:rPr>
          <w:color w:val="001A1D"/>
          <w:w w:val="105"/>
          <w:sz w:val="16"/>
          <w:highlight w:val="green"/>
        </w:rPr>
        <w:t>người</w:t>
      </w:r>
      <w:r>
        <w:rPr>
          <w:color w:val="001A1D"/>
          <w:spacing w:val="-4"/>
          <w:w w:val="105"/>
          <w:sz w:val="16"/>
          <w:highlight w:val="green"/>
        </w:rPr>
        <w:t xml:space="preserve"> </w:t>
      </w:r>
      <w:r>
        <w:rPr>
          <w:color w:val="001A1D"/>
          <w:w w:val="105"/>
          <w:sz w:val="16"/>
          <w:highlight w:val="green"/>
        </w:rPr>
        <w:t>dùng</w:t>
      </w:r>
      <w:r>
        <w:rPr>
          <w:color w:val="001A1D"/>
          <w:spacing w:val="-5"/>
          <w:w w:val="105"/>
          <w:sz w:val="16"/>
          <w:highlight w:val="green"/>
        </w:rPr>
        <w:t xml:space="preserve"> </w:t>
      </w:r>
      <w:r>
        <w:rPr>
          <w:color w:val="001A1D"/>
          <w:w w:val="105"/>
          <w:sz w:val="16"/>
          <w:highlight w:val="green"/>
        </w:rPr>
        <w:t>hợp</w:t>
      </w:r>
      <w:r>
        <w:rPr>
          <w:color w:val="001A1D"/>
          <w:spacing w:val="-4"/>
          <w:w w:val="105"/>
          <w:sz w:val="16"/>
          <w:highlight w:val="green"/>
        </w:rPr>
        <w:t xml:space="preserve"> </w:t>
      </w:r>
      <w:r>
        <w:rPr>
          <w:color w:val="001A1D"/>
          <w:w w:val="105"/>
          <w:sz w:val="16"/>
          <w:highlight w:val="green"/>
        </w:rPr>
        <w:t>pháp</w:t>
      </w:r>
      <w:r>
        <w:rPr>
          <w:color w:val="001A1D"/>
          <w:spacing w:val="-4"/>
          <w:w w:val="105"/>
          <w:sz w:val="16"/>
          <w:highlight w:val="green"/>
        </w:rPr>
        <w:t xml:space="preserve"> </w:t>
      </w:r>
      <w:r>
        <w:rPr>
          <w:color w:val="001A1D"/>
          <w:w w:val="105"/>
          <w:sz w:val="16"/>
          <w:highlight w:val="green"/>
        </w:rPr>
        <w:t>được</w:t>
      </w:r>
      <w:r>
        <w:rPr>
          <w:color w:val="001A1D"/>
          <w:spacing w:val="-4"/>
          <w:w w:val="105"/>
          <w:sz w:val="16"/>
          <w:highlight w:val="green"/>
        </w:rPr>
        <w:t xml:space="preserve"> </w:t>
      </w:r>
      <w:r>
        <w:rPr>
          <w:color w:val="001A1D"/>
          <w:w w:val="105"/>
          <w:sz w:val="16"/>
          <w:highlight w:val="green"/>
        </w:rPr>
        <w:t>sử</w:t>
      </w:r>
      <w:r>
        <w:rPr>
          <w:color w:val="001A1D"/>
          <w:spacing w:val="-4"/>
          <w:w w:val="105"/>
          <w:sz w:val="16"/>
          <w:highlight w:val="green"/>
        </w:rPr>
        <w:t xml:space="preserve"> dụng</w:t>
      </w:r>
    </w:p>
    <w:p>
      <w:pPr>
        <w:pStyle w:val="5"/>
        <w:numPr>
          <w:ilvl w:val="0"/>
          <w:numId w:val="11"/>
        </w:numPr>
        <w:tabs>
          <w:tab w:val="left" w:pos="1098"/>
        </w:tabs>
        <w:ind w:left="1098" w:hanging="294"/>
        <w:rPr>
          <w:sz w:val="16"/>
        </w:rPr>
      </w:pPr>
      <w:r>
        <w:drawing>
          <wp:anchor distT="0" distB="0" distL="0" distR="0" simplePos="0" relativeHeight="251876352"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1853747772" name="Picture 1853747772"/>
            <wp:cNvGraphicFramePr/>
            <a:graphic xmlns:a="http://schemas.openxmlformats.org/drawingml/2006/main">
              <a:graphicData uri="http://schemas.openxmlformats.org/drawingml/2006/picture">
                <pic:pic xmlns:pic="http://schemas.openxmlformats.org/drawingml/2006/picture">
                  <pic:nvPicPr>
                    <pic:cNvPr id="1853747772" name="Picture 1853747772"/>
                    <pic:cNvPicPr/>
                  </pic:nvPicPr>
                  <pic:blipFill>
                    <a:blip r:embed="rId32" cstate="print"/>
                    <a:stretch>
                      <a:fillRect/>
                    </a:stretch>
                  </pic:blipFill>
                  <pic:spPr>
                    <a:xfrm>
                      <a:off x="0" y="0"/>
                      <a:ext cx="92494" cy="92494"/>
                    </a:xfrm>
                    <a:prstGeom prst="rect">
                      <a:avLst/>
                    </a:prstGeom>
                  </pic:spPr>
                </pic:pic>
              </a:graphicData>
            </a:graphic>
          </wp:anchor>
        </w:drawing>
      </w:r>
      <w:r>
        <w:rPr>
          <w:color w:val="001A1D"/>
          <w:w w:val="105"/>
          <w:sz w:val="16"/>
        </w:rPr>
        <w:t>Cung</w:t>
      </w:r>
      <w:r>
        <w:rPr>
          <w:color w:val="001A1D"/>
          <w:spacing w:val="-5"/>
          <w:w w:val="105"/>
          <w:sz w:val="16"/>
        </w:rPr>
        <w:t xml:space="preserve"> </w:t>
      </w:r>
      <w:r>
        <w:rPr>
          <w:color w:val="001A1D"/>
          <w:w w:val="105"/>
          <w:sz w:val="16"/>
        </w:rPr>
        <w:t>cấp</w:t>
      </w:r>
      <w:r>
        <w:rPr>
          <w:color w:val="001A1D"/>
          <w:spacing w:val="-4"/>
          <w:w w:val="105"/>
          <w:sz w:val="16"/>
        </w:rPr>
        <w:t xml:space="preserve"> </w:t>
      </w:r>
      <w:r>
        <w:rPr>
          <w:color w:val="001A1D"/>
          <w:w w:val="105"/>
          <w:sz w:val="16"/>
        </w:rPr>
        <w:t>tất</w:t>
      </w:r>
      <w:r>
        <w:rPr>
          <w:color w:val="001A1D"/>
          <w:spacing w:val="-4"/>
          <w:w w:val="105"/>
          <w:sz w:val="16"/>
        </w:rPr>
        <w:t xml:space="preserve"> </w:t>
      </w:r>
      <w:r>
        <w:rPr>
          <w:color w:val="001A1D"/>
          <w:w w:val="105"/>
          <w:sz w:val="16"/>
        </w:rPr>
        <w:t>cả</w:t>
      </w:r>
      <w:r>
        <w:rPr>
          <w:color w:val="001A1D"/>
          <w:spacing w:val="-4"/>
          <w:w w:val="105"/>
          <w:sz w:val="16"/>
        </w:rPr>
        <w:t xml:space="preserve"> </w:t>
      </w:r>
      <w:r>
        <w:rPr>
          <w:color w:val="001A1D"/>
          <w:w w:val="105"/>
          <w:sz w:val="16"/>
        </w:rPr>
        <w:t>các</w:t>
      </w:r>
      <w:r>
        <w:rPr>
          <w:color w:val="001A1D"/>
          <w:spacing w:val="-4"/>
          <w:w w:val="105"/>
          <w:sz w:val="16"/>
        </w:rPr>
        <w:t xml:space="preserve"> </w:t>
      </w:r>
      <w:r>
        <w:rPr>
          <w:color w:val="001A1D"/>
          <w:w w:val="105"/>
          <w:sz w:val="16"/>
        </w:rPr>
        <w:t>quyền</w:t>
      </w:r>
      <w:r>
        <w:rPr>
          <w:color w:val="001A1D"/>
          <w:spacing w:val="-4"/>
          <w:w w:val="105"/>
          <w:sz w:val="16"/>
        </w:rPr>
        <w:t xml:space="preserve"> </w:t>
      </w:r>
      <w:r>
        <w:rPr>
          <w:color w:val="001A1D"/>
          <w:w w:val="105"/>
          <w:sz w:val="16"/>
        </w:rPr>
        <w:t>truy</w:t>
      </w:r>
      <w:r>
        <w:rPr>
          <w:color w:val="001A1D"/>
          <w:spacing w:val="-4"/>
          <w:w w:val="105"/>
          <w:sz w:val="16"/>
        </w:rPr>
        <w:t xml:space="preserve"> </w:t>
      </w:r>
      <w:r>
        <w:rPr>
          <w:color w:val="001A1D"/>
          <w:w w:val="105"/>
          <w:sz w:val="16"/>
        </w:rPr>
        <w:t>cập</w:t>
      </w:r>
      <w:r>
        <w:rPr>
          <w:color w:val="001A1D"/>
          <w:spacing w:val="-4"/>
          <w:w w:val="105"/>
          <w:sz w:val="16"/>
        </w:rPr>
        <w:t xml:space="preserve"> </w:t>
      </w:r>
      <w:r>
        <w:rPr>
          <w:color w:val="001A1D"/>
          <w:w w:val="105"/>
          <w:sz w:val="16"/>
        </w:rPr>
        <w:t>cho</w:t>
      </w:r>
      <w:r>
        <w:rPr>
          <w:color w:val="001A1D"/>
          <w:spacing w:val="-4"/>
          <w:w w:val="105"/>
          <w:sz w:val="16"/>
        </w:rPr>
        <w:t xml:space="preserve"> </w:t>
      </w:r>
      <w:r>
        <w:rPr>
          <w:color w:val="001A1D"/>
          <w:w w:val="105"/>
          <w:sz w:val="16"/>
        </w:rPr>
        <w:t>người</w:t>
      </w:r>
      <w:r>
        <w:rPr>
          <w:color w:val="001A1D"/>
          <w:spacing w:val="-4"/>
          <w:w w:val="105"/>
          <w:sz w:val="16"/>
        </w:rPr>
        <w:t xml:space="preserve"> dùng</w:t>
      </w:r>
    </w:p>
    <w:p>
      <w:pPr>
        <w:pStyle w:val="4"/>
      </w:pPr>
    </w:p>
    <w:p>
      <w:pPr>
        <w:pStyle w:val="4"/>
        <w:spacing w:before="118"/>
      </w:pPr>
    </w:p>
    <w:p>
      <w:pPr>
        <w:pStyle w:val="4"/>
        <w:spacing w:before="1" w:line="330" w:lineRule="atLeast"/>
        <w:ind w:left="468" w:right="9125"/>
      </w:pPr>
      <w:r>
        <w:rPr>
          <w:color w:val="8E662E"/>
          <w:w w:val="105"/>
        </w:rPr>
        <w:t>Your</w:t>
      </w:r>
      <w:r>
        <w:rPr>
          <w:color w:val="8E662E"/>
          <w:spacing w:val="-12"/>
          <w:w w:val="105"/>
        </w:rPr>
        <w:t xml:space="preserve"> </w:t>
      </w:r>
      <w:r>
        <w:rPr>
          <w:color w:val="8E662E"/>
          <w:w w:val="105"/>
        </w:rPr>
        <w:t>answer</w:t>
      </w:r>
      <w:r>
        <w:rPr>
          <w:color w:val="8E662E"/>
          <w:spacing w:val="-11"/>
          <w:w w:val="105"/>
        </w:rPr>
        <w:t xml:space="preserve"> </w:t>
      </w:r>
      <w:r>
        <w:rPr>
          <w:color w:val="8E662E"/>
          <w:w w:val="105"/>
        </w:rPr>
        <w:t>is</w:t>
      </w:r>
      <w:r>
        <w:rPr>
          <w:color w:val="8E662E"/>
          <w:spacing w:val="-12"/>
          <w:w w:val="105"/>
        </w:rPr>
        <w:t xml:space="preserve"> </w:t>
      </w:r>
      <w:r>
        <w:rPr>
          <w:color w:val="8E662E"/>
          <w:w w:val="105"/>
        </w:rPr>
        <w:t>incorrect. The correct answer is:</w:t>
      </w:r>
    </w:p>
    <w:p>
      <w:pPr>
        <w:pStyle w:val="4"/>
        <w:spacing w:before="39"/>
        <w:ind w:left="468"/>
      </w:pPr>
      <w:r>
        <w:rPr>
          <w:color w:val="8E662E"/>
          <w:w w:val="105"/>
        </w:rPr>
        <w:t>Giới</w:t>
      </w:r>
      <w:r>
        <w:rPr>
          <w:color w:val="8E662E"/>
          <w:spacing w:val="-5"/>
          <w:w w:val="105"/>
        </w:rPr>
        <w:t xml:space="preserve"> </w:t>
      </w:r>
      <w:r>
        <w:rPr>
          <w:color w:val="8E662E"/>
          <w:w w:val="105"/>
        </w:rPr>
        <w:t>hạn</w:t>
      </w:r>
      <w:r>
        <w:rPr>
          <w:color w:val="8E662E"/>
          <w:spacing w:val="-4"/>
          <w:w w:val="105"/>
        </w:rPr>
        <w:t xml:space="preserve"> </w:t>
      </w:r>
      <w:r>
        <w:rPr>
          <w:color w:val="8E662E"/>
          <w:w w:val="105"/>
        </w:rPr>
        <w:t>các</w:t>
      </w:r>
      <w:r>
        <w:rPr>
          <w:color w:val="8E662E"/>
          <w:spacing w:val="-4"/>
          <w:w w:val="105"/>
        </w:rPr>
        <w:t xml:space="preserve"> </w:t>
      </w:r>
      <w:r>
        <w:rPr>
          <w:color w:val="8E662E"/>
          <w:w w:val="105"/>
        </w:rPr>
        <w:t>quyền</w:t>
      </w:r>
      <w:r>
        <w:rPr>
          <w:color w:val="8E662E"/>
          <w:spacing w:val="-4"/>
          <w:w w:val="105"/>
        </w:rPr>
        <w:t xml:space="preserve"> </w:t>
      </w:r>
      <w:r>
        <w:rPr>
          <w:color w:val="8E662E"/>
          <w:w w:val="105"/>
        </w:rPr>
        <w:t>truy</w:t>
      </w:r>
      <w:r>
        <w:rPr>
          <w:color w:val="8E662E"/>
          <w:spacing w:val="-4"/>
          <w:w w:val="105"/>
        </w:rPr>
        <w:t xml:space="preserve"> </w:t>
      </w:r>
      <w:r>
        <w:rPr>
          <w:color w:val="8E662E"/>
          <w:w w:val="105"/>
        </w:rPr>
        <w:t>cập</w:t>
      </w:r>
      <w:r>
        <w:rPr>
          <w:color w:val="8E662E"/>
          <w:spacing w:val="-4"/>
          <w:w w:val="105"/>
        </w:rPr>
        <w:t xml:space="preserve"> </w:t>
      </w:r>
      <w:r>
        <w:rPr>
          <w:color w:val="8E662E"/>
          <w:w w:val="105"/>
        </w:rPr>
        <w:t>và</w:t>
      </w:r>
      <w:r>
        <w:rPr>
          <w:color w:val="8E662E"/>
          <w:spacing w:val="-5"/>
          <w:w w:val="105"/>
        </w:rPr>
        <w:t xml:space="preserve"> </w:t>
      </w:r>
      <w:r>
        <w:rPr>
          <w:color w:val="8E662E"/>
          <w:w w:val="105"/>
        </w:rPr>
        <w:t>các</w:t>
      </w:r>
      <w:r>
        <w:rPr>
          <w:color w:val="8E662E"/>
          <w:spacing w:val="-4"/>
          <w:w w:val="105"/>
        </w:rPr>
        <w:t xml:space="preserve"> </w:t>
      </w:r>
      <w:r>
        <w:rPr>
          <w:color w:val="8E662E"/>
          <w:w w:val="105"/>
        </w:rPr>
        <w:t>hành</w:t>
      </w:r>
      <w:r>
        <w:rPr>
          <w:color w:val="8E662E"/>
          <w:spacing w:val="-4"/>
          <w:w w:val="105"/>
        </w:rPr>
        <w:t xml:space="preserve"> </w:t>
      </w:r>
      <w:r>
        <w:rPr>
          <w:color w:val="8E662E"/>
          <w:w w:val="105"/>
        </w:rPr>
        <w:t>động</w:t>
      </w:r>
      <w:r>
        <w:rPr>
          <w:color w:val="8E662E"/>
          <w:spacing w:val="-4"/>
          <w:w w:val="105"/>
        </w:rPr>
        <w:t xml:space="preserve"> </w:t>
      </w:r>
      <w:r>
        <w:rPr>
          <w:color w:val="8E662E"/>
          <w:w w:val="105"/>
        </w:rPr>
        <w:t>cho</w:t>
      </w:r>
      <w:r>
        <w:rPr>
          <w:color w:val="8E662E"/>
          <w:spacing w:val="-4"/>
          <w:w w:val="105"/>
        </w:rPr>
        <w:t xml:space="preserve"> </w:t>
      </w:r>
      <w:r>
        <w:rPr>
          <w:color w:val="8E662E"/>
          <w:w w:val="105"/>
        </w:rPr>
        <w:t>người</w:t>
      </w:r>
      <w:r>
        <w:rPr>
          <w:color w:val="8E662E"/>
          <w:spacing w:val="-4"/>
          <w:w w:val="105"/>
        </w:rPr>
        <w:t xml:space="preserve"> </w:t>
      </w:r>
      <w:r>
        <w:rPr>
          <w:color w:val="8E662E"/>
          <w:w w:val="105"/>
        </w:rPr>
        <w:t>dùng</w:t>
      </w:r>
      <w:r>
        <w:rPr>
          <w:color w:val="8E662E"/>
          <w:spacing w:val="-5"/>
          <w:w w:val="105"/>
        </w:rPr>
        <w:t xml:space="preserve"> </w:t>
      </w:r>
      <w:r>
        <w:rPr>
          <w:color w:val="8E662E"/>
          <w:w w:val="105"/>
        </w:rPr>
        <w:t>hợp</w:t>
      </w:r>
      <w:r>
        <w:rPr>
          <w:color w:val="8E662E"/>
          <w:spacing w:val="-4"/>
          <w:w w:val="105"/>
        </w:rPr>
        <w:t xml:space="preserve"> </w:t>
      </w:r>
      <w:r>
        <w:rPr>
          <w:color w:val="8E662E"/>
          <w:w w:val="105"/>
        </w:rPr>
        <w:t>pháp</w:t>
      </w:r>
      <w:r>
        <w:rPr>
          <w:color w:val="8E662E"/>
          <w:spacing w:val="-4"/>
          <w:w w:val="105"/>
        </w:rPr>
        <w:t xml:space="preserve"> </w:t>
      </w:r>
      <w:r>
        <w:rPr>
          <w:color w:val="8E662E"/>
          <w:w w:val="105"/>
        </w:rPr>
        <w:t>được</w:t>
      </w:r>
      <w:r>
        <w:rPr>
          <w:color w:val="8E662E"/>
          <w:spacing w:val="-4"/>
          <w:w w:val="105"/>
        </w:rPr>
        <w:t xml:space="preserve"> </w:t>
      </w:r>
      <w:r>
        <w:rPr>
          <w:color w:val="8E662E"/>
          <w:w w:val="105"/>
        </w:rPr>
        <w:t>sử</w:t>
      </w:r>
      <w:r>
        <w:rPr>
          <w:color w:val="8E662E"/>
          <w:spacing w:val="-4"/>
          <w:w w:val="105"/>
        </w:rPr>
        <w:t xml:space="preserve"> dụng</w:t>
      </w:r>
    </w:p>
    <w:p>
      <w:pPr>
        <w:pStyle w:val="4"/>
        <w:spacing w:before="252"/>
        <w:rPr>
          <w:sz w:val="20"/>
        </w:rPr>
      </w:pPr>
      <w:r>
        <mc:AlternateContent>
          <mc:Choice Requires="wpg">
            <w:drawing>
              <wp:anchor distT="0" distB="0" distL="0" distR="0" simplePos="0" relativeHeight="252013568" behindDoc="1" locked="0" layoutInCell="1" allowOverlap="1">
                <wp:simplePos x="0" y="0"/>
                <wp:positionH relativeFrom="page">
                  <wp:posOffset>408940</wp:posOffset>
                </wp:positionH>
                <wp:positionV relativeFrom="paragraph">
                  <wp:posOffset>344805</wp:posOffset>
                </wp:positionV>
                <wp:extent cx="6944360" cy="775970"/>
                <wp:effectExtent l="0" t="0" r="0" b="0"/>
                <wp:wrapTopAndBottom/>
                <wp:docPr id="296897885" name="Group 296897885"/>
                <wp:cNvGraphicFramePr/>
                <a:graphic xmlns:a="http://schemas.openxmlformats.org/drawingml/2006/main">
                  <a:graphicData uri="http://schemas.microsoft.com/office/word/2010/wordprocessingGroup">
                    <wpg:wgp>
                      <wpg:cNvGrpSpPr/>
                      <wpg:grpSpPr>
                        <a:xfrm>
                          <a:off x="0" y="0"/>
                          <a:ext cx="6944359" cy="775970"/>
                          <a:chOff x="0" y="0"/>
                          <a:chExt cx="6944359" cy="775970"/>
                        </a:xfrm>
                      </wpg:grpSpPr>
                      <wps:wsp>
                        <wps:cNvPr id="1719564794" name="Graphic 118"/>
                        <wps:cNvSpPr/>
                        <wps:spPr>
                          <a:xfrm>
                            <a:off x="3557" y="3557"/>
                            <a:ext cx="6937375" cy="768985"/>
                          </a:xfrm>
                          <a:custGeom>
                            <a:avLst/>
                            <a:gdLst/>
                            <a:ahLst/>
                            <a:cxnLst/>
                            <a:rect l="l" t="t" r="r" b="b"/>
                            <a:pathLst>
                              <a:path w="6937375" h="768985">
                                <a:moveTo>
                                  <a:pt x="0" y="757741"/>
                                </a:moveTo>
                                <a:lnTo>
                                  <a:pt x="0" y="10672"/>
                                </a:lnTo>
                                <a:lnTo>
                                  <a:pt x="0" y="7722"/>
                                </a:lnTo>
                                <a:lnTo>
                                  <a:pt x="1041" y="5203"/>
                                </a:lnTo>
                                <a:lnTo>
                                  <a:pt x="3125" y="3123"/>
                                </a:lnTo>
                                <a:lnTo>
                                  <a:pt x="5209" y="1042"/>
                                </a:lnTo>
                                <a:lnTo>
                                  <a:pt x="7725" y="0"/>
                                </a:lnTo>
                                <a:lnTo>
                                  <a:pt x="10672" y="0"/>
                                </a:lnTo>
                                <a:lnTo>
                                  <a:pt x="6926398" y="0"/>
                                </a:lnTo>
                                <a:lnTo>
                                  <a:pt x="6929345" y="0"/>
                                </a:lnTo>
                                <a:lnTo>
                                  <a:pt x="6931860" y="1042"/>
                                </a:lnTo>
                                <a:lnTo>
                                  <a:pt x="6933944" y="3123"/>
                                </a:lnTo>
                                <a:lnTo>
                                  <a:pt x="6936028" y="5203"/>
                                </a:lnTo>
                                <a:lnTo>
                                  <a:pt x="6937070" y="7722"/>
                                </a:lnTo>
                                <a:lnTo>
                                  <a:pt x="6937071" y="10672"/>
                                </a:lnTo>
                                <a:lnTo>
                                  <a:pt x="6937071" y="757741"/>
                                </a:lnTo>
                                <a:lnTo>
                                  <a:pt x="6926398" y="768414"/>
                                </a:lnTo>
                                <a:lnTo>
                                  <a:pt x="10672" y="768414"/>
                                </a:lnTo>
                                <a:lnTo>
                                  <a:pt x="0" y="760684"/>
                                </a:lnTo>
                                <a:lnTo>
                                  <a:pt x="0" y="757741"/>
                                </a:lnTo>
                                <a:close/>
                              </a:path>
                            </a:pathLst>
                          </a:custGeom>
                          <a:ln w="7114">
                            <a:solidFill>
                              <a:srgbClr val="CAD0D6"/>
                            </a:solidFill>
                            <a:prstDash val="solid"/>
                          </a:ln>
                        </wps:spPr>
                        <wps:bodyPr wrap="square" lIns="0" tIns="0" rIns="0" bIns="0" rtlCol="0">
                          <a:noAutofit/>
                        </wps:bodyPr>
                      </wps:wsp>
                      <wps:wsp>
                        <wps:cNvPr id="2033980433" name="Graphic 119"/>
                        <wps:cNvSpPr/>
                        <wps:spPr>
                          <a:xfrm>
                            <a:off x="60477" y="586982"/>
                            <a:ext cx="448309" cy="121285"/>
                          </a:xfrm>
                          <a:custGeom>
                            <a:avLst/>
                            <a:gdLst/>
                            <a:ahLst/>
                            <a:cxnLst/>
                            <a:rect l="l" t="t" r="r" b="b"/>
                            <a:pathLst>
                              <a:path w="448309" h="121285">
                                <a:moveTo>
                                  <a:pt x="0" y="67591"/>
                                </a:moveTo>
                                <a:lnTo>
                                  <a:pt x="0" y="53362"/>
                                </a:lnTo>
                                <a:lnTo>
                                  <a:pt x="0" y="49856"/>
                                </a:lnTo>
                                <a:lnTo>
                                  <a:pt x="341" y="46385"/>
                                </a:lnTo>
                                <a:lnTo>
                                  <a:pt x="1025" y="42946"/>
                                </a:lnTo>
                                <a:lnTo>
                                  <a:pt x="1708" y="39507"/>
                                </a:lnTo>
                                <a:lnTo>
                                  <a:pt x="2721" y="36168"/>
                                </a:lnTo>
                                <a:lnTo>
                                  <a:pt x="4061" y="32930"/>
                                </a:lnTo>
                                <a:lnTo>
                                  <a:pt x="5402" y="29692"/>
                                </a:lnTo>
                                <a:lnTo>
                                  <a:pt x="23715" y="8991"/>
                                </a:lnTo>
                                <a:lnTo>
                                  <a:pt x="26629" y="7041"/>
                                </a:lnTo>
                                <a:lnTo>
                                  <a:pt x="29704" y="5395"/>
                                </a:lnTo>
                                <a:lnTo>
                                  <a:pt x="32941" y="4057"/>
                                </a:lnTo>
                                <a:lnTo>
                                  <a:pt x="36178" y="2716"/>
                                </a:lnTo>
                                <a:lnTo>
                                  <a:pt x="39515" y="1705"/>
                                </a:lnTo>
                                <a:lnTo>
                                  <a:pt x="42951" y="1021"/>
                                </a:lnTo>
                                <a:lnTo>
                                  <a:pt x="46388" y="340"/>
                                </a:lnTo>
                                <a:lnTo>
                                  <a:pt x="49858" y="0"/>
                                </a:lnTo>
                                <a:lnTo>
                                  <a:pt x="53362" y="0"/>
                                </a:lnTo>
                                <a:lnTo>
                                  <a:pt x="394879" y="0"/>
                                </a:lnTo>
                                <a:lnTo>
                                  <a:pt x="398383" y="0"/>
                                </a:lnTo>
                                <a:lnTo>
                                  <a:pt x="401853" y="340"/>
                                </a:lnTo>
                                <a:lnTo>
                                  <a:pt x="405289" y="1021"/>
                                </a:lnTo>
                                <a:lnTo>
                                  <a:pt x="408726" y="1705"/>
                                </a:lnTo>
                                <a:lnTo>
                                  <a:pt x="412063" y="2716"/>
                                </a:lnTo>
                                <a:lnTo>
                                  <a:pt x="415300" y="4057"/>
                                </a:lnTo>
                                <a:lnTo>
                                  <a:pt x="418537" y="5395"/>
                                </a:lnTo>
                                <a:lnTo>
                                  <a:pt x="421612" y="7038"/>
                                </a:lnTo>
                                <a:lnTo>
                                  <a:pt x="424525" y="8987"/>
                                </a:lnTo>
                                <a:lnTo>
                                  <a:pt x="427439" y="10936"/>
                                </a:lnTo>
                                <a:lnTo>
                                  <a:pt x="444179" y="32930"/>
                                </a:lnTo>
                                <a:lnTo>
                                  <a:pt x="445520" y="36168"/>
                                </a:lnTo>
                                <a:lnTo>
                                  <a:pt x="446532" y="39507"/>
                                </a:lnTo>
                                <a:lnTo>
                                  <a:pt x="447216" y="42942"/>
                                </a:lnTo>
                                <a:lnTo>
                                  <a:pt x="447899" y="46385"/>
                                </a:lnTo>
                                <a:lnTo>
                                  <a:pt x="448241" y="49856"/>
                                </a:lnTo>
                                <a:lnTo>
                                  <a:pt x="448241" y="53362"/>
                                </a:lnTo>
                                <a:lnTo>
                                  <a:pt x="448241" y="67591"/>
                                </a:lnTo>
                                <a:lnTo>
                                  <a:pt x="448241" y="71093"/>
                                </a:lnTo>
                                <a:lnTo>
                                  <a:pt x="447899" y="74561"/>
                                </a:lnTo>
                                <a:lnTo>
                                  <a:pt x="447216" y="77996"/>
                                </a:lnTo>
                                <a:lnTo>
                                  <a:pt x="446532" y="81436"/>
                                </a:lnTo>
                                <a:lnTo>
                                  <a:pt x="445520" y="84774"/>
                                </a:lnTo>
                                <a:lnTo>
                                  <a:pt x="444179" y="88009"/>
                                </a:lnTo>
                                <a:lnTo>
                                  <a:pt x="442838" y="91243"/>
                                </a:lnTo>
                                <a:lnTo>
                                  <a:pt x="441194" y="94321"/>
                                </a:lnTo>
                                <a:lnTo>
                                  <a:pt x="439248" y="97236"/>
                                </a:lnTo>
                                <a:lnTo>
                                  <a:pt x="437301" y="100151"/>
                                </a:lnTo>
                                <a:lnTo>
                                  <a:pt x="435089" y="102843"/>
                                </a:lnTo>
                                <a:lnTo>
                                  <a:pt x="432612" y="105320"/>
                                </a:lnTo>
                                <a:lnTo>
                                  <a:pt x="430134" y="107797"/>
                                </a:lnTo>
                                <a:lnTo>
                                  <a:pt x="405289" y="119925"/>
                                </a:lnTo>
                                <a:lnTo>
                                  <a:pt x="401853" y="120610"/>
                                </a:lnTo>
                                <a:lnTo>
                                  <a:pt x="398383" y="120954"/>
                                </a:lnTo>
                                <a:lnTo>
                                  <a:pt x="394879" y="120954"/>
                                </a:lnTo>
                                <a:lnTo>
                                  <a:pt x="53362" y="120954"/>
                                </a:lnTo>
                                <a:lnTo>
                                  <a:pt x="49858" y="120954"/>
                                </a:lnTo>
                                <a:lnTo>
                                  <a:pt x="46388" y="120610"/>
                                </a:lnTo>
                                <a:lnTo>
                                  <a:pt x="15629" y="105320"/>
                                </a:lnTo>
                                <a:lnTo>
                                  <a:pt x="13151" y="102843"/>
                                </a:lnTo>
                                <a:lnTo>
                                  <a:pt x="4061" y="88005"/>
                                </a:lnTo>
                                <a:lnTo>
                                  <a:pt x="2721" y="84771"/>
                                </a:lnTo>
                                <a:lnTo>
                                  <a:pt x="1708" y="81432"/>
                                </a:lnTo>
                                <a:lnTo>
                                  <a:pt x="1025" y="77996"/>
                                </a:lnTo>
                                <a:lnTo>
                                  <a:pt x="341" y="74561"/>
                                </a:lnTo>
                                <a:lnTo>
                                  <a:pt x="0" y="71093"/>
                                </a:lnTo>
                                <a:lnTo>
                                  <a:pt x="0" y="67591"/>
                                </a:lnTo>
                                <a:close/>
                              </a:path>
                            </a:pathLst>
                          </a:custGeom>
                          <a:ln w="7114">
                            <a:solidFill>
                              <a:srgbClr val="000000"/>
                            </a:solidFill>
                            <a:prstDash val="solid"/>
                          </a:ln>
                        </wps:spPr>
                        <wps:bodyPr wrap="square" lIns="0" tIns="0" rIns="0" bIns="0" rtlCol="0">
                          <a:noAutofit/>
                        </wps:bodyPr>
                      </wps:wsp>
                      <wps:wsp>
                        <wps:cNvPr id="1943136216" name="Textbox 120"/>
                        <wps:cNvSpPr txBox="1"/>
                        <wps:spPr>
                          <a:xfrm>
                            <a:off x="10977" y="9197"/>
                            <a:ext cx="6922770" cy="757555"/>
                          </a:xfrm>
                          <a:prstGeom prst="rect">
                            <a:avLst/>
                          </a:prstGeom>
                        </wps:spPr>
                        <wps:txbx>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12</w:t>
                              </w:r>
                            </w:p>
                            <w:p>
                              <w:pPr>
                                <w:spacing w:before="68"/>
                                <w:ind w:left="77"/>
                                <w:rPr>
                                  <w:sz w:val="13"/>
                                </w:rPr>
                              </w:pPr>
                              <w:r>
                                <w:rPr>
                                  <w:color w:val="1C2025"/>
                                  <w:sz w:val="13"/>
                                </w:rPr>
                                <w:t>Not</w:t>
                              </w:r>
                              <w:r>
                                <w:rPr>
                                  <w:color w:val="1C2025"/>
                                  <w:spacing w:val="4"/>
                                  <w:sz w:val="13"/>
                                </w:rPr>
                                <w:t xml:space="preserve"> </w:t>
                              </w:r>
                              <w:r>
                                <w:rPr>
                                  <w:color w:val="1C2025"/>
                                  <w:spacing w:val="-2"/>
                                  <w:sz w:val="13"/>
                                </w:rPr>
                                <w:t>answered</w:t>
                              </w:r>
                            </w:p>
                            <w:p>
                              <w:pPr>
                                <w:spacing w:before="129"/>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38"/>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27.15pt;height:61.1pt;width:546.8pt;mso-position-horizontal-relative:page;mso-wrap-distance-bottom:0pt;mso-wrap-distance-top:0pt;z-index:-251302912;mso-width-relative:page;mso-height-relative:page;" coordsize="6944359,775970" o:gfxdata="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">
                <o:lock v:ext="edit" aspectratio="f"/>
                <v:shape id="Graphic 118" o:spid="_x0000_s1026" o:spt="100" style="position:absolute;left:3557;top:3557;height:768985;width:6937375;" filled="f" stroked="t" coordsize="6937375,768985" o:gfxdata="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zcc&#10;lcEAAADjAAAADwAAAAAAAAABACAAAAAiAAAAZHJzL2Rvd25yZXYueG1sUEsBAhQAFAAAAAgAh07i&#10;QDMvBZ47AAAAOQAAABAAAAAAAAAAAQAgAAAAEAEAAGRycy9zaGFwZXhtbC54bWxQSwUGAAAAAAYA&#10;BgBbAQAAugMAAAAA&#10;" path="m0,757741l0,10672,0,7722,1041,5203,3125,3123,5209,1042,7725,0,10672,0,6926398,0,6929345,0,6931860,1042,6933944,3123,6936028,5203,6937070,7722,6937071,10672,6937071,757741,6926398,768414,10672,768414,0,760684,0,757741xe">
                  <v:fill on="f" focussize="0,0"/>
                  <v:stroke weight="0.560157480314961pt" color="#CAD0D6" joinstyle="round"/>
                  <v:imagedata o:title=""/>
                  <o:lock v:ext="edit" aspectratio="f"/>
                  <v:textbox inset="0mm,0mm,0mm,0mm"/>
                </v:shape>
                <v:shape id="Graphic 119" o:spid="_x0000_s1026" o:spt="100" style="position:absolute;left:60477;top:586982;height:121285;width:448309;" filled="f" stroked="t" coordsize="448309,121285" o:gfxdata="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CC&#10;B4bCAAAA4wAAAA8AAAAAAAAAAQAgAAAAIgAAAGRycy9kb3ducmV2LnhtbFBLAQIUABQAAAAIAIdO&#10;4kAzLwWeOwAAADkAAAAQAAAAAAAAAAEAIAAAABEBAABkcnMvc2hhcGV4bWwueG1sUEsFBgAAAAAG&#10;AAYAWwEAALsDAAAAAA==&#10;" path="m0,67591l0,53362,0,49856,341,46385,1025,42946,1708,39507,2721,36168,4061,32930,5402,29692,23715,8991,26629,7041,29704,5395,32941,4057,36178,2716,39515,1705,42951,1021,46388,340,49858,0,53362,0,394879,0,398383,0,401853,340,405289,1021,408726,1705,412063,2716,415300,4057,418537,5395,421612,7038,424525,8987,427439,10936,444179,32930,445520,36168,446532,39507,447216,42942,447899,46385,448241,49856,448241,53362,448241,67591,448241,71093,447899,74561,447216,77996,446532,81436,445520,84774,444179,88009,442838,91243,441194,94321,439248,97236,437301,100151,435089,102843,432612,105320,430134,107797,405289,119925,401853,120610,398383,120954,394879,120954,53362,120954,49858,120954,46388,120610,15629,105320,13151,102843,4061,88005,2721,84771,1708,81432,1025,77996,341,74561,0,71093,0,67591xe">
                  <v:fill on="f" focussize="0,0"/>
                  <v:stroke weight="0.560157480314961pt" color="#000000" joinstyle="round"/>
                  <v:imagedata o:title=""/>
                  <o:lock v:ext="edit" aspectratio="f"/>
                  <v:textbox inset="0mm,0mm,0mm,0mm"/>
                </v:shape>
                <v:shape id="Textbox 120" o:spid="_x0000_s1026" o:spt="202" type="#_x0000_t202" style="position:absolute;left:10977;top:9197;height:757555;width:6922770;" filled="f" stroked="f" coordsize="21600,21600" o:gfxdata="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mt&#10;zUXCAAAA4wAAAA8AAAAAAAAAAQAgAAAAIgAAAGRycy9kb3ducmV2LnhtbFBLAQIUABQAAAAIAIdO&#10;4kAzLwWeOwAAADkAAAAQAAAAAAAAAAEAIAAAABEBAABkcnMvc2hhcGV4bWwueG1sUEsFBgAAAAAG&#10;AAYAWwEAALsDAAAAAA==&#10;">
                  <v:fill on="f" focussize="0,0"/>
                  <v:stroke on="f"/>
                  <v:imagedata o:title=""/>
                  <o:lock v:ext="edit" aspectratio="f"/>
                  <v:textbox inset="0mm,0mm,0mm,0mm">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12</w:t>
                        </w:r>
                      </w:p>
                      <w:p>
                        <w:pPr>
                          <w:spacing w:before="68"/>
                          <w:ind w:left="77"/>
                          <w:rPr>
                            <w:sz w:val="13"/>
                          </w:rPr>
                        </w:pPr>
                        <w:r>
                          <w:rPr>
                            <w:color w:val="1C2025"/>
                            <w:sz w:val="13"/>
                          </w:rPr>
                          <w:t>Not</w:t>
                        </w:r>
                        <w:r>
                          <w:rPr>
                            <w:color w:val="1C2025"/>
                            <w:spacing w:val="4"/>
                            <w:sz w:val="13"/>
                          </w:rPr>
                          <w:t xml:space="preserve"> </w:t>
                        </w:r>
                        <w:r>
                          <w:rPr>
                            <w:color w:val="1C2025"/>
                            <w:spacing w:val="-2"/>
                            <w:sz w:val="13"/>
                          </w:rPr>
                          <w:t>answered</w:t>
                        </w:r>
                      </w:p>
                      <w:p>
                        <w:pPr>
                          <w:spacing w:before="129"/>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38"/>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pPr>
    </w:p>
    <w:p>
      <w:pPr>
        <w:pStyle w:val="4"/>
        <w:spacing w:before="29"/>
      </w:pPr>
    </w:p>
    <w:p>
      <w:pPr>
        <w:pStyle w:val="4"/>
        <w:spacing w:line="290" w:lineRule="auto"/>
        <w:ind w:left="468" w:right="352"/>
      </w:pPr>
      <w:r>
        <w:drawing>
          <wp:anchor distT="0" distB="0" distL="0" distR="0" simplePos="0" relativeHeight="251881472" behindDoc="0" locked="0" layoutInCell="1" allowOverlap="1">
            <wp:simplePos x="0" y="0"/>
            <wp:positionH relativeFrom="page">
              <wp:posOffset>7125335</wp:posOffset>
            </wp:positionH>
            <wp:positionV relativeFrom="paragraph">
              <wp:posOffset>-124460</wp:posOffset>
            </wp:positionV>
            <wp:extent cx="227965" cy="227965"/>
            <wp:effectExtent l="0" t="0" r="0" b="0"/>
            <wp:wrapNone/>
            <wp:docPr id="1250415221" name="Picture 1250415221"/>
            <wp:cNvGraphicFramePr/>
            <a:graphic xmlns:a="http://schemas.openxmlformats.org/drawingml/2006/main">
              <a:graphicData uri="http://schemas.openxmlformats.org/drawingml/2006/picture">
                <pic:pic xmlns:pic="http://schemas.openxmlformats.org/drawingml/2006/picture">
                  <pic:nvPicPr>
                    <pic:cNvPr id="1250415221" name="Picture 1250415221"/>
                    <pic:cNvPicPr/>
                  </pic:nvPicPr>
                  <pic:blipFill>
                    <a:blip r:embed="rId25" cstate="print"/>
                    <a:stretch>
                      <a:fillRect/>
                    </a:stretch>
                  </pic:blipFill>
                  <pic:spPr>
                    <a:xfrm>
                      <a:off x="0" y="0"/>
                      <a:ext cx="227678" cy="227678"/>
                    </a:xfrm>
                    <a:prstGeom prst="rect">
                      <a:avLst/>
                    </a:prstGeom>
                  </pic:spPr>
                </pic:pic>
              </a:graphicData>
            </a:graphic>
          </wp:anchor>
        </w:drawing>
      </w:r>
      <w:r>
        <mc:AlternateContent>
          <mc:Choice Requires="wps">
            <w:drawing>
              <wp:anchor distT="0" distB="0" distL="0" distR="0" simplePos="0" relativeHeight="251882496" behindDoc="0" locked="0" layoutInCell="1" allowOverlap="1">
                <wp:simplePos x="0" y="0"/>
                <wp:positionH relativeFrom="page">
                  <wp:posOffset>7025640</wp:posOffset>
                </wp:positionH>
                <wp:positionV relativeFrom="paragraph">
                  <wp:posOffset>-210820</wp:posOffset>
                </wp:positionV>
                <wp:extent cx="384810" cy="429895"/>
                <wp:effectExtent l="0" t="0" r="0" b="0"/>
                <wp:wrapNone/>
                <wp:docPr id="450295933" name="Graphic 122"/>
                <wp:cNvGraphicFramePr/>
                <a:graphic xmlns:a="http://schemas.openxmlformats.org/drawingml/2006/main">
                  <a:graphicData uri="http://schemas.microsoft.com/office/word/2010/wordprocessingShape">
                    <wps:wsp>
                      <wps:cNvSpPr/>
                      <wps:spPr>
                        <a:xfrm>
                          <a:off x="0" y="0"/>
                          <a:ext cx="384810" cy="429895"/>
                        </a:xfrm>
                        <a:custGeom>
                          <a:avLst/>
                          <a:gdLst/>
                          <a:ahLst/>
                          <a:cxnLst/>
                          <a:rect l="l" t="t" r="r" b="b"/>
                          <a:pathLst>
                            <a:path w="384810" h="429895">
                              <a:moveTo>
                                <a:pt x="384810" y="429767"/>
                              </a:moveTo>
                              <a:lnTo>
                                <a:pt x="0" y="429767"/>
                              </a:lnTo>
                              <a:lnTo>
                                <a:pt x="0" y="0"/>
                              </a:lnTo>
                              <a:lnTo>
                                <a:pt x="384810" y="0"/>
                              </a:lnTo>
                              <a:lnTo>
                                <a:pt x="384810" y="93170"/>
                              </a:lnTo>
                              <a:lnTo>
                                <a:pt x="214052" y="93170"/>
                              </a:lnTo>
                              <a:lnTo>
                                <a:pt x="203538" y="93678"/>
                              </a:lnTo>
                              <a:lnTo>
                                <a:pt x="163690" y="105786"/>
                              </a:lnTo>
                              <a:lnTo>
                                <a:pt x="131510" y="132222"/>
                              </a:lnTo>
                              <a:lnTo>
                                <a:pt x="111895" y="168960"/>
                              </a:lnTo>
                              <a:lnTo>
                                <a:pt x="107327" y="199894"/>
                              </a:lnTo>
                              <a:lnTo>
                                <a:pt x="107834" y="210407"/>
                              </a:lnTo>
                              <a:lnTo>
                                <a:pt x="119942" y="250254"/>
                              </a:lnTo>
                              <a:lnTo>
                                <a:pt x="146378" y="282434"/>
                              </a:lnTo>
                              <a:lnTo>
                                <a:pt x="183117" y="302048"/>
                              </a:lnTo>
                              <a:lnTo>
                                <a:pt x="214052" y="306618"/>
                              </a:lnTo>
                              <a:lnTo>
                                <a:pt x="384810" y="306618"/>
                              </a:lnTo>
                              <a:lnTo>
                                <a:pt x="384810" y="429767"/>
                              </a:lnTo>
                              <a:close/>
                            </a:path>
                            <a:path w="384810" h="429895">
                              <a:moveTo>
                                <a:pt x="384810" y="306618"/>
                              </a:moveTo>
                              <a:lnTo>
                                <a:pt x="214052" y="306618"/>
                              </a:lnTo>
                              <a:lnTo>
                                <a:pt x="224565" y="306110"/>
                              </a:lnTo>
                              <a:lnTo>
                                <a:pt x="234876" y="304587"/>
                              </a:lnTo>
                              <a:lnTo>
                                <a:pt x="273355" y="288648"/>
                              </a:lnTo>
                              <a:lnTo>
                                <a:pt x="302805" y="259198"/>
                              </a:lnTo>
                              <a:lnTo>
                                <a:pt x="318744" y="220719"/>
                              </a:lnTo>
                              <a:lnTo>
                                <a:pt x="320776" y="199894"/>
                              </a:lnTo>
                              <a:lnTo>
                                <a:pt x="320267" y="189381"/>
                              </a:lnTo>
                              <a:lnTo>
                                <a:pt x="308159" y="149533"/>
                              </a:lnTo>
                              <a:lnTo>
                                <a:pt x="281722" y="117353"/>
                              </a:lnTo>
                              <a:lnTo>
                                <a:pt x="244985" y="97740"/>
                              </a:lnTo>
                              <a:lnTo>
                                <a:pt x="214052" y="93170"/>
                              </a:lnTo>
                              <a:lnTo>
                                <a:pt x="384810" y="93170"/>
                              </a:lnTo>
                              <a:lnTo>
                                <a:pt x="384810" y="306618"/>
                              </a:lnTo>
                              <a:close/>
                            </a:path>
                          </a:pathLst>
                        </a:custGeom>
                        <a:solidFill>
                          <a:srgbClr val="000000">
                            <a:alpha val="19999"/>
                          </a:srgbClr>
                        </a:solidFill>
                      </wps:spPr>
                      <wps:bodyPr wrap="square" lIns="0" tIns="0" rIns="0" bIns="0" rtlCol="0">
                        <a:noAutofit/>
                      </wps:bodyPr>
                    </wps:wsp>
                  </a:graphicData>
                </a:graphic>
              </wp:anchor>
            </w:drawing>
          </mc:Choice>
          <mc:Fallback>
            <w:pict>
              <v:shape id="Graphic 122" o:spid="_x0000_s1026" o:spt="100" style="position:absolute;left:0pt;margin-left:553.2pt;margin-top:-16.6pt;height:33.85pt;width:30.3pt;mso-position-horizontal-relative:page;z-index:251882496;mso-width-relative:page;mso-height-relative:page;" fillcolor="#000000" filled="t" stroked="f" coordsize="384810,429895" o:gfxdata="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" path="m384810,429767l0,429767,0,0,384810,0,384810,93170,214052,93170,203538,93678,163690,105786,131510,132222,111895,168960,107327,199894,107834,210407,119942,250254,146378,282434,183117,302048,214052,306618,384810,306618,384810,429767xem384810,306618l214052,306618,224565,306110,234876,304587,273355,288648,302805,259198,318744,220719,320776,199894,320267,189381,308159,149533,281722,117353,244985,97740,214052,93170,384810,93170,384810,306618xe">
                <v:fill on="t" opacity="13106f" focussize="0,0"/>
                <v:stroke on="f"/>
                <v:imagedata o:title=""/>
                <o:lock v:ext="edit" aspectratio="f"/>
                <v:textbox inset="0mm,0mm,0mm,0mm"/>
              </v:shape>
            </w:pict>
          </mc:Fallback>
        </mc:AlternateContent>
      </w:r>
      <w:r>
        <w:rPr>
          <w:color w:val="001A1D"/>
          <w:w w:val="105"/>
        </w:rPr>
        <w:t>Một</w:t>
      </w:r>
      <w:r>
        <w:rPr>
          <w:color w:val="001A1D"/>
          <w:spacing w:val="-4"/>
          <w:w w:val="105"/>
        </w:rPr>
        <w:t xml:space="preserve"> </w:t>
      </w:r>
      <w:r>
        <w:rPr>
          <w:color w:val="001A1D"/>
          <w:w w:val="105"/>
        </w:rPr>
        <w:t>hệ</w:t>
      </w:r>
      <w:r>
        <w:rPr>
          <w:color w:val="001A1D"/>
          <w:spacing w:val="-4"/>
          <w:w w:val="105"/>
        </w:rPr>
        <w:t xml:space="preserve"> </w:t>
      </w:r>
      <w:r>
        <w:rPr>
          <w:color w:val="001A1D"/>
          <w:w w:val="105"/>
        </w:rPr>
        <w:t>thống</w:t>
      </w:r>
      <w:r>
        <w:rPr>
          <w:color w:val="001A1D"/>
          <w:spacing w:val="-4"/>
          <w:w w:val="105"/>
        </w:rPr>
        <w:t xml:space="preserve"> </w:t>
      </w:r>
      <w:r>
        <w:rPr>
          <w:color w:val="001A1D"/>
          <w:w w:val="105"/>
        </w:rPr>
        <w:t>kiểm</w:t>
      </w:r>
      <w:r>
        <w:rPr>
          <w:color w:val="001A1D"/>
          <w:spacing w:val="-4"/>
          <w:w w:val="105"/>
        </w:rPr>
        <w:t xml:space="preserve"> </w:t>
      </w:r>
      <w:r>
        <w:rPr>
          <w:color w:val="001A1D"/>
          <w:w w:val="105"/>
        </w:rPr>
        <w:t>soát</w:t>
      </w:r>
      <w:r>
        <w:rPr>
          <w:color w:val="001A1D"/>
          <w:spacing w:val="-4"/>
          <w:w w:val="105"/>
        </w:rPr>
        <w:t xml:space="preserve"> </w:t>
      </w:r>
      <w:r>
        <w:rPr>
          <w:color w:val="001A1D"/>
          <w:w w:val="105"/>
        </w:rPr>
        <w:t>truy</w:t>
      </w:r>
      <w:r>
        <w:rPr>
          <w:color w:val="001A1D"/>
          <w:spacing w:val="-4"/>
          <w:w w:val="105"/>
        </w:rPr>
        <w:t xml:space="preserve"> </w:t>
      </w:r>
      <w:r>
        <w:rPr>
          <w:color w:val="001A1D"/>
          <w:w w:val="105"/>
        </w:rPr>
        <w:t>cập</w:t>
      </w:r>
      <w:r>
        <w:rPr>
          <w:color w:val="001A1D"/>
          <w:spacing w:val="-4"/>
          <w:w w:val="105"/>
        </w:rPr>
        <w:t xml:space="preserve"> </w:t>
      </w:r>
      <w:r>
        <w:rPr>
          <w:color w:val="001A1D"/>
          <w:w w:val="105"/>
        </w:rPr>
        <w:t>chỉ</w:t>
      </w:r>
      <w:r>
        <w:rPr>
          <w:color w:val="001A1D"/>
          <w:spacing w:val="-4"/>
          <w:w w:val="105"/>
        </w:rPr>
        <w:t xml:space="preserve"> </w:t>
      </w:r>
      <w:r>
        <w:rPr>
          <w:color w:val="001A1D"/>
          <w:w w:val="105"/>
        </w:rPr>
        <w:t>cấp</w:t>
      </w:r>
      <w:r>
        <w:rPr>
          <w:color w:val="001A1D"/>
          <w:spacing w:val="-4"/>
          <w:w w:val="105"/>
        </w:rPr>
        <w:t xml:space="preserve"> </w:t>
      </w:r>
      <w:r>
        <w:rPr>
          <w:color w:val="001A1D"/>
          <w:w w:val="105"/>
        </w:rPr>
        <w:t>cho</w:t>
      </w:r>
      <w:r>
        <w:rPr>
          <w:color w:val="001A1D"/>
          <w:spacing w:val="-4"/>
          <w:w w:val="105"/>
        </w:rPr>
        <w:t xml:space="preserve"> </w:t>
      </w:r>
      <w:r>
        <w:rPr>
          <w:color w:val="001A1D"/>
          <w:w w:val="105"/>
        </w:rPr>
        <w:t>người</w:t>
      </w:r>
      <w:r>
        <w:rPr>
          <w:color w:val="001A1D"/>
          <w:spacing w:val="-4"/>
          <w:w w:val="105"/>
        </w:rPr>
        <w:t xml:space="preserve"> </w:t>
      </w:r>
      <w:r>
        <w:rPr>
          <w:color w:val="001A1D"/>
          <w:w w:val="105"/>
        </w:rPr>
        <w:t>dùng</w:t>
      </w:r>
      <w:r>
        <w:rPr>
          <w:color w:val="001A1D"/>
          <w:spacing w:val="-4"/>
          <w:w w:val="105"/>
        </w:rPr>
        <w:t xml:space="preserve"> </w:t>
      </w:r>
      <w:r>
        <w:rPr>
          <w:color w:val="001A1D"/>
          <w:w w:val="105"/>
        </w:rPr>
        <w:t>những</w:t>
      </w:r>
      <w:r>
        <w:rPr>
          <w:color w:val="001A1D"/>
          <w:spacing w:val="-4"/>
          <w:w w:val="105"/>
        </w:rPr>
        <w:t xml:space="preserve"> </w:t>
      </w:r>
      <w:r>
        <w:rPr>
          <w:color w:val="001A1D"/>
          <w:w w:val="105"/>
        </w:rPr>
        <w:t>quyền</w:t>
      </w:r>
      <w:r>
        <w:rPr>
          <w:color w:val="001A1D"/>
          <w:spacing w:val="-4"/>
          <w:w w:val="105"/>
        </w:rPr>
        <w:t xml:space="preserve"> </w:t>
      </w:r>
      <w:r>
        <w:rPr>
          <w:color w:val="001A1D"/>
          <w:w w:val="105"/>
        </w:rPr>
        <w:t>cần</w:t>
      </w:r>
      <w:r>
        <w:rPr>
          <w:color w:val="001A1D"/>
          <w:spacing w:val="-4"/>
          <w:w w:val="105"/>
        </w:rPr>
        <w:t xml:space="preserve"> </w:t>
      </w:r>
      <w:r>
        <w:rPr>
          <w:color w:val="001A1D"/>
          <w:w w:val="105"/>
        </w:rPr>
        <w:t>thiết</w:t>
      </w:r>
      <w:r>
        <w:rPr>
          <w:color w:val="001A1D"/>
          <w:spacing w:val="-4"/>
          <w:w w:val="105"/>
        </w:rPr>
        <w:t xml:space="preserve"> </w:t>
      </w:r>
      <w:r>
        <w:rPr>
          <w:color w:val="001A1D"/>
          <w:w w:val="105"/>
        </w:rPr>
        <w:t>để</w:t>
      </w:r>
      <w:r>
        <w:rPr>
          <w:color w:val="001A1D"/>
          <w:spacing w:val="-4"/>
          <w:w w:val="105"/>
        </w:rPr>
        <w:t xml:space="preserve"> </w:t>
      </w:r>
      <w:r>
        <w:rPr>
          <w:color w:val="001A1D"/>
          <w:w w:val="105"/>
        </w:rPr>
        <w:t>họ</w:t>
      </w:r>
      <w:r>
        <w:rPr>
          <w:color w:val="001A1D"/>
          <w:spacing w:val="-4"/>
          <w:w w:val="105"/>
        </w:rPr>
        <w:t xml:space="preserve"> </w:t>
      </w:r>
      <w:r>
        <w:rPr>
          <w:color w:val="001A1D"/>
          <w:w w:val="105"/>
        </w:rPr>
        <w:t>thực</w:t>
      </w:r>
      <w:r>
        <w:rPr>
          <w:color w:val="001A1D"/>
          <w:spacing w:val="-4"/>
          <w:w w:val="105"/>
        </w:rPr>
        <w:t xml:space="preserve"> </w:t>
      </w:r>
      <w:r>
        <w:rPr>
          <w:color w:val="001A1D"/>
          <w:w w:val="105"/>
        </w:rPr>
        <w:t>hiện</w:t>
      </w:r>
      <w:r>
        <w:rPr>
          <w:color w:val="001A1D"/>
          <w:spacing w:val="-4"/>
          <w:w w:val="105"/>
        </w:rPr>
        <w:t xml:space="preserve"> </w:t>
      </w:r>
      <w:r>
        <w:rPr>
          <w:color w:val="001A1D"/>
          <w:w w:val="105"/>
        </w:rPr>
        <w:t>công</w:t>
      </w:r>
      <w:r>
        <w:rPr>
          <w:color w:val="001A1D"/>
          <w:spacing w:val="-4"/>
          <w:w w:val="105"/>
        </w:rPr>
        <w:t xml:space="preserve"> </w:t>
      </w:r>
      <w:r>
        <w:rPr>
          <w:color w:val="001A1D"/>
          <w:w w:val="105"/>
        </w:rPr>
        <w:t>việc</w:t>
      </w:r>
      <w:r>
        <w:rPr>
          <w:color w:val="001A1D"/>
          <w:spacing w:val="-4"/>
          <w:w w:val="105"/>
        </w:rPr>
        <w:t xml:space="preserve"> </w:t>
      </w:r>
      <w:r>
        <w:rPr>
          <w:color w:val="001A1D"/>
          <w:w w:val="105"/>
        </w:rPr>
        <w:t>đang</w:t>
      </w:r>
      <w:r>
        <w:rPr>
          <w:color w:val="001A1D"/>
          <w:spacing w:val="-4"/>
          <w:w w:val="105"/>
        </w:rPr>
        <w:t xml:space="preserve"> </w:t>
      </w:r>
      <w:r>
        <w:rPr>
          <w:color w:val="001A1D"/>
          <w:w w:val="105"/>
        </w:rPr>
        <w:t>hoạt</w:t>
      </w:r>
      <w:r>
        <w:rPr>
          <w:color w:val="001A1D"/>
          <w:spacing w:val="-4"/>
          <w:w w:val="105"/>
        </w:rPr>
        <w:t xml:space="preserve"> </w:t>
      </w:r>
      <w:r>
        <w:rPr>
          <w:color w:val="001A1D"/>
          <w:w w:val="105"/>
        </w:rPr>
        <w:t>động</w:t>
      </w:r>
      <w:r>
        <w:rPr>
          <w:color w:val="001A1D"/>
          <w:spacing w:val="-4"/>
          <w:w w:val="105"/>
        </w:rPr>
        <w:t xml:space="preserve"> </w:t>
      </w:r>
      <w:r>
        <w:rPr>
          <w:color w:val="001A1D"/>
          <w:w w:val="105"/>
        </w:rPr>
        <w:t>theo</w:t>
      </w:r>
      <w:r>
        <w:rPr>
          <w:color w:val="001A1D"/>
          <w:spacing w:val="-4"/>
          <w:w w:val="105"/>
        </w:rPr>
        <w:t xml:space="preserve"> </w:t>
      </w:r>
      <w:r>
        <w:rPr>
          <w:color w:val="001A1D"/>
          <w:w w:val="105"/>
        </w:rPr>
        <w:t>nguyên</w:t>
      </w:r>
      <w:r>
        <w:rPr>
          <w:color w:val="001A1D"/>
          <w:spacing w:val="-4"/>
          <w:w w:val="105"/>
        </w:rPr>
        <w:t xml:space="preserve"> </w:t>
      </w:r>
      <w:r>
        <w:rPr>
          <w:color w:val="001A1D"/>
          <w:w w:val="105"/>
        </w:rPr>
        <w:t>tắc bảo mật nào?</w:t>
      </w:r>
    </w:p>
    <w:p>
      <w:pPr>
        <w:pStyle w:val="4"/>
        <w:spacing w:before="67"/>
      </w:pPr>
    </w:p>
    <w:p>
      <w:pPr>
        <w:pStyle w:val="5"/>
        <w:numPr>
          <w:ilvl w:val="0"/>
          <w:numId w:val="12"/>
        </w:numPr>
        <w:tabs>
          <w:tab w:val="left" w:pos="1098"/>
        </w:tabs>
        <w:spacing w:before="1"/>
        <w:ind w:left="1098" w:hanging="294"/>
        <w:rPr>
          <w:sz w:val="16"/>
        </w:rPr>
      </w:pPr>
      <w:r>
        <w:drawing>
          <wp:anchor distT="0" distB="0" distL="0" distR="0" simplePos="0" relativeHeight="251877376" behindDoc="0" locked="0" layoutInCell="1" allowOverlap="1">
            <wp:simplePos x="0" y="0"/>
            <wp:positionH relativeFrom="page">
              <wp:posOffset>611505</wp:posOffset>
            </wp:positionH>
            <wp:positionV relativeFrom="paragraph">
              <wp:posOffset>24765</wp:posOffset>
            </wp:positionV>
            <wp:extent cx="92710" cy="92710"/>
            <wp:effectExtent l="0" t="0" r="0" b="0"/>
            <wp:wrapNone/>
            <wp:docPr id="1119452760" name="Picture 1119452760"/>
            <wp:cNvGraphicFramePr/>
            <a:graphic xmlns:a="http://schemas.openxmlformats.org/drawingml/2006/main">
              <a:graphicData uri="http://schemas.openxmlformats.org/drawingml/2006/picture">
                <pic:pic xmlns:pic="http://schemas.openxmlformats.org/drawingml/2006/picture">
                  <pic:nvPicPr>
                    <pic:cNvPr id="1119452760" name="Picture 1119452760"/>
                    <pic:cNvPicPr/>
                  </pic:nvPicPr>
                  <pic:blipFill>
                    <a:blip r:embed="rId33" cstate="print"/>
                    <a:stretch>
                      <a:fillRect/>
                    </a:stretch>
                  </pic:blipFill>
                  <pic:spPr>
                    <a:xfrm>
                      <a:off x="0" y="0"/>
                      <a:ext cx="92494" cy="92494"/>
                    </a:xfrm>
                    <a:prstGeom prst="rect">
                      <a:avLst/>
                    </a:prstGeom>
                  </pic:spPr>
                </pic:pic>
              </a:graphicData>
            </a:graphic>
          </wp:anchor>
        </w:drawing>
      </w:r>
      <w:r>
        <w:rPr>
          <w:color w:val="001A1D"/>
          <w:w w:val="105"/>
          <w:sz w:val="16"/>
        </w:rPr>
        <w:t>Discretionary</w:t>
      </w:r>
      <w:r>
        <w:rPr>
          <w:color w:val="001A1D"/>
          <w:spacing w:val="-9"/>
          <w:w w:val="105"/>
          <w:sz w:val="16"/>
        </w:rPr>
        <w:t xml:space="preserve"> </w:t>
      </w:r>
      <w:r>
        <w:rPr>
          <w:color w:val="001A1D"/>
          <w:w w:val="105"/>
          <w:sz w:val="16"/>
        </w:rPr>
        <w:t>Access</w:t>
      </w:r>
      <w:r>
        <w:rPr>
          <w:color w:val="001A1D"/>
          <w:spacing w:val="-8"/>
          <w:w w:val="105"/>
          <w:sz w:val="16"/>
        </w:rPr>
        <w:t xml:space="preserve"> </w:t>
      </w:r>
      <w:r>
        <w:rPr>
          <w:color w:val="001A1D"/>
          <w:spacing w:val="-2"/>
          <w:w w:val="105"/>
          <w:sz w:val="16"/>
        </w:rPr>
        <w:t>Control</w:t>
      </w:r>
    </w:p>
    <w:p>
      <w:pPr>
        <w:pStyle w:val="5"/>
        <w:numPr>
          <w:ilvl w:val="0"/>
          <w:numId w:val="12"/>
        </w:numPr>
        <w:tabs>
          <w:tab w:val="left" w:pos="1098"/>
        </w:tabs>
        <w:ind w:left="1098" w:hanging="294"/>
        <w:rPr>
          <w:sz w:val="16"/>
          <w:highlight w:val="green"/>
        </w:rPr>
      </w:pPr>
      <w:r>
        <w:rPr>
          <w:highlight w:val="green"/>
        </w:rPr>
        <w:drawing>
          <wp:anchor distT="0" distB="0" distL="0" distR="0" simplePos="0" relativeHeight="251878400"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93627225" name="Picture 93627225"/>
            <wp:cNvGraphicFramePr/>
            <a:graphic xmlns:a="http://schemas.openxmlformats.org/drawingml/2006/main">
              <a:graphicData uri="http://schemas.openxmlformats.org/drawingml/2006/picture">
                <pic:pic xmlns:pic="http://schemas.openxmlformats.org/drawingml/2006/picture">
                  <pic:nvPicPr>
                    <pic:cNvPr id="93627225" name="Picture 93627225"/>
                    <pic:cNvPicPr/>
                  </pic:nvPicPr>
                  <pic:blipFill>
                    <a:blip r:embed="rId31" cstate="print"/>
                    <a:stretch>
                      <a:fillRect/>
                    </a:stretch>
                  </pic:blipFill>
                  <pic:spPr>
                    <a:xfrm>
                      <a:off x="0" y="0"/>
                      <a:ext cx="92494" cy="92494"/>
                    </a:xfrm>
                    <a:prstGeom prst="rect">
                      <a:avLst/>
                    </a:prstGeom>
                  </pic:spPr>
                </pic:pic>
              </a:graphicData>
            </a:graphic>
          </wp:anchor>
        </w:drawing>
      </w:r>
      <w:r>
        <w:rPr>
          <w:color w:val="001A1D"/>
          <w:w w:val="105"/>
          <w:sz w:val="16"/>
          <w:highlight w:val="green"/>
        </w:rPr>
        <w:t>Least</w:t>
      </w:r>
      <w:r>
        <w:rPr>
          <w:color w:val="001A1D"/>
          <w:spacing w:val="-5"/>
          <w:w w:val="105"/>
          <w:sz w:val="16"/>
          <w:highlight w:val="green"/>
        </w:rPr>
        <w:t xml:space="preserve"> </w:t>
      </w:r>
      <w:r>
        <w:rPr>
          <w:color w:val="001A1D"/>
          <w:spacing w:val="-2"/>
          <w:w w:val="105"/>
          <w:sz w:val="16"/>
          <w:highlight w:val="green"/>
        </w:rPr>
        <w:t>Privilege</w:t>
      </w:r>
    </w:p>
    <w:p>
      <w:pPr>
        <w:pStyle w:val="5"/>
        <w:numPr>
          <w:ilvl w:val="0"/>
          <w:numId w:val="12"/>
        </w:numPr>
        <w:tabs>
          <w:tab w:val="left" w:pos="1098"/>
        </w:tabs>
        <w:ind w:left="1098" w:hanging="294"/>
        <w:rPr>
          <w:sz w:val="16"/>
        </w:rPr>
      </w:pPr>
      <w:r>
        <w:drawing>
          <wp:anchor distT="0" distB="0" distL="0" distR="0" simplePos="0" relativeHeight="251879424"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101653613" name="Picture 101653613"/>
            <wp:cNvGraphicFramePr/>
            <a:graphic xmlns:a="http://schemas.openxmlformats.org/drawingml/2006/main">
              <a:graphicData uri="http://schemas.openxmlformats.org/drawingml/2006/picture">
                <pic:pic xmlns:pic="http://schemas.openxmlformats.org/drawingml/2006/picture">
                  <pic:nvPicPr>
                    <pic:cNvPr id="101653613" name="Picture 101653613"/>
                    <pic:cNvPicPr/>
                  </pic:nvPicPr>
                  <pic:blipFill>
                    <a:blip r:embed="rId31" cstate="print"/>
                    <a:stretch>
                      <a:fillRect/>
                    </a:stretch>
                  </pic:blipFill>
                  <pic:spPr>
                    <a:xfrm>
                      <a:off x="0" y="0"/>
                      <a:ext cx="92494" cy="92494"/>
                    </a:xfrm>
                    <a:prstGeom prst="rect">
                      <a:avLst/>
                    </a:prstGeom>
                  </pic:spPr>
                </pic:pic>
              </a:graphicData>
            </a:graphic>
          </wp:anchor>
        </w:drawing>
      </w:r>
      <w:r>
        <w:rPr>
          <w:color w:val="001A1D"/>
          <w:w w:val="105"/>
          <w:sz w:val="16"/>
        </w:rPr>
        <w:t>Mandatory</w:t>
      </w:r>
      <w:r>
        <w:rPr>
          <w:color w:val="001A1D"/>
          <w:spacing w:val="-8"/>
          <w:w w:val="105"/>
          <w:sz w:val="16"/>
        </w:rPr>
        <w:t xml:space="preserve"> </w:t>
      </w:r>
      <w:r>
        <w:rPr>
          <w:color w:val="001A1D"/>
          <w:w w:val="105"/>
          <w:sz w:val="16"/>
        </w:rPr>
        <w:t>Access</w:t>
      </w:r>
      <w:r>
        <w:rPr>
          <w:color w:val="001A1D"/>
          <w:spacing w:val="-7"/>
          <w:w w:val="105"/>
          <w:sz w:val="16"/>
        </w:rPr>
        <w:t xml:space="preserve"> </w:t>
      </w:r>
      <w:r>
        <w:rPr>
          <w:color w:val="001A1D"/>
          <w:spacing w:val="-2"/>
          <w:w w:val="105"/>
          <w:sz w:val="16"/>
        </w:rPr>
        <w:t>Control</w:t>
      </w:r>
    </w:p>
    <w:p>
      <w:pPr>
        <w:pStyle w:val="5"/>
        <w:numPr>
          <w:ilvl w:val="0"/>
          <w:numId w:val="12"/>
        </w:numPr>
        <w:tabs>
          <w:tab w:val="left" w:pos="1098"/>
        </w:tabs>
        <w:ind w:left="1098" w:hanging="294"/>
        <w:rPr>
          <w:sz w:val="16"/>
        </w:rPr>
      </w:pPr>
      <w:r>
        <w:drawing>
          <wp:anchor distT="0" distB="0" distL="0" distR="0" simplePos="0" relativeHeight="251880448"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2128602113" name="Picture 2128602113"/>
            <wp:cNvGraphicFramePr/>
            <a:graphic xmlns:a="http://schemas.openxmlformats.org/drawingml/2006/main">
              <a:graphicData uri="http://schemas.openxmlformats.org/drawingml/2006/picture">
                <pic:pic xmlns:pic="http://schemas.openxmlformats.org/drawingml/2006/picture">
                  <pic:nvPicPr>
                    <pic:cNvPr id="2128602113" name="Picture 2128602113"/>
                    <pic:cNvPicPr/>
                  </pic:nvPicPr>
                  <pic:blipFill>
                    <a:blip r:embed="rId34" cstate="print"/>
                    <a:stretch>
                      <a:fillRect/>
                    </a:stretch>
                  </pic:blipFill>
                  <pic:spPr>
                    <a:xfrm>
                      <a:off x="0" y="0"/>
                      <a:ext cx="92494" cy="92494"/>
                    </a:xfrm>
                    <a:prstGeom prst="rect">
                      <a:avLst/>
                    </a:prstGeom>
                  </pic:spPr>
                </pic:pic>
              </a:graphicData>
            </a:graphic>
          </wp:anchor>
        </w:drawing>
      </w:r>
      <w:r>
        <w:rPr>
          <w:color w:val="001A1D"/>
          <w:w w:val="105"/>
          <w:sz w:val="16"/>
        </w:rPr>
        <w:t>Separation</w:t>
      </w:r>
      <w:r>
        <w:rPr>
          <w:color w:val="001A1D"/>
          <w:spacing w:val="-6"/>
          <w:w w:val="105"/>
          <w:sz w:val="16"/>
        </w:rPr>
        <w:t xml:space="preserve"> </w:t>
      </w:r>
      <w:r>
        <w:rPr>
          <w:color w:val="001A1D"/>
          <w:w w:val="105"/>
          <w:sz w:val="16"/>
        </w:rPr>
        <w:t>of</w:t>
      </w:r>
      <w:r>
        <w:rPr>
          <w:color w:val="001A1D"/>
          <w:spacing w:val="-6"/>
          <w:w w:val="105"/>
          <w:sz w:val="16"/>
        </w:rPr>
        <w:t xml:space="preserve"> </w:t>
      </w:r>
      <w:r>
        <w:rPr>
          <w:color w:val="001A1D"/>
          <w:spacing w:val="-2"/>
          <w:w w:val="105"/>
          <w:sz w:val="16"/>
        </w:rPr>
        <w:t>Duties</w:t>
      </w:r>
    </w:p>
    <w:p>
      <w:pPr>
        <w:pStyle w:val="4"/>
      </w:pPr>
    </w:p>
    <w:p>
      <w:pPr>
        <w:pStyle w:val="4"/>
      </w:pPr>
    </w:p>
    <w:p>
      <w:pPr>
        <w:pStyle w:val="4"/>
        <w:spacing w:before="23"/>
      </w:pPr>
    </w:p>
    <w:p>
      <w:pPr>
        <w:pStyle w:val="4"/>
        <w:ind w:left="468"/>
      </w:pPr>
      <w:r>
        <w:rPr>
          <w:color w:val="8E662E"/>
          <w:w w:val="105"/>
        </w:rPr>
        <w:t>Your</w:t>
      </w:r>
      <w:r>
        <w:rPr>
          <w:color w:val="8E662E"/>
          <w:spacing w:val="-10"/>
          <w:w w:val="105"/>
        </w:rPr>
        <w:t xml:space="preserve"> </w:t>
      </w:r>
      <w:r>
        <w:rPr>
          <w:color w:val="8E662E"/>
          <w:w w:val="105"/>
        </w:rPr>
        <w:t>answer</w:t>
      </w:r>
      <w:r>
        <w:rPr>
          <w:color w:val="8E662E"/>
          <w:spacing w:val="-9"/>
          <w:w w:val="105"/>
        </w:rPr>
        <w:t xml:space="preserve"> </w:t>
      </w:r>
      <w:r>
        <w:rPr>
          <w:color w:val="8E662E"/>
          <w:w w:val="105"/>
        </w:rPr>
        <w:t>is</w:t>
      </w:r>
      <w:r>
        <w:rPr>
          <w:color w:val="8E662E"/>
          <w:spacing w:val="-9"/>
          <w:w w:val="105"/>
        </w:rPr>
        <w:t xml:space="preserve"> </w:t>
      </w:r>
      <w:r>
        <w:rPr>
          <w:color w:val="8E662E"/>
          <w:spacing w:val="-2"/>
          <w:w w:val="105"/>
        </w:rPr>
        <w:t>incorrect.</w:t>
      </w:r>
    </w:p>
    <w:p>
      <w:pPr>
        <w:pStyle w:val="4"/>
        <w:spacing w:before="123" w:line="278" w:lineRule="auto"/>
        <w:ind w:left="468" w:right="9125"/>
      </w:pPr>
      <w:r>
        <w:rPr>
          <w:color w:val="8E662E"/>
          <w:w w:val="105"/>
        </w:rPr>
        <w:t>The</w:t>
      </w:r>
      <w:r>
        <w:rPr>
          <w:color w:val="8E662E"/>
          <w:spacing w:val="-12"/>
          <w:w w:val="105"/>
        </w:rPr>
        <w:t xml:space="preserve"> </w:t>
      </w:r>
      <w:r>
        <w:rPr>
          <w:color w:val="8E662E"/>
          <w:w w:val="105"/>
        </w:rPr>
        <w:t>correct</w:t>
      </w:r>
      <w:r>
        <w:rPr>
          <w:color w:val="8E662E"/>
          <w:spacing w:val="-11"/>
          <w:w w:val="105"/>
        </w:rPr>
        <w:t xml:space="preserve"> </w:t>
      </w:r>
      <w:r>
        <w:rPr>
          <w:color w:val="8E662E"/>
          <w:w w:val="105"/>
        </w:rPr>
        <w:t>answer</w:t>
      </w:r>
      <w:r>
        <w:rPr>
          <w:color w:val="8E662E"/>
          <w:spacing w:val="-12"/>
          <w:w w:val="105"/>
        </w:rPr>
        <w:t xml:space="preserve"> </w:t>
      </w:r>
      <w:r>
        <w:rPr>
          <w:color w:val="8E662E"/>
          <w:w w:val="105"/>
        </w:rPr>
        <w:t>is: Least Privilege</w:t>
      </w:r>
    </w:p>
    <w:p>
      <w:pPr>
        <w:spacing w:line="278" w:lineRule="auto"/>
        <w:sectPr>
          <w:pgSz w:w="12240" w:h="15840"/>
          <w:pgMar w:top="220" w:right="460" w:bottom="440" w:left="400" w:header="0" w:footer="260" w:gutter="0"/>
          <w:cols w:space="720" w:num="1"/>
        </w:sectPr>
      </w:pPr>
    </w:p>
    <w:p>
      <w:pPr>
        <w:pStyle w:val="4"/>
        <w:tabs>
          <w:tab w:val="left" w:pos="4725"/>
        </w:tabs>
        <w:spacing w:before="65"/>
        <w:ind w:left="110"/>
        <w:rPr>
          <w:rFonts w:ascii="Arial MT"/>
        </w:rPr>
      </w:pPr>
      <w:r>
        <w:rPr>
          <w:rFonts w:ascii="Arial MT"/>
        </w:rPr>
        <w:t>11/16/23,</w:t>
      </w:r>
      <w:r>
        <w:rPr>
          <w:rFonts w:ascii="Arial MT"/>
          <w:spacing w:val="-7"/>
        </w:rPr>
        <w:t xml:space="preserve"> </w:t>
      </w:r>
      <w:r>
        <w:rPr>
          <w:rFonts w:ascii="Arial MT"/>
        </w:rPr>
        <w:t>3:09</w:t>
      </w:r>
      <w:r>
        <w:rPr>
          <w:rFonts w:ascii="Arial MT"/>
          <w:spacing w:val="-7"/>
        </w:rPr>
        <w:t xml:space="preserve"> </w:t>
      </w:r>
      <w:r>
        <w:rPr>
          <w:rFonts w:ascii="Arial MT"/>
          <w:spacing w:val="-5"/>
        </w:rPr>
        <w:t>PM</w:t>
      </w:r>
      <w:r>
        <w:rPr>
          <w:rFonts w:ascii="Arial MT"/>
        </w:rPr>
        <w:tab/>
      </w:r>
      <w:r>
        <w:rPr>
          <w:rFonts w:ascii="Arial MT"/>
        </w:rPr>
        <w:t>Kiem</w:t>
      </w:r>
      <w:r>
        <w:rPr>
          <w:rFonts w:ascii="Arial MT"/>
          <w:spacing w:val="-3"/>
        </w:rPr>
        <w:t xml:space="preserve"> </w:t>
      </w:r>
      <w:r>
        <w:rPr>
          <w:rFonts w:ascii="Arial MT"/>
        </w:rPr>
        <w:t>tra</w:t>
      </w:r>
      <w:r>
        <w:rPr>
          <w:rFonts w:ascii="Arial MT"/>
          <w:spacing w:val="-1"/>
        </w:rPr>
        <w:t xml:space="preserve"> </w:t>
      </w:r>
      <w:r>
        <w:rPr>
          <w:rFonts w:ascii="Arial MT"/>
        </w:rPr>
        <w:t>cuoi</w:t>
      </w:r>
      <w:r>
        <w:rPr>
          <w:rFonts w:ascii="Arial MT"/>
          <w:spacing w:val="-1"/>
        </w:rPr>
        <w:t xml:space="preserve"> </w:t>
      </w:r>
      <w:r>
        <w:rPr>
          <w:rFonts w:ascii="Arial MT"/>
        </w:rPr>
        <w:t>ki</w:t>
      </w:r>
      <w:r>
        <w:rPr>
          <w:rFonts w:ascii="Arial MT"/>
          <w:spacing w:val="-1"/>
        </w:rPr>
        <w:t xml:space="preserve"> </w:t>
      </w:r>
      <w:r>
        <w:rPr>
          <w:rFonts w:ascii="Arial MT"/>
        </w:rPr>
        <w:t>2:</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(page</w:t>
      </w:r>
      <w:r>
        <w:rPr>
          <w:rFonts w:ascii="Arial MT"/>
          <w:spacing w:val="-1"/>
        </w:rPr>
        <w:t xml:space="preserve"> </w:t>
      </w:r>
      <w:r>
        <w:rPr>
          <w:rFonts w:ascii="Arial MT"/>
        </w:rPr>
        <w:t>1</w:t>
      </w:r>
      <w:r>
        <w:rPr>
          <w:rFonts w:ascii="Arial MT"/>
          <w:spacing w:val="-1"/>
        </w:rPr>
        <w:t xml:space="preserve"> </w:t>
      </w:r>
      <w:r>
        <w:rPr>
          <w:rFonts w:ascii="Arial MT"/>
        </w:rPr>
        <w:t>of</w:t>
      </w:r>
      <w:r>
        <w:rPr>
          <w:rFonts w:ascii="Arial MT"/>
          <w:spacing w:val="-1"/>
        </w:rPr>
        <w:t xml:space="preserve"> </w:t>
      </w:r>
      <w:r>
        <w:rPr>
          <w:rFonts w:ascii="Arial MT"/>
        </w:rPr>
        <w:t>20)</w:t>
      </w:r>
      <w:r>
        <w:rPr>
          <w:rFonts w:ascii="Arial MT"/>
          <w:spacing w:val="-1"/>
        </w:rPr>
        <w:t xml:space="preserve"> </w:t>
      </w:r>
      <w:r>
        <w:rPr>
          <w:rFonts w:ascii="Arial MT"/>
        </w:rPr>
        <w:t>|</w:t>
      </w:r>
      <w:r>
        <w:rPr>
          <w:rFonts w:ascii="Arial MT"/>
          <w:spacing w:val="-1"/>
        </w:rPr>
        <w:t xml:space="preserve"> </w:t>
      </w:r>
      <w:r>
        <w:rPr>
          <w:rFonts w:ascii="Arial MT"/>
          <w:spacing w:val="-5"/>
        </w:rPr>
        <w:t>MMS</w:t>
      </w:r>
    </w:p>
    <w:p>
      <w:pPr>
        <w:pStyle w:val="4"/>
        <w:spacing w:before="4"/>
        <w:rPr>
          <w:rFonts w:ascii="Arial MT"/>
          <w:sz w:val="5"/>
        </w:rPr>
      </w:pPr>
      <w:r>
        <mc:AlternateContent>
          <mc:Choice Requires="wpg">
            <w:drawing>
              <wp:anchor distT="0" distB="0" distL="0" distR="0" simplePos="0" relativeHeight="252014592" behindDoc="1" locked="0" layoutInCell="1" allowOverlap="1">
                <wp:simplePos x="0" y="0"/>
                <wp:positionH relativeFrom="page">
                  <wp:posOffset>408940</wp:posOffset>
                </wp:positionH>
                <wp:positionV relativeFrom="paragraph">
                  <wp:posOffset>54610</wp:posOffset>
                </wp:positionV>
                <wp:extent cx="6944360" cy="782955"/>
                <wp:effectExtent l="0" t="0" r="0" b="0"/>
                <wp:wrapTopAndBottom/>
                <wp:docPr id="1106089532" name="Group 1106089532"/>
                <wp:cNvGraphicFramePr/>
                <a:graphic xmlns:a="http://schemas.openxmlformats.org/drawingml/2006/main">
                  <a:graphicData uri="http://schemas.microsoft.com/office/word/2010/wordprocessingGroup">
                    <wpg:wgp>
                      <wpg:cNvGrpSpPr/>
                      <wpg:grpSpPr>
                        <a:xfrm>
                          <a:off x="0" y="0"/>
                          <a:ext cx="6944359" cy="782955"/>
                          <a:chOff x="0" y="0"/>
                          <a:chExt cx="6944359" cy="782955"/>
                        </a:xfrm>
                      </wpg:grpSpPr>
                      <wps:wsp>
                        <wps:cNvPr id="1675564423" name="Graphic 128"/>
                        <wps:cNvSpPr/>
                        <wps:spPr>
                          <a:xfrm>
                            <a:off x="3557" y="3557"/>
                            <a:ext cx="6937375" cy="775970"/>
                          </a:xfrm>
                          <a:custGeom>
                            <a:avLst/>
                            <a:gdLst/>
                            <a:ahLst/>
                            <a:cxnLst/>
                            <a:rect l="l" t="t" r="r" b="b"/>
                            <a:pathLst>
                              <a:path w="6937375" h="775970">
                                <a:moveTo>
                                  <a:pt x="0" y="764856"/>
                                </a:moveTo>
                                <a:lnTo>
                                  <a:pt x="0" y="10672"/>
                                </a:lnTo>
                                <a:lnTo>
                                  <a:pt x="0" y="7722"/>
                                </a:lnTo>
                                <a:lnTo>
                                  <a:pt x="1041" y="5207"/>
                                </a:lnTo>
                                <a:lnTo>
                                  <a:pt x="3125" y="3127"/>
                                </a:lnTo>
                                <a:lnTo>
                                  <a:pt x="5209" y="1042"/>
                                </a:lnTo>
                                <a:lnTo>
                                  <a:pt x="7725" y="0"/>
                                </a:lnTo>
                                <a:lnTo>
                                  <a:pt x="10672" y="0"/>
                                </a:lnTo>
                                <a:lnTo>
                                  <a:pt x="6926398" y="0"/>
                                </a:lnTo>
                                <a:lnTo>
                                  <a:pt x="6929345" y="0"/>
                                </a:lnTo>
                                <a:lnTo>
                                  <a:pt x="6931860" y="1042"/>
                                </a:lnTo>
                                <a:lnTo>
                                  <a:pt x="6933944" y="3127"/>
                                </a:lnTo>
                                <a:lnTo>
                                  <a:pt x="6936028" y="5207"/>
                                </a:lnTo>
                                <a:lnTo>
                                  <a:pt x="6937070" y="7722"/>
                                </a:lnTo>
                                <a:lnTo>
                                  <a:pt x="6937071" y="10672"/>
                                </a:lnTo>
                                <a:lnTo>
                                  <a:pt x="6937071" y="764856"/>
                                </a:lnTo>
                                <a:lnTo>
                                  <a:pt x="6937070" y="767802"/>
                                </a:lnTo>
                                <a:lnTo>
                                  <a:pt x="6936028" y="770317"/>
                                </a:lnTo>
                                <a:lnTo>
                                  <a:pt x="6933944" y="772399"/>
                                </a:lnTo>
                                <a:lnTo>
                                  <a:pt x="6931860" y="774483"/>
                                </a:lnTo>
                                <a:lnTo>
                                  <a:pt x="6929345" y="775525"/>
                                </a:lnTo>
                                <a:lnTo>
                                  <a:pt x="6926398" y="775528"/>
                                </a:lnTo>
                                <a:lnTo>
                                  <a:pt x="10672" y="775528"/>
                                </a:lnTo>
                                <a:lnTo>
                                  <a:pt x="7725" y="775525"/>
                                </a:lnTo>
                                <a:lnTo>
                                  <a:pt x="5209" y="774483"/>
                                </a:lnTo>
                                <a:lnTo>
                                  <a:pt x="3125" y="772399"/>
                                </a:lnTo>
                                <a:lnTo>
                                  <a:pt x="1041" y="770317"/>
                                </a:lnTo>
                                <a:lnTo>
                                  <a:pt x="0" y="767802"/>
                                </a:lnTo>
                                <a:lnTo>
                                  <a:pt x="0" y="764856"/>
                                </a:lnTo>
                                <a:close/>
                              </a:path>
                            </a:pathLst>
                          </a:custGeom>
                          <a:ln w="7114">
                            <a:solidFill>
                              <a:srgbClr val="CAD0D6"/>
                            </a:solidFill>
                            <a:prstDash val="solid"/>
                          </a:ln>
                        </wps:spPr>
                        <wps:bodyPr wrap="square" lIns="0" tIns="0" rIns="0" bIns="0" rtlCol="0">
                          <a:noAutofit/>
                        </wps:bodyPr>
                      </wps:wsp>
                      <wps:wsp>
                        <wps:cNvPr id="305491442" name="Graphic 129"/>
                        <wps:cNvSpPr/>
                        <wps:spPr>
                          <a:xfrm>
                            <a:off x="60477" y="586982"/>
                            <a:ext cx="448309" cy="128270"/>
                          </a:xfrm>
                          <a:custGeom>
                            <a:avLst/>
                            <a:gdLst/>
                            <a:ahLst/>
                            <a:cxnLst/>
                            <a:rect l="l" t="t" r="r" b="b"/>
                            <a:pathLst>
                              <a:path w="448309" h="128270">
                                <a:moveTo>
                                  <a:pt x="0" y="74706"/>
                                </a:moveTo>
                                <a:lnTo>
                                  <a:pt x="0" y="53362"/>
                                </a:lnTo>
                                <a:lnTo>
                                  <a:pt x="0" y="49856"/>
                                </a:lnTo>
                                <a:lnTo>
                                  <a:pt x="341" y="46382"/>
                                </a:lnTo>
                                <a:lnTo>
                                  <a:pt x="8993" y="23710"/>
                                </a:lnTo>
                                <a:lnTo>
                                  <a:pt x="10939" y="20796"/>
                                </a:lnTo>
                                <a:lnTo>
                                  <a:pt x="13151" y="18103"/>
                                </a:lnTo>
                                <a:lnTo>
                                  <a:pt x="15629" y="15626"/>
                                </a:lnTo>
                                <a:lnTo>
                                  <a:pt x="18106" y="13149"/>
                                </a:lnTo>
                                <a:lnTo>
                                  <a:pt x="20802" y="10936"/>
                                </a:lnTo>
                                <a:lnTo>
                                  <a:pt x="23715" y="8991"/>
                                </a:lnTo>
                                <a:lnTo>
                                  <a:pt x="26629" y="7041"/>
                                </a:lnTo>
                                <a:lnTo>
                                  <a:pt x="49858" y="0"/>
                                </a:lnTo>
                                <a:lnTo>
                                  <a:pt x="53362" y="0"/>
                                </a:lnTo>
                                <a:lnTo>
                                  <a:pt x="394879" y="0"/>
                                </a:lnTo>
                                <a:lnTo>
                                  <a:pt x="398383" y="0"/>
                                </a:lnTo>
                                <a:lnTo>
                                  <a:pt x="401853" y="340"/>
                                </a:lnTo>
                                <a:lnTo>
                                  <a:pt x="424525" y="8991"/>
                                </a:lnTo>
                                <a:lnTo>
                                  <a:pt x="427439" y="10936"/>
                                </a:lnTo>
                                <a:lnTo>
                                  <a:pt x="430134" y="13149"/>
                                </a:lnTo>
                                <a:lnTo>
                                  <a:pt x="432612" y="15626"/>
                                </a:lnTo>
                                <a:lnTo>
                                  <a:pt x="435089" y="18103"/>
                                </a:lnTo>
                                <a:lnTo>
                                  <a:pt x="447216" y="42946"/>
                                </a:lnTo>
                                <a:lnTo>
                                  <a:pt x="447899" y="46382"/>
                                </a:lnTo>
                                <a:lnTo>
                                  <a:pt x="448241" y="49856"/>
                                </a:lnTo>
                                <a:lnTo>
                                  <a:pt x="448241" y="53362"/>
                                </a:lnTo>
                                <a:lnTo>
                                  <a:pt x="448241" y="74706"/>
                                </a:lnTo>
                                <a:lnTo>
                                  <a:pt x="448241" y="78208"/>
                                </a:lnTo>
                                <a:lnTo>
                                  <a:pt x="447899" y="81676"/>
                                </a:lnTo>
                                <a:lnTo>
                                  <a:pt x="447216" y="85111"/>
                                </a:lnTo>
                                <a:lnTo>
                                  <a:pt x="446532" y="88547"/>
                                </a:lnTo>
                                <a:lnTo>
                                  <a:pt x="445520" y="91883"/>
                                </a:lnTo>
                                <a:lnTo>
                                  <a:pt x="444179" y="95120"/>
                                </a:lnTo>
                                <a:lnTo>
                                  <a:pt x="442838" y="98358"/>
                                </a:lnTo>
                                <a:lnTo>
                                  <a:pt x="441194" y="101432"/>
                                </a:lnTo>
                                <a:lnTo>
                                  <a:pt x="439248" y="104344"/>
                                </a:lnTo>
                                <a:lnTo>
                                  <a:pt x="437301" y="107259"/>
                                </a:lnTo>
                                <a:lnTo>
                                  <a:pt x="435089" y="109958"/>
                                </a:lnTo>
                                <a:lnTo>
                                  <a:pt x="432612" y="112435"/>
                                </a:lnTo>
                                <a:lnTo>
                                  <a:pt x="430134" y="114912"/>
                                </a:lnTo>
                                <a:lnTo>
                                  <a:pt x="427439" y="117125"/>
                                </a:lnTo>
                                <a:lnTo>
                                  <a:pt x="424525" y="119071"/>
                                </a:lnTo>
                                <a:lnTo>
                                  <a:pt x="421612" y="121020"/>
                                </a:lnTo>
                                <a:lnTo>
                                  <a:pt x="418537" y="122663"/>
                                </a:lnTo>
                                <a:lnTo>
                                  <a:pt x="415300" y="124000"/>
                                </a:lnTo>
                                <a:lnTo>
                                  <a:pt x="412063" y="125341"/>
                                </a:lnTo>
                                <a:lnTo>
                                  <a:pt x="408726" y="126356"/>
                                </a:lnTo>
                                <a:lnTo>
                                  <a:pt x="405289" y="127040"/>
                                </a:lnTo>
                                <a:lnTo>
                                  <a:pt x="401853" y="127725"/>
                                </a:lnTo>
                                <a:lnTo>
                                  <a:pt x="398383" y="128069"/>
                                </a:lnTo>
                                <a:lnTo>
                                  <a:pt x="394879" y="128069"/>
                                </a:lnTo>
                                <a:lnTo>
                                  <a:pt x="53362" y="128069"/>
                                </a:lnTo>
                                <a:lnTo>
                                  <a:pt x="49858" y="128069"/>
                                </a:lnTo>
                                <a:lnTo>
                                  <a:pt x="46388" y="127725"/>
                                </a:lnTo>
                                <a:lnTo>
                                  <a:pt x="42951" y="127040"/>
                                </a:lnTo>
                                <a:lnTo>
                                  <a:pt x="39515" y="126356"/>
                                </a:lnTo>
                                <a:lnTo>
                                  <a:pt x="36178" y="125341"/>
                                </a:lnTo>
                                <a:lnTo>
                                  <a:pt x="32941" y="124000"/>
                                </a:lnTo>
                                <a:lnTo>
                                  <a:pt x="29704" y="122663"/>
                                </a:lnTo>
                                <a:lnTo>
                                  <a:pt x="26629" y="121020"/>
                                </a:lnTo>
                                <a:lnTo>
                                  <a:pt x="23715" y="119071"/>
                                </a:lnTo>
                                <a:lnTo>
                                  <a:pt x="20802" y="117125"/>
                                </a:lnTo>
                                <a:lnTo>
                                  <a:pt x="18106" y="114912"/>
                                </a:lnTo>
                                <a:lnTo>
                                  <a:pt x="15629" y="112435"/>
                                </a:lnTo>
                                <a:lnTo>
                                  <a:pt x="13151" y="109958"/>
                                </a:lnTo>
                                <a:lnTo>
                                  <a:pt x="10939" y="107259"/>
                                </a:lnTo>
                                <a:lnTo>
                                  <a:pt x="8993" y="104344"/>
                                </a:lnTo>
                                <a:lnTo>
                                  <a:pt x="7046" y="101432"/>
                                </a:lnTo>
                                <a:lnTo>
                                  <a:pt x="0" y="78208"/>
                                </a:lnTo>
                                <a:lnTo>
                                  <a:pt x="0" y="74706"/>
                                </a:lnTo>
                                <a:close/>
                              </a:path>
                            </a:pathLst>
                          </a:custGeom>
                          <a:ln w="7114">
                            <a:solidFill>
                              <a:srgbClr val="000000"/>
                            </a:solidFill>
                            <a:prstDash val="solid"/>
                          </a:ln>
                        </wps:spPr>
                        <wps:bodyPr wrap="square" lIns="0" tIns="0" rIns="0" bIns="0" rtlCol="0">
                          <a:noAutofit/>
                        </wps:bodyPr>
                      </wps:wsp>
                      <wps:wsp>
                        <wps:cNvPr id="507741488" name="Textbox 130"/>
                        <wps:cNvSpPr txBox="1"/>
                        <wps:spPr>
                          <a:xfrm>
                            <a:off x="10977" y="9197"/>
                            <a:ext cx="6922770" cy="764540"/>
                          </a:xfrm>
                          <a:prstGeom prst="rect">
                            <a:avLst/>
                          </a:prstGeom>
                        </wps:spPr>
                        <wps:txbx>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13</w:t>
                              </w:r>
                            </w:p>
                            <w:p>
                              <w:pPr>
                                <w:spacing w:before="79"/>
                                <w:ind w:left="77"/>
                                <w:rPr>
                                  <w:sz w:val="13"/>
                                </w:rPr>
                              </w:pPr>
                              <w:r>
                                <w:rPr>
                                  <w:color w:val="1C2025"/>
                                  <w:sz w:val="13"/>
                                </w:rPr>
                                <w:t>Not</w:t>
                              </w:r>
                              <w:r>
                                <w:rPr>
                                  <w:color w:val="1C2025"/>
                                  <w:spacing w:val="4"/>
                                  <w:sz w:val="13"/>
                                </w:rPr>
                                <w:t xml:space="preserve"> </w:t>
                              </w:r>
                              <w:r>
                                <w:rPr>
                                  <w:color w:val="1C2025"/>
                                  <w:spacing w:val="-2"/>
                                  <w:sz w:val="13"/>
                                </w:rPr>
                                <w:t>answered</w:t>
                              </w:r>
                            </w:p>
                            <w:p>
                              <w:pPr>
                                <w:spacing w:before="118"/>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38"/>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4.3pt;height:61.65pt;width:546.8pt;mso-position-horizontal-relative:page;mso-wrap-distance-bottom:0pt;mso-wrap-distance-top:0pt;z-index:-251301888;mso-width-relative:page;mso-height-relative:page;" coordsize="6944359,782955" o:gfxdata="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">
                <o:lock v:ext="edit" aspectratio="f"/>
                <v:shape id="Graphic 128" o:spid="_x0000_s1026" o:spt="100" style="position:absolute;left:3557;top:3557;height:775970;width:6937375;" filled="f" stroked="t" coordsize="6937375,775970" o:gfxdata="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a&#10;hSsHwwAAAOMAAAAPAAAAAAAAAAEAIAAAACIAAABkcnMvZG93bnJldi54bWxQSwECFAAUAAAACACH&#10;TuJAMy8FnjsAAAA5AAAAEAAAAAAAAAABACAAAAASAQAAZHJzL3NoYXBleG1sLnhtbFBLBQYAAAAA&#10;BgAGAFsBAAC8AwAAAAA=&#10;" path="m0,764856l0,10672,0,7722,1041,5207,3125,3127,5209,1042,7725,0,10672,0,6926398,0,6929345,0,6931860,1042,6933944,3127,6936028,5207,6937070,7722,6937071,10672,6937071,764856,6937070,767802,6936028,770317,6933944,772399,6931860,774483,6929345,775525,6926398,775528,10672,775528,7725,775525,5209,774483,3125,772399,1041,770317,0,767802,0,764856xe">
                  <v:fill on="f" focussize="0,0"/>
                  <v:stroke weight="0.560157480314961pt" color="#CAD0D6" joinstyle="round"/>
                  <v:imagedata o:title=""/>
                  <o:lock v:ext="edit" aspectratio="f"/>
                  <v:textbox inset="0mm,0mm,0mm,0mm"/>
                </v:shape>
                <v:shape id="Graphic 129" o:spid="_x0000_s1026" o:spt="100" style="position:absolute;left:60477;top:586982;height:128270;width:448309;" filled="f" stroked="t" coordsize="448309,128270" o:gfxdata="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qE&#10;aenCAAAA4gAAAA8AAAAAAAAAAQAgAAAAIgAAAGRycy9kb3ducmV2LnhtbFBLAQIUABQAAAAIAIdO&#10;4kAzLwWeOwAAADkAAAAQAAAAAAAAAAEAIAAAABEBAABkcnMvc2hhcGV4bWwueG1sUEsFBgAAAAAG&#10;AAYAWwEAALsDAAAAAA==&#10;" path="m0,74706l0,53362,0,49856,341,46382,8993,23710,10939,20796,13151,18103,15629,15626,18106,13149,20802,10936,23715,8991,26629,7041,49858,0,53362,0,394879,0,398383,0,401853,340,424525,8991,427439,10936,430134,13149,432612,15626,435089,18103,447216,42946,447899,46382,448241,49856,448241,53362,448241,74706,448241,78208,447899,81676,447216,85111,446532,88547,445520,91883,444179,95120,442838,98358,441194,101432,439248,104344,437301,107259,435089,109958,432612,112435,430134,114912,427439,117125,424525,119071,421612,121020,418537,122663,415300,124000,412063,125341,408726,126356,405289,127040,401853,127725,398383,128069,394879,128069,53362,128069,49858,128069,46388,127725,42951,127040,39515,126356,36178,125341,32941,124000,29704,122663,26629,121020,23715,119071,20802,117125,18106,114912,15629,112435,13151,109958,10939,107259,8993,104344,7046,101432,0,78208,0,74706xe">
                  <v:fill on="f" focussize="0,0"/>
                  <v:stroke weight="0.560157480314961pt" color="#000000" joinstyle="round"/>
                  <v:imagedata o:title=""/>
                  <o:lock v:ext="edit" aspectratio="f"/>
                  <v:textbox inset="0mm,0mm,0mm,0mm"/>
                </v:shape>
                <v:shape id="Textbox 130" o:spid="_x0000_s1026" o:spt="202" type="#_x0000_t202" style="position:absolute;left:10977;top:9197;height:764540;width:6922770;" filled="f" stroked="f" coordsize="21600,21600" o:gfxdata="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w8&#10;T1TCAAAA4gAAAA8AAAAAAAAAAQAgAAAAIgAAAGRycy9kb3ducmV2LnhtbFBLAQIUABQAAAAIAIdO&#10;4kAzLwWeOwAAADkAAAAQAAAAAAAAAAEAIAAAABEBAABkcnMvc2hhcGV4bWwueG1sUEsFBgAAAAAG&#10;AAYAWwEAALsDAAAAAA==&#10;">
                  <v:fill on="f" focussize="0,0"/>
                  <v:stroke on="f"/>
                  <v:imagedata o:title=""/>
                  <o:lock v:ext="edit" aspectratio="f"/>
                  <v:textbox inset="0mm,0mm,0mm,0mm">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13</w:t>
                        </w:r>
                      </w:p>
                      <w:p>
                        <w:pPr>
                          <w:spacing w:before="79"/>
                          <w:ind w:left="77"/>
                          <w:rPr>
                            <w:sz w:val="13"/>
                          </w:rPr>
                        </w:pPr>
                        <w:r>
                          <w:rPr>
                            <w:color w:val="1C2025"/>
                            <w:sz w:val="13"/>
                          </w:rPr>
                          <w:t>Not</w:t>
                        </w:r>
                        <w:r>
                          <w:rPr>
                            <w:color w:val="1C2025"/>
                            <w:spacing w:val="4"/>
                            <w:sz w:val="13"/>
                          </w:rPr>
                          <w:t xml:space="preserve"> </w:t>
                        </w:r>
                        <w:r>
                          <w:rPr>
                            <w:color w:val="1C2025"/>
                            <w:spacing w:val="-2"/>
                            <w:sz w:val="13"/>
                          </w:rPr>
                          <w:t>answered</w:t>
                        </w:r>
                      </w:p>
                      <w:p>
                        <w:pPr>
                          <w:spacing w:before="118"/>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38"/>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rPr>
          <w:rFonts w:ascii="Arial MT"/>
        </w:rPr>
      </w:pPr>
    </w:p>
    <w:p>
      <w:pPr>
        <w:pStyle w:val="4"/>
        <w:spacing w:before="75"/>
        <w:rPr>
          <w:rFonts w:ascii="Arial MT"/>
        </w:rPr>
      </w:pPr>
    </w:p>
    <w:p>
      <w:pPr>
        <w:pStyle w:val="4"/>
        <w:ind w:left="468"/>
      </w:pPr>
      <w:r>
        <w:rPr>
          <w:color w:val="001A1D"/>
          <w:w w:val="105"/>
        </w:rPr>
        <w:t>Để</w:t>
      </w:r>
      <w:r>
        <w:rPr>
          <w:color w:val="001A1D"/>
          <w:spacing w:val="-4"/>
          <w:w w:val="105"/>
        </w:rPr>
        <w:t xml:space="preserve"> </w:t>
      </w:r>
      <w:r>
        <w:rPr>
          <w:color w:val="001A1D"/>
          <w:w w:val="105"/>
        </w:rPr>
        <w:t>nâng</w:t>
      </w:r>
      <w:r>
        <w:rPr>
          <w:color w:val="001A1D"/>
          <w:spacing w:val="-4"/>
          <w:w w:val="105"/>
        </w:rPr>
        <w:t xml:space="preserve"> </w:t>
      </w:r>
      <w:r>
        <w:rPr>
          <w:color w:val="001A1D"/>
          <w:w w:val="105"/>
        </w:rPr>
        <w:t>cao</w:t>
      </w:r>
      <w:r>
        <w:rPr>
          <w:color w:val="001A1D"/>
          <w:spacing w:val="-4"/>
          <w:w w:val="105"/>
        </w:rPr>
        <w:t xml:space="preserve"> </w:t>
      </w:r>
      <w:r>
        <w:rPr>
          <w:color w:val="001A1D"/>
          <w:w w:val="105"/>
        </w:rPr>
        <w:t>việc</w:t>
      </w:r>
      <w:r>
        <w:rPr>
          <w:color w:val="001A1D"/>
          <w:spacing w:val="-4"/>
          <w:w w:val="105"/>
        </w:rPr>
        <w:t xml:space="preserve"> </w:t>
      </w:r>
      <w:r>
        <w:rPr>
          <w:color w:val="001A1D"/>
          <w:w w:val="105"/>
        </w:rPr>
        <w:t>phát</w:t>
      </w:r>
      <w:r>
        <w:rPr>
          <w:color w:val="001A1D"/>
          <w:spacing w:val="-3"/>
          <w:w w:val="105"/>
        </w:rPr>
        <w:t xml:space="preserve"> </w:t>
      </w:r>
      <w:r>
        <w:rPr>
          <w:color w:val="001A1D"/>
          <w:w w:val="105"/>
        </w:rPr>
        <w:t>triển</w:t>
      </w:r>
      <w:r>
        <w:rPr>
          <w:color w:val="001A1D"/>
          <w:spacing w:val="-4"/>
          <w:w w:val="105"/>
        </w:rPr>
        <w:t xml:space="preserve"> </w:t>
      </w:r>
      <w:r>
        <w:rPr>
          <w:color w:val="001A1D"/>
          <w:w w:val="105"/>
        </w:rPr>
        <w:t>các</w:t>
      </w:r>
      <w:r>
        <w:rPr>
          <w:color w:val="001A1D"/>
          <w:spacing w:val="-4"/>
          <w:w w:val="105"/>
        </w:rPr>
        <w:t xml:space="preserve"> </w:t>
      </w:r>
      <w:r>
        <w:rPr>
          <w:color w:val="001A1D"/>
          <w:w w:val="105"/>
        </w:rPr>
        <w:t>giải</w:t>
      </w:r>
      <w:r>
        <w:rPr>
          <w:color w:val="001A1D"/>
          <w:spacing w:val="-4"/>
          <w:w w:val="105"/>
        </w:rPr>
        <w:t xml:space="preserve"> </w:t>
      </w:r>
      <w:r>
        <w:rPr>
          <w:color w:val="001A1D"/>
          <w:w w:val="105"/>
        </w:rPr>
        <w:t>pháp</w:t>
      </w:r>
      <w:r>
        <w:rPr>
          <w:color w:val="001A1D"/>
          <w:spacing w:val="-4"/>
          <w:w w:val="105"/>
        </w:rPr>
        <w:t xml:space="preserve"> </w:t>
      </w:r>
      <w:r>
        <w:rPr>
          <w:color w:val="001A1D"/>
          <w:w w:val="105"/>
        </w:rPr>
        <w:t>an</w:t>
      </w:r>
      <w:r>
        <w:rPr>
          <w:color w:val="001A1D"/>
          <w:spacing w:val="-3"/>
          <w:w w:val="105"/>
        </w:rPr>
        <w:t xml:space="preserve"> </w:t>
      </w:r>
      <w:r>
        <w:rPr>
          <w:color w:val="001A1D"/>
          <w:w w:val="105"/>
        </w:rPr>
        <w:t>toàn</w:t>
      </w:r>
      <w:r>
        <w:rPr>
          <w:color w:val="001A1D"/>
          <w:spacing w:val="-4"/>
          <w:w w:val="105"/>
        </w:rPr>
        <w:t xml:space="preserve"> </w:t>
      </w:r>
      <w:r>
        <w:rPr>
          <w:color w:val="001A1D"/>
          <w:w w:val="105"/>
        </w:rPr>
        <w:t>cho</w:t>
      </w:r>
      <w:r>
        <w:rPr>
          <w:color w:val="001A1D"/>
          <w:spacing w:val="-4"/>
          <w:w w:val="105"/>
        </w:rPr>
        <w:t xml:space="preserve"> </w:t>
      </w:r>
      <w:r>
        <w:rPr>
          <w:color w:val="001A1D"/>
          <w:w w:val="105"/>
        </w:rPr>
        <w:t>một</w:t>
      </w:r>
      <w:r>
        <w:rPr>
          <w:color w:val="001A1D"/>
          <w:spacing w:val="-4"/>
          <w:w w:val="105"/>
        </w:rPr>
        <w:t xml:space="preserve"> </w:t>
      </w:r>
      <w:r>
        <w:rPr>
          <w:color w:val="001A1D"/>
          <w:w w:val="105"/>
        </w:rPr>
        <w:t>hệ</w:t>
      </w:r>
      <w:r>
        <w:rPr>
          <w:color w:val="001A1D"/>
          <w:spacing w:val="-4"/>
          <w:w w:val="105"/>
        </w:rPr>
        <w:t xml:space="preserve"> </w:t>
      </w:r>
      <w:r>
        <w:rPr>
          <w:color w:val="001A1D"/>
          <w:w w:val="105"/>
        </w:rPr>
        <w:t>thống</w:t>
      </w:r>
      <w:r>
        <w:rPr>
          <w:color w:val="001A1D"/>
          <w:spacing w:val="-3"/>
          <w:w w:val="105"/>
        </w:rPr>
        <w:t xml:space="preserve"> </w:t>
      </w:r>
      <w:r>
        <w:rPr>
          <w:color w:val="001A1D"/>
          <w:w w:val="105"/>
        </w:rPr>
        <w:t>CNTT,</w:t>
      </w:r>
      <w:r>
        <w:rPr>
          <w:color w:val="001A1D"/>
          <w:spacing w:val="-4"/>
          <w:w w:val="105"/>
        </w:rPr>
        <w:t xml:space="preserve"> </w:t>
      </w:r>
      <w:r>
        <w:rPr>
          <w:color w:val="001A1D"/>
          <w:w w:val="105"/>
        </w:rPr>
        <w:t>người</w:t>
      </w:r>
      <w:r>
        <w:rPr>
          <w:color w:val="001A1D"/>
          <w:spacing w:val="-4"/>
          <w:w w:val="105"/>
        </w:rPr>
        <w:t xml:space="preserve"> </w:t>
      </w:r>
      <w:r>
        <w:rPr>
          <w:color w:val="001A1D"/>
          <w:w w:val="105"/>
        </w:rPr>
        <w:t>ta</w:t>
      </w:r>
      <w:r>
        <w:rPr>
          <w:color w:val="001A1D"/>
          <w:spacing w:val="-4"/>
          <w:w w:val="105"/>
        </w:rPr>
        <w:t xml:space="preserve"> </w:t>
      </w:r>
      <w:r>
        <w:rPr>
          <w:color w:val="001A1D"/>
          <w:w w:val="105"/>
        </w:rPr>
        <w:t>tập</w:t>
      </w:r>
      <w:r>
        <w:rPr>
          <w:color w:val="001A1D"/>
          <w:spacing w:val="-4"/>
          <w:w w:val="105"/>
        </w:rPr>
        <w:t xml:space="preserve"> </w:t>
      </w:r>
      <w:r>
        <w:rPr>
          <w:color w:val="001A1D"/>
          <w:w w:val="105"/>
        </w:rPr>
        <w:t>trung</w:t>
      </w:r>
      <w:r>
        <w:rPr>
          <w:color w:val="001A1D"/>
          <w:spacing w:val="-3"/>
          <w:w w:val="105"/>
        </w:rPr>
        <w:t xml:space="preserve"> </w:t>
      </w:r>
      <w:r>
        <w:rPr>
          <w:color w:val="001A1D"/>
          <w:w w:val="105"/>
        </w:rPr>
        <w:t>đầu</w:t>
      </w:r>
      <w:r>
        <w:rPr>
          <w:color w:val="001A1D"/>
          <w:spacing w:val="-4"/>
          <w:w w:val="105"/>
        </w:rPr>
        <w:t xml:space="preserve"> </w:t>
      </w:r>
      <w:r>
        <w:rPr>
          <w:color w:val="001A1D"/>
          <w:w w:val="105"/>
        </w:rPr>
        <w:t>tư</w:t>
      </w:r>
      <w:r>
        <w:rPr>
          <w:color w:val="001A1D"/>
          <w:spacing w:val="-4"/>
          <w:w w:val="105"/>
        </w:rPr>
        <w:t xml:space="preserve"> </w:t>
      </w:r>
      <w:r>
        <w:rPr>
          <w:color w:val="001A1D"/>
          <w:w w:val="105"/>
        </w:rPr>
        <w:t>vào</w:t>
      </w:r>
      <w:r>
        <w:rPr>
          <w:color w:val="001A1D"/>
          <w:spacing w:val="-4"/>
          <w:w w:val="105"/>
        </w:rPr>
        <w:t xml:space="preserve"> </w:t>
      </w:r>
      <w:r>
        <w:rPr>
          <w:color w:val="001A1D"/>
          <w:w w:val="105"/>
        </w:rPr>
        <w:t>3</w:t>
      </w:r>
      <w:r>
        <w:rPr>
          <w:color w:val="001A1D"/>
          <w:spacing w:val="-4"/>
          <w:w w:val="105"/>
        </w:rPr>
        <w:t xml:space="preserve"> </w:t>
      </w:r>
      <w:r>
        <w:rPr>
          <w:color w:val="001A1D"/>
          <w:w w:val="105"/>
        </w:rPr>
        <w:t>vấn</w:t>
      </w:r>
      <w:r>
        <w:rPr>
          <w:color w:val="001A1D"/>
          <w:spacing w:val="-3"/>
          <w:w w:val="105"/>
        </w:rPr>
        <w:t xml:space="preserve"> </w:t>
      </w:r>
      <w:r>
        <w:rPr>
          <w:color w:val="001A1D"/>
          <w:w w:val="105"/>
        </w:rPr>
        <w:t>đề</w:t>
      </w:r>
      <w:r>
        <w:rPr>
          <w:color w:val="001A1D"/>
          <w:spacing w:val="-4"/>
          <w:w w:val="105"/>
        </w:rPr>
        <w:t xml:space="preserve"> </w:t>
      </w:r>
      <w:r>
        <w:rPr>
          <w:color w:val="001A1D"/>
          <w:w w:val="105"/>
        </w:rPr>
        <w:t>chính</w:t>
      </w:r>
      <w:r>
        <w:rPr>
          <w:color w:val="001A1D"/>
          <w:spacing w:val="-4"/>
          <w:w w:val="105"/>
        </w:rPr>
        <w:t xml:space="preserve"> </w:t>
      </w:r>
      <w:r>
        <w:rPr>
          <w:color w:val="001A1D"/>
          <w:spacing w:val="-5"/>
          <w:w w:val="105"/>
        </w:rPr>
        <w:t>là?</w:t>
      </w:r>
    </w:p>
    <w:p>
      <w:pPr>
        <w:pStyle w:val="4"/>
        <w:spacing w:before="124"/>
      </w:pPr>
    </w:p>
    <w:p>
      <w:pPr>
        <w:pStyle w:val="5"/>
        <w:numPr>
          <w:ilvl w:val="0"/>
          <w:numId w:val="13"/>
        </w:numPr>
        <w:tabs>
          <w:tab w:val="left" w:pos="1098"/>
        </w:tabs>
        <w:spacing w:before="0"/>
        <w:ind w:left="1098" w:hanging="294"/>
        <w:rPr>
          <w:sz w:val="16"/>
          <w:highlight w:val="green"/>
        </w:rPr>
      </w:pPr>
      <w:r>
        <w:rPr>
          <w:highlight w:val="green"/>
        </w:rPr>
        <w:drawing>
          <wp:anchor distT="0" distB="0" distL="0" distR="0" simplePos="0" relativeHeight="251883520"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364900551" name="Picture 364900551"/>
            <wp:cNvGraphicFramePr/>
            <a:graphic xmlns:a="http://schemas.openxmlformats.org/drawingml/2006/main">
              <a:graphicData uri="http://schemas.openxmlformats.org/drawingml/2006/picture">
                <pic:pic xmlns:pic="http://schemas.openxmlformats.org/drawingml/2006/picture">
                  <pic:nvPicPr>
                    <pic:cNvPr id="364900551" name="Picture 364900551"/>
                    <pic:cNvPicPr/>
                  </pic:nvPicPr>
                  <pic:blipFill>
                    <a:blip r:embed="rId10" cstate="print"/>
                    <a:stretch>
                      <a:fillRect/>
                    </a:stretch>
                  </pic:blipFill>
                  <pic:spPr>
                    <a:xfrm>
                      <a:off x="0" y="0"/>
                      <a:ext cx="92494" cy="92494"/>
                    </a:xfrm>
                    <a:prstGeom prst="rect">
                      <a:avLst/>
                    </a:prstGeom>
                  </pic:spPr>
                </pic:pic>
              </a:graphicData>
            </a:graphic>
          </wp:anchor>
        </w:drawing>
      </w:r>
      <w:r>
        <w:rPr>
          <w:color w:val="001A1D"/>
          <w:w w:val="105"/>
          <w:sz w:val="16"/>
          <w:highlight w:val="green"/>
        </w:rPr>
        <w:t>Quy</w:t>
      </w:r>
      <w:r>
        <w:rPr>
          <w:color w:val="001A1D"/>
          <w:spacing w:val="-5"/>
          <w:w w:val="105"/>
          <w:sz w:val="16"/>
          <w:highlight w:val="green"/>
        </w:rPr>
        <w:t xml:space="preserve"> </w:t>
      </w:r>
      <w:r>
        <w:rPr>
          <w:color w:val="001A1D"/>
          <w:spacing w:val="-2"/>
          <w:w w:val="105"/>
          <w:sz w:val="16"/>
          <w:highlight w:val="green"/>
        </w:rPr>
        <w:t>trình</w:t>
      </w:r>
    </w:p>
    <w:p>
      <w:pPr>
        <w:pStyle w:val="5"/>
        <w:numPr>
          <w:ilvl w:val="0"/>
          <w:numId w:val="13"/>
        </w:numPr>
        <w:tabs>
          <w:tab w:val="left" w:pos="1098"/>
        </w:tabs>
        <w:ind w:left="1098" w:hanging="294"/>
        <w:rPr>
          <w:sz w:val="16"/>
        </w:rPr>
      </w:pPr>
      <w:r>
        <w:drawing>
          <wp:anchor distT="0" distB="0" distL="0" distR="0" simplePos="0" relativeHeight="251884544"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1246088698" name="Picture 1246088698"/>
            <wp:cNvGraphicFramePr/>
            <a:graphic xmlns:a="http://schemas.openxmlformats.org/drawingml/2006/main">
              <a:graphicData uri="http://schemas.openxmlformats.org/drawingml/2006/picture">
                <pic:pic xmlns:pic="http://schemas.openxmlformats.org/drawingml/2006/picture">
                  <pic:nvPicPr>
                    <pic:cNvPr id="1246088698" name="Picture 1246088698"/>
                    <pic:cNvPicPr/>
                  </pic:nvPicPr>
                  <pic:blipFill>
                    <a:blip r:embed="rId10" cstate="print"/>
                    <a:stretch>
                      <a:fillRect/>
                    </a:stretch>
                  </pic:blipFill>
                  <pic:spPr>
                    <a:xfrm>
                      <a:off x="0" y="0"/>
                      <a:ext cx="92494" cy="92494"/>
                    </a:xfrm>
                    <a:prstGeom prst="rect">
                      <a:avLst/>
                    </a:prstGeom>
                  </pic:spPr>
                </pic:pic>
              </a:graphicData>
            </a:graphic>
          </wp:anchor>
        </w:drawing>
      </w:r>
      <w:r>
        <w:rPr>
          <w:color w:val="001A1D"/>
          <w:w w:val="105"/>
          <w:sz w:val="16"/>
        </w:rPr>
        <w:t>Đào</w:t>
      </w:r>
      <w:r>
        <w:rPr>
          <w:color w:val="001A1D"/>
          <w:spacing w:val="-5"/>
          <w:w w:val="105"/>
          <w:sz w:val="16"/>
        </w:rPr>
        <w:t xml:space="preserve"> </w:t>
      </w:r>
      <w:r>
        <w:rPr>
          <w:color w:val="001A1D"/>
          <w:w w:val="105"/>
          <w:sz w:val="16"/>
        </w:rPr>
        <w:t>tạo</w:t>
      </w:r>
      <w:r>
        <w:rPr>
          <w:color w:val="001A1D"/>
          <w:spacing w:val="-4"/>
          <w:w w:val="105"/>
          <w:sz w:val="16"/>
        </w:rPr>
        <w:t xml:space="preserve"> </w:t>
      </w:r>
      <w:r>
        <w:rPr>
          <w:color w:val="001A1D"/>
          <w:w w:val="105"/>
          <w:sz w:val="16"/>
        </w:rPr>
        <w:t>nâng</w:t>
      </w:r>
      <w:r>
        <w:rPr>
          <w:color w:val="001A1D"/>
          <w:spacing w:val="-4"/>
          <w:w w:val="105"/>
          <w:sz w:val="16"/>
        </w:rPr>
        <w:t xml:space="preserve"> </w:t>
      </w:r>
      <w:r>
        <w:rPr>
          <w:color w:val="001A1D"/>
          <w:w w:val="105"/>
          <w:sz w:val="16"/>
        </w:rPr>
        <w:t>cao</w:t>
      </w:r>
      <w:r>
        <w:rPr>
          <w:color w:val="001A1D"/>
          <w:spacing w:val="-4"/>
          <w:w w:val="105"/>
          <w:sz w:val="16"/>
        </w:rPr>
        <w:t xml:space="preserve"> </w:t>
      </w:r>
      <w:r>
        <w:rPr>
          <w:color w:val="001A1D"/>
          <w:w w:val="105"/>
          <w:sz w:val="16"/>
        </w:rPr>
        <w:t>nhận</w:t>
      </w:r>
      <w:r>
        <w:rPr>
          <w:color w:val="001A1D"/>
          <w:spacing w:val="-4"/>
          <w:w w:val="105"/>
          <w:sz w:val="16"/>
        </w:rPr>
        <w:t xml:space="preserve"> thức</w:t>
      </w:r>
    </w:p>
    <w:p>
      <w:pPr>
        <w:pStyle w:val="5"/>
        <w:numPr>
          <w:ilvl w:val="0"/>
          <w:numId w:val="13"/>
        </w:numPr>
        <w:tabs>
          <w:tab w:val="left" w:pos="1098"/>
        </w:tabs>
        <w:ind w:left="1098" w:hanging="294"/>
        <w:rPr>
          <w:sz w:val="16"/>
        </w:rPr>
      </w:pPr>
      <w:r>
        <w:drawing>
          <wp:anchor distT="0" distB="0" distL="0" distR="0" simplePos="0" relativeHeight="251885568"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1483939384" name="Picture 1483939384"/>
            <wp:cNvGraphicFramePr/>
            <a:graphic xmlns:a="http://schemas.openxmlformats.org/drawingml/2006/main">
              <a:graphicData uri="http://schemas.openxmlformats.org/drawingml/2006/picture">
                <pic:pic xmlns:pic="http://schemas.openxmlformats.org/drawingml/2006/picture">
                  <pic:nvPicPr>
                    <pic:cNvPr id="1483939384" name="Picture 1483939384"/>
                    <pic:cNvPicPr/>
                  </pic:nvPicPr>
                  <pic:blipFill>
                    <a:blip r:embed="rId35" cstate="print"/>
                    <a:stretch>
                      <a:fillRect/>
                    </a:stretch>
                  </pic:blipFill>
                  <pic:spPr>
                    <a:xfrm>
                      <a:off x="0" y="0"/>
                      <a:ext cx="92494" cy="92494"/>
                    </a:xfrm>
                    <a:prstGeom prst="rect">
                      <a:avLst/>
                    </a:prstGeom>
                  </pic:spPr>
                </pic:pic>
              </a:graphicData>
            </a:graphic>
          </wp:anchor>
        </w:drawing>
      </w:r>
      <w:r>
        <w:rPr>
          <w:color w:val="001A1D"/>
          <w:w w:val="105"/>
          <w:sz w:val="16"/>
        </w:rPr>
        <w:t>Đội</w:t>
      </w:r>
      <w:r>
        <w:rPr>
          <w:color w:val="001A1D"/>
          <w:spacing w:val="-5"/>
          <w:w w:val="105"/>
          <w:sz w:val="16"/>
        </w:rPr>
        <w:t xml:space="preserve"> </w:t>
      </w:r>
      <w:r>
        <w:rPr>
          <w:color w:val="001A1D"/>
          <w:w w:val="105"/>
          <w:sz w:val="16"/>
        </w:rPr>
        <w:t>ngũ</w:t>
      </w:r>
      <w:r>
        <w:rPr>
          <w:color w:val="001A1D"/>
          <w:spacing w:val="-4"/>
          <w:w w:val="105"/>
          <w:sz w:val="16"/>
        </w:rPr>
        <w:t xml:space="preserve"> </w:t>
      </w:r>
      <w:r>
        <w:rPr>
          <w:color w:val="001A1D"/>
          <w:w w:val="105"/>
          <w:sz w:val="16"/>
        </w:rPr>
        <w:t>chuyên</w:t>
      </w:r>
      <w:r>
        <w:rPr>
          <w:color w:val="001A1D"/>
          <w:spacing w:val="-4"/>
          <w:w w:val="105"/>
          <w:sz w:val="16"/>
        </w:rPr>
        <w:t xml:space="preserve"> </w:t>
      </w:r>
      <w:r>
        <w:rPr>
          <w:color w:val="001A1D"/>
          <w:w w:val="105"/>
          <w:sz w:val="16"/>
        </w:rPr>
        <w:t>gia</w:t>
      </w:r>
      <w:r>
        <w:rPr>
          <w:color w:val="001A1D"/>
          <w:spacing w:val="-4"/>
          <w:w w:val="105"/>
          <w:sz w:val="16"/>
        </w:rPr>
        <w:t xml:space="preserve"> </w:t>
      </w:r>
      <w:r>
        <w:rPr>
          <w:color w:val="001A1D"/>
          <w:w w:val="105"/>
          <w:sz w:val="16"/>
        </w:rPr>
        <w:t>bảo</w:t>
      </w:r>
      <w:r>
        <w:rPr>
          <w:color w:val="001A1D"/>
          <w:spacing w:val="-5"/>
          <w:w w:val="105"/>
          <w:sz w:val="16"/>
        </w:rPr>
        <w:t xml:space="preserve"> mật</w:t>
      </w:r>
    </w:p>
    <w:p>
      <w:pPr>
        <w:pStyle w:val="5"/>
        <w:numPr>
          <w:ilvl w:val="0"/>
          <w:numId w:val="13"/>
        </w:numPr>
        <w:tabs>
          <w:tab w:val="left" w:pos="1098"/>
        </w:tabs>
        <w:ind w:left="1098" w:hanging="294"/>
        <w:rPr>
          <w:sz w:val="16"/>
          <w:highlight w:val="green"/>
        </w:rPr>
      </w:pPr>
      <w:r>
        <w:rPr>
          <w:highlight w:val="green"/>
        </w:rPr>
        <w:drawing>
          <wp:anchor distT="0" distB="0" distL="0" distR="0" simplePos="0" relativeHeight="251886592"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1215877189" name="Picture 1215877189"/>
            <wp:cNvGraphicFramePr/>
            <a:graphic xmlns:a="http://schemas.openxmlformats.org/drawingml/2006/main">
              <a:graphicData uri="http://schemas.openxmlformats.org/drawingml/2006/picture">
                <pic:pic xmlns:pic="http://schemas.openxmlformats.org/drawingml/2006/picture">
                  <pic:nvPicPr>
                    <pic:cNvPr id="1215877189" name="Picture 1215877189"/>
                    <pic:cNvPicPr/>
                  </pic:nvPicPr>
                  <pic:blipFill>
                    <a:blip r:embed="rId10" cstate="print"/>
                    <a:stretch>
                      <a:fillRect/>
                    </a:stretch>
                  </pic:blipFill>
                  <pic:spPr>
                    <a:xfrm>
                      <a:off x="0" y="0"/>
                      <a:ext cx="92494" cy="92494"/>
                    </a:xfrm>
                    <a:prstGeom prst="rect">
                      <a:avLst/>
                    </a:prstGeom>
                  </pic:spPr>
                </pic:pic>
              </a:graphicData>
            </a:graphic>
          </wp:anchor>
        </w:drawing>
      </w:r>
      <w:r>
        <w:rPr>
          <w:color w:val="001A1D"/>
          <w:w w:val="105"/>
          <w:sz w:val="16"/>
          <w:highlight w:val="green"/>
        </w:rPr>
        <w:t>Con</w:t>
      </w:r>
      <w:r>
        <w:rPr>
          <w:color w:val="001A1D"/>
          <w:spacing w:val="-5"/>
          <w:w w:val="105"/>
          <w:sz w:val="16"/>
          <w:highlight w:val="green"/>
        </w:rPr>
        <w:t xml:space="preserve"> </w:t>
      </w:r>
      <w:r>
        <w:rPr>
          <w:color w:val="001A1D"/>
          <w:spacing w:val="-2"/>
          <w:w w:val="105"/>
          <w:sz w:val="16"/>
          <w:highlight w:val="green"/>
        </w:rPr>
        <w:t>người</w:t>
      </w:r>
    </w:p>
    <w:p>
      <w:pPr>
        <w:pStyle w:val="5"/>
        <w:numPr>
          <w:ilvl w:val="0"/>
          <w:numId w:val="13"/>
        </w:numPr>
        <w:tabs>
          <w:tab w:val="left" w:pos="1098"/>
        </w:tabs>
        <w:spacing w:before="157"/>
        <w:ind w:left="1098" w:hanging="294"/>
        <w:rPr>
          <w:sz w:val="16"/>
        </w:rPr>
      </w:pPr>
      <w:r>
        <w:drawing>
          <wp:anchor distT="0" distB="0" distL="0" distR="0" simplePos="0" relativeHeight="251887616"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654477173" name="Picture 654477173"/>
            <wp:cNvGraphicFramePr/>
            <a:graphic xmlns:a="http://schemas.openxmlformats.org/drawingml/2006/main">
              <a:graphicData uri="http://schemas.openxmlformats.org/drawingml/2006/picture">
                <pic:pic xmlns:pic="http://schemas.openxmlformats.org/drawingml/2006/picture">
                  <pic:nvPicPr>
                    <pic:cNvPr id="654477173" name="Picture 654477173"/>
                    <pic:cNvPicPr/>
                  </pic:nvPicPr>
                  <pic:blipFill>
                    <a:blip r:embed="rId36" cstate="print"/>
                    <a:stretch>
                      <a:fillRect/>
                    </a:stretch>
                  </pic:blipFill>
                  <pic:spPr>
                    <a:xfrm>
                      <a:off x="0" y="0"/>
                      <a:ext cx="92494" cy="92494"/>
                    </a:xfrm>
                    <a:prstGeom prst="rect">
                      <a:avLst/>
                    </a:prstGeom>
                  </pic:spPr>
                </pic:pic>
              </a:graphicData>
            </a:graphic>
          </wp:anchor>
        </w:drawing>
      </w:r>
      <w:r>
        <w:rPr>
          <w:color w:val="001A1D"/>
          <w:w w:val="105"/>
          <w:sz w:val="16"/>
        </w:rPr>
        <w:t>Tăng</w:t>
      </w:r>
      <w:r>
        <w:rPr>
          <w:color w:val="001A1D"/>
          <w:spacing w:val="-7"/>
          <w:w w:val="105"/>
          <w:sz w:val="16"/>
        </w:rPr>
        <w:t xml:space="preserve"> </w:t>
      </w:r>
      <w:r>
        <w:rPr>
          <w:color w:val="001A1D"/>
          <w:w w:val="105"/>
          <w:sz w:val="16"/>
        </w:rPr>
        <w:t>chi</w:t>
      </w:r>
      <w:r>
        <w:rPr>
          <w:color w:val="001A1D"/>
          <w:spacing w:val="-6"/>
          <w:w w:val="105"/>
          <w:sz w:val="16"/>
        </w:rPr>
        <w:t xml:space="preserve"> </w:t>
      </w:r>
      <w:r>
        <w:rPr>
          <w:color w:val="001A1D"/>
          <w:w w:val="105"/>
          <w:sz w:val="16"/>
        </w:rPr>
        <w:t>phí</w:t>
      </w:r>
      <w:r>
        <w:rPr>
          <w:color w:val="001A1D"/>
          <w:spacing w:val="-6"/>
          <w:w w:val="105"/>
          <w:sz w:val="16"/>
        </w:rPr>
        <w:t xml:space="preserve"> </w:t>
      </w:r>
      <w:r>
        <w:rPr>
          <w:color w:val="001A1D"/>
          <w:w w:val="105"/>
          <w:sz w:val="16"/>
        </w:rPr>
        <w:t>đầu</w:t>
      </w:r>
      <w:r>
        <w:rPr>
          <w:color w:val="001A1D"/>
          <w:spacing w:val="-6"/>
          <w:w w:val="105"/>
          <w:sz w:val="16"/>
        </w:rPr>
        <w:t xml:space="preserve"> </w:t>
      </w:r>
      <w:r>
        <w:rPr>
          <w:color w:val="001A1D"/>
          <w:w w:val="105"/>
          <w:sz w:val="16"/>
        </w:rPr>
        <w:t>tư</w:t>
      </w:r>
      <w:r>
        <w:rPr>
          <w:color w:val="001A1D"/>
          <w:spacing w:val="-6"/>
          <w:w w:val="105"/>
          <w:sz w:val="16"/>
        </w:rPr>
        <w:t xml:space="preserve"> </w:t>
      </w:r>
      <w:r>
        <w:rPr>
          <w:color w:val="001A1D"/>
          <w:w w:val="105"/>
          <w:sz w:val="16"/>
        </w:rPr>
        <w:t>cho</w:t>
      </w:r>
      <w:r>
        <w:rPr>
          <w:color w:val="001A1D"/>
          <w:spacing w:val="-6"/>
          <w:w w:val="105"/>
          <w:sz w:val="16"/>
        </w:rPr>
        <w:t xml:space="preserve"> </w:t>
      </w:r>
      <w:r>
        <w:rPr>
          <w:color w:val="001A1D"/>
          <w:w w:val="105"/>
          <w:sz w:val="16"/>
        </w:rPr>
        <w:t>bảo</w:t>
      </w:r>
      <w:r>
        <w:rPr>
          <w:color w:val="001A1D"/>
          <w:spacing w:val="-6"/>
          <w:w w:val="105"/>
          <w:sz w:val="16"/>
        </w:rPr>
        <w:t xml:space="preserve"> </w:t>
      </w:r>
      <w:r>
        <w:rPr>
          <w:color w:val="001A1D"/>
          <w:spacing w:val="-5"/>
          <w:w w:val="105"/>
          <w:sz w:val="16"/>
        </w:rPr>
        <w:t>mật</w:t>
      </w:r>
    </w:p>
    <w:p>
      <w:pPr>
        <w:pStyle w:val="5"/>
        <w:numPr>
          <w:ilvl w:val="0"/>
          <w:numId w:val="13"/>
        </w:numPr>
        <w:tabs>
          <w:tab w:val="left" w:pos="1100"/>
        </w:tabs>
        <w:rPr>
          <w:sz w:val="16"/>
          <w:highlight w:val="green"/>
        </w:rPr>
      </w:pPr>
      <w:r>
        <w:rPr>
          <w:highlight w:val="green"/>
        </w:rPr>
        <w:drawing>
          <wp:anchor distT="0" distB="0" distL="0" distR="0" simplePos="0" relativeHeight="251888640"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1828585477" name="Picture 1828585477"/>
            <wp:cNvGraphicFramePr/>
            <a:graphic xmlns:a="http://schemas.openxmlformats.org/drawingml/2006/main">
              <a:graphicData uri="http://schemas.openxmlformats.org/drawingml/2006/picture">
                <pic:pic xmlns:pic="http://schemas.openxmlformats.org/drawingml/2006/picture">
                  <pic:nvPicPr>
                    <pic:cNvPr id="1828585477" name="Picture 1828585477"/>
                    <pic:cNvPicPr/>
                  </pic:nvPicPr>
                  <pic:blipFill>
                    <a:blip r:embed="rId35" cstate="print"/>
                    <a:stretch>
                      <a:fillRect/>
                    </a:stretch>
                  </pic:blipFill>
                  <pic:spPr>
                    <a:xfrm>
                      <a:off x="0" y="0"/>
                      <a:ext cx="92494" cy="92494"/>
                    </a:xfrm>
                    <a:prstGeom prst="rect">
                      <a:avLst/>
                    </a:prstGeom>
                  </pic:spPr>
                </pic:pic>
              </a:graphicData>
            </a:graphic>
          </wp:anchor>
        </w:drawing>
      </w:r>
      <w:r>
        <w:rPr>
          <w:color w:val="001A1D"/>
          <w:w w:val="105"/>
          <w:sz w:val="16"/>
          <w:highlight w:val="green"/>
        </w:rPr>
        <w:t>Công</w:t>
      </w:r>
      <w:r>
        <w:rPr>
          <w:color w:val="001A1D"/>
          <w:spacing w:val="-5"/>
          <w:w w:val="105"/>
          <w:sz w:val="16"/>
          <w:highlight w:val="green"/>
        </w:rPr>
        <w:t xml:space="preserve"> </w:t>
      </w:r>
      <w:r>
        <w:rPr>
          <w:color w:val="001A1D"/>
          <w:spacing w:val="-4"/>
          <w:w w:val="105"/>
          <w:sz w:val="16"/>
          <w:highlight w:val="green"/>
        </w:rPr>
        <w:t>nghệ</w:t>
      </w:r>
    </w:p>
    <w:p>
      <w:pPr>
        <w:pStyle w:val="4"/>
      </w:pPr>
    </w:p>
    <w:p>
      <w:pPr>
        <w:pStyle w:val="4"/>
        <w:spacing w:before="140"/>
      </w:pPr>
    </w:p>
    <w:p>
      <w:pPr>
        <w:pStyle w:val="4"/>
        <w:spacing w:line="320" w:lineRule="atLeast"/>
        <w:ind w:left="468" w:right="9125"/>
      </w:pPr>
      <w:r>
        <w:rPr>
          <w:color w:val="8E662E"/>
          <w:w w:val="105"/>
        </w:rPr>
        <w:t>Your</w:t>
      </w:r>
      <w:r>
        <w:rPr>
          <w:color w:val="8E662E"/>
          <w:spacing w:val="-12"/>
          <w:w w:val="105"/>
        </w:rPr>
        <w:t xml:space="preserve"> </w:t>
      </w:r>
      <w:r>
        <w:rPr>
          <w:color w:val="8E662E"/>
          <w:w w:val="105"/>
        </w:rPr>
        <w:t>answer</w:t>
      </w:r>
      <w:r>
        <w:rPr>
          <w:color w:val="8E662E"/>
          <w:spacing w:val="-11"/>
          <w:w w:val="105"/>
        </w:rPr>
        <w:t xml:space="preserve"> </w:t>
      </w:r>
      <w:r>
        <w:rPr>
          <w:color w:val="8E662E"/>
          <w:w w:val="105"/>
        </w:rPr>
        <w:t>is</w:t>
      </w:r>
      <w:r>
        <w:rPr>
          <w:color w:val="8E662E"/>
          <w:spacing w:val="-12"/>
          <w:w w:val="105"/>
        </w:rPr>
        <w:t xml:space="preserve"> </w:t>
      </w:r>
      <w:r>
        <w:rPr>
          <w:color w:val="8E662E"/>
          <w:w w:val="105"/>
        </w:rPr>
        <w:t>incorrect. The</w:t>
      </w:r>
      <w:r>
        <w:rPr>
          <w:color w:val="8E662E"/>
          <w:spacing w:val="-6"/>
          <w:w w:val="105"/>
        </w:rPr>
        <w:t xml:space="preserve"> </w:t>
      </w:r>
      <w:r>
        <w:rPr>
          <w:color w:val="8E662E"/>
          <w:w w:val="105"/>
        </w:rPr>
        <w:t>correct</w:t>
      </w:r>
      <w:r>
        <w:rPr>
          <w:color w:val="8E662E"/>
          <w:spacing w:val="-6"/>
          <w:w w:val="105"/>
        </w:rPr>
        <w:t xml:space="preserve"> </w:t>
      </w:r>
      <w:r>
        <w:rPr>
          <w:color w:val="8E662E"/>
          <w:w w:val="105"/>
        </w:rPr>
        <w:t>answers</w:t>
      </w:r>
      <w:r>
        <w:rPr>
          <w:color w:val="8E662E"/>
          <w:spacing w:val="-5"/>
          <w:w w:val="105"/>
        </w:rPr>
        <w:t xml:space="preserve"> </w:t>
      </w:r>
      <w:r>
        <w:rPr>
          <w:color w:val="8E662E"/>
          <w:spacing w:val="-4"/>
          <w:w w:val="105"/>
        </w:rPr>
        <w:t>are:</w:t>
      </w:r>
    </w:p>
    <w:p>
      <w:pPr>
        <w:pStyle w:val="4"/>
        <w:spacing w:before="50" w:line="372" w:lineRule="auto"/>
        <w:ind w:left="468" w:right="10090"/>
      </w:pPr>
      <w:r>
        <w:rPr>
          <w:color w:val="8E662E"/>
          <w:w w:val="105"/>
        </w:rPr>
        <w:t>Con</w:t>
      </w:r>
      <w:r>
        <w:rPr>
          <w:color w:val="8E662E"/>
          <w:spacing w:val="-12"/>
          <w:w w:val="105"/>
        </w:rPr>
        <w:t xml:space="preserve"> </w:t>
      </w:r>
      <w:r>
        <w:rPr>
          <w:color w:val="8E662E"/>
          <w:w w:val="105"/>
        </w:rPr>
        <w:t>người, Quy trình, Công</w:t>
      </w:r>
      <w:r>
        <w:rPr>
          <w:color w:val="8E662E"/>
          <w:spacing w:val="-5"/>
          <w:w w:val="105"/>
        </w:rPr>
        <w:t xml:space="preserve"> </w:t>
      </w:r>
      <w:r>
        <w:rPr>
          <w:color w:val="8E662E"/>
          <w:spacing w:val="-4"/>
          <w:w w:val="105"/>
        </w:rPr>
        <w:t>nghệ</w:t>
      </w:r>
    </w:p>
    <w:p>
      <w:pPr>
        <w:pStyle w:val="4"/>
        <w:spacing w:before="57"/>
        <w:rPr>
          <w:sz w:val="20"/>
        </w:rPr>
      </w:pPr>
      <w:r>
        <mc:AlternateContent>
          <mc:Choice Requires="wpg">
            <w:drawing>
              <wp:anchor distT="0" distB="0" distL="0" distR="0" simplePos="0" relativeHeight="252015616" behindDoc="1" locked="0" layoutInCell="1" allowOverlap="1">
                <wp:simplePos x="0" y="0"/>
                <wp:positionH relativeFrom="page">
                  <wp:posOffset>408940</wp:posOffset>
                </wp:positionH>
                <wp:positionV relativeFrom="paragraph">
                  <wp:posOffset>220345</wp:posOffset>
                </wp:positionV>
                <wp:extent cx="7001510" cy="833755"/>
                <wp:effectExtent l="0" t="0" r="0" b="0"/>
                <wp:wrapTopAndBottom/>
                <wp:docPr id="235731569" name="Group 235731569"/>
                <wp:cNvGraphicFramePr/>
                <a:graphic xmlns:a="http://schemas.openxmlformats.org/drawingml/2006/main">
                  <a:graphicData uri="http://schemas.microsoft.com/office/word/2010/wordprocessingGroup">
                    <wpg:wgp>
                      <wpg:cNvGrpSpPr/>
                      <wpg:grpSpPr>
                        <a:xfrm>
                          <a:off x="0" y="0"/>
                          <a:ext cx="7001509" cy="833755"/>
                          <a:chOff x="0" y="0"/>
                          <a:chExt cx="7001509" cy="833755"/>
                        </a:xfrm>
                      </wpg:grpSpPr>
                      <wps:wsp>
                        <wps:cNvPr id="724721922" name="Graphic 138"/>
                        <wps:cNvSpPr/>
                        <wps:spPr>
                          <a:xfrm>
                            <a:off x="3557" y="54040"/>
                            <a:ext cx="6937375" cy="775970"/>
                          </a:xfrm>
                          <a:custGeom>
                            <a:avLst/>
                            <a:gdLst/>
                            <a:ahLst/>
                            <a:cxnLst/>
                            <a:rect l="l" t="t" r="r" b="b"/>
                            <a:pathLst>
                              <a:path w="6937375" h="775970">
                                <a:moveTo>
                                  <a:pt x="0" y="764856"/>
                                </a:moveTo>
                                <a:lnTo>
                                  <a:pt x="0" y="10672"/>
                                </a:lnTo>
                                <a:lnTo>
                                  <a:pt x="0" y="7719"/>
                                </a:lnTo>
                                <a:lnTo>
                                  <a:pt x="1041" y="5203"/>
                                </a:lnTo>
                                <a:lnTo>
                                  <a:pt x="3125" y="3127"/>
                                </a:lnTo>
                                <a:lnTo>
                                  <a:pt x="5209" y="1042"/>
                                </a:lnTo>
                                <a:lnTo>
                                  <a:pt x="7725" y="0"/>
                                </a:lnTo>
                                <a:lnTo>
                                  <a:pt x="10672" y="0"/>
                                </a:lnTo>
                                <a:lnTo>
                                  <a:pt x="6926398" y="0"/>
                                </a:lnTo>
                                <a:lnTo>
                                  <a:pt x="6929345" y="0"/>
                                </a:lnTo>
                                <a:lnTo>
                                  <a:pt x="6931860" y="1042"/>
                                </a:lnTo>
                                <a:lnTo>
                                  <a:pt x="6933944" y="3127"/>
                                </a:lnTo>
                                <a:lnTo>
                                  <a:pt x="6936028" y="5203"/>
                                </a:lnTo>
                                <a:lnTo>
                                  <a:pt x="6937070" y="7719"/>
                                </a:lnTo>
                                <a:lnTo>
                                  <a:pt x="6937071" y="10672"/>
                                </a:lnTo>
                                <a:lnTo>
                                  <a:pt x="6937071" y="764856"/>
                                </a:lnTo>
                                <a:lnTo>
                                  <a:pt x="6926398" y="775528"/>
                                </a:lnTo>
                                <a:lnTo>
                                  <a:pt x="10672" y="775528"/>
                                </a:lnTo>
                                <a:lnTo>
                                  <a:pt x="0" y="767802"/>
                                </a:lnTo>
                                <a:lnTo>
                                  <a:pt x="0" y="764856"/>
                                </a:lnTo>
                                <a:close/>
                              </a:path>
                            </a:pathLst>
                          </a:custGeom>
                          <a:ln w="7114">
                            <a:solidFill>
                              <a:srgbClr val="CAD0D6"/>
                            </a:solidFill>
                            <a:prstDash val="solid"/>
                          </a:ln>
                        </wps:spPr>
                        <wps:bodyPr wrap="square" lIns="0" tIns="0" rIns="0" bIns="0" rtlCol="0">
                          <a:noAutofit/>
                        </wps:bodyPr>
                      </wps:wsp>
                      <wps:wsp>
                        <wps:cNvPr id="1395223396" name="Graphic 139"/>
                        <wps:cNvSpPr/>
                        <wps:spPr>
                          <a:xfrm>
                            <a:off x="60477" y="637466"/>
                            <a:ext cx="448309" cy="128270"/>
                          </a:xfrm>
                          <a:custGeom>
                            <a:avLst/>
                            <a:gdLst/>
                            <a:ahLst/>
                            <a:cxnLst/>
                            <a:rect l="l" t="t" r="r" b="b"/>
                            <a:pathLst>
                              <a:path w="448309" h="128270">
                                <a:moveTo>
                                  <a:pt x="0" y="74706"/>
                                </a:moveTo>
                                <a:lnTo>
                                  <a:pt x="0" y="53362"/>
                                </a:lnTo>
                                <a:lnTo>
                                  <a:pt x="0" y="49860"/>
                                </a:lnTo>
                                <a:lnTo>
                                  <a:pt x="341" y="46385"/>
                                </a:lnTo>
                                <a:lnTo>
                                  <a:pt x="15629" y="15626"/>
                                </a:lnTo>
                                <a:lnTo>
                                  <a:pt x="18106" y="13146"/>
                                </a:lnTo>
                                <a:lnTo>
                                  <a:pt x="20802" y="10936"/>
                                </a:lnTo>
                                <a:lnTo>
                                  <a:pt x="23715" y="8991"/>
                                </a:lnTo>
                                <a:lnTo>
                                  <a:pt x="26629" y="7045"/>
                                </a:lnTo>
                                <a:lnTo>
                                  <a:pt x="49858" y="0"/>
                                </a:lnTo>
                                <a:lnTo>
                                  <a:pt x="53362" y="0"/>
                                </a:lnTo>
                                <a:lnTo>
                                  <a:pt x="394879" y="0"/>
                                </a:lnTo>
                                <a:lnTo>
                                  <a:pt x="398383" y="0"/>
                                </a:lnTo>
                                <a:lnTo>
                                  <a:pt x="401853" y="340"/>
                                </a:lnTo>
                                <a:lnTo>
                                  <a:pt x="405289" y="1021"/>
                                </a:lnTo>
                                <a:lnTo>
                                  <a:pt x="408726" y="1702"/>
                                </a:lnTo>
                                <a:lnTo>
                                  <a:pt x="424525" y="8991"/>
                                </a:lnTo>
                                <a:lnTo>
                                  <a:pt x="427439" y="10936"/>
                                </a:lnTo>
                                <a:lnTo>
                                  <a:pt x="430134" y="13146"/>
                                </a:lnTo>
                                <a:lnTo>
                                  <a:pt x="432612" y="15626"/>
                                </a:lnTo>
                                <a:lnTo>
                                  <a:pt x="435089" y="18099"/>
                                </a:lnTo>
                                <a:lnTo>
                                  <a:pt x="448241" y="49860"/>
                                </a:lnTo>
                                <a:lnTo>
                                  <a:pt x="448241" y="53362"/>
                                </a:lnTo>
                                <a:lnTo>
                                  <a:pt x="448241" y="74706"/>
                                </a:lnTo>
                                <a:lnTo>
                                  <a:pt x="448241" y="78208"/>
                                </a:lnTo>
                                <a:lnTo>
                                  <a:pt x="447899" y="81676"/>
                                </a:lnTo>
                                <a:lnTo>
                                  <a:pt x="447216" y="85115"/>
                                </a:lnTo>
                                <a:lnTo>
                                  <a:pt x="446532" y="88554"/>
                                </a:lnTo>
                                <a:lnTo>
                                  <a:pt x="445520" y="91889"/>
                                </a:lnTo>
                                <a:lnTo>
                                  <a:pt x="444179" y="95127"/>
                                </a:lnTo>
                                <a:lnTo>
                                  <a:pt x="442838" y="98365"/>
                                </a:lnTo>
                                <a:lnTo>
                                  <a:pt x="441194" y="101436"/>
                                </a:lnTo>
                                <a:lnTo>
                                  <a:pt x="439248" y="104347"/>
                                </a:lnTo>
                                <a:lnTo>
                                  <a:pt x="437301" y="107266"/>
                                </a:lnTo>
                                <a:lnTo>
                                  <a:pt x="435089" y="109962"/>
                                </a:lnTo>
                                <a:lnTo>
                                  <a:pt x="432612" y="112435"/>
                                </a:lnTo>
                                <a:lnTo>
                                  <a:pt x="430134" y="114909"/>
                                </a:lnTo>
                                <a:lnTo>
                                  <a:pt x="398383" y="128069"/>
                                </a:lnTo>
                                <a:lnTo>
                                  <a:pt x="394879" y="128069"/>
                                </a:lnTo>
                                <a:lnTo>
                                  <a:pt x="53362" y="128069"/>
                                </a:lnTo>
                                <a:lnTo>
                                  <a:pt x="49858" y="128069"/>
                                </a:lnTo>
                                <a:lnTo>
                                  <a:pt x="46388" y="127728"/>
                                </a:lnTo>
                                <a:lnTo>
                                  <a:pt x="23715" y="119064"/>
                                </a:lnTo>
                                <a:lnTo>
                                  <a:pt x="20802" y="117118"/>
                                </a:lnTo>
                                <a:lnTo>
                                  <a:pt x="18106" y="114909"/>
                                </a:lnTo>
                                <a:lnTo>
                                  <a:pt x="15629" y="112435"/>
                                </a:lnTo>
                                <a:lnTo>
                                  <a:pt x="13151" y="109962"/>
                                </a:lnTo>
                                <a:lnTo>
                                  <a:pt x="10939" y="107266"/>
                                </a:lnTo>
                                <a:lnTo>
                                  <a:pt x="8993" y="104347"/>
                                </a:lnTo>
                                <a:lnTo>
                                  <a:pt x="7046" y="101436"/>
                                </a:lnTo>
                                <a:lnTo>
                                  <a:pt x="5402" y="98365"/>
                                </a:lnTo>
                                <a:lnTo>
                                  <a:pt x="4061" y="95120"/>
                                </a:lnTo>
                                <a:lnTo>
                                  <a:pt x="2721" y="91883"/>
                                </a:lnTo>
                                <a:lnTo>
                                  <a:pt x="1708" y="88547"/>
                                </a:lnTo>
                                <a:lnTo>
                                  <a:pt x="1025" y="85108"/>
                                </a:lnTo>
                                <a:lnTo>
                                  <a:pt x="341" y="81676"/>
                                </a:lnTo>
                                <a:lnTo>
                                  <a:pt x="0" y="78208"/>
                                </a:lnTo>
                                <a:lnTo>
                                  <a:pt x="0" y="74706"/>
                                </a:lnTo>
                                <a:close/>
                              </a:path>
                            </a:pathLst>
                          </a:custGeom>
                          <a:ln w="7114">
                            <a:solidFill>
                              <a:srgbClr val="000000"/>
                            </a:solidFill>
                            <a:prstDash val="solid"/>
                          </a:ln>
                        </wps:spPr>
                        <wps:bodyPr wrap="square" lIns="0" tIns="0" rIns="0" bIns="0" rtlCol="0">
                          <a:noAutofit/>
                        </wps:bodyPr>
                      </wps:wsp>
                      <wps:wsp>
                        <wps:cNvPr id="493433980" name="Graphic 140"/>
                        <wps:cNvSpPr/>
                        <wps:spPr>
                          <a:xfrm>
                            <a:off x="6616295" y="0"/>
                            <a:ext cx="384810" cy="429895"/>
                          </a:xfrm>
                          <a:custGeom>
                            <a:avLst/>
                            <a:gdLst/>
                            <a:ahLst/>
                            <a:cxnLst/>
                            <a:rect l="l" t="t" r="r" b="b"/>
                            <a:pathLst>
                              <a:path w="384810" h="429895">
                                <a:moveTo>
                                  <a:pt x="384810" y="429767"/>
                                </a:moveTo>
                                <a:lnTo>
                                  <a:pt x="0" y="429767"/>
                                </a:lnTo>
                                <a:lnTo>
                                  <a:pt x="0" y="0"/>
                                </a:lnTo>
                                <a:lnTo>
                                  <a:pt x="384810" y="0"/>
                                </a:lnTo>
                                <a:lnTo>
                                  <a:pt x="384810" y="93173"/>
                                </a:lnTo>
                                <a:lnTo>
                                  <a:pt x="214052" y="93173"/>
                                </a:lnTo>
                                <a:lnTo>
                                  <a:pt x="203538" y="93681"/>
                                </a:lnTo>
                                <a:lnTo>
                                  <a:pt x="163691" y="105789"/>
                                </a:lnTo>
                                <a:lnTo>
                                  <a:pt x="131510" y="132225"/>
                                </a:lnTo>
                                <a:lnTo>
                                  <a:pt x="111895" y="168963"/>
                                </a:lnTo>
                                <a:lnTo>
                                  <a:pt x="107327" y="199897"/>
                                </a:lnTo>
                                <a:lnTo>
                                  <a:pt x="107834" y="210411"/>
                                </a:lnTo>
                                <a:lnTo>
                                  <a:pt x="119942" y="250257"/>
                                </a:lnTo>
                                <a:lnTo>
                                  <a:pt x="146378" y="282437"/>
                                </a:lnTo>
                                <a:lnTo>
                                  <a:pt x="183117" y="302051"/>
                                </a:lnTo>
                                <a:lnTo>
                                  <a:pt x="214052" y="306621"/>
                                </a:lnTo>
                                <a:lnTo>
                                  <a:pt x="384810" y="306621"/>
                                </a:lnTo>
                                <a:lnTo>
                                  <a:pt x="384810" y="429767"/>
                                </a:lnTo>
                                <a:close/>
                              </a:path>
                              <a:path w="384810" h="429895">
                                <a:moveTo>
                                  <a:pt x="384810" y="306621"/>
                                </a:moveTo>
                                <a:lnTo>
                                  <a:pt x="214052" y="306621"/>
                                </a:lnTo>
                                <a:lnTo>
                                  <a:pt x="224565" y="306113"/>
                                </a:lnTo>
                                <a:lnTo>
                                  <a:pt x="234876" y="304590"/>
                                </a:lnTo>
                                <a:lnTo>
                                  <a:pt x="273355" y="288651"/>
                                </a:lnTo>
                                <a:lnTo>
                                  <a:pt x="302805" y="259200"/>
                                </a:lnTo>
                                <a:lnTo>
                                  <a:pt x="318744" y="220722"/>
                                </a:lnTo>
                                <a:lnTo>
                                  <a:pt x="320776" y="199897"/>
                                </a:lnTo>
                                <a:lnTo>
                                  <a:pt x="320267" y="189384"/>
                                </a:lnTo>
                                <a:lnTo>
                                  <a:pt x="308159" y="149536"/>
                                </a:lnTo>
                                <a:lnTo>
                                  <a:pt x="281723" y="117357"/>
                                </a:lnTo>
                                <a:lnTo>
                                  <a:pt x="244985" y="97743"/>
                                </a:lnTo>
                                <a:lnTo>
                                  <a:pt x="214052" y="93173"/>
                                </a:lnTo>
                                <a:lnTo>
                                  <a:pt x="384810" y="93173"/>
                                </a:lnTo>
                                <a:lnTo>
                                  <a:pt x="384810" y="306621"/>
                                </a:lnTo>
                                <a:close/>
                              </a:path>
                            </a:pathLst>
                          </a:custGeom>
                          <a:solidFill>
                            <a:srgbClr val="000000">
                              <a:alpha val="19999"/>
                            </a:srgbClr>
                          </a:solidFill>
                        </wps:spPr>
                        <wps:bodyPr wrap="square" lIns="0" tIns="0" rIns="0" bIns="0" rtlCol="0">
                          <a:noAutofit/>
                        </wps:bodyPr>
                      </wps:wsp>
                      <pic:pic xmlns:pic="http://schemas.openxmlformats.org/drawingml/2006/picture">
                        <pic:nvPicPr>
                          <pic:cNvPr id="642166234" name="Image 141"/>
                          <pic:cNvPicPr/>
                        </pic:nvPicPr>
                        <pic:blipFill>
                          <a:blip r:embed="rId8" cstate="print"/>
                          <a:stretch>
                            <a:fillRect/>
                          </a:stretch>
                        </pic:blipFill>
                        <pic:spPr>
                          <a:xfrm>
                            <a:off x="6716507" y="86057"/>
                            <a:ext cx="227678" cy="227678"/>
                          </a:xfrm>
                          <a:prstGeom prst="rect">
                            <a:avLst/>
                          </a:prstGeom>
                        </pic:spPr>
                      </pic:pic>
                      <wps:wsp>
                        <wps:cNvPr id="188188743" name="Textbox 142"/>
                        <wps:cNvSpPr txBox="1"/>
                        <wps:spPr>
                          <a:xfrm>
                            <a:off x="10977" y="59679"/>
                            <a:ext cx="6922770" cy="764540"/>
                          </a:xfrm>
                          <a:prstGeom prst="rect">
                            <a:avLst/>
                          </a:prstGeom>
                        </wps:spPr>
                        <wps:txbx>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14</w:t>
                              </w:r>
                            </w:p>
                            <w:p>
                              <w:pPr>
                                <w:spacing w:before="79"/>
                                <w:ind w:left="77"/>
                                <w:rPr>
                                  <w:sz w:val="13"/>
                                </w:rPr>
                              </w:pPr>
                              <w:r>
                                <w:rPr>
                                  <w:color w:val="1C2025"/>
                                  <w:sz w:val="13"/>
                                </w:rPr>
                                <w:t>Not</w:t>
                              </w:r>
                              <w:r>
                                <w:rPr>
                                  <w:color w:val="1C2025"/>
                                  <w:spacing w:val="4"/>
                                  <w:sz w:val="13"/>
                                </w:rPr>
                                <w:t xml:space="preserve"> </w:t>
                              </w:r>
                              <w:r>
                                <w:rPr>
                                  <w:color w:val="1C2025"/>
                                  <w:spacing w:val="-2"/>
                                  <w:sz w:val="13"/>
                                </w:rPr>
                                <w:t>answered</w:t>
                              </w:r>
                            </w:p>
                            <w:p>
                              <w:pPr>
                                <w:spacing w:before="118"/>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38"/>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17.35pt;height:65.65pt;width:551.3pt;mso-position-horizontal-relative:page;mso-wrap-distance-bottom:0pt;mso-wrap-distance-top:0pt;z-index:-251300864;mso-width-relative:page;mso-height-relative:page;" coordsize="7001509,833755" o:gfxdata="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">
                <o:lock v:ext="edit" aspectratio="f"/>
                <v:shape id="Graphic 138" o:spid="_x0000_s1026" o:spt="100" style="position:absolute;left:3557;top:54040;height:775970;width:6937375;" filled="f" stroked="t" coordsize="6937375,775970" o:gfxdata="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KBLZzsQAAADiAAAADwAAAAAAAAABACAAAAAiAAAAZHJzL2Rvd25yZXYueG1sUEsBAhQAFAAAAAgA&#10;h07iQDMvBZ47AAAAOQAAABAAAAAAAAAAAQAgAAAAEwEAAGRycy9zaGFwZXhtbC54bWxQSwUGAAAA&#10;AAYABgBbAQAAvQMAAAAA&#10;" path="m0,764856l0,10672,0,7719,1041,5203,3125,3127,5209,1042,7725,0,10672,0,6926398,0,6929345,0,6931860,1042,6933944,3127,6936028,5203,6937070,7719,6937071,10672,6937071,764856,6926398,775528,10672,775528,0,767802,0,764856xe">
                  <v:fill on="f" focussize="0,0"/>
                  <v:stroke weight="0.560157480314961pt" color="#CAD0D6" joinstyle="round"/>
                  <v:imagedata o:title=""/>
                  <o:lock v:ext="edit" aspectratio="f"/>
                  <v:textbox inset="0mm,0mm,0mm,0mm"/>
                </v:shape>
                <v:shape id="Graphic 139" o:spid="_x0000_s1026" o:spt="100" style="position:absolute;left:60477;top:637466;height:128270;width:448309;" filled="f" stroked="t" coordsize="448309,128270" o:gfxdata="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zeV3&#10;wAAAAOMAAAAPAAAAAAAAAAEAIAAAACIAAABkcnMvZG93bnJldi54bWxQSwECFAAUAAAACACHTuJA&#10;My8FnjsAAAA5AAAAEAAAAAAAAAABACAAAAAPAQAAZHJzL3NoYXBleG1sLnhtbFBLBQYAAAAABgAG&#10;AFsBAAC5AwAAAAA=&#10;" path="m0,74706l0,53362,0,49860,341,46385,15629,15626,18106,13146,20802,10936,23715,8991,26629,7045,49858,0,53362,0,394879,0,398383,0,401853,340,405289,1021,408726,1702,424525,8991,427439,10936,430134,13146,432612,15626,435089,18099,448241,49860,448241,53362,448241,74706,448241,78208,447899,81676,447216,85115,446532,88554,445520,91889,444179,95127,442838,98365,441194,101436,439248,104347,437301,107266,435089,109962,432612,112435,430134,114909,398383,128069,394879,128069,53362,128069,49858,128069,46388,127728,23715,119064,20802,117118,18106,114909,15629,112435,13151,109962,10939,107266,8993,104347,7046,101436,5402,98365,4061,95120,2721,91883,1708,88547,1025,85108,341,81676,0,78208,0,74706xe">
                  <v:fill on="f" focussize="0,0"/>
                  <v:stroke weight="0.560157480314961pt" color="#000000" joinstyle="round"/>
                  <v:imagedata o:title=""/>
                  <o:lock v:ext="edit" aspectratio="f"/>
                  <v:textbox inset="0mm,0mm,0mm,0mm"/>
                </v:shape>
                <v:shape id="Graphic 140" o:spid="_x0000_s1026" o:spt="100" style="position:absolute;left:6616295;top:0;height:429895;width:384810;" fillcolor="#000000" filled="t" stroked="f" coordsize="384810,429895" o:gfxdata="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3&#10;nJQiwwAAAOIAAAAPAAAAAAAAAAEAIAAAACIAAABkcnMvZG93bnJldi54bWxQSwECFAAUAAAACACH&#10;TuJAMy8FnjsAAAA5AAAAEAAAAAAAAAABACAAAAASAQAAZHJzL3NoYXBleG1sLnhtbFBLBQYAAAAA&#10;BgAGAFsBAAC8AwAAAAA=&#10;" path="m384810,429767l0,429767,0,0,384810,0,384810,93173,214052,93173,203538,93681,163691,105789,131510,132225,111895,168963,107327,199897,107834,210411,119942,250257,146378,282437,183117,302051,214052,306621,384810,306621,384810,429767xem384810,306621l214052,306621,224565,306113,234876,304590,273355,288651,302805,259200,318744,220722,320776,199897,320267,189384,308159,149536,281723,117357,244985,97743,214052,93173,384810,93173,384810,306621xe">
                  <v:fill on="t" opacity="13106f" focussize="0,0"/>
                  <v:stroke on="f"/>
                  <v:imagedata o:title=""/>
                  <o:lock v:ext="edit" aspectratio="f"/>
                  <v:textbox inset="0mm,0mm,0mm,0mm"/>
                </v:shape>
                <v:shape id="Image 141" o:spid="_x0000_s1026" o:spt="75" type="#_x0000_t75" style="position:absolute;left:6716507;top:86057;height:227678;width:227678;" filled="f" o:preferrelative="t" stroked="f" coordsize="21600,21600" o:gfxdata="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d&#10;Td1VwwAAAOIAAAAPAAAAAAAAAAEAIAAAACIAAABkcnMvZG93bnJldi54bWxQSwECFAAUAAAACACH&#10;TuJAMy8FnjsAAAA5AAAAEAAAAAAAAAABACAAAAASAQAAZHJzL3NoYXBleG1sLnhtbFBLBQYAAAAA&#10;BgAGAFsBAAC8AwAAAAA=&#10;">
                  <v:fill on="f" focussize="0,0"/>
                  <v:stroke on="f"/>
                  <v:imagedata r:id="rId8" o:title=""/>
                  <o:lock v:ext="edit" aspectratio="f"/>
                </v:shape>
                <v:shape id="Textbox 142" o:spid="_x0000_s1026" o:spt="202" type="#_x0000_t202" style="position:absolute;left:10977;top:59679;height:764540;width:6922770;" filled="f" stroked="f" coordsize="21600,21600" o:gfxdata="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uSVRBMQAAADiAAAADwAAAAAAAAABACAAAAAiAAAAZHJzL2Rvd25yZXYueG1sUEsBAhQAFAAAAAgA&#10;h07iQDMvBZ47AAAAOQAAABAAAAAAAAAAAQAgAAAAEwEAAGRycy9zaGFwZXhtbC54bWxQSwUGAAAA&#10;AAYABgBbAQAAvQMAAAAA&#10;">
                  <v:fill on="f" focussize="0,0"/>
                  <v:stroke on="f"/>
                  <v:imagedata o:title=""/>
                  <o:lock v:ext="edit" aspectratio="f"/>
                  <v:textbox inset="0mm,0mm,0mm,0mm">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14</w:t>
                        </w:r>
                      </w:p>
                      <w:p>
                        <w:pPr>
                          <w:spacing w:before="79"/>
                          <w:ind w:left="77"/>
                          <w:rPr>
                            <w:sz w:val="13"/>
                          </w:rPr>
                        </w:pPr>
                        <w:r>
                          <w:rPr>
                            <w:color w:val="1C2025"/>
                            <w:sz w:val="13"/>
                          </w:rPr>
                          <w:t>Not</w:t>
                        </w:r>
                        <w:r>
                          <w:rPr>
                            <w:color w:val="1C2025"/>
                            <w:spacing w:val="4"/>
                            <w:sz w:val="13"/>
                          </w:rPr>
                          <w:t xml:space="preserve"> </w:t>
                        </w:r>
                        <w:r>
                          <w:rPr>
                            <w:color w:val="1C2025"/>
                            <w:spacing w:val="-2"/>
                            <w:sz w:val="13"/>
                          </w:rPr>
                          <w:t>answered</w:t>
                        </w:r>
                      </w:p>
                      <w:p>
                        <w:pPr>
                          <w:spacing w:before="118"/>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38"/>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pPr>
    </w:p>
    <w:p>
      <w:pPr>
        <w:pStyle w:val="4"/>
        <w:spacing w:before="17"/>
      </w:pPr>
    </w:p>
    <w:p>
      <w:pPr>
        <w:pStyle w:val="4"/>
        <w:spacing w:before="1"/>
        <w:ind w:left="468"/>
      </w:pPr>
      <w:r>
        <w:rPr>
          <w:color w:val="001A1D"/>
          <w:w w:val="105"/>
        </w:rPr>
        <w:t>Chuẩn</w:t>
      </w:r>
      <w:r>
        <w:rPr>
          <w:color w:val="001A1D"/>
          <w:spacing w:val="-5"/>
          <w:w w:val="105"/>
        </w:rPr>
        <w:t xml:space="preserve"> </w:t>
      </w:r>
      <w:r>
        <w:rPr>
          <w:color w:val="001A1D"/>
          <w:w w:val="105"/>
        </w:rPr>
        <w:t>nào</w:t>
      </w:r>
      <w:r>
        <w:rPr>
          <w:color w:val="001A1D"/>
          <w:spacing w:val="-4"/>
          <w:w w:val="105"/>
        </w:rPr>
        <w:t xml:space="preserve"> </w:t>
      </w:r>
      <w:r>
        <w:rPr>
          <w:color w:val="001A1D"/>
          <w:w w:val="105"/>
        </w:rPr>
        <w:t>sau</w:t>
      </w:r>
      <w:r>
        <w:rPr>
          <w:color w:val="001A1D"/>
          <w:spacing w:val="-4"/>
          <w:w w:val="105"/>
        </w:rPr>
        <w:t xml:space="preserve"> </w:t>
      </w:r>
      <w:r>
        <w:rPr>
          <w:color w:val="001A1D"/>
          <w:w w:val="105"/>
        </w:rPr>
        <w:t>đây</w:t>
      </w:r>
      <w:r>
        <w:rPr>
          <w:color w:val="001A1D"/>
          <w:spacing w:val="-4"/>
          <w:w w:val="105"/>
        </w:rPr>
        <w:t xml:space="preserve"> </w:t>
      </w:r>
      <w:r>
        <w:rPr>
          <w:color w:val="001A1D"/>
          <w:w w:val="105"/>
        </w:rPr>
        <w:t>liên</w:t>
      </w:r>
      <w:r>
        <w:rPr>
          <w:color w:val="001A1D"/>
          <w:spacing w:val="-4"/>
          <w:w w:val="105"/>
        </w:rPr>
        <w:t xml:space="preserve"> </w:t>
      </w:r>
      <w:r>
        <w:rPr>
          <w:color w:val="001A1D"/>
          <w:w w:val="105"/>
        </w:rPr>
        <w:t>quan</w:t>
      </w:r>
      <w:r>
        <w:rPr>
          <w:color w:val="001A1D"/>
          <w:spacing w:val="-5"/>
          <w:w w:val="105"/>
        </w:rPr>
        <w:t xml:space="preserve"> </w:t>
      </w:r>
      <w:r>
        <w:rPr>
          <w:color w:val="001A1D"/>
          <w:w w:val="105"/>
        </w:rPr>
        <w:t>đến</w:t>
      </w:r>
      <w:r>
        <w:rPr>
          <w:color w:val="001A1D"/>
          <w:spacing w:val="-4"/>
          <w:w w:val="105"/>
        </w:rPr>
        <w:t xml:space="preserve"> </w:t>
      </w:r>
      <w:r>
        <w:rPr>
          <w:color w:val="001A1D"/>
          <w:w w:val="105"/>
        </w:rPr>
        <w:t>an</w:t>
      </w:r>
      <w:r>
        <w:rPr>
          <w:color w:val="001A1D"/>
          <w:spacing w:val="-4"/>
          <w:w w:val="105"/>
        </w:rPr>
        <w:t xml:space="preserve"> </w:t>
      </w:r>
      <w:r>
        <w:rPr>
          <w:color w:val="001A1D"/>
          <w:w w:val="105"/>
        </w:rPr>
        <w:t>toàn</w:t>
      </w:r>
      <w:r>
        <w:rPr>
          <w:color w:val="001A1D"/>
          <w:spacing w:val="-4"/>
          <w:w w:val="105"/>
        </w:rPr>
        <w:t xml:space="preserve"> </w:t>
      </w:r>
      <w:r>
        <w:rPr>
          <w:color w:val="001A1D"/>
          <w:w w:val="105"/>
        </w:rPr>
        <w:t>thông</w:t>
      </w:r>
      <w:r>
        <w:rPr>
          <w:color w:val="001A1D"/>
          <w:spacing w:val="-4"/>
          <w:w w:val="105"/>
        </w:rPr>
        <w:t xml:space="preserve"> tin?</w:t>
      </w:r>
    </w:p>
    <w:p>
      <w:pPr>
        <w:pStyle w:val="4"/>
        <w:spacing w:before="123"/>
      </w:pPr>
    </w:p>
    <w:p>
      <w:pPr>
        <w:pStyle w:val="5"/>
        <w:numPr>
          <w:ilvl w:val="0"/>
          <w:numId w:val="14"/>
        </w:numPr>
        <w:tabs>
          <w:tab w:val="left" w:pos="1098"/>
        </w:tabs>
        <w:spacing w:before="0"/>
        <w:ind w:left="1098" w:hanging="294"/>
        <w:rPr>
          <w:sz w:val="16"/>
        </w:rPr>
      </w:pPr>
      <w:r>
        <w:drawing>
          <wp:anchor distT="0" distB="0" distL="0" distR="0" simplePos="0" relativeHeight="251889664"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658032719" name="Picture 658032719"/>
            <wp:cNvGraphicFramePr/>
            <a:graphic xmlns:a="http://schemas.openxmlformats.org/drawingml/2006/main">
              <a:graphicData uri="http://schemas.openxmlformats.org/drawingml/2006/picture">
                <pic:pic xmlns:pic="http://schemas.openxmlformats.org/drawingml/2006/picture">
                  <pic:nvPicPr>
                    <pic:cNvPr id="658032719" name="Picture 658032719"/>
                    <pic:cNvPicPr/>
                  </pic:nvPicPr>
                  <pic:blipFill>
                    <a:blip r:embed="rId37" cstate="print"/>
                    <a:stretch>
                      <a:fillRect/>
                    </a:stretch>
                  </pic:blipFill>
                  <pic:spPr>
                    <a:xfrm>
                      <a:off x="0" y="0"/>
                      <a:ext cx="92494" cy="92494"/>
                    </a:xfrm>
                    <a:prstGeom prst="rect">
                      <a:avLst/>
                    </a:prstGeom>
                  </pic:spPr>
                </pic:pic>
              </a:graphicData>
            </a:graphic>
          </wp:anchor>
        </w:drawing>
      </w:r>
      <w:r>
        <w:rPr>
          <w:color w:val="001A1D"/>
          <w:w w:val="105"/>
          <w:sz w:val="16"/>
        </w:rPr>
        <w:t>ISO</w:t>
      </w:r>
      <w:r>
        <w:rPr>
          <w:color w:val="001A1D"/>
          <w:spacing w:val="-4"/>
          <w:w w:val="105"/>
          <w:sz w:val="16"/>
        </w:rPr>
        <w:t xml:space="preserve"> 2015</w:t>
      </w:r>
    </w:p>
    <w:p>
      <w:pPr>
        <w:pStyle w:val="5"/>
        <w:numPr>
          <w:ilvl w:val="0"/>
          <w:numId w:val="14"/>
        </w:numPr>
        <w:tabs>
          <w:tab w:val="left" w:pos="1098"/>
        </w:tabs>
        <w:ind w:left="1098" w:hanging="294"/>
        <w:rPr>
          <w:sz w:val="16"/>
        </w:rPr>
      </w:pPr>
      <w:r>
        <w:drawing>
          <wp:anchor distT="0" distB="0" distL="0" distR="0" simplePos="0" relativeHeight="251890688"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2124609013" name="Picture 2124609013"/>
            <wp:cNvGraphicFramePr/>
            <a:graphic xmlns:a="http://schemas.openxmlformats.org/drawingml/2006/main">
              <a:graphicData uri="http://schemas.openxmlformats.org/drawingml/2006/picture">
                <pic:pic xmlns:pic="http://schemas.openxmlformats.org/drawingml/2006/picture">
                  <pic:nvPicPr>
                    <pic:cNvPr id="2124609013" name="Picture 2124609013"/>
                    <pic:cNvPicPr/>
                  </pic:nvPicPr>
                  <pic:blipFill>
                    <a:blip r:embed="rId11" cstate="print"/>
                    <a:stretch>
                      <a:fillRect/>
                    </a:stretch>
                  </pic:blipFill>
                  <pic:spPr>
                    <a:xfrm>
                      <a:off x="0" y="0"/>
                      <a:ext cx="92494" cy="92494"/>
                    </a:xfrm>
                    <a:prstGeom prst="rect">
                      <a:avLst/>
                    </a:prstGeom>
                  </pic:spPr>
                </pic:pic>
              </a:graphicData>
            </a:graphic>
          </wp:anchor>
        </w:drawing>
      </w:r>
      <w:r>
        <w:rPr>
          <w:color w:val="001A1D"/>
          <w:w w:val="105"/>
          <w:sz w:val="16"/>
        </w:rPr>
        <w:t>ISO</w:t>
      </w:r>
      <w:r>
        <w:rPr>
          <w:color w:val="001A1D"/>
          <w:spacing w:val="-4"/>
          <w:w w:val="105"/>
          <w:sz w:val="16"/>
        </w:rPr>
        <w:t xml:space="preserve"> </w:t>
      </w:r>
      <w:r>
        <w:rPr>
          <w:color w:val="001A1D"/>
          <w:spacing w:val="-2"/>
          <w:w w:val="105"/>
          <w:sz w:val="16"/>
        </w:rPr>
        <w:t>21997</w:t>
      </w:r>
    </w:p>
    <w:p>
      <w:pPr>
        <w:pStyle w:val="5"/>
        <w:numPr>
          <w:ilvl w:val="0"/>
          <w:numId w:val="14"/>
        </w:numPr>
        <w:tabs>
          <w:tab w:val="left" w:pos="1098"/>
        </w:tabs>
        <w:ind w:left="1098" w:hanging="294"/>
        <w:rPr>
          <w:sz w:val="16"/>
          <w:highlight w:val="green"/>
        </w:rPr>
      </w:pPr>
      <w:r>
        <w:rPr>
          <w:highlight w:val="green"/>
        </w:rPr>
        <w:drawing>
          <wp:anchor distT="0" distB="0" distL="0" distR="0" simplePos="0" relativeHeight="251891712"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1599743138" name="Picture 1599743138"/>
            <wp:cNvGraphicFramePr/>
            <a:graphic xmlns:a="http://schemas.openxmlformats.org/drawingml/2006/main">
              <a:graphicData uri="http://schemas.openxmlformats.org/drawingml/2006/picture">
                <pic:pic xmlns:pic="http://schemas.openxmlformats.org/drawingml/2006/picture">
                  <pic:nvPicPr>
                    <pic:cNvPr id="1599743138" name="Picture 1599743138"/>
                    <pic:cNvPicPr/>
                  </pic:nvPicPr>
                  <pic:blipFill>
                    <a:blip r:embed="rId38" cstate="print"/>
                    <a:stretch>
                      <a:fillRect/>
                    </a:stretch>
                  </pic:blipFill>
                  <pic:spPr>
                    <a:xfrm>
                      <a:off x="0" y="0"/>
                      <a:ext cx="92494" cy="92494"/>
                    </a:xfrm>
                    <a:prstGeom prst="rect">
                      <a:avLst/>
                    </a:prstGeom>
                  </pic:spPr>
                </pic:pic>
              </a:graphicData>
            </a:graphic>
          </wp:anchor>
        </w:drawing>
      </w:r>
      <w:r>
        <w:rPr>
          <w:color w:val="001A1D"/>
          <w:w w:val="105"/>
          <w:sz w:val="16"/>
          <w:highlight w:val="green"/>
        </w:rPr>
        <w:t>ISO</w:t>
      </w:r>
      <w:r>
        <w:rPr>
          <w:color w:val="001A1D"/>
          <w:spacing w:val="-4"/>
          <w:w w:val="105"/>
          <w:sz w:val="16"/>
          <w:highlight w:val="green"/>
        </w:rPr>
        <w:t xml:space="preserve"> </w:t>
      </w:r>
      <w:r>
        <w:rPr>
          <w:color w:val="001A1D"/>
          <w:spacing w:val="-2"/>
          <w:w w:val="105"/>
          <w:sz w:val="16"/>
          <w:highlight w:val="green"/>
        </w:rPr>
        <w:t>27001</w:t>
      </w:r>
    </w:p>
    <w:p>
      <w:pPr>
        <w:pStyle w:val="5"/>
        <w:numPr>
          <w:ilvl w:val="0"/>
          <w:numId w:val="14"/>
        </w:numPr>
        <w:tabs>
          <w:tab w:val="left" w:pos="1098"/>
        </w:tabs>
        <w:spacing w:before="169"/>
        <w:ind w:left="1098" w:hanging="294"/>
        <w:rPr>
          <w:sz w:val="16"/>
        </w:rPr>
      </w:pPr>
      <w:r>
        <w:drawing>
          <wp:anchor distT="0" distB="0" distL="0" distR="0" simplePos="0" relativeHeight="251892736"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1666645324" name="Picture 1666645324"/>
            <wp:cNvGraphicFramePr/>
            <a:graphic xmlns:a="http://schemas.openxmlformats.org/drawingml/2006/main">
              <a:graphicData uri="http://schemas.openxmlformats.org/drawingml/2006/picture">
                <pic:pic xmlns:pic="http://schemas.openxmlformats.org/drawingml/2006/picture">
                  <pic:nvPicPr>
                    <pic:cNvPr id="1666645324" name="Picture 1666645324"/>
                    <pic:cNvPicPr/>
                  </pic:nvPicPr>
                  <pic:blipFill>
                    <a:blip r:embed="rId23" cstate="print"/>
                    <a:stretch>
                      <a:fillRect/>
                    </a:stretch>
                  </pic:blipFill>
                  <pic:spPr>
                    <a:xfrm>
                      <a:off x="0" y="0"/>
                      <a:ext cx="92494" cy="92494"/>
                    </a:xfrm>
                    <a:prstGeom prst="rect">
                      <a:avLst/>
                    </a:prstGeom>
                  </pic:spPr>
                </pic:pic>
              </a:graphicData>
            </a:graphic>
          </wp:anchor>
        </w:drawing>
      </w:r>
      <w:r>
        <w:rPr>
          <w:color w:val="001A1D"/>
          <w:w w:val="105"/>
          <w:sz w:val="16"/>
        </w:rPr>
        <w:t>ISO</w:t>
      </w:r>
      <w:r>
        <w:rPr>
          <w:color w:val="001A1D"/>
          <w:spacing w:val="-4"/>
          <w:w w:val="105"/>
          <w:sz w:val="16"/>
        </w:rPr>
        <w:t xml:space="preserve"> 2600</w:t>
      </w:r>
    </w:p>
    <w:p>
      <w:pPr>
        <w:pStyle w:val="5"/>
        <w:numPr>
          <w:ilvl w:val="0"/>
          <w:numId w:val="14"/>
        </w:numPr>
        <w:tabs>
          <w:tab w:val="left" w:pos="1098"/>
        </w:tabs>
        <w:spacing w:before="156"/>
        <w:ind w:left="1098" w:hanging="294"/>
        <w:rPr>
          <w:sz w:val="16"/>
        </w:rPr>
      </w:pPr>
      <w:r>
        <w:drawing>
          <wp:anchor distT="0" distB="0" distL="0" distR="0" simplePos="0" relativeHeight="251893760" behindDoc="0" locked="0" layoutInCell="1" allowOverlap="1">
            <wp:simplePos x="0" y="0"/>
            <wp:positionH relativeFrom="page">
              <wp:posOffset>611505</wp:posOffset>
            </wp:positionH>
            <wp:positionV relativeFrom="paragraph">
              <wp:posOffset>123190</wp:posOffset>
            </wp:positionV>
            <wp:extent cx="92710" cy="92710"/>
            <wp:effectExtent l="0" t="0" r="0" b="0"/>
            <wp:wrapNone/>
            <wp:docPr id="1014658878" name="Picture 1014658878"/>
            <wp:cNvGraphicFramePr/>
            <a:graphic xmlns:a="http://schemas.openxmlformats.org/drawingml/2006/main">
              <a:graphicData uri="http://schemas.openxmlformats.org/drawingml/2006/picture">
                <pic:pic xmlns:pic="http://schemas.openxmlformats.org/drawingml/2006/picture">
                  <pic:nvPicPr>
                    <pic:cNvPr id="1014658878" name="Picture 1014658878"/>
                    <pic:cNvPicPr/>
                  </pic:nvPicPr>
                  <pic:blipFill>
                    <a:blip r:embed="rId39" cstate="print"/>
                    <a:stretch>
                      <a:fillRect/>
                    </a:stretch>
                  </pic:blipFill>
                  <pic:spPr>
                    <a:xfrm>
                      <a:off x="0" y="0"/>
                      <a:ext cx="92494" cy="92494"/>
                    </a:xfrm>
                    <a:prstGeom prst="rect">
                      <a:avLst/>
                    </a:prstGeom>
                  </pic:spPr>
                </pic:pic>
              </a:graphicData>
            </a:graphic>
          </wp:anchor>
        </w:drawing>
      </w:r>
      <w:r>
        <w:rPr>
          <w:color w:val="001A1D"/>
          <w:w w:val="105"/>
          <w:sz w:val="16"/>
        </w:rPr>
        <w:t>ISO</w:t>
      </w:r>
      <w:r>
        <w:rPr>
          <w:color w:val="001A1D"/>
          <w:spacing w:val="-4"/>
          <w:w w:val="105"/>
          <w:sz w:val="16"/>
        </w:rPr>
        <w:t xml:space="preserve"> 9001</w:t>
      </w:r>
    </w:p>
    <w:p>
      <w:pPr>
        <w:pStyle w:val="4"/>
      </w:pPr>
    </w:p>
    <w:p>
      <w:pPr>
        <w:pStyle w:val="4"/>
      </w:pPr>
    </w:p>
    <w:p>
      <w:pPr>
        <w:pStyle w:val="4"/>
        <w:spacing w:before="34"/>
      </w:pPr>
    </w:p>
    <w:p>
      <w:pPr>
        <w:pStyle w:val="4"/>
        <w:ind w:left="468"/>
      </w:pPr>
      <w:r>
        <w:rPr>
          <w:color w:val="8E662E"/>
          <w:w w:val="105"/>
        </w:rPr>
        <w:t>Your</w:t>
      </w:r>
      <w:r>
        <w:rPr>
          <w:color w:val="8E662E"/>
          <w:spacing w:val="-10"/>
          <w:w w:val="105"/>
        </w:rPr>
        <w:t xml:space="preserve"> </w:t>
      </w:r>
      <w:r>
        <w:rPr>
          <w:color w:val="8E662E"/>
          <w:w w:val="105"/>
        </w:rPr>
        <w:t>answer</w:t>
      </w:r>
      <w:r>
        <w:rPr>
          <w:color w:val="8E662E"/>
          <w:spacing w:val="-9"/>
          <w:w w:val="105"/>
        </w:rPr>
        <w:t xml:space="preserve"> </w:t>
      </w:r>
      <w:r>
        <w:rPr>
          <w:color w:val="8E662E"/>
          <w:w w:val="105"/>
        </w:rPr>
        <w:t>is</w:t>
      </w:r>
      <w:r>
        <w:rPr>
          <w:color w:val="8E662E"/>
          <w:spacing w:val="-9"/>
          <w:w w:val="105"/>
        </w:rPr>
        <w:t xml:space="preserve"> </w:t>
      </w:r>
      <w:r>
        <w:rPr>
          <w:color w:val="8E662E"/>
          <w:spacing w:val="-2"/>
          <w:w w:val="105"/>
        </w:rPr>
        <w:t>incorrect.</w:t>
      </w:r>
    </w:p>
    <w:p>
      <w:pPr>
        <w:pStyle w:val="4"/>
        <w:spacing w:before="112" w:line="290" w:lineRule="auto"/>
        <w:ind w:left="468" w:right="9125"/>
      </w:pPr>
      <w:r>
        <w:rPr>
          <w:color w:val="8E662E"/>
          <w:w w:val="105"/>
        </w:rPr>
        <w:t>The</w:t>
      </w:r>
      <w:r>
        <w:rPr>
          <w:color w:val="8E662E"/>
          <w:spacing w:val="-12"/>
          <w:w w:val="105"/>
        </w:rPr>
        <w:t xml:space="preserve"> </w:t>
      </w:r>
      <w:r>
        <w:rPr>
          <w:color w:val="8E662E"/>
          <w:w w:val="105"/>
        </w:rPr>
        <w:t>correct</w:t>
      </w:r>
      <w:r>
        <w:rPr>
          <w:color w:val="8E662E"/>
          <w:spacing w:val="-11"/>
          <w:w w:val="105"/>
        </w:rPr>
        <w:t xml:space="preserve"> </w:t>
      </w:r>
      <w:r>
        <w:rPr>
          <w:color w:val="8E662E"/>
          <w:w w:val="105"/>
        </w:rPr>
        <w:t>answer</w:t>
      </w:r>
      <w:r>
        <w:rPr>
          <w:color w:val="8E662E"/>
          <w:spacing w:val="-12"/>
          <w:w w:val="105"/>
        </w:rPr>
        <w:t xml:space="preserve"> </w:t>
      </w:r>
      <w:r>
        <w:rPr>
          <w:color w:val="8E662E"/>
          <w:w w:val="105"/>
        </w:rPr>
        <w:t>is: ISO 27001</w:t>
      </w:r>
    </w:p>
    <w:p>
      <w:pPr>
        <w:spacing w:line="290" w:lineRule="auto"/>
        <w:sectPr>
          <w:pgSz w:w="12240" w:h="15840"/>
          <w:pgMar w:top="220" w:right="460" w:bottom="440" w:left="400" w:header="0" w:footer="260" w:gutter="0"/>
          <w:cols w:space="720" w:num="1"/>
        </w:sectPr>
      </w:pPr>
    </w:p>
    <w:p>
      <w:pPr>
        <w:pStyle w:val="4"/>
        <w:tabs>
          <w:tab w:val="left" w:pos="4725"/>
        </w:tabs>
        <w:spacing w:before="65"/>
        <w:ind w:left="110"/>
        <w:rPr>
          <w:rFonts w:ascii="Arial MT"/>
        </w:rPr>
      </w:pPr>
      <w:r>
        <w:rPr>
          <w:rFonts w:ascii="Arial MT"/>
        </w:rPr>
        <w:t>11/16/23,</w:t>
      </w:r>
      <w:r>
        <w:rPr>
          <w:rFonts w:ascii="Arial MT"/>
          <w:spacing w:val="-7"/>
        </w:rPr>
        <w:t xml:space="preserve"> </w:t>
      </w:r>
      <w:r>
        <w:rPr>
          <w:rFonts w:ascii="Arial MT"/>
        </w:rPr>
        <w:t>3:09</w:t>
      </w:r>
      <w:r>
        <w:rPr>
          <w:rFonts w:ascii="Arial MT"/>
          <w:spacing w:val="-7"/>
        </w:rPr>
        <w:t xml:space="preserve"> </w:t>
      </w:r>
      <w:r>
        <w:rPr>
          <w:rFonts w:ascii="Arial MT"/>
          <w:spacing w:val="-5"/>
        </w:rPr>
        <w:t>PM</w:t>
      </w:r>
      <w:r>
        <w:rPr>
          <w:rFonts w:ascii="Arial MT"/>
        </w:rPr>
        <w:tab/>
      </w:r>
      <w:r>
        <w:rPr>
          <w:rFonts w:ascii="Arial MT"/>
        </w:rPr>
        <w:t>Kiem</w:t>
      </w:r>
      <w:r>
        <w:rPr>
          <w:rFonts w:ascii="Arial MT"/>
          <w:spacing w:val="-3"/>
        </w:rPr>
        <w:t xml:space="preserve"> </w:t>
      </w:r>
      <w:r>
        <w:rPr>
          <w:rFonts w:ascii="Arial MT"/>
        </w:rPr>
        <w:t>tra</w:t>
      </w:r>
      <w:r>
        <w:rPr>
          <w:rFonts w:ascii="Arial MT"/>
          <w:spacing w:val="-1"/>
        </w:rPr>
        <w:t xml:space="preserve"> </w:t>
      </w:r>
      <w:r>
        <w:rPr>
          <w:rFonts w:ascii="Arial MT"/>
        </w:rPr>
        <w:t>cuoi</w:t>
      </w:r>
      <w:r>
        <w:rPr>
          <w:rFonts w:ascii="Arial MT"/>
          <w:spacing w:val="-1"/>
        </w:rPr>
        <w:t xml:space="preserve"> </w:t>
      </w:r>
      <w:r>
        <w:rPr>
          <w:rFonts w:ascii="Arial MT"/>
        </w:rPr>
        <w:t>ki</w:t>
      </w:r>
      <w:r>
        <w:rPr>
          <w:rFonts w:ascii="Arial MT"/>
          <w:spacing w:val="-1"/>
        </w:rPr>
        <w:t xml:space="preserve"> </w:t>
      </w:r>
      <w:r>
        <w:rPr>
          <w:rFonts w:ascii="Arial MT"/>
        </w:rPr>
        <w:t>2:</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(page</w:t>
      </w:r>
      <w:r>
        <w:rPr>
          <w:rFonts w:ascii="Arial MT"/>
          <w:spacing w:val="-1"/>
        </w:rPr>
        <w:t xml:space="preserve"> </w:t>
      </w:r>
      <w:r>
        <w:rPr>
          <w:rFonts w:ascii="Arial MT"/>
        </w:rPr>
        <w:t>1</w:t>
      </w:r>
      <w:r>
        <w:rPr>
          <w:rFonts w:ascii="Arial MT"/>
          <w:spacing w:val="-1"/>
        </w:rPr>
        <w:t xml:space="preserve"> </w:t>
      </w:r>
      <w:r>
        <w:rPr>
          <w:rFonts w:ascii="Arial MT"/>
        </w:rPr>
        <w:t>of</w:t>
      </w:r>
      <w:r>
        <w:rPr>
          <w:rFonts w:ascii="Arial MT"/>
          <w:spacing w:val="-1"/>
        </w:rPr>
        <w:t xml:space="preserve"> </w:t>
      </w:r>
      <w:r>
        <w:rPr>
          <w:rFonts w:ascii="Arial MT"/>
        </w:rPr>
        <w:t>20)</w:t>
      </w:r>
      <w:r>
        <w:rPr>
          <w:rFonts w:ascii="Arial MT"/>
          <w:spacing w:val="-1"/>
        </w:rPr>
        <w:t xml:space="preserve"> </w:t>
      </w:r>
      <w:r>
        <w:rPr>
          <w:rFonts w:ascii="Arial MT"/>
        </w:rPr>
        <w:t>|</w:t>
      </w:r>
      <w:r>
        <w:rPr>
          <w:rFonts w:ascii="Arial MT"/>
          <w:spacing w:val="-1"/>
        </w:rPr>
        <w:t xml:space="preserve"> </w:t>
      </w:r>
      <w:r>
        <w:rPr>
          <w:rFonts w:ascii="Arial MT"/>
          <w:spacing w:val="-5"/>
        </w:rPr>
        <w:t>MMS</w:t>
      </w:r>
    </w:p>
    <w:p>
      <w:pPr>
        <w:pStyle w:val="4"/>
        <w:spacing w:before="4"/>
        <w:rPr>
          <w:rFonts w:ascii="Arial MT"/>
          <w:sz w:val="5"/>
        </w:rPr>
      </w:pPr>
      <w:r>
        <mc:AlternateContent>
          <mc:Choice Requires="wpg">
            <w:drawing>
              <wp:anchor distT="0" distB="0" distL="0" distR="0" simplePos="0" relativeHeight="252016640" behindDoc="1" locked="0" layoutInCell="1" allowOverlap="1">
                <wp:simplePos x="0" y="0"/>
                <wp:positionH relativeFrom="page">
                  <wp:posOffset>408940</wp:posOffset>
                </wp:positionH>
                <wp:positionV relativeFrom="paragraph">
                  <wp:posOffset>54610</wp:posOffset>
                </wp:positionV>
                <wp:extent cx="6944360" cy="782955"/>
                <wp:effectExtent l="0" t="0" r="0" b="0"/>
                <wp:wrapTopAndBottom/>
                <wp:docPr id="1883106105" name="Group 1883106105"/>
                <wp:cNvGraphicFramePr/>
                <a:graphic xmlns:a="http://schemas.openxmlformats.org/drawingml/2006/main">
                  <a:graphicData uri="http://schemas.microsoft.com/office/word/2010/wordprocessingGroup">
                    <wpg:wgp>
                      <wpg:cNvGrpSpPr/>
                      <wpg:grpSpPr>
                        <a:xfrm>
                          <a:off x="0" y="0"/>
                          <a:ext cx="6944359" cy="782955"/>
                          <a:chOff x="0" y="0"/>
                          <a:chExt cx="6944359" cy="782955"/>
                        </a:xfrm>
                      </wpg:grpSpPr>
                      <wps:wsp>
                        <wps:cNvPr id="1311225805" name="Graphic 149"/>
                        <wps:cNvSpPr/>
                        <wps:spPr>
                          <a:xfrm>
                            <a:off x="3557" y="3557"/>
                            <a:ext cx="6937375" cy="775970"/>
                          </a:xfrm>
                          <a:custGeom>
                            <a:avLst/>
                            <a:gdLst/>
                            <a:ahLst/>
                            <a:cxnLst/>
                            <a:rect l="l" t="t" r="r" b="b"/>
                            <a:pathLst>
                              <a:path w="6937375" h="775970">
                                <a:moveTo>
                                  <a:pt x="0" y="764856"/>
                                </a:moveTo>
                                <a:lnTo>
                                  <a:pt x="0" y="10672"/>
                                </a:lnTo>
                                <a:lnTo>
                                  <a:pt x="0" y="7719"/>
                                </a:lnTo>
                                <a:lnTo>
                                  <a:pt x="1041" y="5203"/>
                                </a:lnTo>
                                <a:lnTo>
                                  <a:pt x="3125" y="3119"/>
                                </a:lnTo>
                                <a:lnTo>
                                  <a:pt x="5209" y="1042"/>
                                </a:lnTo>
                                <a:lnTo>
                                  <a:pt x="7725" y="0"/>
                                </a:lnTo>
                                <a:lnTo>
                                  <a:pt x="10672" y="0"/>
                                </a:lnTo>
                                <a:lnTo>
                                  <a:pt x="6926398" y="0"/>
                                </a:lnTo>
                                <a:lnTo>
                                  <a:pt x="6929345" y="0"/>
                                </a:lnTo>
                                <a:lnTo>
                                  <a:pt x="6931860" y="1042"/>
                                </a:lnTo>
                                <a:lnTo>
                                  <a:pt x="6933944" y="3119"/>
                                </a:lnTo>
                                <a:lnTo>
                                  <a:pt x="6936028" y="5203"/>
                                </a:lnTo>
                                <a:lnTo>
                                  <a:pt x="6937070" y="7719"/>
                                </a:lnTo>
                                <a:lnTo>
                                  <a:pt x="6937071" y="10672"/>
                                </a:lnTo>
                                <a:lnTo>
                                  <a:pt x="6937071" y="764856"/>
                                </a:lnTo>
                                <a:lnTo>
                                  <a:pt x="6926398" y="775528"/>
                                </a:lnTo>
                                <a:lnTo>
                                  <a:pt x="10672" y="775528"/>
                                </a:lnTo>
                                <a:lnTo>
                                  <a:pt x="0" y="767795"/>
                                </a:lnTo>
                                <a:lnTo>
                                  <a:pt x="0" y="764856"/>
                                </a:lnTo>
                                <a:close/>
                              </a:path>
                            </a:pathLst>
                          </a:custGeom>
                          <a:ln w="7114">
                            <a:solidFill>
                              <a:srgbClr val="CAD0D6"/>
                            </a:solidFill>
                            <a:prstDash val="solid"/>
                          </a:ln>
                        </wps:spPr>
                        <wps:bodyPr wrap="square" lIns="0" tIns="0" rIns="0" bIns="0" rtlCol="0">
                          <a:noAutofit/>
                        </wps:bodyPr>
                      </wps:wsp>
                      <wps:wsp>
                        <wps:cNvPr id="964513662" name="Graphic 150"/>
                        <wps:cNvSpPr/>
                        <wps:spPr>
                          <a:xfrm>
                            <a:off x="60477" y="586982"/>
                            <a:ext cx="448309" cy="128270"/>
                          </a:xfrm>
                          <a:custGeom>
                            <a:avLst/>
                            <a:gdLst/>
                            <a:ahLst/>
                            <a:cxnLst/>
                            <a:rect l="l" t="t" r="r" b="b"/>
                            <a:pathLst>
                              <a:path w="448309" h="128270">
                                <a:moveTo>
                                  <a:pt x="0" y="74706"/>
                                </a:moveTo>
                                <a:lnTo>
                                  <a:pt x="0" y="53362"/>
                                </a:lnTo>
                                <a:lnTo>
                                  <a:pt x="0" y="49852"/>
                                </a:lnTo>
                                <a:lnTo>
                                  <a:pt x="341" y="46385"/>
                                </a:lnTo>
                                <a:lnTo>
                                  <a:pt x="1025" y="42946"/>
                                </a:lnTo>
                                <a:lnTo>
                                  <a:pt x="1708" y="39507"/>
                                </a:lnTo>
                                <a:lnTo>
                                  <a:pt x="2721" y="36172"/>
                                </a:lnTo>
                                <a:lnTo>
                                  <a:pt x="4061" y="32934"/>
                                </a:lnTo>
                                <a:lnTo>
                                  <a:pt x="5402" y="29696"/>
                                </a:lnTo>
                                <a:lnTo>
                                  <a:pt x="15629" y="15626"/>
                                </a:lnTo>
                                <a:lnTo>
                                  <a:pt x="18106" y="13146"/>
                                </a:lnTo>
                                <a:lnTo>
                                  <a:pt x="49858" y="0"/>
                                </a:lnTo>
                                <a:lnTo>
                                  <a:pt x="53362" y="0"/>
                                </a:lnTo>
                                <a:lnTo>
                                  <a:pt x="394879" y="0"/>
                                </a:lnTo>
                                <a:lnTo>
                                  <a:pt x="398383" y="0"/>
                                </a:lnTo>
                                <a:lnTo>
                                  <a:pt x="401853" y="340"/>
                                </a:lnTo>
                                <a:lnTo>
                                  <a:pt x="432612" y="15626"/>
                                </a:lnTo>
                                <a:lnTo>
                                  <a:pt x="435089" y="18099"/>
                                </a:lnTo>
                                <a:lnTo>
                                  <a:pt x="444179" y="32934"/>
                                </a:lnTo>
                                <a:lnTo>
                                  <a:pt x="445520" y="36172"/>
                                </a:lnTo>
                                <a:lnTo>
                                  <a:pt x="446532" y="39507"/>
                                </a:lnTo>
                                <a:lnTo>
                                  <a:pt x="447216" y="42946"/>
                                </a:lnTo>
                                <a:lnTo>
                                  <a:pt x="447899" y="46385"/>
                                </a:lnTo>
                                <a:lnTo>
                                  <a:pt x="448241" y="49852"/>
                                </a:lnTo>
                                <a:lnTo>
                                  <a:pt x="448241" y="53362"/>
                                </a:lnTo>
                                <a:lnTo>
                                  <a:pt x="448241" y="74706"/>
                                </a:lnTo>
                                <a:lnTo>
                                  <a:pt x="448241" y="78208"/>
                                </a:lnTo>
                                <a:lnTo>
                                  <a:pt x="447899" y="81676"/>
                                </a:lnTo>
                                <a:lnTo>
                                  <a:pt x="439248" y="104340"/>
                                </a:lnTo>
                                <a:lnTo>
                                  <a:pt x="437301" y="107252"/>
                                </a:lnTo>
                                <a:lnTo>
                                  <a:pt x="435089" y="109955"/>
                                </a:lnTo>
                                <a:lnTo>
                                  <a:pt x="432612" y="112435"/>
                                </a:lnTo>
                                <a:lnTo>
                                  <a:pt x="430134" y="114916"/>
                                </a:lnTo>
                                <a:lnTo>
                                  <a:pt x="415300" y="123997"/>
                                </a:lnTo>
                                <a:lnTo>
                                  <a:pt x="412063" y="125338"/>
                                </a:lnTo>
                                <a:lnTo>
                                  <a:pt x="394879" y="128069"/>
                                </a:lnTo>
                                <a:lnTo>
                                  <a:pt x="53362" y="128069"/>
                                </a:lnTo>
                                <a:lnTo>
                                  <a:pt x="32941" y="123997"/>
                                </a:lnTo>
                                <a:lnTo>
                                  <a:pt x="29704" y="122656"/>
                                </a:lnTo>
                                <a:lnTo>
                                  <a:pt x="15629" y="112435"/>
                                </a:lnTo>
                                <a:lnTo>
                                  <a:pt x="13151" y="109955"/>
                                </a:lnTo>
                                <a:lnTo>
                                  <a:pt x="10939" y="107252"/>
                                </a:lnTo>
                                <a:lnTo>
                                  <a:pt x="8993" y="104340"/>
                                </a:lnTo>
                                <a:lnTo>
                                  <a:pt x="7046" y="101429"/>
                                </a:lnTo>
                                <a:lnTo>
                                  <a:pt x="0" y="78208"/>
                                </a:lnTo>
                                <a:lnTo>
                                  <a:pt x="0" y="74706"/>
                                </a:lnTo>
                                <a:close/>
                              </a:path>
                            </a:pathLst>
                          </a:custGeom>
                          <a:ln w="7114">
                            <a:solidFill>
                              <a:srgbClr val="000000"/>
                            </a:solidFill>
                            <a:prstDash val="solid"/>
                          </a:ln>
                        </wps:spPr>
                        <wps:bodyPr wrap="square" lIns="0" tIns="0" rIns="0" bIns="0" rtlCol="0">
                          <a:noAutofit/>
                        </wps:bodyPr>
                      </wps:wsp>
                      <wps:wsp>
                        <wps:cNvPr id="1329647332" name="Textbox 151"/>
                        <wps:cNvSpPr txBox="1"/>
                        <wps:spPr>
                          <a:xfrm>
                            <a:off x="10977" y="9196"/>
                            <a:ext cx="6922770" cy="764540"/>
                          </a:xfrm>
                          <a:prstGeom prst="rect">
                            <a:avLst/>
                          </a:prstGeom>
                        </wps:spPr>
                        <wps:txbx>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15</w:t>
                              </w:r>
                            </w:p>
                            <w:p>
                              <w:pPr>
                                <w:spacing w:before="79"/>
                                <w:ind w:left="77"/>
                                <w:rPr>
                                  <w:sz w:val="13"/>
                                </w:rPr>
                              </w:pPr>
                              <w:r>
                                <w:rPr>
                                  <w:color w:val="1C2025"/>
                                  <w:sz w:val="13"/>
                                </w:rPr>
                                <w:t>Not</w:t>
                              </w:r>
                              <w:r>
                                <w:rPr>
                                  <w:color w:val="1C2025"/>
                                  <w:spacing w:val="4"/>
                                  <w:sz w:val="13"/>
                                </w:rPr>
                                <w:t xml:space="preserve"> </w:t>
                              </w:r>
                              <w:r>
                                <w:rPr>
                                  <w:color w:val="1C2025"/>
                                  <w:spacing w:val="-2"/>
                                  <w:sz w:val="13"/>
                                </w:rPr>
                                <w:t>answered</w:t>
                              </w:r>
                            </w:p>
                            <w:p>
                              <w:pPr>
                                <w:spacing w:before="118"/>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38"/>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4.3pt;height:61.65pt;width:546.8pt;mso-position-horizontal-relative:page;mso-wrap-distance-bottom:0pt;mso-wrap-distance-top:0pt;z-index:-251299840;mso-width-relative:page;mso-height-relative:page;" coordsize="6944359,782955" o:gfxdata="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">
                <o:lock v:ext="edit" aspectratio="f"/>
                <v:shape id="Graphic 149" o:spid="_x0000_s1026" o:spt="100" style="position:absolute;left:3557;top:3557;height:775970;width:6937375;" filled="f" stroked="t" coordsize="6937375,775970" o:gfxdata="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Lj&#10;GVLCAAAA4wAAAA8AAAAAAAAAAQAgAAAAIgAAAGRycy9kb3ducmV2LnhtbFBLAQIUABQAAAAIAIdO&#10;4kAzLwWeOwAAADkAAAAQAAAAAAAAAAEAIAAAABEBAABkcnMvc2hhcGV4bWwueG1sUEsFBgAAAAAG&#10;AAYAWwEAALsDAAAAAA==&#10;" path="m0,764856l0,10672,0,7719,1041,5203,3125,3119,5209,1042,7725,0,10672,0,6926398,0,6929345,0,6931860,1042,6933944,3119,6936028,5203,6937070,7719,6937071,10672,6937071,764856,6926398,775528,10672,775528,0,767795,0,764856xe">
                  <v:fill on="f" focussize="0,0"/>
                  <v:stroke weight="0.560157480314961pt" color="#CAD0D6" joinstyle="round"/>
                  <v:imagedata o:title=""/>
                  <o:lock v:ext="edit" aspectratio="f"/>
                  <v:textbox inset="0mm,0mm,0mm,0mm"/>
                </v:shape>
                <v:shape id="Graphic 150" o:spid="_x0000_s1026" o:spt="100" style="position:absolute;left:60477;top:586982;height:128270;width:448309;" filled="f" stroked="t" coordsize="448309,128270" o:gfxdata="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d&#10;DfMRwwAAAOIAAAAPAAAAAAAAAAEAIAAAACIAAABkcnMvZG93bnJldi54bWxQSwECFAAUAAAACACH&#10;TuJAMy8FnjsAAAA5AAAAEAAAAAAAAAABACAAAAASAQAAZHJzL3NoYXBleG1sLnhtbFBLBQYAAAAA&#10;BgAGAFsBAAC8AwAAAAA=&#10;" path="m0,74706l0,53362,0,49852,341,46385,1025,42946,1708,39507,2721,36172,4061,32934,5402,29696,15629,15626,18106,13146,49858,0,53362,0,394879,0,398383,0,401853,340,432612,15626,435089,18099,444179,32934,445520,36172,446532,39507,447216,42946,447899,46385,448241,49852,448241,53362,448241,74706,448241,78208,447899,81676,439248,104340,437301,107252,435089,109955,432612,112435,430134,114916,415300,123997,412063,125338,394879,128069,53362,128069,32941,123997,29704,122656,15629,112435,13151,109955,10939,107252,8993,104340,7046,101429,0,78208,0,74706xe">
                  <v:fill on="f" focussize="0,0"/>
                  <v:stroke weight="0.560157480314961pt" color="#000000" joinstyle="round"/>
                  <v:imagedata o:title=""/>
                  <o:lock v:ext="edit" aspectratio="f"/>
                  <v:textbox inset="0mm,0mm,0mm,0mm"/>
                </v:shape>
                <v:shape id="Textbox 151" o:spid="_x0000_s1026" o:spt="202" type="#_x0000_t202" style="position:absolute;left:10977;top:9196;height:764540;width:6922770;" filled="f" stroked="f" coordsize="21600,21600" o:gfxdata="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z&#10;RAfCAAAA4wAAAA8AAAAAAAAAAQAgAAAAIgAAAGRycy9kb3ducmV2LnhtbFBLAQIUABQAAAAIAIdO&#10;4kAzLwWeOwAAADkAAAAQAAAAAAAAAAEAIAAAABEBAABkcnMvc2hhcGV4bWwueG1sUEsFBgAAAAAG&#10;AAYAWwEAALsDAAAAAA==&#10;">
                  <v:fill on="f" focussize="0,0"/>
                  <v:stroke on="f"/>
                  <v:imagedata o:title=""/>
                  <o:lock v:ext="edit" aspectratio="f"/>
                  <v:textbox inset="0mm,0mm,0mm,0mm">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15</w:t>
                        </w:r>
                      </w:p>
                      <w:p>
                        <w:pPr>
                          <w:spacing w:before="79"/>
                          <w:ind w:left="77"/>
                          <w:rPr>
                            <w:sz w:val="13"/>
                          </w:rPr>
                        </w:pPr>
                        <w:r>
                          <w:rPr>
                            <w:color w:val="1C2025"/>
                            <w:sz w:val="13"/>
                          </w:rPr>
                          <w:t>Not</w:t>
                        </w:r>
                        <w:r>
                          <w:rPr>
                            <w:color w:val="1C2025"/>
                            <w:spacing w:val="4"/>
                            <w:sz w:val="13"/>
                          </w:rPr>
                          <w:t xml:space="preserve"> </w:t>
                        </w:r>
                        <w:r>
                          <w:rPr>
                            <w:color w:val="1C2025"/>
                            <w:spacing w:val="-2"/>
                            <w:sz w:val="13"/>
                          </w:rPr>
                          <w:t>answered</w:t>
                        </w:r>
                      </w:p>
                      <w:p>
                        <w:pPr>
                          <w:spacing w:before="118"/>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38"/>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rPr>
          <w:rFonts w:ascii="Arial MT"/>
        </w:rPr>
      </w:pPr>
    </w:p>
    <w:p>
      <w:pPr>
        <w:pStyle w:val="4"/>
        <w:spacing w:before="165"/>
        <w:rPr>
          <w:rFonts w:ascii="Arial MT"/>
        </w:rPr>
      </w:pPr>
    </w:p>
    <w:p>
      <w:pPr>
        <w:pStyle w:val="4"/>
        <w:ind w:left="468"/>
      </w:pPr>
      <w:r>
        <w:rPr>
          <w:color w:val="001A1D"/>
          <w:w w:val="105"/>
        </w:rPr>
        <w:t>Cho</w:t>
      </w:r>
      <w:r>
        <w:rPr>
          <w:color w:val="001A1D"/>
          <w:spacing w:val="-4"/>
          <w:w w:val="105"/>
        </w:rPr>
        <w:t xml:space="preserve"> </w:t>
      </w:r>
      <w:r>
        <w:rPr>
          <w:color w:val="001A1D"/>
          <w:w w:val="105"/>
        </w:rPr>
        <w:t>mô</w:t>
      </w:r>
      <w:r>
        <w:rPr>
          <w:color w:val="001A1D"/>
          <w:spacing w:val="-3"/>
          <w:w w:val="105"/>
        </w:rPr>
        <w:t xml:space="preserve"> </w:t>
      </w:r>
      <w:r>
        <w:rPr>
          <w:color w:val="001A1D"/>
          <w:w w:val="105"/>
        </w:rPr>
        <w:t>tả</w:t>
      </w:r>
      <w:r>
        <w:rPr>
          <w:color w:val="001A1D"/>
          <w:spacing w:val="-4"/>
          <w:w w:val="105"/>
        </w:rPr>
        <w:t xml:space="preserve"> sau:</w:t>
      </w:r>
    </w:p>
    <w:p>
      <w:pPr>
        <w:pStyle w:val="4"/>
        <w:spacing w:before="123" w:line="372" w:lineRule="auto"/>
        <w:ind w:left="468" w:right="2293"/>
      </w:pPr>
      <w:r>
        <w:rPr>
          <w:color w:val="001A1D"/>
          <w:w w:val="105"/>
        </w:rPr>
        <w:t>User</w:t>
      </w:r>
      <w:r>
        <w:rPr>
          <w:color w:val="001A1D"/>
          <w:spacing w:val="-4"/>
          <w:w w:val="105"/>
        </w:rPr>
        <w:t xml:space="preserve"> </w:t>
      </w:r>
      <w:r>
        <w:rPr>
          <w:color w:val="001A1D"/>
          <w:w w:val="105"/>
        </w:rPr>
        <w:t>Nam</w:t>
      </w:r>
      <w:r>
        <w:rPr>
          <w:color w:val="001A1D"/>
          <w:spacing w:val="-4"/>
          <w:w w:val="105"/>
        </w:rPr>
        <w:t xml:space="preserve"> </w:t>
      </w:r>
      <w:r>
        <w:rPr>
          <w:color w:val="001A1D"/>
          <w:w w:val="105"/>
        </w:rPr>
        <w:t>có</w:t>
      </w:r>
      <w:r>
        <w:rPr>
          <w:color w:val="001A1D"/>
          <w:spacing w:val="-4"/>
          <w:w w:val="105"/>
        </w:rPr>
        <w:t xml:space="preserve"> </w:t>
      </w:r>
      <w:r>
        <w:rPr>
          <w:color w:val="001A1D"/>
          <w:w w:val="105"/>
        </w:rPr>
        <w:t>quyền</w:t>
      </w:r>
      <w:r>
        <w:rPr>
          <w:color w:val="001A1D"/>
          <w:spacing w:val="-4"/>
          <w:w w:val="105"/>
        </w:rPr>
        <w:t xml:space="preserve"> </w:t>
      </w:r>
      <w:r>
        <w:rPr>
          <w:color w:val="001A1D"/>
          <w:w w:val="105"/>
        </w:rPr>
        <w:t>đọc</w:t>
      </w:r>
      <w:r>
        <w:rPr>
          <w:color w:val="001A1D"/>
          <w:spacing w:val="-4"/>
          <w:w w:val="105"/>
        </w:rPr>
        <w:t xml:space="preserve"> </w:t>
      </w:r>
      <w:r>
        <w:rPr>
          <w:color w:val="001A1D"/>
          <w:w w:val="105"/>
        </w:rPr>
        <w:t>và</w:t>
      </w:r>
      <w:r>
        <w:rPr>
          <w:color w:val="001A1D"/>
          <w:spacing w:val="-4"/>
          <w:w w:val="105"/>
        </w:rPr>
        <w:t xml:space="preserve"> </w:t>
      </w:r>
      <w:r>
        <w:rPr>
          <w:color w:val="001A1D"/>
          <w:w w:val="105"/>
        </w:rPr>
        <w:t>ghi</w:t>
      </w:r>
      <w:r>
        <w:rPr>
          <w:color w:val="001A1D"/>
          <w:spacing w:val="-4"/>
          <w:w w:val="105"/>
        </w:rPr>
        <w:t xml:space="preserve"> </w:t>
      </w:r>
      <w:r>
        <w:rPr>
          <w:color w:val="001A1D"/>
          <w:w w:val="105"/>
        </w:rPr>
        <w:t>trên</w:t>
      </w:r>
      <w:r>
        <w:rPr>
          <w:color w:val="001A1D"/>
          <w:spacing w:val="-4"/>
          <w:w w:val="105"/>
        </w:rPr>
        <w:t xml:space="preserve"> </w:t>
      </w:r>
      <w:r>
        <w:rPr>
          <w:color w:val="001A1D"/>
          <w:w w:val="105"/>
        </w:rPr>
        <w:t>file</w:t>
      </w:r>
      <w:r>
        <w:rPr>
          <w:color w:val="001A1D"/>
          <w:spacing w:val="-4"/>
          <w:w w:val="105"/>
        </w:rPr>
        <w:t xml:space="preserve"> </w:t>
      </w:r>
      <w:r>
        <w:rPr>
          <w:color w:val="001A1D"/>
          <w:w w:val="105"/>
        </w:rPr>
        <w:t>bt1.</w:t>
      </w:r>
      <w:r>
        <w:rPr>
          <w:color w:val="001A1D"/>
          <w:spacing w:val="-4"/>
          <w:w w:val="105"/>
        </w:rPr>
        <w:t xml:space="preserve"> </w:t>
      </w:r>
      <w:r>
        <w:rPr>
          <w:color w:val="001A1D"/>
          <w:w w:val="105"/>
        </w:rPr>
        <w:t>Nam</w:t>
      </w:r>
      <w:r>
        <w:rPr>
          <w:color w:val="001A1D"/>
          <w:spacing w:val="-4"/>
          <w:w w:val="105"/>
        </w:rPr>
        <w:t xml:space="preserve"> </w:t>
      </w:r>
      <w:r>
        <w:rPr>
          <w:color w:val="001A1D"/>
          <w:w w:val="105"/>
        </w:rPr>
        <w:t>cũng</w:t>
      </w:r>
      <w:r>
        <w:rPr>
          <w:color w:val="001A1D"/>
          <w:spacing w:val="-4"/>
          <w:w w:val="105"/>
        </w:rPr>
        <w:t xml:space="preserve"> </w:t>
      </w:r>
      <w:r>
        <w:rPr>
          <w:color w:val="001A1D"/>
          <w:w w:val="105"/>
        </w:rPr>
        <w:t>có</w:t>
      </w:r>
      <w:r>
        <w:rPr>
          <w:color w:val="001A1D"/>
          <w:spacing w:val="-4"/>
          <w:w w:val="105"/>
        </w:rPr>
        <w:t xml:space="preserve"> </w:t>
      </w:r>
      <w:r>
        <w:rPr>
          <w:color w:val="001A1D"/>
          <w:w w:val="105"/>
        </w:rPr>
        <w:t>quyền</w:t>
      </w:r>
      <w:r>
        <w:rPr>
          <w:color w:val="001A1D"/>
          <w:spacing w:val="-4"/>
          <w:w w:val="105"/>
        </w:rPr>
        <w:t xml:space="preserve"> </w:t>
      </w:r>
      <w:r>
        <w:rPr>
          <w:color w:val="001A1D"/>
          <w:w w:val="105"/>
        </w:rPr>
        <w:t>đọc</w:t>
      </w:r>
      <w:r>
        <w:rPr>
          <w:color w:val="001A1D"/>
          <w:spacing w:val="-4"/>
          <w:w w:val="105"/>
        </w:rPr>
        <w:t xml:space="preserve"> </w:t>
      </w:r>
      <w:r>
        <w:rPr>
          <w:color w:val="001A1D"/>
          <w:w w:val="105"/>
        </w:rPr>
        <w:t>trên</w:t>
      </w:r>
      <w:r>
        <w:rPr>
          <w:color w:val="001A1D"/>
          <w:spacing w:val="-4"/>
          <w:w w:val="105"/>
        </w:rPr>
        <w:t xml:space="preserve"> </w:t>
      </w:r>
      <w:r>
        <w:rPr>
          <w:color w:val="001A1D"/>
          <w:w w:val="105"/>
        </w:rPr>
        <w:t>file</w:t>
      </w:r>
      <w:r>
        <w:rPr>
          <w:color w:val="001A1D"/>
          <w:spacing w:val="-4"/>
          <w:w w:val="105"/>
        </w:rPr>
        <w:t xml:space="preserve"> </w:t>
      </w:r>
      <w:r>
        <w:rPr>
          <w:color w:val="001A1D"/>
          <w:w w:val="105"/>
        </w:rPr>
        <w:t>bt2</w:t>
      </w:r>
      <w:r>
        <w:rPr>
          <w:color w:val="001A1D"/>
          <w:spacing w:val="-4"/>
          <w:w w:val="105"/>
        </w:rPr>
        <w:t xml:space="preserve"> </w:t>
      </w:r>
      <w:r>
        <w:rPr>
          <w:color w:val="001A1D"/>
          <w:w w:val="105"/>
        </w:rPr>
        <w:t>và</w:t>
      </w:r>
      <w:r>
        <w:rPr>
          <w:color w:val="001A1D"/>
          <w:spacing w:val="-4"/>
          <w:w w:val="105"/>
        </w:rPr>
        <w:t xml:space="preserve"> </w:t>
      </w:r>
      <w:r>
        <w:rPr>
          <w:color w:val="001A1D"/>
          <w:w w:val="105"/>
        </w:rPr>
        <w:t>có</w:t>
      </w:r>
      <w:r>
        <w:rPr>
          <w:color w:val="001A1D"/>
          <w:spacing w:val="-4"/>
          <w:w w:val="105"/>
        </w:rPr>
        <w:t xml:space="preserve"> </w:t>
      </w:r>
      <w:r>
        <w:rPr>
          <w:color w:val="001A1D"/>
          <w:w w:val="105"/>
        </w:rPr>
        <w:t>quyền</w:t>
      </w:r>
      <w:r>
        <w:rPr>
          <w:color w:val="001A1D"/>
          <w:spacing w:val="-4"/>
          <w:w w:val="105"/>
        </w:rPr>
        <w:t xml:space="preserve"> </w:t>
      </w:r>
      <w:r>
        <w:rPr>
          <w:color w:val="001A1D"/>
          <w:w w:val="105"/>
        </w:rPr>
        <w:t>thực</w:t>
      </w:r>
      <w:r>
        <w:rPr>
          <w:color w:val="001A1D"/>
          <w:spacing w:val="-4"/>
          <w:w w:val="105"/>
        </w:rPr>
        <w:t xml:space="preserve"> </w:t>
      </w:r>
      <w:r>
        <w:rPr>
          <w:color w:val="001A1D"/>
          <w:w w:val="105"/>
        </w:rPr>
        <w:t>thi</w:t>
      </w:r>
      <w:r>
        <w:rPr>
          <w:color w:val="001A1D"/>
          <w:spacing w:val="-4"/>
          <w:w w:val="105"/>
        </w:rPr>
        <w:t xml:space="preserve"> </w:t>
      </w:r>
      <w:r>
        <w:rPr>
          <w:color w:val="001A1D"/>
          <w:w w:val="105"/>
        </w:rPr>
        <w:t>trên</w:t>
      </w:r>
      <w:r>
        <w:rPr>
          <w:color w:val="001A1D"/>
          <w:spacing w:val="-4"/>
          <w:w w:val="105"/>
        </w:rPr>
        <w:t xml:space="preserve"> </w:t>
      </w:r>
      <w:r>
        <w:rPr>
          <w:color w:val="001A1D"/>
          <w:w w:val="105"/>
        </w:rPr>
        <w:t>file</w:t>
      </w:r>
      <w:r>
        <w:rPr>
          <w:color w:val="001A1D"/>
          <w:spacing w:val="-4"/>
          <w:w w:val="105"/>
        </w:rPr>
        <w:t xml:space="preserve"> </w:t>
      </w:r>
      <w:r>
        <w:rPr>
          <w:color w:val="001A1D"/>
          <w:w w:val="105"/>
        </w:rPr>
        <w:t>bt3. User Ha có</w:t>
      </w:r>
      <w:r>
        <w:rPr>
          <w:color w:val="001A1D"/>
          <w:spacing w:val="-1"/>
          <w:w w:val="105"/>
        </w:rPr>
        <w:t xml:space="preserve"> </w:t>
      </w:r>
      <w:r>
        <w:rPr>
          <w:color w:val="001A1D"/>
          <w:w w:val="105"/>
        </w:rPr>
        <w:t>quyền đọc trên</w:t>
      </w:r>
      <w:r>
        <w:rPr>
          <w:color w:val="001A1D"/>
          <w:spacing w:val="-1"/>
          <w:w w:val="105"/>
        </w:rPr>
        <w:t xml:space="preserve"> </w:t>
      </w:r>
      <w:r>
        <w:rPr>
          <w:color w:val="001A1D"/>
          <w:w w:val="105"/>
        </w:rPr>
        <w:t>file bt1. Hà</w:t>
      </w:r>
      <w:r>
        <w:rPr>
          <w:color w:val="001A1D"/>
          <w:spacing w:val="-1"/>
          <w:w w:val="105"/>
        </w:rPr>
        <w:t xml:space="preserve"> </w:t>
      </w:r>
      <w:r>
        <w:rPr>
          <w:color w:val="001A1D"/>
          <w:w w:val="105"/>
        </w:rPr>
        <w:t>có quyền đọc</w:t>
      </w:r>
      <w:r>
        <w:rPr>
          <w:color w:val="001A1D"/>
          <w:spacing w:val="-1"/>
          <w:w w:val="105"/>
        </w:rPr>
        <w:t xml:space="preserve"> </w:t>
      </w:r>
      <w:r>
        <w:rPr>
          <w:color w:val="001A1D"/>
          <w:w w:val="105"/>
        </w:rPr>
        <w:t>và ghi trên</w:t>
      </w:r>
      <w:r>
        <w:rPr>
          <w:color w:val="001A1D"/>
          <w:spacing w:val="-1"/>
          <w:w w:val="105"/>
        </w:rPr>
        <w:t xml:space="preserve"> </w:t>
      </w:r>
      <w:r>
        <w:rPr>
          <w:color w:val="001A1D"/>
          <w:w w:val="105"/>
        </w:rPr>
        <w:t>file bt2. Hà</w:t>
      </w:r>
      <w:r>
        <w:rPr>
          <w:color w:val="001A1D"/>
          <w:spacing w:val="-1"/>
          <w:w w:val="105"/>
        </w:rPr>
        <w:t xml:space="preserve"> </w:t>
      </w:r>
      <w:r>
        <w:rPr>
          <w:color w:val="001A1D"/>
          <w:w w:val="105"/>
        </w:rPr>
        <w:t>không có quyền</w:t>
      </w:r>
      <w:r>
        <w:rPr>
          <w:color w:val="001A1D"/>
          <w:spacing w:val="-1"/>
          <w:w w:val="105"/>
        </w:rPr>
        <w:t xml:space="preserve"> </w:t>
      </w:r>
      <w:r>
        <w:rPr>
          <w:color w:val="001A1D"/>
          <w:w w:val="105"/>
        </w:rPr>
        <w:t>truy cập trên</w:t>
      </w:r>
      <w:r>
        <w:rPr>
          <w:color w:val="001A1D"/>
          <w:spacing w:val="-1"/>
          <w:w w:val="105"/>
        </w:rPr>
        <w:t xml:space="preserve"> </w:t>
      </w:r>
      <w:r>
        <w:rPr>
          <w:color w:val="001A1D"/>
          <w:w w:val="105"/>
        </w:rPr>
        <w:t>file bt3. Xác định CList (Capability list) đối với user Ha?</w:t>
      </w:r>
    </w:p>
    <w:p>
      <w:pPr>
        <w:pStyle w:val="4"/>
        <w:spacing w:before="8"/>
      </w:pPr>
    </w:p>
    <w:p>
      <w:pPr>
        <w:pStyle w:val="5"/>
        <w:numPr>
          <w:ilvl w:val="0"/>
          <w:numId w:val="15"/>
        </w:numPr>
        <w:tabs>
          <w:tab w:val="left" w:pos="1098"/>
        </w:tabs>
        <w:spacing w:before="0"/>
        <w:ind w:left="1098" w:hanging="294"/>
        <w:rPr>
          <w:sz w:val="16"/>
          <w:highlight w:val="green"/>
        </w:rPr>
      </w:pPr>
      <w:r>
        <w:rPr>
          <w:highlight w:val="green"/>
        </w:rPr>
        <w:drawing>
          <wp:anchor distT="0" distB="0" distL="0" distR="0" simplePos="0" relativeHeight="251894784"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1348200380" name="Picture 1348200380"/>
            <wp:cNvGraphicFramePr/>
            <a:graphic xmlns:a="http://schemas.openxmlformats.org/drawingml/2006/main">
              <a:graphicData uri="http://schemas.openxmlformats.org/drawingml/2006/picture">
                <pic:pic xmlns:pic="http://schemas.openxmlformats.org/drawingml/2006/picture">
                  <pic:nvPicPr>
                    <pic:cNvPr id="1348200380" name="Picture 1348200380"/>
                    <pic:cNvPicPr/>
                  </pic:nvPicPr>
                  <pic:blipFill>
                    <a:blip r:embed="rId40" cstate="print"/>
                    <a:stretch>
                      <a:fillRect/>
                    </a:stretch>
                  </pic:blipFill>
                  <pic:spPr>
                    <a:xfrm>
                      <a:off x="0" y="0"/>
                      <a:ext cx="92494" cy="92494"/>
                    </a:xfrm>
                    <a:prstGeom prst="rect">
                      <a:avLst/>
                    </a:prstGeom>
                  </pic:spPr>
                </pic:pic>
              </a:graphicData>
            </a:graphic>
          </wp:anchor>
        </w:drawing>
      </w:r>
      <w:r>
        <w:rPr>
          <w:color w:val="001A1D"/>
          <w:w w:val="105"/>
          <w:sz w:val="16"/>
          <w:highlight w:val="green"/>
        </w:rPr>
        <w:t>CList(Ha)</w:t>
      </w:r>
      <w:r>
        <w:rPr>
          <w:color w:val="001A1D"/>
          <w:spacing w:val="-5"/>
          <w:w w:val="105"/>
          <w:sz w:val="16"/>
          <w:highlight w:val="green"/>
        </w:rPr>
        <w:t xml:space="preserve"> </w:t>
      </w:r>
      <w:r>
        <w:rPr>
          <w:color w:val="001A1D"/>
          <w:w w:val="105"/>
          <w:sz w:val="16"/>
          <w:highlight w:val="green"/>
        </w:rPr>
        <w:t>=</w:t>
      </w:r>
      <w:r>
        <w:rPr>
          <w:color w:val="001A1D"/>
          <w:spacing w:val="-5"/>
          <w:w w:val="105"/>
          <w:sz w:val="16"/>
          <w:highlight w:val="green"/>
        </w:rPr>
        <w:t xml:space="preserve"> </w:t>
      </w:r>
      <w:r>
        <w:rPr>
          <w:color w:val="001A1D"/>
          <w:w w:val="105"/>
          <w:sz w:val="16"/>
          <w:highlight w:val="green"/>
        </w:rPr>
        <w:t>bt1:</w:t>
      </w:r>
      <w:r>
        <w:rPr>
          <w:color w:val="001A1D"/>
          <w:spacing w:val="-5"/>
          <w:w w:val="105"/>
          <w:sz w:val="16"/>
          <w:highlight w:val="green"/>
        </w:rPr>
        <w:t xml:space="preserve"> </w:t>
      </w:r>
      <w:r>
        <w:rPr>
          <w:color w:val="001A1D"/>
          <w:w w:val="105"/>
          <w:sz w:val="16"/>
          <w:highlight w:val="green"/>
        </w:rPr>
        <w:t>{read},</w:t>
      </w:r>
      <w:r>
        <w:rPr>
          <w:color w:val="001A1D"/>
          <w:spacing w:val="-4"/>
          <w:w w:val="105"/>
          <w:sz w:val="16"/>
          <w:highlight w:val="green"/>
        </w:rPr>
        <w:t xml:space="preserve"> </w:t>
      </w:r>
      <w:r>
        <w:rPr>
          <w:color w:val="001A1D"/>
          <w:w w:val="105"/>
          <w:sz w:val="16"/>
          <w:highlight w:val="green"/>
        </w:rPr>
        <w:t>bt2:</w:t>
      </w:r>
      <w:r>
        <w:rPr>
          <w:color w:val="001A1D"/>
          <w:spacing w:val="-5"/>
          <w:w w:val="105"/>
          <w:sz w:val="16"/>
          <w:highlight w:val="green"/>
        </w:rPr>
        <w:t xml:space="preserve"> </w:t>
      </w:r>
      <w:r>
        <w:rPr>
          <w:color w:val="001A1D"/>
          <w:w w:val="105"/>
          <w:sz w:val="16"/>
          <w:highlight w:val="green"/>
        </w:rPr>
        <w:t>{read,</w:t>
      </w:r>
      <w:r>
        <w:rPr>
          <w:color w:val="001A1D"/>
          <w:spacing w:val="-5"/>
          <w:w w:val="105"/>
          <w:sz w:val="16"/>
          <w:highlight w:val="green"/>
        </w:rPr>
        <w:t xml:space="preserve"> </w:t>
      </w:r>
      <w:r>
        <w:rPr>
          <w:color w:val="001A1D"/>
          <w:w w:val="105"/>
          <w:sz w:val="16"/>
          <w:highlight w:val="green"/>
        </w:rPr>
        <w:t>write},</w:t>
      </w:r>
      <w:r>
        <w:rPr>
          <w:color w:val="001A1D"/>
          <w:spacing w:val="-4"/>
          <w:w w:val="105"/>
          <w:sz w:val="16"/>
          <w:highlight w:val="green"/>
        </w:rPr>
        <w:t xml:space="preserve"> </w:t>
      </w:r>
      <w:r>
        <w:rPr>
          <w:color w:val="001A1D"/>
          <w:w w:val="105"/>
          <w:sz w:val="16"/>
          <w:highlight w:val="green"/>
        </w:rPr>
        <w:t>bt3:</w:t>
      </w:r>
      <w:r>
        <w:rPr>
          <w:color w:val="001A1D"/>
          <w:spacing w:val="-5"/>
          <w:w w:val="105"/>
          <w:sz w:val="16"/>
          <w:highlight w:val="green"/>
        </w:rPr>
        <w:t xml:space="preserve"> {}</w:t>
      </w:r>
    </w:p>
    <w:p>
      <w:pPr>
        <w:pStyle w:val="5"/>
        <w:numPr>
          <w:ilvl w:val="0"/>
          <w:numId w:val="15"/>
        </w:numPr>
        <w:tabs>
          <w:tab w:val="left" w:pos="1098"/>
        </w:tabs>
        <w:ind w:left="1098" w:hanging="294"/>
        <w:rPr>
          <w:sz w:val="16"/>
        </w:rPr>
      </w:pPr>
      <w:r>
        <w:drawing>
          <wp:anchor distT="0" distB="0" distL="0" distR="0" simplePos="0" relativeHeight="251895808"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1726446095" name="Picture 1726446095"/>
            <wp:cNvGraphicFramePr/>
            <a:graphic xmlns:a="http://schemas.openxmlformats.org/drawingml/2006/main">
              <a:graphicData uri="http://schemas.openxmlformats.org/drawingml/2006/picture">
                <pic:pic xmlns:pic="http://schemas.openxmlformats.org/drawingml/2006/picture">
                  <pic:nvPicPr>
                    <pic:cNvPr id="1726446095" name="Picture 1726446095"/>
                    <pic:cNvPicPr/>
                  </pic:nvPicPr>
                  <pic:blipFill>
                    <a:blip r:embed="rId41" cstate="print"/>
                    <a:stretch>
                      <a:fillRect/>
                    </a:stretch>
                  </pic:blipFill>
                  <pic:spPr>
                    <a:xfrm>
                      <a:off x="0" y="0"/>
                      <a:ext cx="92494" cy="92494"/>
                    </a:xfrm>
                    <a:prstGeom prst="rect">
                      <a:avLst/>
                    </a:prstGeom>
                  </pic:spPr>
                </pic:pic>
              </a:graphicData>
            </a:graphic>
          </wp:anchor>
        </w:drawing>
      </w:r>
      <w:r>
        <w:rPr>
          <w:color w:val="001A1D"/>
          <w:w w:val="105"/>
          <w:sz w:val="16"/>
        </w:rPr>
        <w:t>CList(Ha)</w:t>
      </w:r>
      <w:r>
        <w:rPr>
          <w:color w:val="001A1D"/>
          <w:spacing w:val="-5"/>
          <w:w w:val="105"/>
          <w:sz w:val="16"/>
        </w:rPr>
        <w:t xml:space="preserve"> </w:t>
      </w:r>
      <w:r>
        <w:rPr>
          <w:color w:val="001A1D"/>
          <w:w w:val="105"/>
          <w:sz w:val="16"/>
        </w:rPr>
        <w:t>=</w:t>
      </w:r>
      <w:r>
        <w:rPr>
          <w:color w:val="001A1D"/>
          <w:spacing w:val="-5"/>
          <w:w w:val="105"/>
          <w:sz w:val="16"/>
        </w:rPr>
        <w:t xml:space="preserve"> </w:t>
      </w:r>
      <w:r>
        <w:rPr>
          <w:color w:val="001A1D"/>
          <w:w w:val="105"/>
          <w:sz w:val="16"/>
        </w:rPr>
        <w:t>bt1:</w:t>
      </w:r>
      <w:r>
        <w:rPr>
          <w:color w:val="001A1D"/>
          <w:spacing w:val="-5"/>
          <w:w w:val="105"/>
          <w:sz w:val="16"/>
        </w:rPr>
        <w:t xml:space="preserve"> </w:t>
      </w:r>
      <w:r>
        <w:rPr>
          <w:color w:val="001A1D"/>
          <w:w w:val="105"/>
          <w:sz w:val="16"/>
        </w:rPr>
        <w:t>{read,</w:t>
      </w:r>
      <w:r>
        <w:rPr>
          <w:color w:val="001A1D"/>
          <w:spacing w:val="-4"/>
          <w:w w:val="105"/>
          <w:sz w:val="16"/>
        </w:rPr>
        <w:t xml:space="preserve"> </w:t>
      </w:r>
      <w:r>
        <w:rPr>
          <w:color w:val="001A1D"/>
          <w:w w:val="105"/>
          <w:sz w:val="16"/>
        </w:rPr>
        <w:t>write},</w:t>
      </w:r>
      <w:r>
        <w:rPr>
          <w:color w:val="001A1D"/>
          <w:spacing w:val="-5"/>
          <w:w w:val="105"/>
          <w:sz w:val="16"/>
        </w:rPr>
        <w:t xml:space="preserve"> </w:t>
      </w:r>
      <w:r>
        <w:rPr>
          <w:color w:val="001A1D"/>
          <w:w w:val="105"/>
          <w:sz w:val="16"/>
        </w:rPr>
        <w:t>bt2:</w:t>
      </w:r>
      <w:r>
        <w:rPr>
          <w:color w:val="001A1D"/>
          <w:spacing w:val="-5"/>
          <w:w w:val="105"/>
          <w:sz w:val="16"/>
        </w:rPr>
        <w:t xml:space="preserve"> </w:t>
      </w:r>
      <w:r>
        <w:rPr>
          <w:color w:val="001A1D"/>
          <w:w w:val="105"/>
          <w:sz w:val="16"/>
        </w:rPr>
        <w:t>{read,</w:t>
      </w:r>
      <w:r>
        <w:rPr>
          <w:color w:val="001A1D"/>
          <w:spacing w:val="-5"/>
          <w:w w:val="105"/>
          <w:sz w:val="16"/>
        </w:rPr>
        <w:t xml:space="preserve"> </w:t>
      </w:r>
      <w:r>
        <w:rPr>
          <w:color w:val="001A1D"/>
          <w:w w:val="105"/>
          <w:sz w:val="16"/>
        </w:rPr>
        <w:t>write},</w:t>
      </w:r>
      <w:r>
        <w:rPr>
          <w:color w:val="001A1D"/>
          <w:spacing w:val="-4"/>
          <w:w w:val="105"/>
          <w:sz w:val="16"/>
        </w:rPr>
        <w:t xml:space="preserve"> </w:t>
      </w:r>
      <w:r>
        <w:rPr>
          <w:color w:val="001A1D"/>
          <w:w w:val="105"/>
          <w:sz w:val="16"/>
        </w:rPr>
        <w:t>bt3:</w:t>
      </w:r>
      <w:r>
        <w:rPr>
          <w:color w:val="001A1D"/>
          <w:spacing w:val="-5"/>
          <w:w w:val="105"/>
          <w:sz w:val="16"/>
        </w:rPr>
        <w:t xml:space="preserve"> {}</w:t>
      </w:r>
    </w:p>
    <w:p>
      <w:pPr>
        <w:pStyle w:val="5"/>
        <w:numPr>
          <w:ilvl w:val="0"/>
          <w:numId w:val="15"/>
        </w:numPr>
        <w:tabs>
          <w:tab w:val="left" w:pos="1098"/>
        </w:tabs>
        <w:ind w:left="1098" w:hanging="294"/>
        <w:rPr>
          <w:sz w:val="16"/>
        </w:rPr>
      </w:pPr>
      <w:r>
        <w:drawing>
          <wp:anchor distT="0" distB="0" distL="0" distR="0" simplePos="0" relativeHeight="251896832"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1603473520" name="Picture 1603473520"/>
            <wp:cNvGraphicFramePr/>
            <a:graphic xmlns:a="http://schemas.openxmlformats.org/drawingml/2006/main">
              <a:graphicData uri="http://schemas.openxmlformats.org/drawingml/2006/picture">
                <pic:pic xmlns:pic="http://schemas.openxmlformats.org/drawingml/2006/picture">
                  <pic:nvPicPr>
                    <pic:cNvPr id="1603473520" name="Picture 1603473520"/>
                    <pic:cNvPicPr/>
                  </pic:nvPicPr>
                  <pic:blipFill>
                    <a:blip r:embed="rId42" cstate="print"/>
                    <a:stretch>
                      <a:fillRect/>
                    </a:stretch>
                  </pic:blipFill>
                  <pic:spPr>
                    <a:xfrm>
                      <a:off x="0" y="0"/>
                      <a:ext cx="92494" cy="92494"/>
                    </a:xfrm>
                    <a:prstGeom prst="rect">
                      <a:avLst/>
                    </a:prstGeom>
                  </pic:spPr>
                </pic:pic>
              </a:graphicData>
            </a:graphic>
          </wp:anchor>
        </w:drawing>
      </w:r>
      <w:r>
        <w:rPr>
          <w:color w:val="001A1D"/>
          <w:w w:val="105"/>
          <w:sz w:val="16"/>
        </w:rPr>
        <w:t>CList(Ha)</w:t>
      </w:r>
      <w:r>
        <w:rPr>
          <w:color w:val="001A1D"/>
          <w:spacing w:val="-5"/>
          <w:w w:val="105"/>
          <w:sz w:val="16"/>
        </w:rPr>
        <w:t xml:space="preserve"> </w:t>
      </w:r>
      <w:r>
        <w:rPr>
          <w:color w:val="001A1D"/>
          <w:w w:val="105"/>
          <w:sz w:val="16"/>
        </w:rPr>
        <w:t>=</w:t>
      </w:r>
      <w:r>
        <w:rPr>
          <w:color w:val="001A1D"/>
          <w:spacing w:val="-4"/>
          <w:w w:val="105"/>
          <w:sz w:val="16"/>
        </w:rPr>
        <w:t xml:space="preserve"> </w:t>
      </w:r>
      <w:r>
        <w:rPr>
          <w:color w:val="001A1D"/>
          <w:w w:val="105"/>
          <w:sz w:val="16"/>
        </w:rPr>
        <w:t>bt1:</w:t>
      </w:r>
      <w:r>
        <w:rPr>
          <w:color w:val="001A1D"/>
          <w:spacing w:val="-4"/>
          <w:w w:val="105"/>
          <w:sz w:val="16"/>
        </w:rPr>
        <w:t xml:space="preserve"> </w:t>
      </w:r>
      <w:r>
        <w:rPr>
          <w:color w:val="001A1D"/>
          <w:w w:val="105"/>
          <w:sz w:val="16"/>
        </w:rPr>
        <w:t>{},</w:t>
      </w:r>
      <w:r>
        <w:rPr>
          <w:color w:val="001A1D"/>
          <w:spacing w:val="-5"/>
          <w:w w:val="105"/>
          <w:sz w:val="16"/>
        </w:rPr>
        <w:t xml:space="preserve"> </w:t>
      </w:r>
      <w:r>
        <w:rPr>
          <w:color w:val="001A1D"/>
          <w:w w:val="105"/>
          <w:sz w:val="16"/>
        </w:rPr>
        <w:t>bt2:</w:t>
      </w:r>
      <w:r>
        <w:rPr>
          <w:color w:val="001A1D"/>
          <w:spacing w:val="-4"/>
          <w:w w:val="105"/>
          <w:sz w:val="16"/>
        </w:rPr>
        <w:t xml:space="preserve"> </w:t>
      </w:r>
      <w:r>
        <w:rPr>
          <w:color w:val="001A1D"/>
          <w:w w:val="105"/>
          <w:sz w:val="16"/>
        </w:rPr>
        <w:t>{write},</w:t>
      </w:r>
      <w:r>
        <w:rPr>
          <w:color w:val="001A1D"/>
          <w:spacing w:val="-4"/>
          <w:w w:val="105"/>
          <w:sz w:val="16"/>
        </w:rPr>
        <w:t xml:space="preserve"> </w:t>
      </w:r>
      <w:r>
        <w:rPr>
          <w:color w:val="001A1D"/>
          <w:w w:val="105"/>
          <w:sz w:val="16"/>
        </w:rPr>
        <w:t>bt3:</w:t>
      </w:r>
      <w:r>
        <w:rPr>
          <w:color w:val="001A1D"/>
          <w:spacing w:val="-4"/>
          <w:w w:val="105"/>
          <w:sz w:val="16"/>
        </w:rPr>
        <w:t xml:space="preserve"> </w:t>
      </w:r>
      <w:r>
        <w:rPr>
          <w:color w:val="001A1D"/>
          <w:spacing w:val="-5"/>
          <w:w w:val="105"/>
          <w:sz w:val="16"/>
        </w:rPr>
        <w:t>{}</w:t>
      </w:r>
    </w:p>
    <w:p>
      <w:pPr>
        <w:pStyle w:val="5"/>
        <w:numPr>
          <w:ilvl w:val="0"/>
          <w:numId w:val="15"/>
        </w:numPr>
        <w:tabs>
          <w:tab w:val="left" w:pos="1098"/>
        </w:tabs>
        <w:ind w:left="1098" w:hanging="294"/>
        <w:rPr>
          <w:sz w:val="16"/>
        </w:rPr>
      </w:pPr>
      <w:r>
        <w:drawing>
          <wp:anchor distT="0" distB="0" distL="0" distR="0" simplePos="0" relativeHeight="251897856"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1432019788" name="Picture 1432019788"/>
            <wp:cNvGraphicFramePr/>
            <a:graphic xmlns:a="http://schemas.openxmlformats.org/drawingml/2006/main">
              <a:graphicData uri="http://schemas.openxmlformats.org/drawingml/2006/picture">
                <pic:pic xmlns:pic="http://schemas.openxmlformats.org/drawingml/2006/picture">
                  <pic:nvPicPr>
                    <pic:cNvPr id="1432019788" name="Picture 1432019788"/>
                    <pic:cNvPicPr/>
                  </pic:nvPicPr>
                  <pic:blipFill>
                    <a:blip r:embed="rId43" cstate="print"/>
                    <a:stretch>
                      <a:fillRect/>
                    </a:stretch>
                  </pic:blipFill>
                  <pic:spPr>
                    <a:xfrm>
                      <a:off x="0" y="0"/>
                      <a:ext cx="92494" cy="92494"/>
                    </a:xfrm>
                    <a:prstGeom prst="rect">
                      <a:avLst/>
                    </a:prstGeom>
                  </pic:spPr>
                </pic:pic>
              </a:graphicData>
            </a:graphic>
          </wp:anchor>
        </w:drawing>
      </w:r>
      <w:r>
        <w:rPr>
          <w:color w:val="001A1D"/>
          <w:w w:val="105"/>
          <w:sz w:val="16"/>
        </w:rPr>
        <w:t>CList(Ha)</w:t>
      </w:r>
      <w:r>
        <w:rPr>
          <w:color w:val="001A1D"/>
          <w:spacing w:val="-5"/>
          <w:w w:val="105"/>
          <w:sz w:val="16"/>
        </w:rPr>
        <w:t xml:space="preserve"> </w:t>
      </w:r>
      <w:r>
        <w:rPr>
          <w:color w:val="001A1D"/>
          <w:w w:val="105"/>
          <w:sz w:val="16"/>
        </w:rPr>
        <w:t>=</w:t>
      </w:r>
      <w:r>
        <w:rPr>
          <w:color w:val="001A1D"/>
          <w:spacing w:val="-5"/>
          <w:w w:val="105"/>
          <w:sz w:val="16"/>
        </w:rPr>
        <w:t xml:space="preserve"> </w:t>
      </w:r>
      <w:r>
        <w:rPr>
          <w:color w:val="001A1D"/>
          <w:w w:val="105"/>
          <w:sz w:val="16"/>
        </w:rPr>
        <w:t>bt1:</w:t>
      </w:r>
      <w:r>
        <w:rPr>
          <w:color w:val="001A1D"/>
          <w:spacing w:val="-5"/>
          <w:w w:val="105"/>
          <w:sz w:val="16"/>
        </w:rPr>
        <w:t xml:space="preserve"> </w:t>
      </w:r>
      <w:r>
        <w:rPr>
          <w:color w:val="001A1D"/>
          <w:w w:val="105"/>
          <w:sz w:val="16"/>
        </w:rPr>
        <w:t>{read,</w:t>
      </w:r>
      <w:r>
        <w:rPr>
          <w:color w:val="001A1D"/>
          <w:spacing w:val="-5"/>
          <w:w w:val="105"/>
          <w:sz w:val="16"/>
        </w:rPr>
        <w:t xml:space="preserve"> </w:t>
      </w:r>
      <w:r>
        <w:rPr>
          <w:color w:val="001A1D"/>
          <w:w w:val="105"/>
          <w:sz w:val="16"/>
        </w:rPr>
        <w:t>write},</w:t>
      </w:r>
      <w:r>
        <w:rPr>
          <w:color w:val="001A1D"/>
          <w:spacing w:val="-4"/>
          <w:w w:val="105"/>
          <w:sz w:val="16"/>
        </w:rPr>
        <w:t xml:space="preserve"> </w:t>
      </w:r>
      <w:r>
        <w:rPr>
          <w:color w:val="001A1D"/>
          <w:w w:val="105"/>
          <w:sz w:val="16"/>
        </w:rPr>
        <w:t>bt2:</w:t>
      </w:r>
      <w:r>
        <w:rPr>
          <w:color w:val="001A1D"/>
          <w:spacing w:val="-5"/>
          <w:w w:val="105"/>
          <w:sz w:val="16"/>
        </w:rPr>
        <w:t xml:space="preserve"> </w:t>
      </w:r>
      <w:r>
        <w:rPr>
          <w:color w:val="001A1D"/>
          <w:w w:val="105"/>
          <w:sz w:val="16"/>
        </w:rPr>
        <w:t>{write},</w:t>
      </w:r>
      <w:r>
        <w:rPr>
          <w:color w:val="001A1D"/>
          <w:spacing w:val="-5"/>
          <w:w w:val="105"/>
          <w:sz w:val="16"/>
        </w:rPr>
        <w:t xml:space="preserve"> </w:t>
      </w:r>
      <w:r>
        <w:rPr>
          <w:color w:val="001A1D"/>
          <w:w w:val="105"/>
          <w:sz w:val="16"/>
        </w:rPr>
        <w:t>bt3:</w:t>
      </w:r>
      <w:r>
        <w:rPr>
          <w:color w:val="001A1D"/>
          <w:spacing w:val="-5"/>
          <w:w w:val="105"/>
          <w:sz w:val="16"/>
        </w:rPr>
        <w:t xml:space="preserve"> </w:t>
      </w:r>
      <w:r>
        <w:rPr>
          <w:color w:val="001A1D"/>
          <w:spacing w:val="-2"/>
          <w:w w:val="105"/>
          <w:sz w:val="16"/>
        </w:rPr>
        <w:t>{read}</w:t>
      </w:r>
    </w:p>
    <w:p>
      <w:pPr>
        <w:pStyle w:val="5"/>
        <w:numPr>
          <w:ilvl w:val="0"/>
          <w:numId w:val="15"/>
        </w:numPr>
        <w:tabs>
          <w:tab w:val="left" w:pos="1098"/>
        </w:tabs>
        <w:spacing w:before="157"/>
        <w:ind w:left="1098" w:hanging="294"/>
        <w:rPr>
          <w:sz w:val="16"/>
        </w:rPr>
      </w:pPr>
      <w:r>
        <w:drawing>
          <wp:anchor distT="0" distB="0" distL="0" distR="0" simplePos="0" relativeHeight="251898880"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1756955161" name="Picture 1756955161"/>
            <wp:cNvGraphicFramePr/>
            <a:graphic xmlns:a="http://schemas.openxmlformats.org/drawingml/2006/main">
              <a:graphicData uri="http://schemas.openxmlformats.org/drawingml/2006/picture">
                <pic:pic xmlns:pic="http://schemas.openxmlformats.org/drawingml/2006/picture">
                  <pic:nvPicPr>
                    <pic:cNvPr id="1756955161" name="Picture 1756955161"/>
                    <pic:cNvPicPr/>
                  </pic:nvPicPr>
                  <pic:blipFill>
                    <a:blip r:embed="rId44" cstate="print"/>
                    <a:stretch>
                      <a:fillRect/>
                    </a:stretch>
                  </pic:blipFill>
                  <pic:spPr>
                    <a:xfrm>
                      <a:off x="0" y="0"/>
                      <a:ext cx="92494" cy="92494"/>
                    </a:xfrm>
                    <a:prstGeom prst="rect">
                      <a:avLst/>
                    </a:prstGeom>
                  </pic:spPr>
                </pic:pic>
              </a:graphicData>
            </a:graphic>
          </wp:anchor>
        </w:drawing>
      </w:r>
      <w:r>
        <w:rPr>
          <w:color w:val="001A1D"/>
          <w:w w:val="105"/>
          <w:sz w:val="16"/>
        </w:rPr>
        <w:t>CList(Ha)</w:t>
      </w:r>
      <w:r>
        <w:rPr>
          <w:color w:val="001A1D"/>
          <w:spacing w:val="-5"/>
          <w:w w:val="105"/>
          <w:sz w:val="16"/>
        </w:rPr>
        <w:t xml:space="preserve"> </w:t>
      </w:r>
      <w:r>
        <w:rPr>
          <w:color w:val="001A1D"/>
          <w:w w:val="105"/>
          <w:sz w:val="16"/>
        </w:rPr>
        <w:t>=</w:t>
      </w:r>
      <w:r>
        <w:rPr>
          <w:color w:val="001A1D"/>
          <w:spacing w:val="-5"/>
          <w:w w:val="105"/>
          <w:sz w:val="16"/>
        </w:rPr>
        <w:t xml:space="preserve"> </w:t>
      </w:r>
      <w:r>
        <w:rPr>
          <w:color w:val="001A1D"/>
          <w:w w:val="105"/>
          <w:sz w:val="16"/>
        </w:rPr>
        <w:t>bt1:</w:t>
      </w:r>
      <w:r>
        <w:rPr>
          <w:color w:val="001A1D"/>
          <w:spacing w:val="-5"/>
          <w:w w:val="105"/>
          <w:sz w:val="16"/>
        </w:rPr>
        <w:t xml:space="preserve"> </w:t>
      </w:r>
      <w:r>
        <w:rPr>
          <w:color w:val="001A1D"/>
          <w:w w:val="105"/>
          <w:sz w:val="16"/>
        </w:rPr>
        <w:t>{read},</w:t>
      </w:r>
      <w:r>
        <w:rPr>
          <w:color w:val="001A1D"/>
          <w:spacing w:val="-5"/>
          <w:w w:val="105"/>
          <w:sz w:val="16"/>
        </w:rPr>
        <w:t xml:space="preserve"> </w:t>
      </w:r>
      <w:r>
        <w:rPr>
          <w:color w:val="001A1D"/>
          <w:w w:val="105"/>
          <w:sz w:val="16"/>
        </w:rPr>
        <w:t>bt2:</w:t>
      </w:r>
      <w:r>
        <w:rPr>
          <w:color w:val="001A1D"/>
          <w:spacing w:val="-4"/>
          <w:w w:val="105"/>
          <w:sz w:val="16"/>
        </w:rPr>
        <w:t xml:space="preserve"> </w:t>
      </w:r>
      <w:r>
        <w:rPr>
          <w:color w:val="001A1D"/>
          <w:w w:val="105"/>
          <w:sz w:val="16"/>
        </w:rPr>
        <w:t>{read,</w:t>
      </w:r>
      <w:r>
        <w:rPr>
          <w:color w:val="001A1D"/>
          <w:spacing w:val="-5"/>
          <w:w w:val="105"/>
          <w:sz w:val="16"/>
        </w:rPr>
        <w:t xml:space="preserve"> </w:t>
      </w:r>
      <w:r>
        <w:rPr>
          <w:color w:val="001A1D"/>
          <w:w w:val="105"/>
          <w:sz w:val="16"/>
        </w:rPr>
        <w:t>write},</w:t>
      </w:r>
      <w:r>
        <w:rPr>
          <w:color w:val="001A1D"/>
          <w:spacing w:val="-5"/>
          <w:w w:val="105"/>
          <w:sz w:val="16"/>
        </w:rPr>
        <w:t xml:space="preserve"> </w:t>
      </w:r>
      <w:r>
        <w:rPr>
          <w:color w:val="001A1D"/>
          <w:w w:val="105"/>
          <w:sz w:val="16"/>
        </w:rPr>
        <w:t>bt3:</w:t>
      </w:r>
      <w:r>
        <w:rPr>
          <w:color w:val="001A1D"/>
          <w:spacing w:val="-5"/>
          <w:w w:val="105"/>
          <w:sz w:val="16"/>
        </w:rPr>
        <w:t xml:space="preserve"> </w:t>
      </w:r>
      <w:r>
        <w:rPr>
          <w:color w:val="001A1D"/>
          <w:w w:val="105"/>
          <w:sz w:val="16"/>
        </w:rPr>
        <w:t>{read,</w:t>
      </w:r>
      <w:r>
        <w:rPr>
          <w:color w:val="001A1D"/>
          <w:spacing w:val="-4"/>
          <w:w w:val="105"/>
          <w:sz w:val="16"/>
        </w:rPr>
        <w:t xml:space="preserve"> </w:t>
      </w:r>
      <w:r>
        <w:rPr>
          <w:color w:val="001A1D"/>
          <w:spacing w:val="-2"/>
          <w:w w:val="105"/>
          <w:sz w:val="16"/>
        </w:rPr>
        <w:t>write}</w:t>
      </w:r>
    </w:p>
    <w:p>
      <w:pPr>
        <w:pStyle w:val="4"/>
      </w:pPr>
    </w:p>
    <w:p>
      <w:pPr>
        <w:pStyle w:val="4"/>
        <w:spacing w:before="140"/>
      </w:pPr>
    </w:p>
    <w:p>
      <w:pPr>
        <w:pStyle w:val="4"/>
        <w:spacing w:line="320" w:lineRule="atLeast"/>
        <w:ind w:left="468" w:right="9125"/>
      </w:pPr>
      <w:r>
        <w:rPr>
          <w:color w:val="8E662E"/>
          <w:w w:val="105"/>
        </w:rPr>
        <w:t>Your</w:t>
      </w:r>
      <w:r>
        <w:rPr>
          <w:color w:val="8E662E"/>
          <w:spacing w:val="-12"/>
          <w:w w:val="105"/>
        </w:rPr>
        <w:t xml:space="preserve"> </w:t>
      </w:r>
      <w:r>
        <w:rPr>
          <w:color w:val="8E662E"/>
          <w:w w:val="105"/>
        </w:rPr>
        <w:t>answer</w:t>
      </w:r>
      <w:r>
        <w:rPr>
          <w:color w:val="8E662E"/>
          <w:spacing w:val="-11"/>
          <w:w w:val="105"/>
        </w:rPr>
        <w:t xml:space="preserve"> </w:t>
      </w:r>
      <w:r>
        <w:rPr>
          <w:color w:val="8E662E"/>
          <w:w w:val="105"/>
        </w:rPr>
        <w:t>is</w:t>
      </w:r>
      <w:r>
        <w:rPr>
          <w:color w:val="8E662E"/>
          <w:spacing w:val="-12"/>
          <w:w w:val="105"/>
        </w:rPr>
        <w:t xml:space="preserve"> </w:t>
      </w:r>
      <w:r>
        <w:rPr>
          <w:color w:val="8E662E"/>
          <w:w w:val="105"/>
        </w:rPr>
        <w:t>incorrect. The correct answer is:</w:t>
      </w:r>
    </w:p>
    <w:p>
      <w:pPr>
        <w:pStyle w:val="4"/>
        <w:spacing w:before="50"/>
        <w:ind w:left="468"/>
      </w:pPr>
      <w:r>
        <w:rPr>
          <w:color w:val="8E662E"/>
          <w:w w:val="105"/>
        </w:rPr>
        <w:t>CList(Ha)</w:t>
      </w:r>
      <w:r>
        <w:rPr>
          <w:color w:val="8E662E"/>
          <w:spacing w:val="-5"/>
          <w:w w:val="105"/>
        </w:rPr>
        <w:t xml:space="preserve"> </w:t>
      </w:r>
      <w:r>
        <w:rPr>
          <w:color w:val="8E662E"/>
          <w:w w:val="105"/>
        </w:rPr>
        <w:t>=</w:t>
      </w:r>
      <w:r>
        <w:rPr>
          <w:color w:val="8E662E"/>
          <w:spacing w:val="-5"/>
          <w:w w:val="105"/>
        </w:rPr>
        <w:t xml:space="preserve"> </w:t>
      </w:r>
      <w:r>
        <w:rPr>
          <w:color w:val="8E662E"/>
          <w:w w:val="105"/>
        </w:rPr>
        <w:t>bt1:</w:t>
      </w:r>
      <w:r>
        <w:rPr>
          <w:color w:val="8E662E"/>
          <w:spacing w:val="-5"/>
          <w:w w:val="105"/>
        </w:rPr>
        <w:t xml:space="preserve"> </w:t>
      </w:r>
      <w:r>
        <w:rPr>
          <w:color w:val="8E662E"/>
          <w:w w:val="105"/>
        </w:rPr>
        <w:t>{read},</w:t>
      </w:r>
      <w:r>
        <w:rPr>
          <w:color w:val="8E662E"/>
          <w:spacing w:val="-4"/>
          <w:w w:val="105"/>
        </w:rPr>
        <w:t xml:space="preserve"> </w:t>
      </w:r>
      <w:r>
        <w:rPr>
          <w:color w:val="8E662E"/>
          <w:w w:val="105"/>
        </w:rPr>
        <w:t>bt2:</w:t>
      </w:r>
      <w:r>
        <w:rPr>
          <w:color w:val="8E662E"/>
          <w:spacing w:val="-5"/>
          <w:w w:val="105"/>
        </w:rPr>
        <w:t xml:space="preserve"> </w:t>
      </w:r>
      <w:r>
        <w:rPr>
          <w:color w:val="8E662E"/>
          <w:w w:val="105"/>
        </w:rPr>
        <w:t>{read,</w:t>
      </w:r>
      <w:r>
        <w:rPr>
          <w:color w:val="8E662E"/>
          <w:spacing w:val="-5"/>
          <w:w w:val="105"/>
        </w:rPr>
        <w:t xml:space="preserve"> </w:t>
      </w:r>
      <w:r>
        <w:rPr>
          <w:color w:val="8E662E"/>
          <w:w w:val="105"/>
        </w:rPr>
        <w:t>write},</w:t>
      </w:r>
      <w:r>
        <w:rPr>
          <w:color w:val="8E662E"/>
          <w:spacing w:val="-4"/>
          <w:w w:val="105"/>
        </w:rPr>
        <w:t xml:space="preserve"> </w:t>
      </w:r>
      <w:r>
        <w:rPr>
          <w:color w:val="8E662E"/>
          <w:w w:val="105"/>
        </w:rPr>
        <w:t>bt3:</w:t>
      </w:r>
      <w:r>
        <w:rPr>
          <w:color w:val="8E662E"/>
          <w:spacing w:val="-5"/>
          <w:w w:val="105"/>
        </w:rPr>
        <w:t xml:space="preserve"> {}</w:t>
      </w:r>
    </w:p>
    <w:p>
      <w:pPr>
        <w:pStyle w:val="4"/>
        <w:spacing w:before="128"/>
        <w:rPr>
          <w:sz w:val="20"/>
        </w:rPr>
      </w:pPr>
      <w:r>
        <mc:AlternateContent>
          <mc:Choice Requires="wpg">
            <w:drawing>
              <wp:anchor distT="0" distB="0" distL="0" distR="0" simplePos="0" relativeHeight="252017664" behindDoc="1" locked="0" layoutInCell="1" allowOverlap="1">
                <wp:simplePos x="0" y="0"/>
                <wp:positionH relativeFrom="page">
                  <wp:posOffset>408940</wp:posOffset>
                </wp:positionH>
                <wp:positionV relativeFrom="paragraph">
                  <wp:posOffset>265430</wp:posOffset>
                </wp:positionV>
                <wp:extent cx="7001510" cy="854710"/>
                <wp:effectExtent l="0" t="0" r="0" b="0"/>
                <wp:wrapTopAndBottom/>
                <wp:docPr id="150262862" name="Group 150262862"/>
                <wp:cNvGraphicFramePr/>
                <a:graphic xmlns:a="http://schemas.openxmlformats.org/drawingml/2006/main">
                  <a:graphicData uri="http://schemas.microsoft.com/office/word/2010/wordprocessingGroup">
                    <wpg:wgp>
                      <wpg:cNvGrpSpPr/>
                      <wpg:grpSpPr>
                        <a:xfrm>
                          <a:off x="0" y="0"/>
                          <a:ext cx="7001509" cy="854710"/>
                          <a:chOff x="0" y="0"/>
                          <a:chExt cx="7001509" cy="854710"/>
                        </a:xfrm>
                      </wpg:grpSpPr>
                      <wps:wsp>
                        <wps:cNvPr id="413627875" name="Graphic 158"/>
                        <wps:cNvSpPr/>
                        <wps:spPr>
                          <a:xfrm>
                            <a:off x="3557" y="75383"/>
                            <a:ext cx="6937375" cy="775970"/>
                          </a:xfrm>
                          <a:custGeom>
                            <a:avLst/>
                            <a:gdLst/>
                            <a:ahLst/>
                            <a:cxnLst/>
                            <a:rect l="l" t="t" r="r" b="b"/>
                            <a:pathLst>
                              <a:path w="6937375" h="775970">
                                <a:moveTo>
                                  <a:pt x="0" y="764856"/>
                                </a:moveTo>
                                <a:lnTo>
                                  <a:pt x="0" y="10672"/>
                                </a:lnTo>
                                <a:lnTo>
                                  <a:pt x="0" y="7719"/>
                                </a:lnTo>
                                <a:lnTo>
                                  <a:pt x="1041" y="5203"/>
                                </a:lnTo>
                                <a:lnTo>
                                  <a:pt x="3125" y="3127"/>
                                </a:lnTo>
                                <a:lnTo>
                                  <a:pt x="5209" y="1042"/>
                                </a:lnTo>
                                <a:lnTo>
                                  <a:pt x="7725" y="0"/>
                                </a:lnTo>
                                <a:lnTo>
                                  <a:pt x="10672" y="0"/>
                                </a:lnTo>
                                <a:lnTo>
                                  <a:pt x="6926398" y="0"/>
                                </a:lnTo>
                                <a:lnTo>
                                  <a:pt x="6929345" y="0"/>
                                </a:lnTo>
                                <a:lnTo>
                                  <a:pt x="6931860" y="1042"/>
                                </a:lnTo>
                                <a:lnTo>
                                  <a:pt x="6933944" y="3127"/>
                                </a:lnTo>
                                <a:lnTo>
                                  <a:pt x="6936028" y="5203"/>
                                </a:lnTo>
                                <a:lnTo>
                                  <a:pt x="6937070" y="7719"/>
                                </a:lnTo>
                                <a:lnTo>
                                  <a:pt x="6937071" y="10672"/>
                                </a:lnTo>
                                <a:lnTo>
                                  <a:pt x="6937071" y="764856"/>
                                </a:lnTo>
                                <a:lnTo>
                                  <a:pt x="6926398" y="775528"/>
                                </a:lnTo>
                                <a:lnTo>
                                  <a:pt x="10672" y="775528"/>
                                </a:lnTo>
                                <a:lnTo>
                                  <a:pt x="0" y="767802"/>
                                </a:lnTo>
                                <a:lnTo>
                                  <a:pt x="0" y="764856"/>
                                </a:lnTo>
                                <a:close/>
                              </a:path>
                            </a:pathLst>
                          </a:custGeom>
                          <a:ln w="7114">
                            <a:solidFill>
                              <a:srgbClr val="CAD0D6"/>
                            </a:solidFill>
                            <a:prstDash val="solid"/>
                          </a:ln>
                        </wps:spPr>
                        <wps:bodyPr wrap="square" lIns="0" tIns="0" rIns="0" bIns="0" rtlCol="0">
                          <a:noAutofit/>
                        </wps:bodyPr>
                      </wps:wsp>
                      <wps:wsp>
                        <wps:cNvPr id="2044293019" name="Graphic 159"/>
                        <wps:cNvSpPr/>
                        <wps:spPr>
                          <a:xfrm>
                            <a:off x="60477" y="658808"/>
                            <a:ext cx="448309" cy="128270"/>
                          </a:xfrm>
                          <a:custGeom>
                            <a:avLst/>
                            <a:gdLst/>
                            <a:ahLst/>
                            <a:cxnLst/>
                            <a:rect l="l" t="t" r="r" b="b"/>
                            <a:pathLst>
                              <a:path w="448309" h="128270">
                                <a:moveTo>
                                  <a:pt x="0" y="74706"/>
                                </a:moveTo>
                                <a:lnTo>
                                  <a:pt x="0" y="53362"/>
                                </a:lnTo>
                                <a:lnTo>
                                  <a:pt x="0" y="49852"/>
                                </a:lnTo>
                                <a:lnTo>
                                  <a:pt x="341" y="46385"/>
                                </a:lnTo>
                                <a:lnTo>
                                  <a:pt x="15629" y="15626"/>
                                </a:lnTo>
                                <a:lnTo>
                                  <a:pt x="18106" y="13152"/>
                                </a:lnTo>
                                <a:lnTo>
                                  <a:pt x="42951" y="1028"/>
                                </a:lnTo>
                                <a:lnTo>
                                  <a:pt x="46388" y="340"/>
                                </a:lnTo>
                                <a:lnTo>
                                  <a:pt x="49858" y="0"/>
                                </a:lnTo>
                                <a:lnTo>
                                  <a:pt x="53362" y="0"/>
                                </a:lnTo>
                                <a:lnTo>
                                  <a:pt x="394879" y="0"/>
                                </a:lnTo>
                                <a:lnTo>
                                  <a:pt x="398383" y="0"/>
                                </a:lnTo>
                                <a:lnTo>
                                  <a:pt x="401853" y="340"/>
                                </a:lnTo>
                                <a:lnTo>
                                  <a:pt x="405289" y="1028"/>
                                </a:lnTo>
                                <a:lnTo>
                                  <a:pt x="408726" y="1709"/>
                                </a:lnTo>
                                <a:lnTo>
                                  <a:pt x="432612" y="15626"/>
                                </a:lnTo>
                                <a:lnTo>
                                  <a:pt x="435089" y="18099"/>
                                </a:lnTo>
                                <a:lnTo>
                                  <a:pt x="447216" y="42946"/>
                                </a:lnTo>
                                <a:lnTo>
                                  <a:pt x="447899" y="46385"/>
                                </a:lnTo>
                                <a:lnTo>
                                  <a:pt x="448241" y="49852"/>
                                </a:lnTo>
                                <a:lnTo>
                                  <a:pt x="448241" y="53362"/>
                                </a:lnTo>
                                <a:lnTo>
                                  <a:pt x="448241" y="74706"/>
                                </a:lnTo>
                                <a:lnTo>
                                  <a:pt x="448241" y="78208"/>
                                </a:lnTo>
                                <a:lnTo>
                                  <a:pt x="447899" y="81676"/>
                                </a:lnTo>
                                <a:lnTo>
                                  <a:pt x="447216" y="85108"/>
                                </a:lnTo>
                                <a:lnTo>
                                  <a:pt x="446532" y="88547"/>
                                </a:lnTo>
                                <a:lnTo>
                                  <a:pt x="445520" y="91883"/>
                                </a:lnTo>
                                <a:lnTo>
                                  <a:pt x="444179" y="95114"/>
                                </a:lnTo>
                                <a:lnTo>
                                  <a:pt x="442838" y="98351"/>
                                </a:lnTo>
                                <a:lnTo>
                                  <a:pt x="441194" y="101422"/>
                                </a:lnTo>
                                <a:lnTo>
                                  <a:pt x="439248" y="104334"/>
                                </a:lnTo>
                                <a:lnTo>
                                  <a:pt x="437301" y="107252"/>
                                </a:lnTo>
                                <a:lnTo>
                                  <a:pt x="415300" y="123997"/>
                                </a:lnTo>
                                <a:lnTo>
                                  <a:pt x="412063" y="125338"/>
                                </a:lnTo>
                                <a:lnTo>
                                  <a:pt x="394879" y="128069"/>
                                </a:lnTo>
                                <a:lnTo>
                                  <a:pt x="53362" y="128069"/>
                                </a:lnTo>
                                <a:lnTo>
                                  <a:pt x="32941" y="123997"/>
                                </a:lnTo>
                                <a:lnTo>
                                  <a:pt x="29704" y="122656"/>
                                </a:lnTo>
                                <a:lnTo>
                                  <a:pt x="26629" y="121016"/>
                                </a:lnTo>
                                <a:lnTo>
                                  <a:pt x="23715" y="119064"/>
                                </a:lnTo>
                                <a:lnTo>
                                  <a:pt x="20802" y="117118"/>
                                </a:lnTo>
                                <a:lnTo>
                                  <a:pt x="8993" y="104334"/>
                                </a:lnTo>
                                <a:lnTo>
                                  <a:pt x="7046" y="101422"/>
                                </a:lnTo>
                                <a:lnTo>
                                  <a:pt x="5402" y="98351"/>
                                </a:lnTo>
                                <a:lnTo>
                                  <a:pt x="4061" y="95114"/>
                                </a:lnTo>
                                <a:lnTo>
                                  <a:pt x="2721" y="91883"/>
                                </a:lnTo>
                                <a:lnTo>
                                  <a:pt x="1708" y="88547"/>
                                </a:lnTo>
                                <a:lnTo>
                                  <a:pt x="1025" y="85108"/>
                                </a:lnTo>
                                <a:lnTo>
                                  <a:pt x="341" y="81676"/>
                                </a:lnTo>
                                <a:lnTo>
                                  <a:pt x="0" y="78208"/>
                                </a:lnTo>
                                <a:lnTo>
                                  <a:pt x="0" y="74706"/>
                                </a:lnTo>
                                <a:close/>
                              </a:path>
                            </a:pathLst>
                          </a:custGeom>
                          <a:ln w="7114">
                            <a:solidFill>
                              <a:srgbClr val="000000"/>
                            </a:solidFill>
                            <a:prstDash val="solid"/>
                          </a:ln>
                        </wps:spPr>
                        <wps:bodyPr wrap="square" lIns="0" tIns="0" rIns="0" bIns="0" rtlCol="0">
                          <a:noAutofit/>
                        </wps:bodyPr>
                      </wps:wsp>
                      <wps:wsp>
                        <wps:cNvPr id="1713298468" name="Graphic 160"/>
                        <wps:cNvSpPr/>
                        <wps:spPr>
                          <a:xfrm>
                            <a:off x="6616295" y="0"/>
                            <a:ext cx="384810" cy="429895"/>
                          </a:xfrm>
                          <a:custGeom>
                            <a:avLst/>
                            <a:gdLst/>
                            <a:ahLst/>
                            <a:cxnLst/>
                            <a:rect l="l" t="t" r="r" b="b"/>
                            <a:pathLst>
                              <a:path w="384810" h="429895">
                                <a:moveTo>
                                  <a:pt x="384810" y="429767"/>
                                </a:moveTo>
                                <a:lnTo>
                                  <a:pt x="0" y="429767"/>
                                </a:lnTo>
                                <a:lnTo>
                                  <a:pt x="0" y="0"/>
                                </a:lnTo>
                                <a:lnTo>
                                  <a:pt x="384810" y="0"/>
                                </a:lnTo>
                                <a:lnTo>
                                  <a:pt x="384810" y="93173"/>
                                </a:lnTo>
                                <a:lnTo>
                                  <a:pt x="214052" y="93173"/>
                                </a:lnTo>
                                <a:lnTo>
                                  <a:pt x="203538" y="93681"/>
                                </a:lnTo>
                                <a:lnTo>
                                  <a:pt x="163691" y="105789"/>
                                </a:lnTo>
                                <a:lnTo>
                                  <a:pt x="131510" y="132225"/>
                                </a:lnTo>
                                <a:lnTo>
                                  <a:pt x="111895" y="168963"/>
                                </a:lnTo>
                                <a:lnTo>
                                  <a:pt x="107327" y="199897"/>
                                </a:lnTo>
                                <a:lnTo>
                                  <a:pt x="107834" y="210411"/>
                                </a:lnTo>
                                <a:lnTo>
                                  <a:pt x="119942" y="250257"/>
                                </a:lnTo>
                                <a:lnTo>
                                  <a:pt x="146378" y="282437"/>
                                </a:lnTo>
                                <a:lnTo>
                                  <a:pt x="183117" y="302051"/>
                                </a:lnTo>
                                <a:lnTo>
                                  <a:pt x="214052" y="306621"/>
                                </a:lnTo>
                                <a:lnTo>
                                  <a:pt x="384810" y="306621"/>
                                </a:lnTo>
                                <a:lnTo>
                                  <a:pt x="384810" y="429767"/>
                                </a:lnTo>
                                <a:close/>
                              </a:path>
                              <a:path w="384810" h="429895">
                                <a:moveTo>
                                  <a:pt x="384810" y="306621"/>
                                </a:moveTo>
                                <a:lnTo>
                                  <a:pt x="214052" y="306621"/>
                                </a:lnTo>
                                <a:lnTo>
                                  <a:pt x="224565" y="306113"/>
                                </a:lnTo>
                                <a:lnTo>
                                  <a:pt x="234876" y="304590"/>
                                </a:lnTo>
                                <a:lnTo>
                                  <a:pt x="273355" y="288651"/>
                                </a:lnTo>
                                <a:lnTo>
                                  <a:pt x="302805" y="259200"/>
                                </a:lnTo>
                                <a:lnTo>
                                  <a:pt x="318744" y="220722"/>
                                </a:lnTo>
                                <a:lnTo>
                                  <a:pt x="320776" y="199897"/>
                                </a:lnTo>
                                <a:lnTo>
                                  <a:pt x="320267" y="189384"/>
                                </a:lnTo>
                                <a:lnTo>
                                  <a:pt x="308159" y="149536"/>
                                </a:lnTo>
                                <a:lnTo>
                                  <a:pt x="281723" y="117357"/>
                                </a:lnTo>
                                <a:lnTo>
                                  <a:pt x="244985" y="97743"/>
                                </a:lnTo>
                                <a:lnTo>
                                  <a:pt x="214052" y="93173"/>
                                </a:lnTo>
                                <a:lnTo>
                                  <a:pt x="384810" y="93173"/>
                                </a:lnTo>
                                <a:lnTo>
                                  <a:pt x="384810" y="306621"/>
                                </a:lnTo>
                                <a:close/>
                              </a:path>
                            </a:pathLst>
                          </a:custGeom>
                          <a:solidFill>
                            <a:srgbClr val="000000">
                              <a:alpha val="19999"/>
                            </a:srgbClr>
                          </a:solidFill>
                        </wps:spPr>
                        <wps:bodyPr wrap="square" lIns="0" tIns="0" rIns="0" bIns="0" rtlCol="0">
                          <a:noAutofit/>
                        </wps:bodyPr>
                      </wps:wsp>
                      <pic:pic xmlns:pic="http://schemas.openxmlformats.org/drawingml/2006/picture">
                        <pic:nvPicPr>
                          <pic:cNvPr id="1130905213" name="Image 161"/>
                          <pic:cNvPicPr/>
                        </pic:nvPicPr>
                        <pic:blipFill>
                          <a:blip r:embed="rId8" cstate="print"/>
                          <a:stretch>
                            <a:fillRect/>
                          </a:stretch>
                        </pic:blipFill>
                        <pic:spPr>
                          <a:xfrm>
                            <a:off x="6716507" y="86057"/>
                            <a:ext cx="227678" cy="227678"/>
                          </a:xfrm>
                          <a:prstGeom prst="rect">
                            <a:avLst/>
                          </a:prstGeom>
                        </pic:spPr>
                      </pic:pic>
                      <wps:wsp>
                        <wps:cNvPr id="1391144305" name="Textbox 162"/>
                        <wps:cNvSpPr txBox="1"/>
                        <wps:spPr>
                          <a:xfrm>
                            <a:off x="0" y="0"/>
                            <a:ext cx="7001509" cy="854710"/>
                          </a:xfrm>
                          <a:prstGeom prst="rect">
                            <a:avLst/>
                          </a:prstGeom>
                        </wps:spPr>
                        <wps:txbx>
                          <w:txbxContent>
                            <w:p>
                              <w:pPr>
                                <w:spacing w:before="4"/>
                                <w:rPr>
                                  <w:sz w:val="13"/>
                                </w:rPr>
                              </w:pPr>
                            </w:p>
                            <w:p>
                              <w:pPr>
                                <w:ind w:left="94"/>
                                <w:rPr>
                                  <w:b/>
                                  <w:sz w:val="20"/>
                                </w:rPr>
                              </w:pPr>
                              <w:r>
                                <w:rPr>
                                  <w:b/>
                                  <w:color w:val="1C2025"/>
                                  <w:sz w:val="13"/>
                                </w:rPr>
                                <w:t>Question</w:t>
                              </w:r>
                              <w:r>
                                <w:rPr>
                                  <w:b/>
                                  <w:color w:val="1C2025"/>
                                  <w:spacing w:val="12"/>
                                  <w:sz w:val="13"/>
                                </w:rPr>
                                <w:t xml:space="preserve"> </w:t>
                              </w:r>
                              <w:r>
                                <w:rPr>
                                  <w:b/>
                                  <w:color w:val="1C2025"/>
                                  <w:spacing w:val="-5"/>
                                  <w:sz w:val="20"/>
                                </w:rPr>
                                <w:t>16</w:t>
                              </w:r>
                            </w:p>
                            <w:p>
                              <w:pPr>
                                <w:spacing w:before="67"/>
                                <w:ind w:left="94"/>
                                <w:rPr>
                                  <w:sz w:val="13"/>
                                </w:rPr>
                              </w:pPr>
                              <w:r>
                                <w:rPr>
                                  <w:color w:val="1C2025"/>
                                  <w:sz w:val="13"/>
                                </w:rPr>
                                <w:t>Not</w:t>
                              </w:r>
                              <w:r>
                                <w:rPr>
                                  <w:color w:val="1C2025"/>
                                  <w:spacing w:val="4"/>
                                  <w:sz w:val="13"/>
                                </w:rPr>
                                <w:t xml:space="preserve"> </w:t>
                              </w:r>
                              <w:r>
                                <w:rPr>
                                  <w:color w:val="1C2025"/>
                                  <w:spacing w:val="-2"/>
                                  <w:sz w:val="13"/>
                                </w:rPr>
                                <w:t>answered</w:t>
                              </w:r>
                            </w:p>
                            <w:p>
                              <w:pPr>
                                <w:spacing w:before="119"/>
                                <w:ind w:left="94"/>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4"/>
                                <w:ind w:left="155"/>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20.9pt;height:67.3pt;width:551.3pt;mso-position-horizontal-relative:page;mso-wrap-distance-bottom:0pt;mso-wrap-distance-top:0pt;z-index:-251298816;mso-width-relative:page;mso-height-relative:page;" coordsize="7001509,854710" o:gfxdata="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">
                <o:lock v:ext="edit" aspectratio="f"/>
                <v:shape id="Graphic 158" o:spid="_x0000_s1026" o:spt="100" style="position:absolute;left:3557;top:75383;height:775970;width:6937375;" filled="f" stroked="t" coordsize="6937375,775970" o:gfxdata="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HR37HLFAAAA4gAAAA8AAAAAAAAAAQAgAAAAIgAAAGRycy9kb3ducmV2LnhtbFBLAQIUABQAAAAI&#10;AIdO4kAzLwWeOwAAADkAAAAQAAAAAAAAAAEAIAAAABQBAABkcnMvc2hhcGV4bWwueG1sUEsFBgAA&#10;AAAGAAYAWwEAAL4DAAAAAA==&#10;" path="m0,764856l0,10672,0,7719,1041,5203,3125,3127,5209,1042,7725,0,10672,0,6926398,0,6929345,0,6931860,1042,6933944,3127,6936028,5203,6937070,7719,6937071,10672,6937071,764856,6926398,775528,10672,775528,0,767802,0,764856xe">
                  <v:fill on="f" focussize="0,0"/>
                  <v:stroke weight="0.560157480314961pt" color="#CAD0D6" joinstyle="round"/>
                  <v:imagedata o:title=""/>
                  <o:lock v:ext="edit" aspectratio="f"/>
                  <v:textbox inset="0mm,0mm,0mm,0mm"/>
                </v:shape>
                <v:shape id="Graphic 159" o:spid="_x0000_s1026" o:spt="100" style="position:absolute;left:60477;top:658808;height:128270;width:448309;" filled="f" stroked="t" coordsize="448309,128270" o:gfxdata="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s&#10;ZgZ1wwAAAOMAAAAPAAAAAAAAAAEAIAAAACIAAABkcnMvZG93bnJldi54bWxQSwECFAAUAAAACACH&#10;TuJAMy8FnjsAAAA5AAAAEAAAAAAAAAABACAAAAASAQAAZHJzL3NoYXBleG1sLnhtbFBLBQYAAAAA&#10;BgAGAFsBAAC8AwAAAAA=&#10;" path="m0,74706l0,53362,0,49852,341,46385,15629,15626,18106,13152,42951,1028,46388,340,49858,0,53362,0,394879,0,398383,0,401853,340,405289,1028,408726,1709,432612,15626,435089,18099,447216,42946,447899,46385,448241,49852,448241,53362,448241,74706,448241,78208,447899,81676,447216,85108,446532,88547,445520,91883,444179,95114,442838,98351,441194,101422,439248,104334,437301,107252,415300,123997,412063,125338,394879,128069,53362,128069,32941,123997,29704,122656,26629,121016,23715,119064,20802,117118,8993,104334,7046,101422,5402,98351,4061,95114,2721,91883,1708,88547,1025,85108,341,81676,0,78208,0,74706xe">
                  <v:fill on="f" focussize="0,0"/>
                  <v:stroke weight="0.560157480314961pt" color="#000000" joinstyle="round"/>
                  <v:imagedata o:title=""/>
                  <o:lock v:ext="edit" aspectratio="f"/>
                  <v:textbox inset="0mm,0mm,0mm,0mm"/>
                </v:shape>
                <v:shape id="Graphic 160" o:spid="_x0000_s1026" o:spt="100" style="position:absolute;left:6616295;top:0;height:429895;width:384810;" fillcolor="#000000" filled="t" stroked="f" coordsize="384810,429895" o:gfxdata="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XnivkMQAAADjAAAADwAAAAAAAAABACAAAAAiAAAAZHJzL2Rvd25yZXYueG1sUEsBAhQAFAAAAAgA&#10;h07iQDMvBZ47AAAAOQAAABAAAAAAAAAAAQAgAAAAEwEAAGRycy9zaGFwZXhtbC54bWxQSwUGAAAA&#10;AAYABgBbAQAAvQMAAAAA&#10;" path="m384810,429767l0,429767,0,0,384810,0,384810,93173,214052,93173,203538,93681,163691,105789,131510,132225,111895,168963,107327,199897,107834,210411,119942,250257,146378,282437,183117,302051,214052,306621,384810,306621,384810,429767xem384810,306621l214052,306621,224565,306113,234876,304590,273355,288651,302805,259200,318744,220722,320776,199897,320267,189384,308159,149536,281723,117357,244985,97743,214052,93173,384810,93173,384810,306621xe">
                  <v:fill on="t" opacity="13106f" focussize="0,0"/>
                  <v:stroke on="f"/>
                  <v:imagedata o:title=""/>
                  <o:lock v:ext="edit" aspectratio="f"/>
                  <v:textbox inset="0mm,0mm,0mm,0mm"/>
                </v:shape>
                <v:shape id="Image 161" o:spid="_x0000_s1026" o:spt="75" type="#_x0000_t75" style="position:absolute;left:6716507;top:86057;height:227678;width:227678;" filled="f" o:preferrelative="t" stroked="f" coordsize="21600,21600" o:gfxdata="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33cUU&#10;wAAAAOMAAAAPAAAAAAAAAAEAIAAAACIAAABkcnMvZG93bnJldi54bWxQSwECFAAUAAAACACHTuJA&#10;My8FnjsAAAA5AAAAEAAAAAAAAAABACAAAAAPAQAAZHJzL3NoYXBleG1sLnhtbFBLBQYAAAAABgAG&#10;AFsBAAC5AwAAAAA=&#10;">
                  <v:fill on="f" focussize="0,0"/>
                  <v:stroke on="f"/>
                  <v:imagedata r:id="rId8" o:title=""/>
                  <o:lock v:ext="edit" aspectratio="f"/>
                </v:shape>
                <v:shape id="Textbox 162" o:spid="_x0000_s1026" o:spt="202" type="#_x0000_t202" style="position:absolute;left:0;top:0;height:854710;width:7001509;" filled="f" stroked="f" coordsize="21600,21600" o:gfxdata="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xV&#10;X0LCAAAA4wAAAA8AAAAAAAAAAQAgAAAAIgAAAGRycy9kb3ducmV2LnhtbFBLAQIUABQAAAAIAIdO&#10;4kAzLwWeOwAAADkAAAAQAAAAAAAAAAEAIAAAABEBAABkcnMvc2hhcGV4bWwueG1sUEsFBgAAAAAG&#10;AAYAWwEAALsDAAAAAA==&#10;">
                  <v:fill on="f" focussize="0,0"/>
                  <v:stroke on="f"/>
                  <v:imagedata o:title=""/>
                  <o:lock v:ext="edit" aspectratio="f"/>
                  <v:textbox inset="0mm,0mm,0mm,0mm">
                    <w:txbxContent>
                      <w:p>
                        <w:pPr>
                          <w:spacing w:before="4"/>
                          <w:rPr>
                            <w:sz w:val="13"/>
                          </w:rPr>
                        </w:pPr>
                      </w:p>
                      <w:p>
                        <w:pPr>
                          <w:ind w:left="94"/>
                          <w:rPr>
                            <w:b/>
                            <w:sz w:val="20"/>
                          </w:rPr>
                        </w:pPr>
                        <w:r>
                          <w:rPr>
                            <w:b/>
                            <w:color w:val="1C2025"/>
                            <w:sz w:val="13"/>
                          </w:rPr>
                          <w:t>Question</w:t>
                        </w:r>
                        <w:r>
                          <w:rPr>
                            <w:b/>
                            <w:color w:val="1C2025"/>
                            <w:spacing w:val="12"/>
                            <w:sz w:val="13"/>
                          </w:rPr>
                          <w:t xml:space="preserve"> </w:t>
                        </w:r>
                        <w:r>
                          <w:rPr>
                            <w:b/>
                            <w:color w:val="1C2025"/>
                            <w:spacing w:val="-5"/>
                            <w:sz w:val="20"/>
                          </w:rPr>
                          <w:t>16</w:t>
                        </w:r>
                      </w:p>
                      <w:p>
                        <w:pPr>
                          <w:spacing w:before="67"/>
                          <w:ind w:left="94"/>
                          <w:rPr>
                            <w:sz w:val="13"/>
                          </w:rPr>
                        </w:pPr>
                        <w:r>
                          <w:rPr>
                            <w:color w:val="1C2025"/>
                            <w:sz w:val="13"/>
                          </w:rPr>
                          <w:t>Not</w:t>
                        </w:r>
                        <w:r>
                          <w:rPr>
                            <w:color w:val="1C2025"/>
                            <w:spacing w:val="4"/>
                            <w:sz w:val="13"/>
                          </w:rPr>
                          <w:t xml:space="preserve"> </w:t>
                        </w:r>
                        <w:r>
                          <w:rPr>
                            <w:color w:val="1C2025"/>
                            <w:spacing w:val="-2"/>
                            <w:sz w:val="13"/>
                          </w:rPr>
                          <w:t>answered</w:t>
                        </w:r>
                      </w:p>
                      <w:p>
                        <w:pPr>
                          <w:spacing w:before="119"/>
                          <w:ind w:left="94"/>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4"/>
                          <w:ind w:left="155"/>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pPr>
    </w:p>
    <w:p>
      <w:pPr>
        <w:pStyle w:val="4"/>
        <w:spacing w:before="107"/>
      </w:pPr>
    </w:p>
    <w:p>
      <w:pPr>
        <w:pStyle w:val="4"/>
        <w:ind w:left="468"/>
      </w:pPr>
      <w:r>
        <w:rPr>
          <w:color w:val="001A1D"/>
          <w:w w:val="105"/>
        </w:rPr>
        <w:t>Trong</w:t>
      </w:r>
      <w:r>
        <w:rPr>
          <w:color w:val="001A1D"/>
          <w:spacing w:val="-5"/>
          <w:w w:val="105"/>
        </w:rPr>
        <w:t xml:space="preserve"> </w:t>
      </w:r>
      <w:r>
        <w:rPr>
          <w:color w:val="001A1D"/>
          <w:w w:val="105"/>
        </w:rPr>
        <w:t>mã</w:t>
      </w:r>
      <w:r>
        <w:rPr>
          <w:color w:val="001A1D"/>
          <w:spacing w:val="-4"/>
          <w:w w:val="105"/>
        </w:rPr>
        <w:t xml:space="preserve"> </w:t>
      </w:r>
      <w:r>
        <w:rPr>
          <w:color w:val="001A1D"/>
          <w:w w:val="105"/>
        </w:rPr>
        <w:t>hóa</w:t>
      </w:r>
      <w:r>
        <w:rPr>
          <w:color w:val="001A1D"/>
          <w:spacing w:val="-5"/>
          <w:w w:val="105"/>
        </w:rPr>
        <w:t xml:space="preserve"> </w:t>
      </w:r>
      <w:r>
        <w:rPr>
          <w:color w:val="001A1D"/>
          <w:w w:val="105"/>
        </w:rPr>
        <w:t>bất</w:t>
      </w:r>
      <w:r>
        <w:rPr>
          <w:color w:val="001A1D"/>
          <w:spacing w:val="-4"/>
          <w:w w:val="105"/>
        </w:rPr>
        <w:t xml:space="preserve"> </w:t>
      </w:r>
      <w:r>
        <w:rPr>
          <w:color w:val="001A1D"/>
          <w:w w:val="105"/>
        </w:rPr>
        <w:t>đối</w:t>
      </w:r>
      <w:r>
        <w:rPr>
          <w:color w:val="001A1D"/>
          <w:spacing w:val="-4"/>
          <w:w w:val="105"/>
        </w:rPr>
        <w:t xml:space="preserve"> </w:t>
      </w:r>
      <w:r>
        <w:rPr>
          <w:color w:val="001A1D"/>
          <w:w w:val="105"/>
        </w:rPr>
        <w:t>xứng</w:t>
      </w:r>
      <w:r>
        <w:rPr>
          <w:color w:val="001A1D"/>
          <w:spacing w:val="-5"/>
          <w:w w:val="105"/>
        </w:rPr>
        <w:t xml:space="preserve"> </w:t>
      </w:r>
      <w:r>
        <w:rPr>
          <w:color w:val="001A1D"/>
          <w:w w:val="105"/>
        </w:rPr>
        <w:t>(còn</w:t>
      </w:r>
      <w:r>
        <w:rPr>
          <w:color w:val="001A1D"/>
          <w:spacing w:val="-4"/>
          <w:w w:val="105"/>
        </w:rPr>
        <w:t xml:space="preserve"> </w:t>
      </w:r>
      <w:r>
        <w:rPr>
          <w:color w:val="001A1D"/>
          <w:w w:val="105"/>
        </w:rPr>
        <w:t>gọi</w:t>
      </w:r>
      <w:r>
        <w:rPr>
          <w:color w:val="001A1D"/>
          <w:spacing w:val="-5"/>
          <w:w w:val="105"/>
        </w:rPr>
        <w:t xml:space="preserve"> </w:t>
      </w:r>
      <w:r>
        <w:rPr>
          <w:color w:val="001A1D"/>
          <w:w w:val="105"/>
        </w:rPr>
        <w:t>là</w:t>
      </w:r>
      <w:r>
        <w:rPr>
          <w:color w:val="001A1D"/>
          <w:spacing w:val="-4"/>
          <w:w w:val="105"/>
        </w:rPr>
        <w:t xml:space="preserve"> </w:t>
      </w:r>
      <w:r>
        <w:rPr>
          <w:color w:val="001A1D"/>
          <w:w w:val="105"/>
        </w:rPr>
        <w:t>mã</w:t>
      </w:r>
      <w:r>
        <w:rPr>
          <w:color w:val="001A1D"/>
          <w:spacing w:val="-4"/>
          <w:w w:val="105"/>
        </w:rPr>
        <w:t xml:space="preserve"> </w:t>
      </w:r>
      <w:r>
        <w:rPr>
          <w:color w:val="001A1D"/>
          <w:w w:val="105"/>
        </w:rPr>
        <w:t>hóa</w:t>
      </w:r>
      <w:r>
        <w:rPr>
          <w:color w:val="001A1D"/>
          <w:spacing w:val="-5"/>
          <w:w w:val="105"/>
        </w:rPr>
        <w:t xml:space="preserve"> </w:t>
      </w:r>
      <w:r>
        <w:rPr>
          <w:color w:val="001A1D"/>
          <w:w w:val="105"/>
        </w:rPr>
        <w:t>hóa</w:t>
      </w:r>
      <w:r>
        <w:rPr>
          <w:color w:val="001A1D"/>
          <w:spacing w:val="-4"/>
          <w:w w:val="105"/>
        </w:rPr>
        <w:t xml:space="preserve"> </w:t>
      </w:r>
      <w:r>
        <w:rPr>
          <w:color w:val="001A1D"/>
          <w:w w:val="105"/>
        </w:rPr>
        <w:t>công</w:t>
      </w:r>
      <w:r>
        <w:rPr>
          <w:color w:val="001A1D"/>
          <w:spacing w:val="-5"/>
          <w:w w:val="105"/>
        </w:rPr>
        <w:t xml:space="preserve"> </w:t>
      </w:r>
      <w:r>
        <w:rPr>
          <w:color w:val="001A1D"/>
          <w:w w:val="105"/>
        </w:rPr>
        <w:t>khai).</w:t>
      </w:r>
      <w:r>
        <w:rPr>
          <w:color w:val="001A1D"/>
          <w:spacing w:val="-4"/>
          <w:w w:val="105"/>
        </w:rPr>
        <w:t xml:space="preserve"> </w:t>
      </w:r>
      <w:r>
        <w:rPr>
          <w:color w:val="001A1D"/>
          <w:w w:val="105"/>
        </w:rPr>
        <w:t>Bob</w:t>
      </w:r>
      <w:r>
        <w:rPr>
          <w:color w:val="001A1D"/>
          <w:spacing w:val="-4"/>
          <w:w w:val="105"/>
        </w:rPr>
        <w:t xml:space="preserve"> </w:t>
      </w:r>
      <w:r>
        <w:rPr>
          <w:color w:val="001A1D"/>
          <w:w w:val="105"/>
        </w:rPr>
        <w:t>muốn</w:t>
      </w:r>
      <w:r>
        <w:rPr>
          <w:color w:val="001A1D"/>
          <w:spacing w:val="-4"/>
          <w:w w:val="105"/>
        </w:rPr>
        <w:t xml:space="preserve"> </w:t>
      </w:r>
      <w:r>
        <w:rPr>
          <w:b/>
          <w:color w:val="001A1D"/>
          <w:w w:val="105"/>
        </w:rPr>
        <w:t>tạo</w:t>
      </w:r>
      <w:r>
        <w:rPr>
          <w:b/>
          <w:color w:val="001A1D"/>
          <w:spacing w:val="-4"/>
          <w:w w:val="105"/>
        </w:rPr>
        <w:t xml:space="preserve"> </w:t>
      </w:r>
      <w:r>
        <w:rPr>
          <w:b/>
          <w:color w:val="001A1D"/>
          <w:w w:val="105"/>
        </w:rPr>
        <w:t>chữ</w:t>
      </w:r>
      <w:r>
        <w:rPr>
          <w:b/>
          <w:color w:val="001A1D"/>
          <w:spacing w:val="-5"/>
          <w:w w:val="105"/>
        </w:rPr>
        <w:t xml:space="preserve"> </w:t>
      </w:r>
      <w:r>
        <w:rPr>
          <w:b/>
          <w:color w:val="001A1D"/>
          <w:w w:val="105"/>
        </w:rPr>
        <w:t>ký</w:t>
      </w:r>
      <w:r>
        <w:rPr>
          <w:b/>
          <w:color w:val="001A1D"/>
          <w:spacing w:val="-4"/>
          <w:w w:val="105"/>
        </w:rPr>
        <w:t xml:space="preserve"> </w:t>
      </w:r>
      <w:r>
        <w:rPr>
          <w:color w:val="001A1D"/>
          <w:w w:val="105"/>
        </w:rPr>
        <w:t>cho</w:t>
      </w:r>
      <w:r>
        <w:rPr>
          <w:color w:val="001A1D"/>
          <w:spacing w:val="-4"/>
          <w:w w:val="105"/>
        </w:rPr>
        <w:t xml:space="preserve"> </w:t>
      </w:r>
      <w:r>
        <w:rPr>
          <w:color w:val="001A1D"/>
          <w:w w:val="105"/>
        </w:rPr>
        <w:t>văn</w:t>
      </w:r>
      <w:r>
        <w:rPr>
          <w:color w:val="001A1D"/>
          <w:spacing w:val="-5"/>
          <w:w w:val="105"/>
        </w:rPr>
        <w:t xml:space="preserve"> </w:t>
      </w:r>
      <w:r>
        <w:rPr>
          <w:color w:val="001A1D"/>
          <w:w w:val="105"/>
        </w:rPr>
        <w:t>bản</w:t>
      </w:r>
      <w:r>
        <w:rPr>
          <w:color w:val="001A1D"/>
          <w:spacing w:val="-4"/>
          <w:w w:val="105"/>
        </w:rPr>
        <w:t xml:space="preserve"> </w:t>
      </w:r>
      <w:r>
        <w:rPr>
          <w:color w:val="001A1D"/>
          <w:w w:val="105"/>
        </w:rPr>
        <w:t>M</w:t>
      </w:r>
      <w:r>
        <w:rPr>
          <w:color w:val="001A1D"/>
          <w:spacing w:val="-5"/>
          <w:w w:val="105"/>
        </w:rPr>
        <w:t xml:space="preserve"> </w:t>
      </w:r>
      <w:r>
        <w:rPr>
          <w:color w:val="001A1D"/>
          <w:w w:val="105"/>
        </w:rPr>
        <w:t>để</w:t>
      </w:r>
      <w:r>
        <w:rPr>
          <w:color w:val="001A1D"/>
          <w:spacing w:val="-4"/>
          <w:w w:val="105"/>
        </w:rPr>
        <w:t xml:space="preserve"> </w:t>
      </w:r>
      <w:r>
        <w:rPr>
          <w:color w:val="001A1D"/>
          <w:w w:val="105"/>
        </w:rPr>
        <w:t>gửi</w:t>
      </w:r>
      <w:r>
        <w:rPr>
          <w:color w:val="001A1D"/>
          <w:spacing w:val="-4"/>
          <w:w w:val="105"/>
        </w:rPr>
        <w:t xml:space="preserve"> </w:t>
      </w:r>
      <w:r>
        <w:rPr>
          <w:color w:val="001A1D"/>
          <w:w w:val="105"/>
        </w:rPr>
        <w:t>cho</w:t>
      </w:r>
      <w:r>
        <w:rPr>
          <w:color w:val="001A1D"/>
          <w:spacing w:val="-5"/>
          <w:w w:val="105"/>
        </w:rPr>
        <w:t xml:space="preserve"> </w:t>
      </w:r>
      <w:r>
        <w:rPr>
          <w:color w:val="001A1D"/>
          <w:w w:val="105"/>
        </w:rPr>
        <w:t>Alice.</w:t>
      </w:r>
      <w:r>
        <w:rPr>
          <w:color w:val="001A1D"/>
          <w:spacing w:val="-4"/>
          <w:w w:val="105"/>
        </w:rPr>
        <w:t xml:space="preserve"> </w:t>
      </w:r>
      <w:r>
        <w:rPr>
          <w:color w:val="001A1D"/>
          <w:w w:val="105"/>
        </w:rPr>
        <w:t>Bob</w:t>
      </w:r>
      <w:r>
        <w:rPr>
          <w:color w:val="001A1D"/>
          <w:spacing w:val="-5"/>
          <w:w w:val="105"/>
        </w:rPr>
        <w:t xml:space="preserve"> </w:t>
      </w:r>
      <w:r>
        <w:rPr>
          <w:color w:val="001A1D"/>
          <w:w w:val="105"/>
        </w:rPr>
        <w:t>cần</w:t>
      </w:r>
      <w:r>
        <w:rPr>
          <w:color w:val="001A1D"/>
          <w:spacing w:val="-4"/>
          <w:w w:val="105"/>
        </w:rPr>
        <w:t xml:space="preserve"> </w:t>
      </w:r>
      <w:r>
        <w:rPr>
          <w:color w:val="001A1D"/>
          <w:w w:val="105"/>
        </w:rPr>
        <w:t>dùng</w:t>
      </w:r>
      <w:r>
        <w:rPr>
          <w:color w:val="001A1D"/>
          <w:spacing w:val="-4"/>
          <w:w w:val="105"/>
        </w:rPr>
        <w:t xml:space="preserve"> </w:t>
      </w:r>
      <w:r>
        <w:rPr>
          <w:color w:val="001A1D"/>
          <w:w w:val="105"/>
        </w:rPr>
        <w:t>khóa</w:t>
      </w:r>
      <w:r>
        <w:rPr>
          <w:color w:val="001A1D"/>
          <w:spacing w:val="-5"/>
          <w:w w:val="105"/>
        </w:rPr>
        <w:t xml:space="preserve"> gì?</w:t>
      </w:r>
    </w:p>
    <w:p>
      <w:pPr>
        <w:pStyle w:val="4"/>
      </w:pPr>
    </w:p>
    <w:p>
      <w:pPr>
        <w:pStyle w:val="4"/>
      </w:pPr>
    </w:p>
    <w:p>
      <w:pPr>
        <w:pStyle w:val="4"/>
        <w:spacing w:before="34"/>
      </w:pPr>
    </w:p>
    <w:p>
      <w:pPr>
        <w:pStyle w:val="5"/>
        <w:numPr>
          <w:ilvl w:val="0"/>
          <w:numId w:val="16"/>
        </w:numPr>
        <w:tabs>
          <w:tab w:val="left" w:pos="1098"/>
        </w:tabs>
        <w:spacing w:before="0"/>
        <w:ind w:left="1098" w:hanging="294"/>
        <w:rPr>
          <w:sz w:val="16"/>
        </w:rPr>
      </w:pPr>
      <w:r>
        <w:drawing>
          <wp:anchor distT="0" distB="0" distL="0" distR="0" simplePos="0" relativeHeight="251899904"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1815791146" name="Picture 1815791146"/>
            <wp:cNvGraphicFramePr/>
            <a:graphic xmlns:a="http://schemas.openxmlformats.org/drawingml/2006/main">
              <a:graphicData uri="http://schemas.openxmlformats.org/drawingml/2006/picture">
                <pic:pic xmlns:pic="http://schemas.openxmlformats.org/drawingml/2006/picture">
                  <pic:nvPicPr>
                    <pic:cNvPr id="1815791146" name="Picture 1815791146"/>
                    <pic:cNvPicPr/>
                  </pic:nvPicPr>
                  <pic:blipFill>
                    <a:blip r:embed="rId45" cstate="print"/>
                    <a:stretch>
                      <a:fillRect/>
                    </a:stretch>
                  </pic:blipFill>
                  <pic:spPr>
                    <a:xfrm>
                      <a:off x="0" y="0"/>
                      <a:ext cx="92494" cy="92494"/>
                    </a:xfrm>
                    <a:prstGeom prst="rect">
                      <a:avLst/>
                    </a:prstGeom>
                  </pic:spPr>
                </pic:pic>
              </a:graphicData>
            </a:graphic>
          </wp:anchor>
        </w:drawing>
      </w:r>
      <w:r>
        <w:rPr>
          <w:color w:val="001A1D"/>
          <w:w w:val="105"/>
          <w:sz w:val="16"/>
        </w:rPr>
        <w:t>Khóa</w:t>
      </w:r>
      <w:r>
        <w:rPr>
          <w:color w:val="001A1D"/>
          <w:spacing w:val="-5"/>
          <w:w w:val="105"/>
          <w:sz w:val="16"/>
        </w:rPr>
        <w:t xml:space="preserve"> </w:t>
      </w:r>
      <w:r>
        <w:rPr>
          <w:color w:val="001A1D"/>
          <w:w w:val="105"/>
          <w:sz w:val="16"/>
        </w:rPr>
        <w:t>Private</w:t>
      </w:r>
      <w:r>
        <w:rPr>
          <w:color w:val="001A1D"/>
          <w:spacing w:val="-5"/>
          <w:w w:val="105"/>
          <w:sz w:val="16"/>
        </w:rPr>
        <w:t xml:space="preserve"> </w:t>
      </w:r>
      <w:r>
        <w:rPr>
          <w:color w:val="001A1D"/>
          <w:w w:val="105"/>
          <w:sz w:val="16"/>
        </w:rPr>
        <w:t>của</w:t>
      </w:r>
      <w:r>
        <w:rPr>
          <w:color w:val="001A1D"/>
          <w:spacing w:val="-5"/>
          <w:w w:val="105"/>
          <w:sz w:val="16"/>
        </w:rPr>
        <w:t xml:space="preserve"> </w:t>
      </w:r>
      <w:r>
        <w:rPr>
          <w:color w:val="001A1D"/>
          <w:spacing w:val="-2"/>
          <w:w w:val="105"/>
          <w:sz w:val="16"/>
        </w:rPr>
        <w:t>Alice</w:t>
      </w:r>
    </w:p>
    <w:p>
      <w:pPr>
        <w:pStyle w:val="5"/>
        <w:numPr>
          <w:ilvl w:val="0"/>
          <w:numId w:val="16"/>
        </w:numPr>
        <w:tabs>
          <w:tab w:val="left" w:pos="1098"/>
        </w:tabs>
        <w:ind w:left="1098" w:hanging="294"/>
        <w:rPr>
          <w:sz w:val="16"/>
        </w:rPr>
      </w:pPr>
      <w:r>
        <w:drawing>
          <wp:anchor distT="0" distB="0" distL="0" distR="0" simplePos="0" relativeHeight="251900928"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1658432939" name="Picture 1658432939"/>
            <wp:cNvGraphicFramePr/>
            <a:graphic xmlns:a="http://schemas.openxmlformats.org/drawingml/2006/main">
              <a:graphicData uri="http://schemas.openxmlformats.org/drawingml/2006/picture">
                <pic:pic xmlns:pic="http://schemas.openxmlformats.org/drawingml/2006/picture">
                  <pic:nvPicPr>
                    <pic:cNvPr id="1658432939" name="Picture 1658432939"/>
                    <pic:cNvPicPr/>
                  </pic:nvPicPr>
                  <pic:blipFill>
                    <a:blip r:embed="rId46" cstate="print"/>
                    <a:stretch>
                      <a:fillRect/>
                    </a:stretch>
                  </pic:blipFill>
                  <pic:spPr>
                    <a:xfrm>
                      <a:off x="0" y="0"/>
                      <a:ext cx="92494" cy="92494"/>
                    </a:xfrm>
                    <a:prstGeom prst="rect">
                      <a:avLst/>
                    </a:prstGeom>
                  </pic:spPr>
                </pic:pic>
              </a:graphicData>
            </a:graphic>
          </wp:anchor>
        </w:drawing>
      </w:r>
      <w:r>
        <w:rPr>
          <w:color w:val="001A1D"/>
          <w:w w:val="105"/>
          <w:sz w:val="16"/>
        </w:rPr>
        <w:t>Khóa</w:t>
      </w:r>
      <w:r>
        <w:rPr>
          <w:color w:val="001A1D"/>
          <w:spacing w:val="-5"/>
          <w:w w:val="105"/>
          <w:sz w:val="16"/>
        </w:rPr>
        <w:t xml:space="preserve"> </w:t>
      </w:r>
      <w:r>
        <w:rPr>
          <w:color w:val="001A1D"/>
          <w:w w:val="105"/>
          <w:sz w:val="16"/>
        </w:rPr>
        <w:t>Public</w:t>
      </w:r>
      <w:r>
        <w:rPr>
          <w:color w:val="001A1D"/>
          <w:spacing w:val="-5"/>
          <w:w w:val="105"/>
          <w:sz w:val="16"/>
        </w:rPr>
        <w:t xml:space="preserve"> </w:t>
      </w:r>
      <w:r>
        <w:rPr>
          <w:color w:val="001A1D"/>
          <w:w w:val="105"/>
          <w:sz w:val="16"/>
        </w:rPr>
        <w:t>của</w:t>
      </w:r>
      <w:r>
        <w:rPr>
          <w:color w:val="001A1D"/>
          <w:spacing w:val="-4"/>
          <w:w w:val="105"/>
          <w:sz w:val="16"/>
        </w:rPr>
        <w:t xml:space="preserve"> </w:t>
      </w:r>
      <w:r>
        <w:rPr>
          <w:color w:val="001A1D"/>
          <w:spacing w:val="-5"/>
          <w:w w:val="105"/>
          <w:sz w:val="16"/>
        </w:rPr>
        <w:t>Bob</w:t>
      </w:r>
    </w:p>
    <w:p>
      <w:pPr>
        <w:pStyle w:val="5"/>
        <w:numPr>
          <w:ilvl w:val="0"/>
          <w:numId w:val="16"/>
        </w:numPr>
        <w:tabs>
          <w:tab w:val="left" w:pos="1098"/>
        </w:tabs>
        <w:spacing w:before="157"/>
        <w:ind w:left="1098" w:hanging="294"/>
        <w:rPr>
          <w:sz w:val="16"/>
        </w:rPr>
      </w:pPr>
      <w:r>
        <w:drawing>
          <wp:anchor distT="0" distB="0" distL="0" distR="0" simplePos="0" relativeHeight="251901952"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1386325401" name="Picture 1386325401"/>
            <wp:cNvGraphicFramePr/>
            <a:graphic xmlns:a="http://schemas.openxmlformats.org/drawingml/2006/main">
              <a:graphicData uri="http://schemas.openxmlformats.org/drawingml/2006/picture">
                <pic:pic xmlns:pic="http://schemas.openxmlformats.org/drawingml/2006/picture">
                  <pic:nvPicPr>
                    <pic:cNvPr id="1386325401" name="Picture 1386325401"/>
                    <pic:cNvPicPr/>
                  </pic:nvPicPr>
                  <pic:blipFill>
                    <a:blip r:embed="rId47" cstate="print"/>
                    <a:stretch>
                      <a:fillRect/>
                    </a:stretch>
                  </pic:blipFill>
                  <pic:spPr>
                    <a:xfrm>
                      <a:off x="0" y="0"/>
                      <a:ext cx="92494" cy="92494"/>
                    </a:xfrm>
                    <a:prstGeom prst="rect">
                      <a:avLst/>
                    </a:prstGeom>
                  </pic:spPr>
                </pic:pic>
              </a:graphicData>
            </a:graphic>
          </wp:anchor>
        </w:drawing>
      </w:r>
      <w:r>
        <w:rPr>
          <w:color w:val="001A1D"/>
          <w:w w:val="105"/>
          <w:sz w:val="16"/>
        </w:rPr>
        <w:t>Khóa</w:t>
      </w:r>
      <w:r>
        <w:rPr>
          <w:color w:val="001A1D"/>
          <w:spacing w:val="-5"/>
          <w:w w:val="105"/>
          <w:sz w:val="16"/>
        </w:rPr>
        <w:t xml:space="preserve"> </w:t>
      </w:r>
      <w:r>
        <w:rPr>
          <w:color w:val="001A1D"/>
          <w:w w:val="105"/>
          <w:sz w:val="16"/>
        </w:rPr>
        <w:t>Public</w:t>
      </w:r>
      <w:r>
        <w:rPr>
          <w:color w:val="001A1D"/>
          <w:spacing w:val="-5"/>
          <w:w w:val="105"/>
          <w:sz w:val="16"/>
        </w:rPr>
        <w:t xml:space="preserve"> </w:t>
      </w:r>
      <w:r>
        <w:rPr>
          <w:color w:val="001A1D"/>
          <w:w w:val="105"/>
          <w:sz w:val="16"/>
        </w:rPr>
        <w:t>của</w:t>
      </w:r>
      <w:r>
        <w:rPr>
          <w:color w:val="001A1D"/>
          <w:spacing w:val="-4"/>
          <w:w w:val="105"/>
          <w:sz w:val="16"/>
        </w:rPr>
        <w:t xml:space="preserve"> </w:t>
      </w:r>
      <w:r>
        <w:rPr>
          <w:color w:val="001A1D"/>
          <w:spacing w:val="-2"/>
          <w:w w:val="105"/>
          <w:sz w:val="16"/>
        </w:rPr>
        <w:t>Alice</w:t>
      </w:r>
    </w:p>
    <w:p>
      <w:pPr>
        <w:pStyle w:val="5"/>
        <w:numPr>
          <w:ilvl w:val="0"/>
          <w:numId w:val="16"/>
        </w:numPr>
        <w:tabs>
          <w:tab w:val="left" w:pos="1098"/>
        </w:tabs>
        <w:ind w:left="1098" w:hanging="294"/>
        <w:rPr>
          <w:sz w:val="16"/>
          <w:highlight w:val="green"/>
        </w:rPr>
      </w:pPr>
      <w:r>
        <w:rPr>
          <w:highlight w:val="green"/>
        </w:rPr>
        <w:drawing>
          <wp:anchor distT="0" distB="0" distL="0" distR="0" simplePos="0" relativeHeight="251902976"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1517317035" name="Picture 1517317035"/>
            <wp:cNvGraphicFramePr/>
            <a:graphic xmlns:a="http://schemas.openxmlformats.org/drawingml/2006/main">
              <a:graphicData uri="http://schemas.openxmlformats.org/drawingml/2006/picture">
                <pic:pic xmlns:pic="http://schemas.openxmlformats.org/drawingml/2006/picture">
                  <pic:nvPicPr>
                    <pic:cNvPr id="1517317035" name="Picture 1517317035"/>
                    <pic:cNvPicPr/>
                  </pic:nvPicPr>
                  <pic:blipFill>
                    <a:blip r:embed="rId48" cstate="print"/>
                    <a:stretch>
                      <a:fillRect/>
                    </a:stretch>
                  </pic:blipFill>
                  <pic:spPr>
                    <a:xfrm>
                      <a:off x="0" y="0"/>
                      <a:ext cx="92494" cy="92494"/>
                    </a:xfrm>
                    <a:prstGeom prst="rect">
                      <a:avLst/>
                    </a:prstGeom>
                  </pic:spPr>
                </pic:pic>
              </a:graphicData>
            </a:graphic>
          </wp:anchor>
        </w:drawing>
      </w:r>
      <w:r>
        <w:rPr>
          <w:color w:val="001A1D"/>
          <w:w w:val="105"/>
          <w:sz w:val="16"/>
          <w:highlight w:val="green"/>
        </w:rPr>
        <w:t>Khóa</w:t>
      </w:r>
      <w:r>
        <w:rPr>
          <w:color w:val="001A1D"/>
          <w:spacing w:val="-5"/>
          <w:w w:val="105"/>
          <w:sz w:val="16"/>
          <w:highlight w:val="green"/>
        </w:rPr>
        <w:t xml:space="preserve"> </w:t>
      </w:r>
      <w:r>
        <w:rPr>
          <w:color w:val="001A1D"/>
          <w:w w:val="105"/>
          <w:sz w:val="16"/>
          <w:highlight w:val="green"/>
        </w:rPr>
        <w:t>Private</w:t>
      </w:r>
      <w:r>
        <w:rPr>
          <w:color w:val="001A1D"/>
          <w:spacing w:val="-5"/>
          <w:w w:val="105"/>
          <w:sz w:val="16"/>
          <w:highlight w:val="green"/>
        </w:rPr>
        <w:t xml:space="preserve"> </w:t>
      </w:r>
      <w:r>
        <w:rPr>
          <w:color w:val="001A1D"/>
          <w:w w:val="105"/>
          <w:sz w:val="16"/>
          <w:highlight w:val="green"/>
        </w:rPr>
        <w:t>của</w:t>
      </w:r>
      <w:r>
        <w:rPr>
          <w:color w:val="001A1D"/>
          <w:spacing w:val="-5"/>
          <w:w w:val="105"/>
          <w:sz w:val="16"/>
          <w:highlight w:val="green"/>
        </w:rPr>
        <w:t xml:space="preserve"> Bob</w:t>
      </w:r>
    </w:p>
    <w:p>
      <w:pPr>
        <w:pStyle w:val="4"/>
      </w:pPr>
    </w:p>
    <w:p>
      <w:pPr>
        <w:pStyle w:val="4"/>
      </w:pPr>
    </w:p>
    <w:p>
      <w:pPr>
        <w:pStyle w:val="4"/>
        <w:spacing w:before="34"/>
      </w:pPr>
    </w:p>
    <w:p>
      <w:pPr>
        <w:pStyle w:val="4"/>
        <w:ind w:left="468"/>
      </w:pPr>
      <w:r>
        <w:rPr>
          <w:color w:val="8E662E"/>
          <w:w w:val="105"/>
        </w:rPr>
        <w:t>Your</w:t>
      </w:r>
      <w:r>
        <w:rPr>
          <w:color w:val="8E662E"/>
          <w:spacing w:val="-10"/>
          <w:w w:val="105"/>
        </w:rPr>
        <w:t xml:space="preserve"> </w:t>
      </w:r>
      <w:r>
        <w:rPr>
          <w:color w:val="8E662E"/>
          <w:w w:val="105"/>
        </w:rPr>
        <w:t>answer</w:t>
      </w:r>
      <w:r>
        <w:rPr>
          <w:color w:val="8E662E"/>
          <w:spacing w:val="-9"/>
          <w:w w:val="105"/>
        </w:rPr>
        <w:t xml:space="preserve"> </w:t>
      </w:r>
      <w:r>
        <w:rPr>
          <w:color w:val="8E662E"/>
          <w:w w:val="105"/>
        </w:rPr>
        <w:t>is</w:t>
      </w:r>
      <w:r>
        <w:rPr>
          <w:color w:val="8E662E"/>
          <w:spacing w:val="-9"/>
          <w:w w:val="105"/>
        </w:rPr>
        <w:t xml:space="preserve"> </w:t>
      </w:r>
      <w:r>
        <w:rPr>
          <w:color w:val="8E662E"/>
          <w:spacing w:val="-2"/>
          <w:w w:val="105"/>
        </w:rPr>
        <w:t>incorrect.</w:t>
      </w:r>
    </w:p>
    <w:p>
      <w:pPr>
        <w:pStyle w:val="4"/>
        <w:spacing w:before="112" w:line="290" w:lineRule="auto"/>
        <w:ind w:left="468" w:right="9125"/>
      </w:pPr>
      <w:r>
        <w:rPr>
          <w:color w:val="8E662E"/>
          <w:w w:val="105"/>
        </w:rPr>
        <w:t>The</w:t>
      </w:r>
      <w:r>
        <w:rPr>
          <w:color w:val="8E662E"/>
          <w:spacing w:val="-12"/>
          <w:w w:val="105"/>
        </w:rPr>
        <w:t xml:space="preserve"> </w:t>
      </w:r>
      <w:r>
        <w:rPr>
          <w:color w:val="8E662E"/>
          <w:w w:val="105"/>
        </w:rPr>
        <w:t>correct</w:t>
      </w:r>
      <w:r>
        <w:rPr>
          <w:color w:val="8E662E"/>
          <w:spacing w:val="-11"/>
          <w:w w:val="105"/>
        </w:rPr>
        <w:t xml:space="preserve"> </w:t>
      </w:r>
      <w:r>
        <w:rPr>
          <w:color w:val="8E662E"/>
          <w:w w:val="105"/>
        </w:rPr>
        <w:t>answer</w:t>
      </w:r>
      <w:r>
        <w:rPr>
          <w:color w:val="8E662E"/>
          <w:spacing w:val="-12"/>
          <w:w w:val="105"/>
        </w:rPr>
        <w:t xml:space="preserve"> </w:t>
      </w:r>
      <w:r>
        <w:rPr>
          <w:color w:val="8E662E"/>
          <w:w w:val="105"/>
        </w:rPr>
        <w:t>is: Khóa</w:t>
      </w:r>
      <w:r>
        <w:rPr>
          <w:color w:val="8E662E"/>
          <w:spacing w:val="-5"/>
          <w:w w:val="105"/>
        </w:rPr>
        <w:t xml:space="preserve"> </w:t>
      </w:r>
      <w:r>
        <w:rPr>
          <w:color w:val="8E662E"/>
          <w:w w:val="105"/>
        </w:rPr>
        <w:t>Private</w:t>
      </w:r>
      <w:r>
        <w:rPr>
          <w:color w:val="8E662E"/>
          <w:spacing w:val="-5"/>
          <w:w w:val="105"/>
        </w:rPr>
        <w:t xml:space="preserve"> </w:t>
      </w:r>
      <w:r>
        <w:rPr>
          <w:color w:val="8E662E"/>
          <w:w w:val="105"/>
        </w:rPr>
        <w:t>của</w:t>
      </w:r>
      <w:r>
        <w:rPr>
          <w:color w:val="8E662E"/>
          <w:spacing w:val="-5"/>
          <w:w w:val="105"/>
        </w:rPr>
        <w:t xml:space="preserve"> Bob</w:t>
      </w:r>
    </w:p>
    <w:p>
      <w:pPr>
        <w:spacing w:line="290" w:lineRule="auto"/>
        <w:sectPr>
          <w:pgSz w:w="12240" w:h="15840"/>
          <w:pgMar w:top="220" w:right="460" w:bottom="440" w:left="400" w:header="0" w:footer="260" w:gutter="0"/>
          <w:cols w:space="720" w:num="1"/>
        </w:sectPr>
      </w:pPr>
    </w:p>
    <w:p>
      <w:pPr>
        <w:pStyle w:val="4"/>
        <w:tabs>
          <w:tab w:val="left" w:pos="4725"/>
        </w:tabs>
        <w:spacing w:before="65"/>
        <w:ind w:left="110"/>
        <w:rPr>
          <w:rFonts w:ascii="Arial MT"/>
        </w:rPr>
      </w:pPr>
      <w:r>
        <w:rPr>
          <w:rFonts w:ascii="Arial MT"/>
        </w:rPr>
        <w:t>11/16/23,</w:t>
      </w:r>
      <w:r>
        <w:rPr>
          <w:rFonts w:ascii="Arial MT"/>
          <w:spacing w:val="-7"/>
        </w:rPr>
        <w:t xml:space="preserve"> </w:t>
      </w:r>
      <w:r>
        <w:rPr>
          <w:rFonts w:ascii="Arial MT"/>
        </w:rPr>
        <w:t>3:09</w:t>
      </w:r>
      <w:r>
        <w:rPr>
          <w:rFonts w:ascii="Arial MT"/>
          <w:spacing w:val="-7"/>
        </w:rPr>
        <w:t xml:space="preserve"> </w:t>
      </w:r>
      <w:r>
        <w:rPr>
          <w:rFonts w:ascii="Arial MT"/>
          <w:spacing w:val="-5"/>
        </w:rPr>
        <w:t>PM</w:t>
      </w:r>
      <w:r>
        <w:rPr>
          <w:rFonts w:ascii="Arial MT"/>
        </w:rPr>
        <w:tab/>
      </w:r>
      <w:r>
        <w:rPr>
          <w:rFonts w:ascii="Arial MT"/>
        </w:rPr>
        <w:t>Kiem</w:t>
      </w:r>
      <w:r>
        <w:rPr>
          <w:rFonts w:ascii="Arial MT"/>
          <w:spacing w:val="-3"/>
        </w:rPr>
        <w:t xml:space="preserve"> </w:t>
      </w:r>
      <w:r>
        <w:rPr>
          <w:rFonts w:ascii="Arial MT"/>
        </w:rPr>
        <w:t>tra</w:t>
      </w:r>
      <w:r>
        <w:rPr>
          <w:rFonts w:ascii="Arial MT"/>
          <w:spacing w:val="-1"/>
        </w:rPr>
        <w:t xml:space="preserve"> </w:t>
      </w:r>
      <w:r>
        <w:rPr>
          <w:rFonts w:ascii="Arial MT"/>
        </w:rPr>
        <w:t>cuoi</w:t>
      </w:r>
      <w:r>
        <w:rPr>
          <w:rFonts w:ascii="Arial MT"/>
          <w:spacing w:val="-1"/>
        </w:rPr>
        <w:t xml:space="preserve"> </w:t>
      </w:r>
      <w:r>
        <w:rPr>
          <w:rFonts w:ascii="Arial MT"/>
        </w:rPr>
        <w:t>ki</w:t>
      </w:r>
      <w:r>
        <w:rPr>
          <w:rFonts w:ascii="Arial MT"/>
          <w:spacing w:val="-1"/>
        </w:rPr>
        <w:t xml:space="preserve"> </w:t>
      </w:r>
      <w:r>
        <w:rPr>
          <w:rFonts w:ascii="Arial MT"/>
        </w:rPr>
        <w:t>2:</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(page</w:t>
      </w:r>
      <w:r>
        <w:rPr>
          <w:rFonts w:ascii="Arial MT"/>
          <w:spacing w:val="-1"/>
        </w:rPr>
        <w:t xml:space="preserve"> </w:t>
      </w:r>
      <w:r>
        <w:rPr>
          <w:rFonts w:ascii="Arial MT"/>
        </w:rPr>
        <w:t>1</w:t>
      </w:r>
      <w:r>
        <w:rPr>
          <w:rFonts w:ascii="Arial MT"/>
          <w:spacing w:val="-1"/>
        </w:rPr>
        <w:t xml:space="preserve"> </w:t>
      </w:r>
      <w:r>
        <w:rPr>
          <w:rFonts w:ascii="Arial MT"/>
        </w:rPr>
        <w:t>of</w:t>
      </w:r>
      <w:r>
        <w:rPr>
          <w:rFonts w:ascii="Arial MT"/>
          <w:spacing w:val="-1"/>
        </w:rPr>
        <w:t xml:space="preserve"> </w:t>
      </w:r>
      <w:r>
        <w:rPr>
          <w:rFonts w:ascii="Arial MT"/>
        </w:rPr>
        <w:t>20)</w:t>
      </w:r>
      <w:r>
        <w:rPr>
          <w:rFonts w:ascii="Arial MT"/>
          <w:spacing w:val="-1"/>
        </w:rPr>
        <w:t xml:space="preserve"> </w:t>
      </w:r>
      <w:r>
        <w:rPr>
          <w:rFonts w:ascii="Arial MT"/>
        </w:rPr>
        <w:t>|</w:t>
      </w:r>
      <w:r>
        <w:rPr>
          <w:rFonts w:ascii="Arial MT"/>
          <w:spacing w:val="-1"/>
        </w:rPr>
        <w:t xml:space="preserve"> </w:t>
      </w:r>
      <w:r>
        <w:rPr>
          <w:rFonts w:ascii="Arial MT"/>
          <w:spacing w:val="-5"/>
        </w:rPr>
        <w:t>MMS</w:t>
      </w:r>
    </w:p>
    <w:p>
      <w:pPr>
        <w:pStyle w:val="4"/>
        <w:spacing w:before="4"/>
        <w:rPr>
          <w:rFonts w:ascii="Arial MT"/>
          <w:sz w:val="5"/>
        </w:rPr>
      </w:pPr>
      <w:r>
        <mc:AlternateContent>
          <mc:Choice Requires="wpg">
            <w:drawing>
              <wp:anchor distT="0" distB="0" distL="0" distR="0" simplePos="0" relativeHeight="252018688" behindDoc="1" locked="0" layoutInCell="1" allowOverlap="1">
                <wp:simplePos x="0" y="0"/>
                <wp:positionH relativeFrom="page">
                  <wp:posOffset>408940</wp:posOffset>
                </wp:positionH>
                <wp:positionV relativeFrom="paragraph">
                  <wp:posOffset>54610</wp:posOffset>
                </wp:positionV>
                <wp:extent cx="6944360" cy="782955"/>
                <wp:effectExtent l="0" t="0" r="0" b="0"/>
                <wp:wrapTopAndBottom/>
                <wp:docPr id="2042585847" name="Group 2042585847"/>
                <wp:cNvGraphicFramePr/>
                <a:graphic xmlns:a="http://schemas.openxmlformats.org/drawingml/2006/main">
                  <a:graphicData uri="http://schemas.microsoft.com/office/word/2010/wordprocessingGroup">
                    <wpg:wgp>
                      <wpg:cNvGrpSpPr/>
                      <wpg:grpSpPr>
                        <a:xfrm>
                          <a:off x="0" y="0"/>
                          <a:ext cx="6944359" cy="782955"/>
                          <a:chOff x="0" y="0"/>
                          <a:chExt cx="6944359" cy="782955"/>
                        </a:xfrm>
                      </wpg:grpSpPr>
                      <wps:wsp>
                        <wps:cNvPr id="689062940" name="Graphic 168"/>
                        <wps:cNvSpPr/>
                        <wps:spPr>
                          <a:xfrm>
                            <a:off x="3557" y="3557"/>
                            <a:ext cx="6937375" cy="775970"/>
                          </a:xfrm>
                          <a:custGeom>
                            <a:avLst/>
                            <a:gdLst/>
                            <a:ahLst/>
                            <a:cxnLst/>
                            <a:rect l="l" t="t" r="r" b="b"/>
                            <a:pathLst>
                              <a:path w="6937375" h="775970">
                                <a:moveTo>
                                  <a:pt x="0" y="764856"/>
                                </a:moveTo>
                                <a:lnTo>
                                  <a:pt x="0" y="10672"/>
                                </a:lnTo>
                                <a:lnTo>
                                  <a:pt x="0" y="7719"/>
                                </a:lnTo>
                                <a:lnTo>
                                  <a:pt x="1041" y="5203"/>
                                </a:lnTo>
                                <a:lnTo>
                                  <a:pt x="3125" y="3119"/>
                                </a:lnTo>
                                <a:lnTo>
                                  <a:pt x="5209" y="1042"/>
                                </a:lnTo>
                                <a:lnTo>
                                  <a:pt x="7725" y="0"/>
                                </a:lnTo>
                                <a:lnTo>
                                  <a:pt x="10672" y="0"/>
                                </a:lnTo>
                                <a:lnTo>
                                  <a:pt x="6926398" y="0"/>
                                </a:lnTo>
                                <a:lnTo>
                                  <a:pt x="6929345" y="0"/>
                                </a:lnTo>
                                <a:lnTo>
                                  <a:pt x="6931860" y="1042"/>
                                </a:lnTo>
                                <a:lnTo>
                                  <a:pt x="6933944" y="3119"/>
                                </a:lnTo>
                                <a:lnTo>
                                  <a:pt x="6936028" y="5203"/>
                                </a:lnTo>
                                <a:lnTo>
                                  <a:pt x="6937070" y="7719"/>
                                </a:lnTo>
                                <a:lnTo>
                                  <a:pt x="6937071" y="10672"/>
                                </a:lnTo>
                                <a:lnTo>
                                  <a:pt x="6937071" y="764856"/>
                                </a:lnTo>
                                <a:lnTo>
                                  <a:pt x="6937070" y="767802"/>
                                </a:lnTo>
                                <a:lnTo>
                                  <a:pt x="6936028" y="770317"/>
                                </a:lnTo>
                                <a:lnTo>
                                  <a:pt x="6933944" y="772401"/>
                                </a:lnTo>
                                <a:lnTo>
                                  <a:pt x="6931860" y="774486"/>
                                </a:lnTo>
                                <a:lnTo>
                                  <a:pt x="6929345" y="775528"/>
                                </a:lnTo>
                                <a:lnTo>
                                  <a:pt x="6926398" y="775528"/>
                                </a:lnTo>
                                <a:lnTo>
                                  <a:pt x="10672" y="775528"/>
                                </a:lnTo>
                                <a:lnTo>
                                  <a:pt x="7725" y="775528"/>
                                </a:lnTo>
                                <a:lnTo>
                                  <a:pt x="5209" y="774486"/>
                                </a:lnTo>
                                <a:lnTo>
                                  <a:pt x="3125" y="772401"/>
                                </a:lnTo>
                                <a:lnTo>
                                  <a:pt x="1041" y="770317"/>
                                </a:lnTo>
                                <a:lnTo>
                                  <a:pt x="0" y="767802"/>
                                </a:lnTo>
                                <a:lnTo>
                                  <a:pt x="0" y="764856"/>
                                </a:lnTo>
                                <a:close/>
                              </a:path>
                            </a:pathLst>
                          </a:custGeom>
                          <a:ln w="7114">
                            <a:solidFill>
                              <a:srgbClr val="CAD0D6"/>
                            </a:solidFill>
                            <a:prstDash val="solid"/>
                          </a:ln>
                        </wps:spPr>
                        <wps:bodyPr wrap="square" lIns="0" tIns="0" rIns="0" bIns="0" rtlCol="0">
                          <a:noAutofit/>
                        </wps:bodyPr>
                      </wps:wsp>
                      <wps:wsp>
                        <wps:cNvPr id="460939888" name="Graphic 169"/>
                        <wps:cNvSpPr/>
                        <wps:spPr>
                          <a:xfrm>
                            <a:off x="60477" y="586982"/>
                            <a:ext cx="448309" cy="128270"/>
                          </a:xfrm>
                          <a:custGeom>
                            <a:avLst/>
                            <a:gdLst/>
                            <a:ahLst/>
                            <a:cxnLst/>
                            <a:rect l="l" t="t" r="r" b="b"/>
                            <a:pathLst>
                              <a:path w="448309" h="128270">
                                <a:moveTo>
                                  <a:pt x="0" y="74706"/>
                                </a:moveTo>
                                <a:lnTo>
                                  <a:pt x="0" y="53362"/>
                                </a:lnTo>
                                <a:lnTo>
                                  <a:pt x="0" y="49860"/>
                                </a:lnTo>
                                <a:lnTo>
                                  <a:pt x="341" y="46385"/>
                                </a:lnTo>
                                <a:lnTo>
                                  <a:pt x="20802" y="10936"/>
                                </a:lnTo>
                                <a:lnTo>
                                  <a:pt x="23715" y="8991"/>
                                </a:lnTo>
                                <a:lnTo>
                                  <a:pt x="26629" y="7038"/>
                                </a:lnTo>
                                <a:lnTo>
                                  <a:pt x="42951" y="1028"/>
                                </a:lnTo>
                                <a:lnTo>
                                  <a:pt x="46388" y="340"/>
                                </a:lnTo>
                                <a:lnTo>
                                  <a:pt x="49858" y="0"/>
                                </a:lnTo>
                                <a:lnTo>
                                  <a:pt x="53362" y="0"/>
                                </a:lnTo>
                                <a:lnTo>
                                  <a:pt x="394879" y="0"/>
                                </a:lnTo>
                                <a:lnTo>
                                  <a:pt x="398383" y="0"/>
                                </a:lnTo>
                                <a:lnTo>
                                  <a:pt x="401853" y="340"/>
                                </a:lnTo>
                                <a:lnTo>
                                  <a:pt x="405289" y="1028"/>
                                </a:lnTo>
                                <a:lnTo>
                                  <a:pt x="408726" y="1709"/>
                                </a:lnTo>
                                <a:lnTo>
                                  <a:pt x="424525" y="8991"/>
                                </a:lnTo>
                                <a:lnTo>
                                  <a:pt x="427439" y="10936"/>
                                </a:lnTo>
                                <a:lnTo>
                                  <a:pt x="447899" y="46385"/>
                                </a:lnTo>
                                <a:lnTo>
                                  <a:pt x="448241" y="49860"/>
                                </a:lnTo>
                                <a:lnTo>
                                  <a:pt x="448241" y="53362"/>
                                </a:lnTo>
                                <a:lnTo>
                                  <a:pt x="448241" y="74706"/>
                                </a:lnTo>
                                <a:lnTo>
                                  <a:pt x="448241" y="78208"/>
                                </a:lnTo>
                                <a:lnTo>
                                  <a:pt x="447899" y="81676"/>
                                </a:lnTo>
                                <a:lnTo>
                                  <a:pt x="447216" y="85108"/>
                                </a:lnTo>
                                <a:lnTo>
                                  <a:pt x="446532" y="88540"/>
                                </a:lnTo>
                                <a:lnTo>
                                  <a:pt x="439248" y="104340"/>
                                </a:lnTo>
                                <a:lnTo>
                                  <a:pt x="437301" y="107259"/>
                                </a:lnTo>
                                <a:lnTo>
                                  <a:pt x="415300" y="123997"/>
                                </a:lnTo>
                                <a:lnTo>
                                  <a:pt x="412063" y="125338"/>
                                </a:lnTo>
                                <a:lnTo>
                                  <a:pt x="408726" y="126352"/>
                                </a:lnTo>
                                <a:lnTo>
                                  <a:pt x="405289" y="127040"/>
                                </a:lnTo>
                                <a:lnTo>
                                  <a:pt x="401853" y="127728"/>
                                </a:lnTo>
                                <a:lnTo>
                                  <a:pt x="398383" y="128069"/>
                                </a:lnTo>
                                <a:lnTo>
                                  <a:pt x="394879" y="128069"/>
                                </a:lnTo>
                                <a:lnTo>
                                  <a:pt x="53362" y="128069"/>
                                </a:lnTo>
                                <a:lnTo>
                                  <a:pt x="49858" y="128069"/>
                                </a:lnTo>
                                <a:lnTo>
                                  <a:pt x="46388" y="127728"/>
                                </a:lnTo>
                                <a:lnTo>
                                  <a:pt x="42951" y="127040"/>
                                </a:lnTo>
                                <a:lnTo>
                                  <a:pt x="39515" y="126352"/>
                                </a:lnTo>
                                <a:lnTo>
                                  <a:pt x="36178" y="125338"/>
                                </a:lnTo>
                                <a:lnTo>
                                  <a:pt x="32941" y="123997"/>
                                </a:lnTo>
                                <a:lnTo>
                                  <a:pt x="29704" y="122656"/>
                                </a:lnTo>
                                <a:lnTo>
                                  <a:pt x="8993" y="104340"/>
                                </a:lnTo>
                                <a:lnTo>
                                  <a:pt x="7046" y="101429"/>
                                </a:lnTo>
                                <a:lnTo>
                                  <a:pt x="0" y="78208"/>
                                </a:lnTo>
                                <a:lnTo>
                                  <a:pt x="0" y="74706"/>
                                </a:lnTo>
                                <a:close/>
                              </a:path>
                            </a:pathLst>
                          </a:custGeom>
                          <a:ln w="7114">
                            <a:solidFill>
                              <a:srgbClr val="000000"/>
                            </a:solidFill>
                            <a:prstDash val="solid"/>
                          </a:ln>
                        </wps:spPr>
                        <wps:bodyPr wrap="square" lIns="0" tIns="0" rIns="0" bIns="0" rtlCol="0">
                          <a:noAutofit/>
                        </wps:bodyPr>
                      </wps:wsp>
                      <wps:wsp>
                        <wps:cNvPr id="2017966123" name="Textbox 170"/>
                        <wps:cNvSpPr txBox="1"/>
                        <wps:spPr>
                          <a:xfrm>
                            <a:off x="10977" y="9196"/>
                            <a:ext cx="6922770" cy="764540"/>
                          </a:xfrm>
                          <a:prstGeom prst="rect">
                            <a:avLst/>
                          </a:prstGeom>
                        </wps:spPr>
                        <wps:txbx>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17</w:t>
                              </w:r>
                            </w:p>
                            <w:p>
                              <w:pPr>
                                <w:spacing w:before="79"/>
                                <w:ind w:left="77"/>
                                <w:rPr>
                                  <w:sz w:val="13"/>
                                </w:rPr>
                              </w:pPr>
                              <w:r>
                                <w:rPr>
                                  <w:color w:val="1C2025"/>
                                  <w:sz w:val="13"/>
                                </w:rPr>
                                <w:t>Not</w:t>
                              </w:r>
                              <w:r>
                                <w:rPr>
                                  <w:color w:val="1C2025"/>
                                  <w:spacing w:val="4"/>
                                  <w:sz w:val="13"/>
                                </w:rPr>
                                <w:t xml:space="preserve"> </w:t>
                              </w:r>
                              <w:r>
                                <w:rPr>
                                  <w:color w:val="1C2025"/>
                                  <w:spacing w:val="-2"/>
                                  <w:sz w:val="13"/>
                                </w:rPr>
                                <w:t>answered</w:t>
                              </w:r>
                            </w:p>
                            <w:p>
                              <w:pPr>
                                <w:spacing w:before="118"/>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38"/>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4.3pt;height:61.65pt;width:546.8pt;mso-position-horizontal-relative:page;mso-wrap-distance-bottom:0pt;mso-wrap-distance-top:0pt;z-index:-251297792;mso-width-relative:page;mso-height-relative:page;" coordsize="6944359,782955" o:gfxdata="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">
                <o:lock v:ext="edit" aspectratio="f"/>
                <v:shape id="Graphic 168" o:spid="_x0000_s1026" o:spt="100" style="position:absolute;left:3557;top:3557;height:775970;width:6937375;" filled="f" stroked="t" coordsize="6937375,775970" o:gfxdata="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G&#10;5gCMwwAAAOIAAAAPAAAAAAAAAAEAIAAAACIAAABkcnMvZG93bnJldi54bWxQSwECFAAUAAAACACH&#10;TuJAMy8FnjsAAAA5AAAAEAAAAAAAAAABACAAAAASAQAAZHJzL3NoYXBleG1sLnhtbFBLBQYAAAAA&#10;BgAGAFsBAAC8AwAAAAA=&#10;" path="m0,764856l0,10672,0,7719,1041,5203,3125,3119,5209,1042,7725,0,10672,0,6926398,0,6929345,0,6931860,1042,6933944,3119,6936028,5203,6937070,7719,6937071,10672,6937071,764856,6937070,767802,6936028,770317,6933944,772401,6931860,774486,6929345,775528,6926398,775528,10672,775528,7725,775528,5209,774486,3125,772401,1041,770317,0,767802,0,764856xe">
                  <v:fill on="f" focussize="0,0"/>
                  <v:stroke weight="0.560157480314961pt" color="#CAD0D6" joinstyle="round"/>
                  <v:imagedata o:title=""/>
                  <o:lock v:ext="edit" aspectratio="f"/>
                  <v:textbox inset="0mm,0mm,0mm,0mm"/>
                </v:shape>
                <v:shape id="Graphic 169" o:spid="_x0000_s1026" o:spt="100" style="position:absolute;left:60477;top:586982;height:128270;width:448309;" filled="f" stroked="t" coordsize="448309,128270" o:gfxdata="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Nd9wK/&#10;AAAA4gAAAA8AAAAAAAAAAQAgAAAAIgAAAGRycy9kb3ducmV2LnhtbFBLAQIUABQAAAAIAIdO4kAz&#10;LwWeOwAAADkAAAAQAAAAAAAAAAEAIAAAAA4BAABkcnMvc2hhcGV4bWwueG1sUEsFBgAAAAAGAAYA&#10;WwEAALgDAAAAAA==&#10;" path="m0,74706l0,53362,0,49860,341,46385,20802,10936,23715,8991,26629,7038,42951,1028,46388,340,49858,0,53362,0,394879,0,398383,0,401853,340,405289,1028,408726,1709,424525,8991,427439,10936,447899,46385,448241,49860,448241,53362,448241,74706,448241,78208,447899,81676,447216,85108,446532,88540,439248,104340,437301,107259,415300,123997,412063,125338,408726,126352,405289,127040,401853,127728,398383,128069,394879,128069,53362,128069,49858,128069,46388,127728,42951,127040,39515,126352,36178,125338,32941,123997,29704,122656,8993,104340,7046,101429,0,78208,0,74706xe">
                  <v:fill on="f" focussize="0,0"/>
                  <v:stroke weight="0.560157480314961pt" color="#000000" joinstyle="round"/>
                  <v:imagedata o:title=""/>
                  <o:lock v:ext="edit" aspectratio="f"/>
                  <v:textbox inset="0mm,0mm,0mm,0mm"/>
                </v:shape>
                <v:shape id="Textbox 170" o:spid="_x0000_s1026" o:spt="202" type="#_x0000_t202" style="position:absolute;left:10977;top:9196;height:764540;width:6922770;" filled="f" stroked="f" coordsize="21600,21600" o:gfxdata="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K80DDbFAAAA4wAAAA8AAAAAAAAAAQAgAAAAIgAAAGRycy9kb3ducmV2LnhtbFBLAQIUABQAAAAI&#10;AIdO4kAzLwWeOwAAADkAAAAQAAAAAAAAAAEAIAAAABQBAABkcnMvc2hhcGV4bWwueG1sUEsFBgAA&#10;AAAGAAYAWwEAAL4DAAAAAA==&#10;">
                  <v:fill on="f" focussize="0,0"/>
                  <v:stroke on="f"/>
                  <v:imagedata o:title=""/>
                  <o:lock v:ext="edit" aspectratio="f"/>
                  <v:textbox inset="0mm,0mm,0mm,0mm">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17</w:t>
                        </w:r>
                      </w:p>
                      <w:p>
                        <w:pPr>
                          <w:spacing w:before="79"/>
                          <w:ind w:left="77"/>
                          <w:rPr>
                            <w:sz w:val="13"/>
                          </w:rPr>
                        </w:pPr>
                        <w:r>
                          <w:rPr>
                            <w:color w:val="1C2025"/>
                            <w:sz w:val="13"/>
                          </w:rPr>
                          <w:t>Not</w:t>
                        </w:r>
                        <w:r>
                          <w:rPr>
                            <w:color w:val="1C2025"/>
                            <w:spacing w:val="4"/>
                            <w:sz w:val="13"/>
                          </w:rPr>
                          <w:t xml:space="preserve"> </w:t>
                        </w:r>
                        <w:r>
                          <w:rPr>
                            <w:color w:val="1C2025"/>
                            <w:spacing w:val="-2"/>
                            <w:sz w:val="13"/>
                          </w:rPr>
                          <w:t>answered</w:t>
                        </w:r>
                      </w:p>
                      <w:p>
                        <w:pPr>
                          <w:spacing w:before="118"/>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38"/>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rPr>
          <w:rFonts w:ascii="Arial MT"/>
        </w:rPr>
      </w:pPr>
    </w:p>
    <w:p>
      <w:pPr>
        <w:pStyle w:val="4"/>
        <w:spacing w:before="165"/>
        <w:rPr>
          <w:rFonts w:ascii="Arial MT"/>
        </w:rPr>
      </w:pPr>
    </w:p>
    <w:p>
      <w:pPr>
        <w:pStyle w:val="4"/>
        <w:ind w:left="468"/>
      </w:pPr>
      <w:r>
        <w:rPr>
          <w:color w:val="001A1D"/>
          <w:w w:val="105"/>
        </w:rPr>
        <w:t>1Cho</w:t>
      </w:r>
      <w:r>
        <w:rPr>
          <w:color w:val="001A1D"/>
          <w:spacing w:val="-4"/>
          <w:w w:val="105"/>
        </w:rPr>
        <w:t xml:space="preserve"> </w:t>
      </w:r>
      <w:r>
        <w:rPr>
          <w:color w:val="001A1D"/>
          <w:w w:val="105"/>
        </w:rPr>
        <w:t>mô</w:t>
      </w:r>
      <w:r>
        <w:rPr>
          <w:color w:val="001A1D"/>
          <w:spacing w:val="-4"/>
          <w:w w:val="105"/>
        </w:rPr>
        <w:t xml:space="preserve"> </w:t>
      </w:r>
      <w:r>
        <w:rPr>
          <w:color w:val="001A1D"/>
          <w:w w:val="105"/>
        </w:rPr>
        <w:t>tả</w:t>
      </w:r>
      <w:r>
        <w:rPr>
          <w:color w:val="001A1D"/>
          <w:spacing w:val="-3"/>
          <w:w w:val="105"/>
        </w:rPr>
        <w:t xml:space="preserve"> </w:t>
      </w:r>
      <w:r>
        <w:rPr>
          <w:color w:val="001A1D"/>
          <w:spacing w:val="-4"/>
          <w:w w:val="105"/>
        </w:rPr>
        <w:t>sau:</w:t>
      </w:r>
    </w:p>
    <w:p>
      <w:pPr>
        <w:pStyle w:val="4"/>
        <w:spacing w:before="123" w:line="372" w:lineRule="auto"/>
        <w:ind w:left="468" w:right="2293"/>
      </w:pPr>
      <w:r>
        <w:rPr>
          <w:color w:val="001A1D"/>
          <w:w w:val="105"/>
        </w:rPr>
        <w:t>User</w:t>
      </w:r>
      <w:r>
        <w:rPr>
          <w:color w:val="001A1D"/>
          <w:spacing w:val="-4"/>
          <w:w w:val="105"/>
        </w:rPr>
        <w:t xml:space="preserve"> </w:t>
      </w:r>
      <w:r>
        <w:rPr>
          <w:color w:val="001A1D"/>
          <w:w w:val="105"/>
        </w:rPr>
        <w:t>Nam</w:t>
      </w:r>
      <w:r>
        <w:rPr>
          <w:color w:val="001A1D"/>
          <w:spacing w:val="-4"/>
          <w:w w:val="105"/>
        </w:rPr>
        <w:t xml:space="preserve"> </w:t>
      </w:r>
      <w:r>
        <w:rPr>
          <w:color w:val="001A1D"/>
          <w:w w:val="105"/>
        </w:rPr>
        <w:t>có</w:t>
      </w:r>
      <w:r>
        <w:rPr>
          <w:color w:val="001A1D"/>
          <w:spacing w:val="-4"/>
          <w:w w:val="105"/>
        </w:rPr>
        <w:t xml:space="preserve"> </w:t>
      </w:r>
      <w:r>
        <w:rPr>
          <w:color w:val="001A1D"/>
          <w:w w:val="105"/>
        </w:rPr>
        <w:t>quyền</w:t>
      </w:r>
      <w:r>
        <w:rPr>
          <w:color w:val="001A1D"/>
          <w:spacing w:val="-4"/>
          <w:w w:val="105"/>
        </w:rPr>
        <w:t xml:space="preserve"> </w:t>
      </w:r>
      <w:r>
        <w:rPr>
          <w:color w:val="001A1D"/>
          <w:w w:val="105"/>
        </w:rPr>
        <w:t>đọc</w:t>
      </w:r>
      <w:r>
        <w:rPr>
          <w:color w:val="001A1D"/>
          <w:spacing w:val="-4"/>
          <w:w w:val="105"/>
        </w:rPr>
        <w:t xml:space="preserve"> </w:t>
      </w:r>
      <w:r>
        <w:rPr>
          <w:color w:val="001A1D"/>
          <w:w w:val="105"/>
        </w:rPr>
        <w:t>và</w:t>
      </w:r>
      <w:r>
        <w:rPr>
          <w:color w:val="001A1D"/>
          <w:spacing w:val="-4"/>
          <w:w w:val="105"/>
        </w:rPr>
        <w:t xml:space="preserve"> </w:t>
      </w:r>
      <w:r>
        <w:rPr>
          <w:color w:val="001A1D"/>
          <w:w w:val="105"/>
        </w:rPr>
        <w:t>ghi</w:t>
      </w:r>
      <w:r>
        <w:rPr>
          <w:color w:val="001A1D"/>
          <w:spacing w:val="-4"/>
          <w:w w:val="105"/>
        </w:rPr>
        <w:t xml:space="preserve"> </w:t>
      </w:r>
      <w:r>
        <w:rPr>
          <w:color w:val="001A1D"/>
          <w:w w:val="105"/>
        </w:rPr>
        <w:t>trên</w:t>
      </w:r>
      <w:r>
        <w:rPr>
          <w:color w:val="001A1D"/>
          <w:spacing w:val="-4"/>
          <w:w w:val="105"/>
        </w:rPr>
        <w:t xml:space="preserve"> </w:t>
      </w:r>
      <w:r>
        <w:rPr>
          <w:color w:val="001A1D"/>
          <w:w w:val="105"/>
        </w:rPr>
        <w:t>file</w:t>
      </w:r>
      <w:r>
        <w:rPr>
          <w:color w:val="001A1D"/>
          <w:spacing w:val="-4"/>
          <w:w w:val="105"/>
        </w:rPr>
        <w:t xml:space="preserve"> </w:t>
      </w:r>
      <w:r>
        <w:rPr>
          <w:color w:val="001A1D"/>
          <w:w w:val="105"/>
        </w:rPr>
        <w:t>bt1.</w:t>
      </w:r>
      <w:r>
        <w:rPr>
          <w:color w:val="001A1D"/>
          <w:spacing w:val="-4"/>
          <w:w w:val="105"/>
        </w:rPr>
        <w:t xml:space="preserve"> </w:t>
      </w:r>
      <w:r>
        <w:rPr>
          <w:color w:val="001A1D"/>
          <w:w w:val="105"/>
        </w:rPr>
        <w:t>Nam</w:t>
      </w:r>
      <w:r>
        <w:rPr>
          <w:color w:val="001A1D"/>
          <w:spacing w:val="-4"/>
          <w:w w:val="105"/>
        </w:rPr>
        <w:t xml:space="preserve"> </w:t>
      </w:r>
      <w:r>
        <w:rPr>
          <w:color w:val="001A1D"/>
          <w:w w:val="105"/>
        </w:rPr>
        <w:t>cũng</w:t>
      </w:r>
      <w:r>
        <w:rPr>
          <w:color w:val="001A1D"/>
          <w:spacing w:val="-4"/>
          <w:w w:val="105"/>
        </w:rPr>
        <w:t xml:space="preserve"> </w:t>
      </w:r>
      <w:r>
        <w:rPr>
          <w:color w:val="001A1D"/>
          <w:w w:val="105"/>
        </w:rPr>
        <w:t>có</w:t>
      </w:r>
      <w:r>
        <w:rPr>
          <w:color w:val="001A1D"/>
          <w:spacing w:val="-4"/>
          <w:w w:val="105"/>
        </w:rPr>
        <w:t xml:space="preserve"> </w:t>
      </w:r>
      <w:r>
        <w:rPr>
          <w:color w:val="001A1D"/>
          <w:w w:val="105"/>
        </w:rPr>
        <w:t>quyền</w:t>
      </w:r>
      <w:r>
        <w:rPr>
          <w:color w:val="001A1D"/>
          <w:spacing w:val="-4"/>
          <w:w w:val="105"/>
        </w:rPr>
        <w:t xml:space="preserve"> </w:t>
      </w:r>
      <w:r>
        <w:rPr>
          <w:color w:val="001A1D"/>
          <w:w w:val="105"/>
        </w:rPr>
        <w:t>đọc</w:t>
      </w:r>
      <w:r>
        <w:rPr>
          <w:color w:val="001A1D"/>
          <w:spacing w:val="-4"/>
          <w:w w:val="105"/>
        </w:rPr>
        <w:t xml:space="preserve"> </w:t>
      </w:r>
      <w:r>
        <w:rPr>
          <w:color w:val="001A1D"/>
          <w:w w:val="105"/>
        </w:rPr>
        <w:t>trên</w:t>
      </w:r>
      <w:r>
        <w:rPr>
          <w:color w:val="001A1D"/>
          <w:spacing w:val="-4"/>
          <w:w w:val="105"/>
        </w:rPr>
        <w:t xml:space="preserve"> </w:t>
      </w:r>
      <w:r>
        <w:rPr>
          <w:color w:val="001A1D"/>
          <w:w w:val="105"/>
        </w:rPr>
        <w:t>file</w:t>
      </w:r>
      <w:r>
        <w:rPr>
          <w:color w:val="001A1D"/>
          <w:spacing w:val="-4"/>
          <w:w w:val="105"/>
        </w:rPr>
        <w:t xml:space="preserve"> </w:t>
      </w:r>
      <w:r>
        <w:rPr>
          <w:color w:val="001A1D"/>
          <w:w w:val="105"/>
        </w:rPr>
        <w:t>bt2</w:t>
      </w:r>
      <w:r>
        <w:rPr>
          <w:color w:val="001A1D"/>
          <w:spacing w:val="-4"/>
          <w:w w:val="105"/>
        </w:rPr>
        <w:t xml:space="preserve"> </w:t>
      </w:r>
      <w:r>
        <w:rPr>
          <w:color w:val="001A1D"/>
          <w:w w:val="105"/>
        </w:rPr>
        <w:t>và</w:t>
      </w:r>
      <w:r>
        <w:rPr>
          <w:color w:val="001A1D"/>
          <w:spacing w:val="-4"/>
          <w:w w:val="105"/>
        </w:rPr>
        <w:t xml:space="preserve"> </w:t>
      </w:r>
      <w:r>
        <w:rPr>
          <w:color w:val="001A1D"/>
          <w:w w:val="105"/>
        </w:rPr>
        <w:t>có</w:t>
      </w:r>
      <w:r>
        <w:rPr>
          <w:color w:val="001A1D"/>
          <w:spacing w:val="-4"/>
          <w:w w:val="105"/>
        </w:rPr>
        <w:t xml:space="preserve"> </w:t>
      </w:r>
      <w:r>
        <w:rPr>
          <w:color w:val="001A1D"/>
          <w:w w:val="105"/>
        </w:rPr>
        <w:t>quyền</w:t>
      </w:r>
      <w:r>
        <w:rPr>
          <w:color w:val="001A1D"/>
          <w:spacing w:val="-4"/>
          <w:w w:val="105"/>
        </w:rPr>
        <w:t xml:space="preserve"> </w:t>
      </w:r>
      <w:r>
        <w:rPr>
          <w:color w:val="001A1D"/>
          <w:w w:val="105"/>
        </w:rPr>
        <w:t>thực</w:t>
      </w:r>
      <w:r>
        <w:rPr>
          <w:color w:val="001A1D"/>
          <w:spacing w:val="-4"/>
          <w:w w:val="105"/>
        </w:rPr>
        <w:t xml:space="preserve"> </w:t>
      </w:r>
      <w:r>
        <w:rPr>
          <w:color w:val="001A1D"/>
          <w:w w:val="105"/>
        </w:rPr>
        <w:t>thi</w:t>
      </w:r>
      <w:r>
        <w:rPr>
          <w:color w:val="001A1D"/>
          <w:spacing w:val="-4"/>
          <w:w w:val="105"/>
        </w:rPr>
        <w:t xml:space="preserve"> </w:t>
      </w:r>
      <w:r>
        <w:rPr>
          <w:color w:val="001A1D"/>
          <w:w w:val="105"/>
        </w:rPr>
        <w:t>trên</w:t>
      </w:r>
      <w:r>
        <w:rPr>
          <w:color w:val="001A1D"/>
          <w:spacing w:val="-4"/>
          <w:w w:val="105"/>
        </w:rPr>
        <w:t xml:space="preserve"> </w:t>
      </w:r>
      <w:r>
        <w:rPr>
          <w:color w:val="001A1D"/>
          <w:w w:val="105"/>
        </w:rPr>
        <w:t>file</w:t>
      </w:r>
      <w:r>
        <w:rPr>
          <w:color w:val="001A1D"/>
          <w:spacing w:val="-4"/>
          <w:w w:val="105"/>
        </w:rPr>
        <w:t xml:space="preserve"> </w:t>
      </w:r>
      <w:r>
        <w:rPr>
          <w:color w:val="001A1D"/>
          <w:w w:val="105"/>
        </w:rPr>
        <w:t>bt3. User Ha có</w:t>
      </w:r>
      <w:r>
        <w:rPr>
          <w:color w:val="001A1D"/>
          <w:spacing w:val="-1"/>
          <w:w w:val="105"/>
        </w:rPr>
        <w:t xml:space="preserve"> </w:t>
      </w:r>
      <w:r>
        <w:rPr>
          <w:color w:val="001A1D"/>
          <w:w w:val="105"/>
        </w:rPr>
        <w:t>quyền đọc trên</w:t>
      </w:r>
      <w:r>
        <w:rPr>
          <w:color w:val="001A1D"/>
          <w:spacing w:val="-1"/>
          <w:w w:val="105"/>
        </w:rPr>
        <w:t xml:space="preserve"> </w:t>
      </w:r>
      <w:r>
        <w:rPr>
          <w:color w:val="001A1D"/>
          <w:w w:val="105"/>
        </w:rPr>
        <w:t>file bt1. Hà</w:t>
      </w:r>
      <w:r>
        <w:rPr>
          <w:color w:val="001A1D"/>
          <w:spacing w:val="-1"/>
          <w:w w:val="105"/>
        </w:rPr>
        <w:t xml:space="preserve"> </w:t>
      </w:r>
      <w:r>
        <w:rPr>
          <w:color w:val="001A1D"/>
          <w:w w:val="105"/>
        </w:rPr>
        <w:t>có quyền đọc</w:t>
      </w:r>
      <w:r>
        <w:rPr>
          <w:color w:val="001A1D"/>
          <w:spacing w:val="-1"/>
          <w:w w:val="105"/>
        </w:rPr>
        <w:t xml:space="preserve"> </w:t>
      </w:r>
      <w:r>
        <w:rPr>
          <w:color w:val="001A1D"/>
          <w:w w:val="105"/>
        </w:rPr>
        <w:t>và ghi trên</w:t>
      </w:r>
      <w:r>
        <w:rPr>
          <w:color w:val="001A1D"/>
          <w:spacing w:val="-1"/>
          <w:w w:val="105"/>
        </w:rPr>
        <w:t xml:space="preserve"> </w:t>
      </w:r>
      <w:r>
        <w:rPr>
          <w:color w:val="001A1D"/>
          <w:w w:val="105"/>
        </w:rPr>
        <w:t>file bt2. Hà</w:t>
      </w:r>
      <w:r>
        <w:rPr>
          <w:color w:val="001A1D"/>
          <w:spacing w:val="-1"/>
          <w:w w:val="105"/>
        </w:rPr>
        <w:t xml:space="preserve"> </w:t>
      </w:r>
      <w:r>
        <w:rPr>
          <w:color w:val="001A1D"/>
          <w:w w:val="105"/>
        </w:rPr>
        <w:t>không có quyền</w:t>
      </w:r>
      <w:r>
        <w:rPr>
          <w:color w:val="001A1D"/>
          <w:spacing w:val="-1"/>
          <w:w w:val="105"/>
        </w:rPr>
        <w:t xml:space="preserve"> </w:t>
      </w:r>
      <w:r>
        <w:rPr>
          <w:color w:val="001A1D"/>
          <w:w w:val="105"/>
        </w:rPr>
        <w:t>truy cập trên</w:t>
      </w:r>
      <w:r>
        <w:rPr>
          <w:color w:val="001A1D"/>
          <w:spacing w:val="-1"/>
          <w:w w:val="105"/>
        </w:rPr>
        <w:t xml:space="preserve"> </w:t>
      </w:r>
      <w:r>
        <w:rPr>
          <w:color w:val="001A1D"/>
          <w:w w:val="105"/>
        </w:rPr>
        <w:t>file bt3. Xác định ACL (Access control list) đối với file bt2?</w:t>
      </w:r>
    </w:p>
    <w:p>
      <w:pPr>
        <w:pStyle w:val="4"/>
        <w:spacing w:before="8"/>
      </w:pPr>
    </w:p>
    <w:p>
      <w:pPr>
        <w:pStyle w:val="5"/>
        <w:numPr>
          <w:ilvl w:val="0"/>
          <w:numId w:val="17"/>
        </w:numPr>
        <w:tabs>
          <w:tab w:val="left" w:pos="1098"/>
        </w:tabs>
        <w:spacing w:before="0"/>
        <w:ind w:left="1098" w:hanging="294"/>
        <w:rPr>
          <w:sz w:val="16"/>
        </w:rPr>
      </w:pPr>
      <w:r>
        <w:drawing>
          <wp:anchor distT="0" distB="0" distL="0" distR="0" simplePos="0" relativeHeight="251904000"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305998693" name="Picture 305998693"/>
            <wp:cNvGraphicFramePr/>
            <a:graphic xmlns:a="http://schemas.openxmlformats.org/drawingml/2006/main">
              <a:graphicData uri="http://schemas.openxmlformats.org/drawingml/2006/picture">
                <pic:pic xmlns:pic="http://schemas.openxmlformats.org/drawingml/2006/picture">
                  <pic:nvPicPr>
                    <pic:cNvPr id="305998693" name="Picture 305998693"/>
                    <pic:cNvPicPr/>
                  </pic:nvPicPr>
                  <pic:blipFill>
                    <a:blip r:embed="rId49" cstate="print"/>
                    <a:stretch>
                      <a:fillRect/>
                    </a:stretch>
                  </pic:blipFill>
                  <pic:spPr>
                    <a:xfrm>
                      <a:off x="0" y="0"/>
                      <a:ext cx="92494" cy="92494"/>
                    </a:xfrm>
                    <a:prstGeom prst="rect">
                      <a:avLst/>
                    </a:prstGeom>
                  </pic:spPr>
                </pic:pic>
              </a:graphicData>
            </a:graphic>
          </wp:anchor>
        </w:drawing>
      </w:r>
      <w:r>
        <w:rPr>
          <w:color w:val="001A1D"/>
          <w:w w:val="105"/>
          <w:sz w:val="16"/>
        </w:rPr>
        <w:t>ACL(bt2)</w:t>
      </w:r>
      <w:r>
        <w:rPr>
          <w:color w:val="001A1D"/>
          <w:spacing w:val="-6"/>
          <w:w w:val="105"/>
          <w:sz w:val="16"/>
        </w:rPr>
        <w:t xml:space="preserve"> </w:t>
      </w:r>
      <w:r>
        <w:rPr>
          <w:color w:val="001A1D"/>
          <w:w w:val="105"/>
          <w:sz w:val="16"/>
        </w:rPr>
        <w:t>=</w:t>
      </w:r>
      <w:r>
        <w:rPr>
          <w:color w:val="001A1D"/>
          <w:spacing w:val="-5"/>
          <w:w w:val="105"/>
          <w:sz w:val="16"/>
        </w:rPr>
        <w:t xml:space="preserve"> </w:t>
      </w:r>
      <w:r>
        <w:rPr>
          <w:color w:val="001A1D"/>
          <w:w w:val="105"/>
          <w:sz w:val="16"/>
        </w:rPr>
        <w:t>Nam:</w:t>
      </w:r>
      <w:r>
        <w:rPr>
          <w:color w:val="001A1D"/>
          <w:spacing w:val="-6"/>
          <w:w w:val="105"/>
          <w:sz w:val="16"/>
        </w:rPr>
        <w:t xml:space="preserve"> </w:t>
      </w:r>
      <w:r>
        <w:rPr>
          <w:color w:val="001A1D"/>
          <w:w w:val="105"/>
          <w:sz w:val="16"/>
        </w:rPr>
        <w:t>{read,</w:t>
      </w:r>
      <w:r>
        <w:rPr>
          <w:color w:val="001A1D"/>
          <w:spacing w:val="-5"/>
          <w:w w:val="105"/>
          <w:sz w:val="16"/>
        </w:rPr>
        <w:t xml:space="preserve"> </w:t>
      </w:r>
      <w:r>
        <w:rPr>
          <w:color w:val="001A1D"/>
          <w:w w:val="105"/>
          <w:sz w:val="16"/>
        </w:rPr>
        <w:t>write},</w:t>
      </w:r>
      <w:r>
        <w:rPr>
          <w:color w:val="001A1D"/>
          <w:spacing w:val="-6"/>
          <w:w w:val="105"/>
          <w:sz w:val="16"/>
        </w:rPr>
        <w:t xml:space="preserve"> </w:t>
      </w:r>
      <w:r>
        <w:rPr>
          <w:color w:val="001A1D"/>
          <w:w w:val="105"/>
          <w:sz w:val="16"/>
        </w:rPr>
        <w:t>Ha:</w:t>
      </w:r>
      <w:r>
        <w:rPr>
          <w:color w:val="001A1D"/>
          <w:spacing w:val="-5"/>
          <w:w w:val="105"/>
          <w:sz w:val="16"/>
        </w:rPr>
        <w:t xml:space="preserve"> </w:t>
      </w:r>
      <w:r>
        <w:rPr>
          <w:color w:val="001A1D"/>
          <w:w w:val="105"/>
          <w:sz w:val="16"/>
        </w:rPr>
        <w:t>{read,</w:t>
      </w:r>
      <w:r>
        <w:rPr>
          <w:color w:val="001A1D"/>
          <w:spacing w:val="-5"/>
          <w:w w:val="105"/>
          <w:sz w:val="16"/>
        </w:rPr>
        <w:t xml:space="preserve"> </w:t>
      </w:r>
      <w:r>
        <w:rPr>
          <w:color w:val="001A1D"/>
          <w:spacing w:val="-2"/>
          <w:w w:val="105"/>
          <w:sz w:val="16"/>
        </w:rPr>
        <w:t>write}</w:t>
      </w:r>
    </w:p>
    <w:p>
      <w:pPr>
        <w:pStyle w:val="5"/>
        <w:numPr>
          <w:ilvl w:val="0"/>
          <w:numId w:val="17"/>
        </w:numPr>
        <w:tabs>
          <w:tab w:val="left" w:pos="1098"/>
        </w:tabs>
        <w:ind w:left="1098" w:hanging="294"/>
        <w:rPr>
          <w:sz w:val="16"/>
          <w:highlight w:val="green"/>
        </w:rPr>
      </w:pPr>
      <w:r>
        <w:rPr>
          <w:highlight w:val="green"/>
        </w:rPr>
        <w:drawing>
          <wp:anchor distT="0" distB="0" distL="0" distR="0" simplePos="0" relativeHeight="251905024"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1734619098" name="Picture 1734619098"/>
            <wp:cNvGraphicFramePr/>
            <a:graphic xmlns:a="http://schemas.openxmlformats.org/drawingml/2006/main">
              <a:graphicData uri="http://schemas.openxmlformats.org/drawingml/2006/picture">
                <pic:pic xmlns:pic="http://schemas.openxmlformats.org/drawingml/2006/picture">
                  <pic:nvPicPr>
                    <pic:cNvPr id="1734619098" name="Picture 1734619098"/>
                    <pic:cNvPicPr/>
                  </pic:nvPicPr>
                  <pic:blipFill>
                    <a:blip r:embed="rId50" cstate="print"/>
                    <a:stretch>
                      <a:fillRect/>
                    </a:stretch>
                  </pic:blipFill>
                  <pic:spPr>
                    <a:xfrm>
                      <a:off x="0" y="0"/>
                      <a:ext cx="92494" cy="92494"/>
                    </a:xfrm>
                    <a:prstGeom prst="rect">
                      <a:avLst/>
                    </a:prstGeom>
                  </pic:spPr>
                </pic:pic>
              </a:graphicData>
            </a:graphic>
          </wp:anchor>
        </w:drawing>
      </w:r>
      <w:r>
        <w:rPr>
          <w:color w:val="001A1D"/>
          <w:w w:val="105"/>
          <w:sz w:val="16"/>
          <w:highlight w:val="green"/>
        </w:rPr>
        <w:t>ACL(bt2)</w:t>
      </w:r>
      <w:r>
        <w:rPr>
          <w:color w:val="001A1D"/>
          <w:spacing w:val="-6"/>
          <w:w w:val="105"/>
          <w:sz w:val="16"/>
          <w:highlight w:val="green"/>
        </w:rPr>
        <w:t xml:space="preserve"> </w:t>
      </w:r>
      <w:r>
        <w:rPr>
          <w:color w:val="001A1D"/>
          <w:w w:val="105"/>
          <w:sz w:val="16"/>
          <w:highlight w:val="green"/>
        </w:rPr>
        <w:t>=</w:t>
      </w:r>
      <w:r>
        <w:rPr>
          <w:color w:val="001A1D"/>
          <w:spacing w:val="-5"/>
          <w:w w:val="105"/>
          <w:sz w:val="16"/>
          <w:highlight w:val="green"/>
        </w:rPr>
        <w:t xml:space="preserve"> </w:t>
      </w:r>
      <w:r>
        <w:rPr>
          <w:color w:val="001A1D"/>
          <w:w w:val="105"/>
          <w:sz w:val="16"/>
          <w:highlight w:val="green"/>
        </w:rPr>
        <w:t>Nam:</w:t>
      </w:r>
      <w:r>
        <w:rPr>
          <w:color w:val="001A1D"/>
          <w:spacing w:val="-6"/>
          <w:w w:val="105"/>
          <w:sz w:val="16"/>
          <w:highlight w:val="green"/>
        </w:rPr>
        <w:t xml:space="preserve"> </w:t>
      </w:r>
      <w:r>
        <w:rPr>
          <w:color w:val="001A1D"/>
          <w:w w:val="105"/>
          <w:sz w:val="16"/>
          <w:highlight w:val="green"/>
        </w:rPr>
        <w:t>{read},</w:t>
      </w:r>
      <w:r>
        <w:rPr>
          <w:color w:val="001A1D"/>
          <w:spacing w:val="-5"/>
          <w:w w:val="105"/>
          <w:sz w:val="16"/>
          <w:highlight w:val="green"/>
        </w:rPr>
        <w:t xml:space="preserve"> </w:t>
      </w:r>
      <w:r>
        <w:rPr>
          <w:color w:val="001A1D"/>
          <w:w w:val="105"/>
          <w:sz w:val="16"/>
          <w:highlight w:val="green"/>
        </w:rPr>
        <w:t>Ha:</w:t>
      </w:r>
      <w:r>
        <w:rPr>
          <w:color w:val="001A1D"/>
          <w:spacing w:val="-6"/>
          <w:w w:val="105"/>
          <w:sz w:val="16"/>
          <w:highlight w:val="green"/>
        </w:rPr>
        <w:t xml:space="preserve"> </w:t>
      </w:r>
      <w:r>
        <w:rPr>
          <w:color w:val="001A1D"/>
          <w:w w:val="105"/>
          <w:sz w:val="16"/>
          <w:highlight w:val="green"/>
        </w:rPr>
        <w:t>{read,</w:t>
      </w:r>
      <w:r>
        <w:rPr>
          <w:color w:val="001A1D"/>
          <w:spacing w:val="-5"/>
          <w:w w:val="105"/>
          <w:sz w:val="16"/>
          <w:highlight w:val="green"/>
        </w:rPr>
        <w:t xml:space="preserve"> </w:t>
      </w:r>
      <w:r>
        <w:rPr>
          <w:color w:val="001A1D"/>
          <w:spacing w:val="-2"/>
          <w:w w:val="105"/>
          <w:sz w:val="16"/>
          <w:highlight w:val="green"/>
        </w:rPr>
        <w:t>write}</w:t>
      </w:r>
    </w:p>
    <w:p>
      <w:pPr>
        <w:pStyle w:val="5"/>
        <w:numPr>
          <w:ilvl w:val="0"/>
          <w:numId w:val="17"/>
        </w:numPr>
        <w:tabs>
          <w:tab w:val="left" w:pos="1098"/>
        </w:tabs>
        <w:ind w:left="1098" w:hanging="294"/>
        <w:rPr>
          <w:sz w:val="16"/>
        </w:rPr>
      </w:pPr>
      <w:r>
        <w:drawing>
          <wp:anchor distT="0" distB="0" distL="0" distR="0" simplePos="0" relativeHeight="251906048"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690743728" name="Picture 690743728"/>
            <wp:cNvGraphicFramePr/>
            <a:graphic xmlns:a="http://schemas.openxmlformats.org/drawingml/2006/main">
              <a:graphicData uri="http://schemas.openxmlformats.org/drawingml/2006/picture">
                <pic:pic xmlns:pic="http://schemas.openxmlformats.org/drawingml/2006/picture">
                  <pic:nvPicPr>
                    <pic:cNvPr id="690743728" name="Picture 690743728"/>
                    <pic:cNvPicPr/>
                  </pic:nvPicPr>
                  <pic:blipFill>
                    <a:blip r:embed="rId51" cstate="print"/>
                    <a:stretch>
                      <a:fillRect/>
                    </a:stretch>
                  </pic:blipFill>
                  <pic:spPr>
                    <a:xfrm>
                      <a:off x="0" y="0"/>
                      <a:ext cx="92494" cy="92494"/>
                    </a:xfrm>
                    <a:prstGeom prst="rect">
                      <a:avLst/>
                    </a:prstGeom>
                  </pic:spPr>
                </pic:pic>
              </a:graphicData>
            </a:graphic>
          </wp:anchor>
        </w:drawing>
      </w:r>
      <w:r>
        <w:rPr>
          <w:color w:val="001A1D"/>
          <w:w w:val="105"/>
          <w:sz w:val="16"/>
        </w:rPr>
        <w:t>ACL(bt2)</w:t>
      </w:r>
      <w:r>
        <w:rPr>
          <w:color w:val="001A1D"/>
          <w:spacing w:val="-6"/>
          <w:w w:val="105"/>
          <w:sz w:val="16"/>
        </w:rPr>
        <w:t xml:space="preserve"> </w:t>
      </w:r>
      <w:r>
        <w:rPr>
          <w:color w:val="001A1D"/>
          <w:w w:val="105"/>
          <w:sz w:val="16"/>
        </w:rPr>
        <w:t>=</w:t>
      </w:r>
      <w:r>
        <w:rPr>
          <w:color w:val="001A1D"/>
          <w:spacing w:val="-5"/>
          <w:w w:val="105"/>
          <w:sz w:val="16"/>
        </w:rPr>
        <w:t xml:space="preserve"> </w:t>
      </w:r>
      <w:r>
        <w:rPr>
          <w:color w:val="001A1D"/>
          <w:w w:val="105"/>
          <w:sz w:val="16"/>
        </w:rPr>
        <w:t>Nam:</w:t>
      </w:r>
      <w:r>
        <w:rPr>
          <w:color w:val="001A1D"/>
          <w:spacing w:val="-6"/>
          <w:w w:val="105"/>
          <w:sz w:val="16"/>
        </w:rPr>
        <w:t xml:space="preserve"> </w:t>
      </w:r>
      <w:r>
        <w:rPr>
          <w:color w:val="001A1D"/>
          <w:w w:val="105"/>
          <w:sz w:val="16"/>
        </w:rPr>
        <w:t>{read,</w:t>
      </w:r>
      <w:r>
        <w:rPr>
          <w:color w:val="001A1D"/>
          <w:spacing w:val="-5"/>
          <w:w w:val="105"/>
          <w:sz w:val="16"/>
        </w:rPr>
        <w:t xml:space="preserve"> </w:t>
      </w:r>
      <w:r>
        <w:rPr>
          <w:color w:val="001A1D"/>
          <w:w w:val="105"/>
          <w:sz w:val="16"/>
        </w:rPr>
        <w:t>write},</w:t>
      </w:r>
      <w:r>
        <w:rPr>
          <w:color w:val="001A1D"/>
          <w:spacing w:val="-6"/>
          <w:w w:val="105"/>
          <w:sz w:val="16"/>
        </w:rPr>
        <w:t xml:space="preserve"> </w:t>
      </w:r>
      <w:r>
        <w:rPr>
          <w:color w:val="001A1D"/>
          <w:w w:val="105"/>
          <w:sz w:val="16"/>
        </w:rPr>
        <w:t>Ha:</w:t>
      </w:r>
      <w:r>
        <w:rPr>
          <w:color w:val="001A1D"/>
          <w:spacing w:val="-5"/>
          <w:w w:val="105"/>
          <w:sz w:val="16"/>
        </w:rPr>
        <w:t xml:space="preserve"> </w:t>
      </w:r>
      <w:r>
        <w:rPr>
          <w:color w:val="001A1D"/>
          <w:spacing w:val="-2"/>
          <w:w w:val="105"/>
          <w:sz w:val="16"/>
        </w:rPr>
        <w:t>{read}</w:t>
      </w:r>
    </w:p>
    <w:p>
      <w:pPr>
        <w:pStyle w:val="5"/>
        <w:numPr>
          <w:ilvl w:val="0"/>
          <w:numId w:val="17"/>
        </w:numPr>
        <w:tabs>
          <w:tab w:val="left" w:pos="1098"/>
        </w:tabs>
        <w:ind w:left="1098" w:hanging="294"/>
        <w:rPr>
          <w:sz w:val="16"/>
        </w:rPr>
      </w:pPr>
      <w:r>
        <w:drawing>
          <wp:anchor distT="0" distB="0" distL="0" distR="0" simplePos="0" relativeHeight="251907072"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1079917054" name="Picture 1079917054"/>
            <wp:cNvGraphicFramePr/>
            <a:graphic xmlns:a="http://schemas.openxmlformats.org/drawingml/2006/main">
              <a:graphicData uri="http://schemas.openxmlformats.org/drawingml/2006/picture">
                <pic:pic xmlns:pic="http://schemas.openxmlformats.org/drawingml/2006/picture">
                  <pic:nvPicPr>
                    <pic:cNvPr id="1079917054" name="Picture 1079917054"/>
                    <pic:cNvPicPr/>
                  </pic:nvPicPr>
                  <pic:blipFill>
                    <a:blip r:embed="rId52" cstate="print"/>
                    <a:stretch>
                      <a:fillRect/>
                    </a:stretch>
                  </pic:blipFill>
                  <pic:spPr>
                    <a:xfrm>
                      <a:off x="0" y="0"/>
                      <a:ext cx="92494" cy="92494"/>
                    </a:xfrm>
                    <a:prstGeom prst="rect">
                      <a:avLst/>
                    </a:prstGeom>
                  </pic:spPr>
                </pic:pic>
              </a:graphicData>
            </a:graphic>
          </wp:anchor>
        </w:drawing>
      </w:r>
      <w:r>
        <w:rPr>
          <w:color w:val="001A1D"/>
          <w:w w:val="105"/>
          <w:sz w:val="16"/>
        </w:rPr>
        <w:t>ACL(bt2)</w:t>
      </w:r>
      <w:r>
        <w:rPr>
          <w:color w:val="001A1D"/>
          <w:spacing w:val="-6"/>
          <w:w w:val="105"/>
          <w:sz w:val="16"/>
        </w:rPr>
        <w:t xml:space="preserve"> </w:t>
      </w:r>
      <w:r>
        <w:rPr>
          <w:color w:val="001A1D"/>
          <w:w w:val="105"/>
          <w:sz w:val="16"/>
        </w:rPr>
        <w:t>=</w:t>
      </w:r>
      <w:r>
        <w:rPr>
          <w:color w:val="001A1D"/>
          <w:spacing w:val="-6"/>
          <w:w w:val="105"/>
          <w:sz w:val="16"/>
        </w:rPr>
        <w:t xml:space="preserve"> </w:t>
      </w:r>
      <w:r>
        <w:rPr>
          <w:color w:val="001A1D"/>
          <w:w w:val="105"/>
          <w:sz w:val="16"/>
        </w:rPr>
        <w:t>Nam:</w:t>
      </w:r>
      <w:r>
        <w:rPr>
          <w:color w:val="001A1D"/>
          <w:spacing w:val="-6"/>
          <w:w w:val="105"/>
          <w:sz w:val="16"/>
        </w:rPr>
        <w:t xml:space="preserve"> </w:t>
      </w:r>
      <w:r>
        <w:rPr>
          <w:color w:val="001A1D"/>
          <w:w w:val="105"/>
          <w:sz w:val="16"/>
        </w:rPr>
        <w:t>{read,</w:t>
      </w:r>
      <w:r>
        <w:rPr>
          <w:color w:val="001A1D"/>
          <w:spacing w:val="-5"/>
          <w:w w:val="105"/>
          <w:sz w:val="16"/>
        </w:rPr>
        <w:t xml:space="preserve"> </w:t>
      </w:r>
      <w:r>
        <w:rPr>
          <w:color w:val="001A1D"/>
          <w:w w:val="105"/>
          <w:sz w:val="16"/>
        </w:rPr>
        <w:t>execute},</w:t>
      </w:r>
      <w:r>
        <w:rPr>
          <w:color w:val="001A1D"/>
          <w:spacing w:val="-6"/>
          <w:w w:val="105"/>
          <w:sz w:val="16"/>
        </w:rPr>
        <w:t xml:space="preserve"> </w:t>
      </w:r>
      <w:r>
        <w:rPr>
          <w:color w:val="001A1D"/>
          <w:w w:val="105"/>
          <w:sz w:val="16"/>
        </w:rPr>
        <w:t>Ha:</w:t>
      </w:r>
      <w:r>
        <w:rPr>
          <w:color w:val="001A1D"/>
          <w:spacing w:val="-6"/>
          <w:w w:val="105"/>
          <w:sz w:val="16"/>
        </w:rPr>
        <w:t xml:space="preserve"> </w:t>
      </w:r>
      <w:r>
        <w:rPr>
          <w:color w:val="001A1D"/>
          <w:w w:val="105"/>
          <w:sz w:val="16"/>
        </w:rPr>
        <w:t>{read,</w:t>
      </w:r>
      <w:r>
        <w:rPr>
          <w:color w:val="001A1D"/>
          <w:spacing w:val="-5"/>
          <w:w w:val="105"/>
          <w:sz w:val="16"/>
        </w:rPr>
        <w:t xml:space="preserve"> </w:t>
      </w:r>
      <w:r>
        <w:rPr>
          <w:color w:val="001A1D"/>
          <w:spacing w:val="-2"/>
          <w:w w:val="105"/>
          <w:sz w:val="16"/>
        </w:rPr>
        <w:t>write}</w:t>
      </w:r>
    </w:p>
    <w:p>
      <w:pPr>
        <w:pStyle w:val="5"/>
        <w:numPr>
          <w:ilvl w:val="0"/>
          <w:numId w:val="17"/>
        </w:numPr>
        <w:tabs>
          <w:tab w:val="left" w:pos="1098"/>
        </w:tabs>
        <w:spacing w:before="157"/>
        <w:ind w:left="1098" w:hanging="294"/>
        <w:rPr>
          <w:sz w:val="16"/>
        </w:rPr>
      </w:pPr>
      <w:r>
        <w:drawing>
          <wp:anchor distT="0" distB="0" distL="0" distR="0" simplePos="0" relativeHeight="251908096"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1663705108" name="Picture 1663705108"/>
            <wp:cNvGraphicFramePr/>
            <a:graphic xmlns:a="http://schemas.openxmlformats.org/drawingml/2006/main">
              <a:graphicData uri="http://schemas.openxmlformats.org/drawingml/2006/picture">
                <pic:pic xmlns:pic="http://schemas.openxmlformats.org/drawingml/2006/picture">
                  <pic:nvPicPr>
                    <pic:cNvPr id="1663705108" name="Picture 1663705108"/>
                    <pic:cNvPicPr/>
                  </pic:nvPicPr>
                  <pic:blipFill>
                    <a:blip r:embed="rId53" cstate="print"/>
                    <a:stretch>
                      <a:fillRect/>
                    </a:stretch>
                  </pic:blipFill>
                  <pic:spPr>
                    <a:xfrm>
                      <a:off x="0" y="0"/>
                      <a:ext cx="92494" cy="92494"/>
                    </a:xfrm>
                    <a:prstGeom prst="rect">
                      <a:avLst/>
                    </a:prstGeom>
                  </pic:spPr>
                </pic:pic>
              </a:graphicData>
            </a:graphic>
          </wp:anchor>
        </w:drawing>
      </w:r>
      <w:r>
        <w:rPr>
          <w:color w:val="001A1D"/>
          <w:w w:val="105"/>
          <w:sz w:val="16"/>
        </w:rPr>
        <w:t>ACL(bt2)</w:t>
      </w:r>
      <w:r>
        <w:rPr>
          <w:color w:val="001A1D"/>
          <w:spacing w:val="-6"/>
          <w:w w:val="105"/>
          <w:sz w:val="16"/>
        </w:rPr>
        <w:t xml:space="preserve"> </w:t>
      </w:r>
      <w:r>
        <w:rPr>
          <w:color w:val="001A1D"/>
          <w:w w:val="105"/>
          <w:sz w:val="16"/>
        </w:rPr>
        <w:t>=</w:t>
      </w:r>
      <w:r>
        <w:rPr>
          <w:color w:val="001A1D"/>
          <w:spacing w:val="-6"/>
          <w:w w:val="105"/>
          <w:sz w:val="16"/>
        </w:rPr>
        <w:t xml:space="preserve"> </w:t>
      </w:r>
      <w:r>
        <w:rPr>
          <w:color w:val="001A1D"/>
          <w:w w:val="105"/>
          <w:sz w:val="16"/>
        </w:rPr>
        <w:t>Nam:</w:t>
      </w:r>
      <w:r>
        <w:rPr>
          <w:color w:val="001A1D"/>
          <w:spacing w:val="-5"/>
          <w:w w:val="105"/>
          <w:sz w:val="16"/>
        </w:rPr>
        <w:t xml:space="preserve"> </w:t>
      </w:r>
      <w:r>
        <w:rPr>
          <w:color w:val="001A1D"/>
          <w:w w:val="105"/>
          <w:sz w:val="16"/>
        </w:rPr>
        <w:t>{read},</w:t>
      </w:r>
      <w:r>
        <w:rPr>
          <w:color w:val="001A1D"/>
          <w:spacing w:val="-6"/>
          <w:w w:val="105"/>
          <w:sz w:val="16"/>
        </w:rPr>
        <w:t xml:space="preserve"> </w:t>
      </w:r>
      <w:r>
        <w:rPr>
          <w:color w:val="001A1D"/>
          <w:w w:val="105"/>
          <w:sz w:val="16"/>
        </w:rPr>
        <w:t>Ha:</w:t>
      </w:r>
      <w:r>
        <w:rPr>
          <w:color w:val="001A1D"/>
          <w:spacing w:val="-5"/>
          <w:w w:val="105"/>
          <w:sz w:val="16"/>
        </w:rPr>
        <w:t xml:space="preserve"> </w:t>
      </w:r>
      <w:r>
        <w:rPr>
          <w:color w:val="001A1D"/>
          <w:spacing w:val="-2"/>
          <w:w w:val="105"/>
          <w:sz w:val="16"/>
        </w:rPr>
        <w:t>{read}</w:t>
      </w:r>
    </w:p>
    <w:p>
      <w:pPr>
        <w:pStyle w:val="4"/>
      </w:pPr>
    </w:p>
    <w:p>
      <w:pPr>
        <w:pStyle w:val="4"/>
        <w:spacing w:before="140"/>
      </w:pPr>
    </w:p>
    <w:p>
      <w:pPr>
        <w:pStyle w:val="4"/>
        <w:spacing w:line="320" w:lineRule="atLeast"/>
        <w:ind w:left="468" w:right="9125"/>
      </w:pPr>
      <w:r>
        <w:rPr>
          <w:color w:val="8E662E"/>
          <w:w w:val="105"/>
        </w:rPr>
        <w:t>Your</w:t>
      </w:r>
      <w:r>
        <w:rPr>
          <w:color w:val="8E662E"/>
          <w:spacing w:val="-12"/>
          <w:w w:val="105"/>
        </w:rPr>
        <w:t xml:space="preserve"> </w:t>
      </w:r>
      <w:r>
        <w:rPr>
          <w:color w:val="8E662E"/>
          <w:w w:val="105"/>
        </w:rPr>
        <w:t>answer</w:t>
      </w:r>
      <w:r>
        <w:rPr>
          <w:color w:val="8E662E"/>
          <w:spacing w:val="-11"/>
          <w:w w:val="105"/>
        </w:rPr>
        <w:t xml:space="preserve"> </w:t>
      </w:r>
      <w:r>
        <w:rPr>
          <w:color w:val="8E662E"/>
          <w:w w:val="105"/>
        </w:rPr>
        <w:t>is</w:t>
      </w:r>
      <w:r>
        <w:rPr>
          <w:color w:val="8E662E"/>
          <w:spacing w:val="-12"/>
          <w:w w:val="105"/>
        </w:rPr>
        <w:t xml:space="preserve"> </w:t>
      </w:r>
      <w:r>
        <w:rPr>
          <w:color w:val="8E662E"/>
          <w:w w:val="105"/>
        </w:rPr>
        <w:t>incorrect. The correct answer is:</w:t>
      </w:r>
    </w:p>
    <w:p>
      <w:pPr>
        <w:pStyle w:val="4"/>
        <w:spacing w:before="50"/>
        <w:ind w:left="468"/>
      </w:pPr>
      <w:r>
        <w:rPr>
          <w:color w:val="8E662E"/>
          <w:w w:val="105"/>
        </w:rPr>
        <w:t>ACL(bt2)</w:t>
      </w:r>
      <w:r>
        <w:rPr>
          <w:color w:val="8E662E"/>
          <w:spacing w:val="-6"/>
          <w:w w:val="105"/>
        </w:rPr>
        <w:t xml:space="preserve"> </w:t>
      </w:r>
      <w:r>
        <w:rPr>
          <w:color w:val="8E662E"/>
          <w:w w:val="105"/>
        </w:rPr>
        <w:t>=</w:t>
      </w:r>
      <w:r>
        <w:rPr>
          <w:color w:val="8E662E"/>
          <w:spacing w:val="-5"/>
          <w:w w:val="105"/>
        </w:rPr>
        <w:t xml:space="preserve"> </w:t>
      </w:r>
      <w:r>
        <w:rPr>
          <w:color w:val="8E662E"/>
          <w:w w:val="105"/>
        </w:rPr>
        <w:t>Nam:</w:t>
      </w:r>
      <w:r>
        <w:rPr>
          <w:color w:val="8E662E"/>
          <w:spacing w:val="-6"/>
          <w:w w:val="105"/>
        </w:rPr>
        <w:t xml:space="preserve"> </w:t>
      </w:r>
      <w:r>
        <w:rPr>
          <w:color w:val="8E662E"/>
          <w:w w:val="105"/>
        </w:rPr>
        <w:t>{read},</w:t>
      </w:r>
      <w:r>
        <w:rPr>
          <w:color w:val="8E662E"/>
          <w:spacing w:val="-5"/>
          <w:w w:val="105"/>
        </w:rPr>
        <w:t xml:space="preserve"> </w:t>
      </w:r>
      <w:r>
        <w:rPr>
          <w:color w:val="8E662E"/>
          <w:w w:val="105"/>
        </w:rPr>
        <w:t>Ha:</w:t>
      </w:r>
      <w:r>
        <w:rPr>
          <w:color w:val="8E662E"/>
          <w:spacing w:val="-6"/>
          <w:w w:val="105"/>
        </w:rPr>
        <w:t xml:space="preserve"> </w:t>
      </w:r>
      <w:r>
        <w:rPr>
          <w:color w:val="8E662E"/>
          <w:w w:val="105"/>
        </w:rPr>
        <w:t>{read,</w:t>
      </w:r>
      <w:r>
        <w:rPr>
          <w:color w:val="8E662E"/>
          <w:spacing w:val="-5"/>
          <w:w w:val="105"/>
        </w:rPr>
        <w:t xml:space="preserve"> </w:t>
      </w:r>
      <w:r>
        <w:rPr>
          <w:color w:val="8E662E"/>
          <w:spacing w:val="-2"/>
          <w:w w:val="105"/>
        </w:rPr>
        <w:t>write}</w:t>
      </w:r>
    </w:p>
    <w:p>
      <w:pPr>
        <w:pStyle w:val="4"/>
        <w:spacing w:before="128"/>
        <w:rPr>
          <w:sz w:val="20"/>
        </w:rPr>
      </w:pPr>
      <w:r>
        <mc:AlternateContent>
          <mc:Choice Requires="wpg">
            <w:drawing>
              <wp:anchor distT="0" distB="0" distL="0" distR="0" simplePos="0" relativeHeight="252019712" behindDoc="1" locked="0" layoutInCell="1" allowOverlap="1">
                <wp:simplePos x="0" y="0"/>
                <wp:positionH relativeFrom="page">
                  <wp:posOffset>408940</wp:posOffset>
                </wp:positionH>
                <wp:positionV relativeFrom="paragraph">
                  <wp:posOffset>265430</wp:posOffset>
                </wp:positionV>
                <wp:extent cx="7001510" cy="854710"/>
                <wp:effectExtent l="0" t="0" r="0" b="0"/>
                <wp:wrapTopAndBottom/>
                <wp:docPr id="65639632" name="Group 65639632"/>
                <wp:cNvGraphicFramePr/>
                <a:graphic xmlns:a="http://schemas.openxmlformats.org/drawingml/2006/main">
                  <a:graphicData uri="http://schemas.microsoft.com/office/word/2010/wordprocessingGroup">
                    <wpg:wgp>
                      <wpg:cNvGrpSpPr/>
                      <wpg:grpSpPr>
                        <a:xfrm>
                          <a:off x="0" y="0"/>
                          <a:ext cx="7001509" cy="854710"/>
                          <a:chOff x="0" y="0"/>
                          <a:chExt cx="7001509" cy="854710"/>
                        </a:xfrm>
                      </wpg:grpSpPr>
                      <wps:wsp>
                        <wps:cNvPr id="1790521449" name="Graphic 177"/>
                        <wps:cNvSpPr/>
                        <wps:spPr>
                          <a:xfrm>
                            <a:off x="3557" y="75384"/>
                            <a:ext cx="6937375" cy="775970"/>
                          </a:xfrm>
                          <a:custGeom>
                            <a:avLst/>
                            <a:gdLst/>
                            <a:ahLst/>
                            <a:cxnLst/>
                            <a:rect l="l" t="t" r="r" b="b"/>
                            <a:pathLst>
                              <a:path w="6937375" h="775970">
                                <a:moveTo>
                                  <a:pt x="0" y="764856"/>
                                </a:moveTo>
                                <a:lnTo>
                                  <a:pt x="0" y="10672"/>
                                </a:lnTo>
                                <a:lnTo>
                                  <a:pt x="0" y="7726"/>
                                </a:lnTo>
                                <a:lnTo>
                                  <a:pt x="1041" y="5210"/>
                                </a:lnTo>
                                <a:lnTo>
                                  <a:pt x="3125" y="3127"/>
                                </a:lnTo>
                                <a:lnTo>
                                  <a:pt x="5209" y="1042"/>
                                </a:lnTo>
                                <a:lnTo>
                                  <a:pt x="7725" y="0"/>
                                </a:lnTo>
                                <a:lnTo>
                                  <a:pt x="10672" y="0"/>
                                </a:lnTo>
                                <a:lnTo>
                                  <a:pt x="6926398" y="0"/>
                                </a:lnTo>
                                <a:lnTo>
                                  <a:pt x="6929345" y="0"/>
                                </a:lnTo>
                                <a:lnTo>
                                  <a:pt x="6931860" y="1042"/>
                                </a:lnTo>
                                <a:lnTo>
                                  <a:pt x="6933944" y="3127"/>
                                </a:lnTo>
                                <a:lnTo>
                                  <a:pt x="6936028" y="5210"/>
                                </a:lnTo>
                                <a:lnTo>
                                  <a:pt x="6937070" y="7726"/>
                                </a:lnTo>
                                <a:lnTo>
                                  <a:pt x="6937071" y="10672"/>
                                </a:lnTo>
                                <a:lnTo>
                                  <a:pt x="6937071" y="764856"/>
                                </a:lnTo>
                                <a:lnTo>
                                  <a:pt x="6937070" y="767802"/>
                                </a:lnTo>
                                <a:lnTo>
                                  <a:pt x="6936028" y="770317"/>
                                </a:lnTo>
                                <a:lnTo>
                                  <a:pt x="6933944" y="772401"/>
                                </a:lnTo>
                                <a:lnTo>
                                  <a:pt x="6931860" y="774486"/>
                                </a:lnTo>
                                <a:lnTo>
                                  <a:pt x="6929345" y="775528"/>
                                </a:lnTo>
                                <a:lnTo>
                                  <a:pt x="6926398" y="775528"/>
                                </a:lnTo>
                                <a:lnTo>
                                  <a:pt x="10672" y="775528"/>
                                </a:lnTo>
                                <a:lnTo>
                                  <a:pt x="7725" y="775528"/>
                                </a:lnTo>
                                <a:lnTo>
                                  <a:pt x="5209" y="774486"/>
                                </a:lnTo>
                                <a:lnTo>
                                  <a:pt x="3125" y="772401"/>
                                </a:lnTo>
                                <a:lnTo>
                                  <a:pt x="1041" y="770317"/>
                                </a:lnTo>
                                <a:lnTo>
                                  <a:pt x="0" y="767802"/>
                                </a:lnTo>
                                <a:lnTo>
                                  <a:pt x="0" y="764856"/>
                                </a:lnTo>
                                <a:close/>
                              </a:path>
                            </a:pathLst>
                          </a:custGeom>
                          <a:ln w="7114">
                            <a:solidFill>
                              <a:srgbClr val="CAD0D6"/>
                            </a:solidFill>
                            <a:prstDash val="solid"/>
                          </a:ln>
                        </wps:spPr>
                        <wps:bodyPr wrap="square" lIns="0" tIns="0" rIns="0" bIns="0" rtlCol="0">
                          <a:noAutofit/>
                        </wps:bodyPr>
                      </wps:wsp>
                      <wps:wsp>
                        <wps:cNvPr id="2115873422" name="Graphic 178"/>
                        <wps:cNvSpPr/>
                        <wps:spPr>
                          <a:xfrm>
                            <a:off x="60477" y="658809"/>
                            <a:ext cx="448309" cy="128270"/>
                          </a:xfrm>
                          <a:custGeom>
                            <a:avLst/>
                            <a:gdLst/>
                            <a:ahLst/>
                            <a:cxnLst/>
                            <a:rect l="l" t="t" r="r" b="b"/>
                            <a:pathLst>
                              <a:path w="448309" h="128270">
                                <a:moveTo>
                                  <a:pt x="0" y="74706"/>
                                </a:moveTo>
                                <a:lnTo>
                                  <a:pt x="0" y="53362"/>
                                </a:lnTo>
                                <a:lnTo>
                                  <a:pt x="0" y="49852"/>
                                </a:lnTo>
                                <a:lnTo>
                                  <a:pt x="341" y="46379"/>
                                </a:lnTo>
                                <a:lnTo>
                                  <a:pt x="8993" y="23700"/>
                                </a:lnTo>
                                <a:lnTo>
                                  <a:pt x="10939" y="20789"/>
                                </a:lnTo>
                                <a:lnTo>
                                  <a:pt x="23715" y="8991"/>
                                </a:lnTo>
                                <a:lnTo>
                                  <a:pt x="26629" y="7045"/>
                                </a:lnTo>
                                <a:lnTo>
                                  <a:pt x="49858" y="0"/>
                                </a:lnTo>
                                <a:lnTo>
                                  <a:pt x="53362" y="0"/>
                                </a:lnTo>
                                <a:lnTo>
                                  <a:pt x="394879" y="0"/>
                                </a:lnTo>
                                <a:lnTo>
                                  <a:pt x="398383" y="0"/>
                                </a:lnTo>
                                <a:lnTo>
                                  <a:pt x="401853" y="340"/>
                                </a:lnTo>
                                <a:lnTo>
                                  <a:pt x="405289" y="1021"/>
                                </a:lnTo>
                                <a:lnTo>
                                  <a:pt x="408726" y="1702"/>
                                </a:lnTo>
                                <a:lnTo>
                                  <a:pt x="424525" y="8991"/>
                                </a:lnTo>
                                <a:lnTo>
                                  <a:pt x="427439" y="10936"/>
                                </a:lnTo>
                                <a:lnTo>
                                  <a:pt x="439248" y="23700"/>
                                </a:lnTo>
                                <a:lnTo>
                                  <a:pt x="441194" y="26611"/>
                                </a:lnTo>
                                <a:lnTo>
                                  <a:pt x="447216" y="42940"/>
                                </a:lnTo>
                                <a:lnTo>
                                  <a:pt x="447899" y="46379"/>
                                </a:lnTo>
                                <a:lnTo>
                                  <a:pt x="448241" y="49852"/>
                                </a:lnTo>
                                <a:lnTo>
                                  <a:pt x="448241" y="53362"/>
                                </a:lnTo>
                                <a:lnTo>
                                  <a:pt x="448241" y="74706"/>
                                </a:lnTo>
                                <a:lnTo>
                                  <a:pt x="448241" y="78208"/>
                                </a:lnTo>
                                <a:lnTo>
                                  <a:pt x="447899" y="81676"/>
                                </a:lnTo>
                                <a:lnTo>
                                  <a:pt x="447216" y="85108"/>
                                </a:lnTo>
                                <a:lnTo>
                                  <a:pt x="446532" y="88540"/>
                                </a:lnTo>
                                <a:lnTo>
                                  <a:pt x="439248" y="104340"/>
                                </a:lnTo>
                                <a:lnTo>
                                  <a:pt x="437301" y="107252"/>
                                </a:lnTo>
                                <a:lnTo>
                                  <a:pt x="415300" y="123997"/>
                                </a:lnTo>
                                <a:lnTo>
                                  <a:pt x="412063" y="125338"/>
                                </a:lnTo>
                                <a:lnTo>
                                  <a:pt x="408726" y="126352"/>
                                </a:lnTo>
                                <a:lnTo>
                                  <a:pt x="405289" y="127033"/>
                                </a:lnTo>
                                <a:lnTo>
                                  <a:pt x="401853" y="127721"/>
                                </a:lnTo>
                                <a:lnTo>
                                  <a:pt x="398383" y="128061"/>
                                </a:lnTo>
                                <a:lnTo>
                                  <a:pt x="394879" y="128069"/>
                                </a:lnTo>
                                <a:lnTo>
                                  <a:pt x="53362" y="128069"/>
                                </a:lnTo>
                                <a:lnTo>
                                  <a:pt x="49858" y="128061"/>
                                </a:lnTo>
                                <a:lnTo>
                                  <a:pt x="46388" y="127721"/>
                                </a:lnTo>
                                <a:lnTo>
                                  <a:pt x="42951" y="127033"/>
                                </a:lnTo>
                                <a:lnTo>
                                  <a:pt x="39515" y="126352"/>
                                </a:lnTo>
                                <a:lnTo>
                                  <a:pt x="36178" y="125338"/>
                                </a:lnTo>
                                <a:lnTo>
                                  <a:pt x="32941" y="123997"/>
                                </a:lnTo>
                                <a:lnTo>
                                  <a:pt x="29704" y="122656"/>
                                </a:lnTo>
                                <a:lnTo>
                                  <a:pt x="26629" y="121009"/>
                                </a:lnTo>
                                <a:lnTo>
                                  <a:pt x="23715" y="119057"/>
                                </a:lnTo>
                                <a:lnTo>
                                  <a:pt x="20802" y="117118"/>
                                </a:lnTo>
                                <a:lnTo>
                                  <a:pt x="8993" y="104340"/>
                                </a:lnTo>
                                <a:lnTo>
                                  <a:pt x="7046" y="101429"/>
                                </a:lnTo>
                                <a:lnTo>
                                  <a:pt x="0" y="78208"/>
                                </a:lnTo>
                                <a:lnTo>
                                  <a:pt x="0" y="74706"/>
                                </a:lnTo>
                                <a:close/>
                              </a:path>
                            </a:pathLst>
                          </a:custGeom>
                          <a:ln w="7114">
                            <a:solidFill>
                              <a:srgbClr val="000000"/>
                            </a:solidFill>
                            <a:prstDash val="solid"/>
                          </a:ln>
                        </wps:spPr>
                        <wps:bodyPr wrap="square" lIns="0" tIns="0" rIns="0" bIns="0" rtlCol="0">
                          <a:noAutofit/>
                        </wps:bodyPr>
                      </wps:wsp>
                      <wps:wsp>
                        <wps:cNvPr id="1521206579" name="Graphic 179"/>
                        <wps:cNvSpPr/>
                        <wps:spPr>
                          <a:xfrm>
                            <a:off x="6616295" y="0"/>
                            <a:ext cx="384810" cy="429895"/>
                          </a:xfrm>
                          <a:custGeom>
                            <a:avLst/>
                            <a:gdLst/>
                            <a:ahLst/>
                            <a:cxnLst/>
                            <a:rect l="l" t="t" r="r" b="b"/>
                            <a:pathLst>
                              <a:path w="384810" h="429895">
                                <a:moveTo>
                                  <a:pt x="384810" y="429767"/>
                                </a:moveTo>
                                <a:lnTo>
                                  <a:pt x="0" y="429767"/>
                                </a:lnTo>
                                <a:lnTo>
                                  <a:pt x="0" y="0"/>
                                </a:lnTo>
                                <a:lnTo>
                                  <a:pt x="384810" y="0"/>
                                </a:lnTo>
                                <a:lnTo>
                                  <a:pt x="384810" y="93173"/>
                                </a:lnTo>
                                <a:lnTo>
                                  <a:pt x="214052" y="93173"/>
                                </a:lnTo>
                                <a:lnTo>
                                  <a:pt x="203538" y="93681"/>
                                </a:lnTo>
                                <a:lnTo>
                                  <a:pt x="163691" y="105789"/>
                                </a:lnTo>
                                <a:lnTo>
                                  <a:pt x="131510" y="132225"/>
                                </a:lnTo>
                                <a:lnTo>
                                  <a:pt x="111895" y="168963"/>
                                </a:lnTo>
                                <a:lnTo>
                                  <a:pt x="107327" y="199897"/>
                                </a:lnTo>
                                <a:lnTo>
                                  <a:pt x="107834" y="210411"/>
                                </a:lnTo>
                                <a:lnTo>
                                  <a:pt x="119942" y="250257"/>
                                </a:lnTo>
                                <a:lnTo>
                                  <a:pt x="146378" y="282437"/>
                                </a:lnTo>
                                <a:lnTo>
                                  <a:pt x="183117" y="302051"/>
                                </a:lnTo>
                                <a:lnTo>
                                  <a:pt x="214052" y="306621"/>
                                </a:lnTo>
                                <a:lnTo>
                                  <a:pt x="384810" y="306621"/>
                                </a:lnTo>
                                <a:lnTo>
                                  <a:pt x="384810" y="429767"/>
                                </a:lnTo>
                                <a:close/>
                              </a:path>
                              <a:path w="384810" h="429895">
                                <a:moveTo>
                                  <a:pt x="384810" y="306621"/>
                                </a:moveTo>
                                <a:lnTo>
                                  <a:pt x="214052" y="306621"/>
                                </a:lnTo>
                                <a:lnTo>
                                  <a:pt x="224565" y="306113"/>
                                </a:lnTo>
                                <a:lnTo>
                                  <a:pt x="234876" y="304590"/>
                                </a:lnTo>
                                <a:lnTo>
                                  <a:pt x="273355" y="288651"/>
                                </a:lnTo>
                                <a:lnTo>
                                  <a:pt x="302805" y="259200"/>
                                </a:lnTo>
                                <a:lnTo>
                                  <a:pt x="318744" y="220722"/>
                                </a:lnTo>
                                <a:lnTo>
                                  <a:pt x="320776" y="199897"/>
                                </a:lnTo>
                                <a:lnTo>
                                  <a:pt x="320267" y="189384"/>
                                </a:lnTo>
                                <a:lnTo>
                                  <a:pt x="308159" y="149536"/>
                                </a:lnTo>
                                <a:lnTo>
                                  <a:pt x="281723" y="117357"/>
                                </a:lnTo>
                                <a:lnTo>
                                  <a:pt x="244985" y="97743"/>
                                </a:lnTo>
                                <a:lnTo>
                                  <a:pt x="214052" y="93173"/>
                                </a:lnTo>
                                <a:lnTo>
                                  <a:pt x="384810" y="93173"/>
                                </a:lnTo>
                                <a:lnTo>
                                  <a:pt x="384810" y="306621"/>
                                </a:lnTo>
                                <a:close/>
                              </a:path>
                            </a:pathLst>
                          </a:custGeom>
                          <a:solidFill>
                            <a:srgbClr val="000000">
                              <a:alpha val="19999"/>
                            </a:srgbClr>
                          </a:solidFill>
                        </wps:spPr>
                        <wps:bodyPr wrap="square" lIns="0" tIns="0" rIns="0" bIns="0" rtlCol="0">
                          <a:noAutofit/>
                        </wps:bodyPr>
                      </wps:wsp>
                      <pic:pic xmlns:pic="http://schemas.openxmlformats.org/drawingml/2006/picture">
                        <pic:nvPicPr>
                          <pic:cNvPr id="1080292349" name="Image 180"/>
                          <pic:cNvPicPr/>
                        </pic:nvPicPr>
                        <pic:blipFill>
                          <a:blip r:embed="rId8" cstate="print"/>
                          <a:stretch>
                            <a:fillRect/>
                          </a:stretch>
                        </pic:blipFill>
                        <pic:spPr>
                          <a:xfrm>
                            <a:off x="6716507" y="86057"/>
                            <a:ext cx="227678" cy="227678"/>
                          </a:xfrm>
                          <a:prstGeom prst="rect">
                            <a:avLst/>
                          </a:prstGeom>
                        </pic:spPr>
                      </pic:pic>
                      <wps:wsp>
                        <wps:cNvPr id="214096243" name="Textbox 181"/>
                        <wps:cNvSpPr txBox="1"/>
                        <wps:spPr>
                          <a:xfrm>
                            <a:off x="0" y="0"/>
                            <a:ext cx="7001509" cy="854710"/>
                          </a:xfrm>
                          <a:prstGeom prst="rect">
                            <a:avLst/>
                          </a:prstGeom>
                        </wps:spPr>
                        <wps:txbx>
                          <w:txbxContent>
                            <w:p>
                              <w:pPr>
                                <w:spacing w:before="4"/>
                                <w:rPr>
                                  <w:sz w:val="13"/>
                                </w:rPr>
                              </w:pPr>
                            </w:p>
                            <w:p>
                              <w:pPr>
                                <w:ind w:left="94"/>
                                <w:rPr>
                                  <w:b/>
                                  <w:sz w:val="20"/>
                                </w:rPr>
                              </w:pPr>
                              <w:r>
                                <w:rPr>
                                  <w:b/>
                                  <w:color w:val="1C2025"/>
                                  <w:sz w:val="13"/>
                                </w:rPr>
                                <w:t>Question</w:t>
                              </w:r>
                              <w:r>
                                <w:rPr>
                                  <w:b/>
                                  <w:color w:val="1C2025"/>
                                  <w:spacing w:val="12"/>
                                  <w:sz w:val="13"/>
                                </w:rPr>
                                <w:t xml:space="preserve"> </w:t>
                              </w:r>
                              <w:r>
                                <w:rPr>
                                  <w:b/>
                                  <w:color w:val="1C2025"/>
                                  <w:spacing w:val="-5"/>
                                  <w:sz w:val="20"/>
                                </w:rPr>
                                <w:t>18</w:t>
                              </w:r>
                            </w:p>
                            <w:p>
                              <w:pPr>
                                <w:spacing w:before="67"/>
                                <w:ind w:left="94"/>
                                <w:rPr>
                                  <w:sz w:val="13"/>
                                </w:rPr>
                              </w:pPr>
                              <w:r>
                                <w:rPr>
                                  <w:color w:val="1C2025"/>
                                  <w:sz w:val="13"/>
                                </w:rPr>
                                <w:t>Not</w:t>
                              </w:r>
                              <w:r>
                                <w:rPr>
                                  <w:color w:val="1C2025"/>
                                  <w:spacing w:val="4"/>
                                  <w:sz w:val="13"/>
                                </w:rPr>
                                <w:t xml:space="preserve"> </w:t>
                              </w:r>
                              <w:r>
                                <w:rPr>
                                  <w:color w:val="1C2025"/>
                                  <w:spacing w:val="-2"/>
                                  <w:sz w:val="13"/>
                                </w:rPr>
                                <w:t>answered</w:t>
                              </w:r>
                            </w:p>
                            <w:p>
                              <w:pPr>
                                <w:spacing w:before="119"/>
                                <w:ind w:left="94"/>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4"/>
                                <w:ind w:left="155"/>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20.9pt;height:67.3pt;width:551.3pt;mso-position-horizontal-relative:page;mso-wrap-distance-bottom:0pt;mso-wrap-distance-top:0pt;z-index:-251296768;mso-width-relative:page;mso-height-relative:page;" coordsize="7001509,854710" o:gfxdata="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">
                <o:lock v:ext="edit" aspectratio="f"/>
                <v:shape id="Graphic 177" o:spid="_x0000_s1026" o:spt="100" style="position:absolute;left:3557;top:75384;height:775970;width:6937375;" filled="f" stroked="t" coordsize="6937375,775970" o:gfxdata="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0M&#10;r7/CAAAA4wAAAA8AAAAAAAAAAQAgAAAAIgAAAGRycy9kb3ducmV2LnhtbFBLAQIUABQAAAAIAIdO&#10;4kAzLwWeOwAAADkAAAAQAAAAAAAAAAEAIAAAABEBAABkcnMvc2hhcGV4bWwueG1sUEsFBgAAAAAG&#10;AAYAWwEAALsDAAAAAA==&#10;" path="m0,764856l0,10672,0,7726,1041,5210,3125,3127,5209,1042,7725,0,10672,0,6926398,0,6929345,0,6931860,1042,6933944,3127,6936028,5210,6937070,7726,6937071,10672,6937071,764856,6937070,767802,6936028,770317,6933944,772401,6931860,774486,6929345,775528,6926398,775528,10672,775528,7725,775528,5209,774486,3125,772401,1041,770317,0,767802,0,764856xe">
                  <v:fill on="f" focussize="0,0"/>
                  <v:stroke weight="0.560157480314961pt" color="#CAD0D6" joinstyle="round"/>
                  <v:imagedata o:title=""/>
                  <o:lock v:ext="edit" aspectratio="f"/>
                  <v:textbox inset="0mm,0mm,0mm,0mm"/>
                </v:shape>
                <v:shape id="Graphic 178" o:spid="_x0000_s1026" o:spt="100" style="position:absolute;left:60477;top:658809;height:128270;width:448309;" filled="f" stroked="t" coordsize="448309,128270" o:gfxdata="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Y&#10;COMGwwAAAOMAAAAPAAAAAAAAAAEAIAAAACIAAABkcnMvZG93bnJldi54bWxQSwECFAAUAAAACACH&#10;TuJAMy8FnjsAAAA5AAAAEAAAAAAAAAABACAAAAASAQAAZHJzL3NoYXBleG1sLnhtbFBLBQYAAAAA&#10;BgAGAFsBAAC8AwAAAAA=&#10;" path="m0,74706l0,53362,0,49852,341,46379,8993,23700,10939,20789,23715,8991,26629,7045,49858,0,53362,0,394879,0,398383,0,401853,340,405289,1021,408726,1702,424525,8991,427439,10936,439248,23700,441194,26611,447216,42940,447899,46379,448241,49852,448241,53362,448241,74706,448241,78208,447899,81676,447216,85108,446532,88540,439248,104340,437301,107252,415300,123997,412063,125338,408726,126352,405289,127033,401853,127721,398383,128061,394879,128069,53362,128069,49858,128061,46388,127721,42951,127033,39515,126352,36178,125338,32941,123997,29704,122656,26629,121009,23715,119057,20802,117118,8993,104340,7046,101429,0,78208,0,74706xe">
                  <v:fill on="f" focussize="0,0"/>
                  <v:stroke weight="0.560157480314961pt" color="#000000" joinstyle="round"/>
                  <v:imagedata o:title=""/>
                  <o:lock v:ext="edit" aspectratio="f"/>
                  <v:textbox inset="0mm,0mm,0mm,0mm"/>
                </v:shape>
                <v:shape id="Graphic 179" o:spid="_x0000_s1026" o:spt="100" style="position:absolute;left:6616295;top:0;height:429895;width:384810;" fillcolor="#000000" filled="t" stroked="f" coordsize="384810,429895" o:gfxdata="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4HX&#10;F8EAAADjAAAADwAAAAAAAAABACAAAAAiAAAAZHJzL2Rvd25yZXYueG1sUEsBAhQAFAAAAAgAh07i&#10;QDMvBZ47AAAAOQAAABAAAAAAAAAAAQAgAAAAEAEAAGRycy9zaGFwZXhtbC54bWxQSwUGAAAAAAYA&#10;BgBbAQAAugMAAAAA&#10;" path="m384810,429767l0,429767,0,0,384810,0,384810,93173,214052,93173,203538,93681,163691,105789,131510,132225,111895,168963,107327,199897,107834,210411,119942,250257,146378,282437,183117,302051,214052,306621,384810,306621,384810,429767xem384810,306621l214052,306621,224565,306113,234876,304590,273355,288651,302805,259200,318744,220722,320776,199897,320267,189384,308159,149536,281723,117357,244985,97743,214052,93173,384810,93173,384810,306621xe">
                  <v:fill on="t" opacity="13106f" focussize="0,0"/>
                  <v:stroke on="f"/>
                  <v:imagedata o:title=""/>
                  <o:lock v:ext="edit" aspectratio="f"/>
                  <v:textbox inset="0mm,0mm,0mm,0mm"/>
                </v:shape>
                <v:shape id="Image 180" o:spid="_x0000_s1026" o:spt="75" type="#_x0000_t75" style="position:absolute;left:6716507;top:86057;height:227678;width:227678;" filled="f" o:preferrelative="t" stroked="f" coordsize="21600,21600" o:gfxdata="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9Ky&#10;QsEAAADjAAAADwAAAAAAAAABACAAAAAiAAAAZHJzL2Rvd25yZXYueG1sUEsBAhQAFAAAAAgAh07i&#10;QDMvBZ47AAAAOQAAABAAAAAAAAAAAQAgAAAAEAEAAGRycy9zaGFwZXhtbC54bWxQSwUGAAAAAAYA&#10;BgBbAQAAugMAAAAA&#10;">
                  <v:fill on="f" focussize="0,0"/>
                  <v:stroke on="f"/>
                  <v:imagedata r:id="rId8" o:title=""/>
                  <o:lock v:ext="edit" aspectratio="f"/>
                </v:shape>
                <v:shape id="Textbox 181" o:spid="_x0000_s1026" o:spt="202" type="#_x0000_t202" style="position:absolute;left:0;top:0;height:854710;width:7001509;" filled="f" stroked="f" coordsize="21600,21600" o:gfxdata="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bqBcKcQAAADiAAAADwAAAAAAAAABACAAAAAiAAAAZHJzL2Rvd25yZXYueG1sUEsBAhQAFAAAAAgA&#10;h07iQDMvBZ47AAAAOQAAABAAAAAAAAAAAQAgAAAAEwEAAGRycy9zaGFwZXhtbC54bWxQSwUGAAAA&#10;AAYABgBbAQAAvQMAAAAA&#10;">
                  <v:fill on="f" focussize="0,0"/>
                  <v:stroke on="f"/>
                  <v:imagedata o:title=""/>
                  <o:lock v:ext="edit" aspectratio="f"/>
                  <v:textbox inset="0mm,0mm,0mm,0mm">
                    <w:txbxContent>
                      <w:p>
                        <w:pPr>
                          <w:spacing w:before="4"/>
                          <w:rPr>
                            <w:sz w:val="13"/>
                          </w:rPr>
                        </w:pPr>
                      </w:p>
                      <w:p>
                        <w:pPr>
                          <w:ind w:left="94"/>
                          <w:rPr>
                            <w:b/>
                            <w:sz w:val="20"/>
                          </w:rPr>
                        </w:pPr>
                        <w:r>
                          <w:rPr>
                            <w:b/>
                            <w:color w:val="1C2025"/>
                            <w:sz w:val="13"/>
                          </w:rPr>
                          <w:t>Question</w:t>
                        </w:r>
                        <w:r>
                          <w:rPr>
                            <w:b/>
                            <w:color w:val="1C2025"/>
                            <w:spacing w:val="12"/>
                            <w:sz w:val="13"/>
                          </w:rPr>
                          <w:t xml:space="preserve"> </w:t>
                        </w:r>
                        <w:r>
                          <w:rPr>
                            <w:b/>
                            <w:color w:val="1C2025"/>
                            <w:spacing w:val="-5"/>
                            <w:sz w:val="20"/>
                          </w:rPr>
                          <w:t>18</w:t>
                        </w:r>
                      </w:p>
                      <w:p>
                        <w:pPr>
                          <w:spacing w:before="67"/>
                          <w:ind w:left="94"/>
                          <w:rPr>
                            <w:sz w:val="13"/>
                          </w:rPr>
                        </w:pPr>
                        <w:r>
                          <w:rPr>
                            <w:color w:val="1C2025"/>
                            <w:sz w:val="13"/>
                          </w:rPr>
                          <w:t>Not</w:t>
                        </w:r>
                        <w:r>
                          <w:rPr>
                            <w:color w:val="1C2025"/>
                            <w:spacing w:val="4"/>
                            <w:sz w:val="13"/>
                          </w:rPr>
                          <w:t xml:space="preserve"> </w:t>
                        </w:r>
                        <w:r>
                          <w:rPr>
                            <w:color w:val="1C2025"/>
                            <w:spacing w:val="-2"/>
                            <w:sz w:val="13"/>
                          </w:rPr>
                          <w:t>answered</w:t>
                        </w:r>
                      </w:p>
                      <w:p>
                        <w:pPr>
                          <w:spacing w:before="119"/>
                          <w:ind w:left="94"/>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4"/>
                          <w:ind w:left="155"/>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pPr>
    </w:p>
    <w:p>
      <w:pPr>
        <w:pStyle w:val="4"/>
        <w:spacing w:before="29"/>
      </w:pPr>
    </w:p>
    <w:p>
      <w:pPr>
        <w:pStyle w:val="4"/>
        <w:ind w:left="468"/>
      </w:pPr>
      <w:r>
        <w:rPr>
          <w:color w:val="001A1D"/>
          <w:w w:val="105"/>
        </w:rPr>
        <w:t>Mô</w:t>
      </w:r>
      <w:r>
        <w:rPr>
          <w:color w:val="001A1D"/>
          <w:spacing w:val="-5"/>
          <w:w w:val="105"/>
        </w:rPr>
        <w:t xml:space="preserve"> </w:t>
      </w:r>
      <w:r>
        <w:rPr>
          <w:color w:val="001A1D"/>
          <w:w w:val="105"/>
        </w:rPr>
        <w:t>hình</w:t>
      </w:r>
      <w:r>
        <w:rPr>
          <w:color w:val="001A1D"/>
          <w:spacing w:val="-4"/>
          <w:w w:val="105"/>
        </w:rPr>
        <w:t xml:space="preserve"> </w:t>
      </w:r>
      <w:r>
        <w:rPr>
          <w:color w:val="001A1D"/>
          <w:w w:val="105"/>
        </w:rPr>
        <w:t>AAA</w:t>
      </w:r>
      <w:r>
        <w:rPr>
          <w:color w:val="001A1D"/>
          <w:spacing w:val="-4"/>
          <w:w w:val="105"/>
        </w:rPr>
        <w:t xml:space="preserve"> </w:t>
      </w:r>
      <w:r>
        <w:rPr>
          <w:color w:val="001A1D"/>
          <w:w w:val="105"/>
        </w:rPr>
        <w:t>liên</w:t>
      </w:r>
      <w:r>
        <w:rPr>
          <w:color w:val="001A1D"/>
          <w:spacing w:val="-4"/>
          <w:w w:val="105"/>
        </w:rPr>
        <w:t xml:space="preserve"> </w:t>
      </w:r>
      <w:r>
        <w:rPr>
          <w:color w:val="001A1D"/>
          <w:w w:val="105"/>
        </w:rPr>
        <w:t>quan</w:t>
      </w:r>
      <w:r>
        <w:rPr>
          <w:color w:val="001A1D"/>
          <w:spacing w:val="-4"/>
          <w:w w:val="105"/>
        </w:rPr>
        <w:t xml:space="preserve"> </w:t>
      </w:r>
      <w:r>
        <w:rPr>
          <w:color w:val="001A1D"/>
          <w:w w:val="105"/>
        </w:rPr>
        <w:t>đến</w:t>
      </w:r>
      <w:r>
        <w:rPr>
          <w:color w:val="001A1D"/>
          <w:spacing w:val="-4"/>
          <w:w w:val="105"/>
        </w:rPr>
        <w:t xml:space="preserve"> </w:t>
      </w:r>
      <w:r>
        <w:rPr>
          <w:color w:val="001A1D"/>
          <w:w w:val="105"/>
        </w:rPr>
        <w:t>các</w:t>
      </w:r>
      <w:r>
        <w:rPr>
          <w:color w:val="001A1D"/>
          <w:spacing w:val="-5"/>
          <w:w w:val="105"/>
        </w:rPr>
        <w:t xml:space="preserve"> </w:t>
      </w:r>
      <w:r>
        <w:rPr>
          <w:color w:val="001A1D"/>
          <w:w w:val="105"/>
        </w:rPr>
        <w:t>chứng</w:t>
      </w:r>
      <w:r>
        <w:rPr>
          <w:color w:val="001A1D"/>
          <w:spacing w:val="-4"/>
          <w:w w:val="105"/>
        </w:rPr>
        <w:t xml:space="preserve"> </w:t>
      </w:r>
      <w:r>
        <w:rPr>
          <w:color w:val="001A1D"/>
          <w:w w:val="105"/>
        </w:rPr>
        <w:t>năng</w:t>
      </w:r>
      <w:r>
        <w:rPr>
          <w:color w:val="001A1D"/>
          <w:spacing w:val="-4"/>
          <w:w w:val="105"/>
        </w:rPr>
        <w:t xml:space="preserve"> </w:t>
      </w:r>
      <w:r>
        <w:rPr>
          <w:color w:val="001A1D"/>
          <w:w w:val="105"/>
        </w:rPr>
        <w:t>nào</w:t>
      </w:r>
      <w:r>
        <w:rPr>
          <w:color w:val="001A1D"/>
          <w:spacing w:val="-4"/>
          <w:w w:val="105"/>
        </w:rPr>
        <w:t xml:space="preserve"> </w:t>
      </w:r>
      <w:r>
        <w:rPr>
          <w:color w:val="001A1D"/>
          <w:w w:val="105"/>
        </w:rPr>
        <w:t>sau</w:t>
      </w:r>
      <w:r>
        <w:rPr>
          <w:color w:val="001A1D"/>
          <w:spacing w:val="-4"/>
          <w:w w:val="105"/>
        </w:rPr>
        <w:t xml:space="preserve"> đây?</w:t>
      </w:r>
    </w:p>
    <w:p>
      <w:pPr>
        <w:pStyle w:val="4"/>
        <w:spacing w:before="123"/>
      </w:pPr>
    </w:p>
    <w:p>
      <w:pPr>
        <w:pStyle w:val="5"/>
        <w:numPr>
          <w:ilvl w:val="0"/>
          <w:numId w:val="18"/>
        </w:numPr>
        <w:tabs>
          <w:tab w:val="left" w:pos="1098"/>
        </w:tabs>
        <w:spacing w:before="0"/>
        <w:ind w:left="1098" w:hanging="294"/>
        <w:rPr>
          <w:sz w:val="16"/>
        </w:rPr>
      </w:pPr>
      <w:r>
        <w:drawing>
          <wp:anchor distT="0" distB="0" distL="0" distR="0" simplePos="0" relativeHeight="251909120" behindDoc="0" locked="0" layoutInCell="1" allowOverlap="1">
            <wp:simplePos x="0" y="0"/>
            <wp:positionH relativeFrom="page">
              <wp:posOffset>611505</wp:posOffset>
            </wp:positionH>
            <wp:positionV relativeFrom="paragraph">
              <wp:posOffset>17145</wp:posOffset>
            </wp:positionV>
            <wp:extent cx="92710" cy="92710"/>
            <wp:effectExtent l="0" t="0" r="0" b="0"/>
            <wp:wrapNone/>
            <wp:docPr id="1116208067" name="Picture 1116208067"/>
            <wp:cNvGraphicFramePr/>
            <a:graphic xmlns:a="http://schemas.openxmlformats.org/drawingml/2006/main">
              <a:graphicData uri="http://schemas.openxmlformats.org/drawingml/2006/picture">
                <pic:pic xmlns:pic="http://schemas.openxmlformats.org/drawingml/2006/picture">
                  <pic:nvPicPr>
                    <pic:cNvPr id="1116208067" name="Picture 1116208067"/>
                    <pic:cNvPicPr/>
                  </pic:nvPicPr>
                  <pic:blipFill>
                    <a:blip r:embed="rId10" cstate="print"/>
                    <a:stretch>
                      <a:fillRect/>
                    </a:stretch>
                  </pic:blipFill>
                  <pic:spPr>
                    <a:xfrm>
                      <a:off x="0" y="0"/>
                      <a:ext cx="92494" cy="92494"/>
                    </a:xfrm>
                    <a:prstGeom prst="rect">
                      <a:avLst/>
                    </a:prstGeom>
                  </pic:spPr>
                </pic:pic>
              </a:graphicData>
            </a:graphic>
          </wp:anchor>
        </w:drawing>
      </w:r>
      <w:r>
        <w:rPr>
          <w:color w:val="001A1D"/>
          <w:spacing w:val="-2"/>
          <w:w w:val="105"/>
          <w:sz w:val="16"/>
        </w:rPr>
        <w:t>Authenticity</w:t>
      </w:r>
    </w:p>
    <w:p>
      <w:pPr>
        <w:pStyle w:val="5"/>
        <w:numPr>
          <w:ilvl w:val="0"/>
          <w:numId w:val="18"/>
        </w:numPr>
        <w:tabs>
          <w:tab w:val="left" w:pos="1098"/>
        </w:tabs>
        <w:spacing w:before="157"/>
        <w:ind w:left="1098" w:hanging="294"/>
        <w:rPr>
          <w:sz w:val="16"/>
        </w:rPr>
      </w:pPr>
      <w:r>
        <w:drawing>
          <wp:anchor distT="0" distB="0" distL="0" distR="0" simplePos="0" relativeHeight="251910144"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1700943411" name="Picture 1700943411"/>
            <wp:cNvGraphicFramePr/>
            <a:graphic xmlns:a="http://schemas.openxmlformats.org/drawingml/2006/main">
              <a:graphicData uri="http://schemas.openxmlformats.org/drawingml/2006/picture">
                <pic:pic xmlns:pic="http://schemas.openxmlformats.org/drawingml/2006/picture">
                  <pic:nvPicPr>
                    <pic:cNvPr id="1700943411" name="Picture 1700943411"/>
                    <pic:cNvPicPr/>
                  </pic:nvPicPr>
                  <pic:blipFill>
                    <a:blip r:embed="rId54" cstate="print"/>
                    <a:stretch>
                      <a:fillRect/>
                    </a:stretch>
                  </pic:blipFill>
                  <pic:spPr>
                    <a:xfrm>
                      <a:off x="0" y="0"/>
                      <a:ext cx="92494" cy="92494"/>
                    </a:xfrm>
                    <a:prstGeom prst="rect">
                      <a:avLst/>
                    </a:prstGeom>
                  </pic:spPr>
                </pic:pic>
              </a:graphicData>
            </a:graphic>
          </wp:anchor>
        </w:drawing>
      </w:r>
      <w:r>
        <w:rPr>
          <w:color w:val="001A1D"/>
          <w:spacing w:val="-2"/>
          <w:w w:val="105"/>
          <w:sz w:val="16"/>
        </w:rPr>
        <w:t>Authorization</w:t>
      </w:r>
    </w:p>
    <w:p>
      <w:pPr>
        <w:pStyle w:val="5"/>
        <w:numPr>
          <w:ilvl w:val="0"/>
          <w:numId w:val="18"/>
        </w:numPr>
        <w:tabs>
          <w:tab w:val="left" w:pos="1098"/>
        </w:tabs>
        <w:ind w:left="1098" w:hanging="294"/>
        <w:rPr>
          <w:sz w:val="16"/>
        </w:rPr>
      </w:pPr>
      <w:r>
        <w:drawing>
          <wp:anchor distT="0" distB="0" distL="0" distR="0" simplePos="0" relativeHeight="251911168"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2138804704" name="Picture 2138804704"/>
            <wp:cNvGraphicFramePr/>
            <a:graphic xmlns:a="http://schemas.openxmlformats.org/drawingml/2006/main">
              <a:graphicData uri="http://schemas.openxmlformats.org/drawingml/2006/picture">
                <pic:pic xmlns:pic="http://schemas.openxmlformats.org/drawingml/2006/picture">
                  <pic:nvPicPr>
                    <pic:cNvPr id="2138804704" name="Picture 2138804704"/>
                    <pic:cNvPicPr/>
                  </pic:nvPicPr>
                  <pic:blipFill>
                    <a:blip r:embed="rId10" cstate="print"/>
                    <a:stretch>
                      <a:fillRect/>
                    </a:stretch>
                  </pic:blipFill>
                  <pic:spPr>
                    <a:xfrm>
                      <a:off x="0" y="0"/>
                      <a:ext cx="92494" cy="92494"/>
                    </a:xfrm>
                    <a:prstGeom prst="rect">
                      <a:avLst/>
                    </a:prstGeom>
                  </pic:spPr>
                </pic:pic>
              </a:graphicData>
            </a:graphic>
          </wp:anchor>
        </w:drawing>
      </w:r>
      <w:r>
        <w:rPr>
          <w:color w:val="001A1D"/>
          <w:spacing w:val="-2"/>
          <w:w w:val="105"/>
          <w:sz w:val="16"/>
        </w:rPr>
        <w:t>Accounting</w:t>
      </w:r>
    </w:p>
    <w:p>
      <w:pPr>
        <w:pStyle w:val="5"/>
        <w:numPr>
          <w:ilvl w:val="0"/>
          <w:numId w:val="18"/>
        </w:numPr>
        <w:tabs>
          <w:tab w:val="left" w:pos="1098"/>
        </w:tabs>
        <w:spacing w:before="169"/>
        <w:ind w:left="1098" w:hanging="294"/>
        <w:rPr>
          <w:sz w:val="16"/>
        </w:rPr>
      </w:pPr>
      <w:r>
        <w:drawing>
          <wp:anchor distT="0" distB="0" distL="0" distR="0" simplePos="0" relativeHeight="251912192" behindDoc="0" locked="0" layoutInCell="1" allowOverlap="1">
            <wp:simplePos x="0" y="0"/>
            <wp:positionH relativeFrom="page">
              <wp:posOffset>611505</wp:posOffset>
            </wp:positionH>
            <wp:positionV relativeFrom="paragraph">
              <wp:posOffset>131445</wp:posOffset>
            </wp:positionV>
            <wp:extent cx="92710" cy="92710"/>
            <wp:effectExtent l="0" t="0" r="0" b="0"/>
            <wp:wrapNone/>
            <wp:docPr id="302466871" name="Picture 302466871"/>
            <wp:cNvGraphicFramePr/>
            <a:graphic xmlns:a="http://schemas.openxmlformats.org/drawingml/2006/main">
              <a:graphicData uri="http://schemas.openxmlformats.org/drawingml/2006/picture">
                <pic:pic xmlns:pic="http://schemas.openxmlformats.org/drawingml/2006/picture">
                  <pic:nvPicPr>
                    <pic:cNvPr id="302466871" name="Picture 302466871"/>
                    <pic:cNvPicPr/>
                  </pic:nvPicPr>
                  <pic:blipFill>
                    <a:blip r:embed="rId55" cstate="print"/>
                    <a:stretch>
                      <a:fillRect/>
                    </a:stretch>
                  </pic:blipFill>
                  <pic:spPr>
                    <a:xfrm>
                      <a:off x="0" y="0"/>
                      <a:ext cx="92494" cy="92494"/>
                    </a:xfrm>
                    <a:prstGeom prst="rect">
                      <a:avLst/>
                    </a:prstGeom>
                  </pic:spPr>
                </pic:pic>
              </a:graphicData>
            </a:graphic>
          </wp:anchor>
        </w:drawing>
      </w:r>
      <w:r>
        <w:rPr>
          <w:color w:val="001A1D"/>
          <w:spacing w:val="-2"/>
          <w:w w:val="105"/>
          <w:sz w:val="16"/>
        </w:rPr>
        <w:t>Authentication</w:t>
      </w:r>
    </w:p>
    <w:p>
      <w:pPr>
        <w:pStyle w:val="5"/>
        <w:numPr>
          <w:ilvl w:val="0"/>
          <w:numId w:val="18"/>
        </w:numPr>
        <w:tabs>
          <w:tab w:val="left" w:pos="1098"/>
        </w:tabs>
        <w:ind w:left="1098" w:hanging="294"/>
        <w:rPr>
          <w:sz w:val="16"/>
        </w:rPr>
      </w:pPr>
      <w:r>
        <w:drawing>
          <wp:anchor distT="0" distB="0" distL="0" distR="0" simplePos="0" relativeHeight="251913216"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924589392" name="Picture 924589392"/>
            <wp:cNvGraphicFramePr/>
            <a:graphic xmlns:a="http://schemas.openxmlformats.org/drawingml/2006/main">
              <a:graphicData uri="http://schemas.openxmlformats.org/drawingml/2006/picture">
                <pic:pic xmlns:pic="http://schemas.openxmlformats.org/drawingml/2006/picture">
                  <pic:nvPicPr>
                    <pic:cNvPr id="924589392" name="Picture 924589392"/>
                    <pic:cNvPicPr/>
                  </pic:nvPicPr>
                  <pic:blipFill>
                    <a:blip r:embed="rId56" cstate="print"/>
                    <a:stretch>
                      <a:fillRect/>
                    </a:stretch>
                  </pic:blipFill>
                  <pic:spPr>
                    <a:xfrm>
                      <a:off x="0" y="0"/>
                      <a:ext cx="92494" cy="92494"/>
                    </a:xfrm>
                    <a:prstGeom prst="rect">
                      <a:avLst/>
                    </a:prstGeom>
                  </pic:spPr>
                </pic:pic>
              </a:graphicData>
            </a:graphic>
          </wp:anchor>
        </w:drawing>
      </w:r>
      <w:r>
        <w:rPr>
          <w:color w:val="001A1D"/>
          <w:spacing w:val="-2"/>
          <w:w w:val="105"/>
          <w:sz w:val="16"/>
        </w:rPr>
        <w:t>Accessing</w:t>
      </w:r>
    </w:p>
    <w:p>
      <w:pPr>
        <w:pStyle w:val="5"/>
        <w:numPr>
          <w:ilvl w:val="0"/>
          <w:numId w:val="18"/>
        </w:numPr>
        <w:tabs>
          <w:tab w:val="left" w:pos="1100"/>
        </w:tabs>
        <w:rPr>
          <w:sz w:val="16"/>
        </w:rPr>
      </w:pPr>
      <w:r>
        <w:drawing>
          <wp:anchor distT="0" distB="0" distL="0" distR="0" simplePos="0" relativeHeight="251914240"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1996230585" name="Picture 1996230585"/>
            <wp:cNvGraphicFramePr/>
            <a:graphic xmlns:a="http://schemas.openxmlformats.org/drawingml/2006/main">
              <a:graphicData uri="http://schemas.openxmlformats.org/drawingml/2006/picture">
                <pic:pic xmlns:pic="http://schemas.openxmlformats.org/drawingml/2006/picture">
                  <pic:nvPicPr>
                    <pic:cNvPr id="1996230585" name="Picture 1996230585"/>
                    <pic:cNvPicPr/>
                  </pic:nvPicPr>
                  <pic:blipFill>
                    <a:blip r:embed="rId57" cstate="print"/>
                    <a:stretch>
                      <a:fillRect/>
                    </a:stretch>
                  </pic:blipFill>
                  <pic:spPr>
                    <a:xfrm>
                      <a:off x="0" y="0"/>
                      <a:ext cx="92494" cy="92494"/>
                    </a:xfrm>
                    <a:prstGeom prst="rect">
                      <a:avLst/>
                    </a:prstGeom>
                  </pic:spPr>
                </pic:pic>
              </a:graphicData>
            </a:graphic>
          </wp:anchor>
        </w:drawing>
      </w:r>
      <w:r>
        <w:rPr>
          <w:color w:val="001A1D"/>
          <w:spacing w:val="-2"/>
          <w:w w:val="105"/>
          <w:sz w:val="16"/>
        </w:rPr>
        <w:t>Automation</w:t>
      </w:r>
    </w:p>
    <w:p>
      <w:pPr>
        <w:pStyle w:val="4"/>
      </w:pPr>
    </w:p>
    <w:p>
      <w:pPr>
        <w:pStyle w:val="4"/>
      </w:pPr>
    </w:p>
    <w:p>
      <w:pPr>
        <w:pStyle w:val="4"/>
        <w:spacing w:before="22"/>
      </w:pPr>
    </w:p>
    <w:p>
      <w:pPr>
        <w:pStyle w:val="4"/>
        <w:spacing w:before="1"/>
        <w:ind w:left="468"/>
      </w:pPr>
      <w:r>
        <w:rPr>
          <w:color w:val="8E662E"/>
          <w:w w:val="105"/>
        </w:rPr>
        <w:t>Your</w:t>
      </w:r>
      <w:r>
        <w:rPr>
          <w:color w:val="8E662E"/>
          <w:spacing w:val="-10"/>
          <w:w w:val="105"/>
        </w:rPr>
        <w:t xml:space="preserve"> </w:t>
      </w:r>
      <w:r>
        <w:rPr>
          <w:color w:val="8E662E"/>
          <w:w w:val="105"/>
        </w:rPr>
        <w:t>answer</w:t>
      </w:r>
      <w:r>
        <w:rPr>
          <w:color w:val="8E662E"/>
          <w:spacing w:val="-9"/>
          <w:w w:val="105"/>
        </w:rPr>
        <w:t xml:space="preserve"> </w:t>
      </w:r>
      <w:r>
        <w:rPr>
          <w:color w:val="8E662E"/>
          <w:w w:val="105"/>
        </w:rPr>
        <w:t>is</w:t>
      </w:r>
      <w:r>
        <w:rPr>
          <w:color w:val="8E662E"/>
          <w:spacing w:val="-9"/>
          <w:w w:val="105"/>
        </w:rPr>
        <w:t xml:space="preserve"> </w:t>
      </w:r>
      <w:r>
        <w:rPr>
          <w:color w:val="8E662E"/>
          <w:spacing w:val="-2"/>
          <w:w w:val="105"/>
        </w:rPr>
        <w:t>incorrect.</w:t>
      </w:r>
    </w:p>
    <w:p>
      <w:pPr>
        <w:pStyle w:val="4"/>
        <w:spacing w:before="123" w:line="278" w:lineRule="auto"/>
        <w:ind w:left="468" w:right="9125"/>
      </w:pPr>
      <w:r>
        <w:rPr>
          <w:color w:val="8E662E"/>
          <w:w w:val="105"/>
        </w:rPr>
        <w:t>The</w:t>
      </w:r>
      <w:r>
        <w:rPr>
          <w:color w:val="8E662E"/>
          <w:spacing w:val="-12"/>
          <w:w w:val="105"/>
        </w:rPr>
        <w:t xml:space="preserve"> </w:t>
      </w:r>
      <w:r>
        <w:rPr>
          <w:color w:val="8E662E"/>
          <w:w w:val="105"/>
        </w:rPr>
        <w:t>correct</w:t>
      </w:r>
      <w:r>
        <w:rPr>
          <w:color w:val="8E662E"/>
          <w:spacing w:val="-11"/>
          <w:w w:val="105"/>
        </w:rPr>
        <w:t xml:space="preserve"> </w:t>
      </w:r>
      <w:r>
        <w:rPr>
          <w:color w:val="8E662E"/>
          <w:w w:val="105"/>
        </w:rPr>
        <w:t>answers</w:t>
      </w:r>
      <w:r>
        <w:rPr>
          <w:color w:val="8E662E"/>
          <w:spacing w:val="-12"/>
          <w:w w:val="105"/>
        </w:rPr>
        <w:t xml:space="preserve"> </w:t>
      </w:r>
      <w:r>
        <w:rPr>
          <w:color w:val="8E662E"/>
          <w:w w:val="105"/>
        </w:rPr>
        <w:t xml:space="preserve">are: </w:t>
      </w:r>
      <w:r>
        <w:rPr>
          <w:color w:val="8E662E"/>
          <w:spacing w:val="-2"/>
          <w:w w:val="105"/>
        </w:rPr>
        <w:t>Authentication,</w:t>
      </w:r>
    </w:p>
    <w:p>
      <w:pPr>
        <w:pStyle w:val="4"/>
        <w:spacing w:before="89" w:line="379" w:lineRule="auto"/>
        <w:ind w:left="468" w:right="9143"/>
      </w:pPr>
      <w:r>
        <w:rPr>
          <w:color w:val="8E662E"/>
          <w:spacing w:val="-2"/>
        </w:rPr>
        <w:t xml:space="preserve">Authorization, </w:t>
      </w:r>
      <w:r>
        <w:rPr>
          <w:color w:val="8E662E"/>
          <w:spacing w:val="-2"/>
          <w:w w:val="105"/>
        </w:rPr>
        <w:t>Accounting</w:t>
      </w:r>
    </w:p>
    <w:p>
      <w:pPr>
        <w:spacing w:line="379" w:lineRule="auto"/>
        <w:sectPr>
          <w:pgSz w:w="12240" w:h="15840"/>
          <w:pgMar w:top="220" w:right="460" w:bottom="440" w:left="400" w:header="0" w:footer="260" w:gutter="0"/>
          <w:cols w:space="720" w:num="1"/>
        </w:sectPr>
      </w:pPr>
    </w:p>
    <w:p>
      <w:pPr>
        <w:pStyle w:val="4"/>
        <w:tabs>
          <w:tab w:val="left" w:pos="4725"/>
        </w:tabs>
        <w:spacing w:before="65"/>
        <w:ind w:left="110"/>
        <w:rPr>
          <w:rFonts w:ascii="Arial MT"/>
        </w:rPr>
      </w:pPr>
      <w:r>
        <w:rPr>
          <w:rFonts w:ascii="Arial MT"/>
        </w:rPr>
        <w:t>11/16/23,</w:t>
      </w:r>
      <w:r>
        <w:rPr>
          <w:rFonts w:ascii="Arial MT"/>
          <w:spacing w:val="-7"/>
        </w:rPr>
        <w:t xml:space="preserve"> </w:t>
      </w:r>
      <w:r>
        <w:rPr>
          <w:rFonts w:ascii="Arial MT"/>
        </w:rPr>
        <w:t>3:09</w:t>
      </w:r>
      <w:r>
        <w:rPr>
          <w:rFonts w:ascii="Arial MT"/>
          <w:spacing w:val="-7"/>
        </w:rPr>
        <w:t xml:space="preserve"> </w:t>
      </w:r>
      <w:r>
        <w:rPr>
          <w:rFonts w:ascii="Arial MT"/>
          <w:spacing w:val="-5"/>
        </w:rPr>
        <w:t>PM</w:t>
      </w:r>
      <w:r>
        <w:rPr>
          <w:rFonts w:ascii="Arial MT"/>
        </w:rPr>
        <w:tab/>
      </w:r>
      <w:r>
        <w:rPr>
          <w:rFonts w:ascii="Arial MT"/>
        </w:rPr>
        <w:t>Kiem</w:t>
      </w:r>
      <w:r>
        <w:rPr>
          <w:rFonts w:ascii="Arial MT"/>
          <w:spacing w:val="-3"/>
        </w:rPr>
        <w:t xml:space="preserve"> </w:t>
      </w:r>
      <w:r>
        <w:rPr>
          <w:rFonts w:ascii="Arial MT"/>
        </w:rPr>
        <w:t>tra</w:t>
      </w:r>
      <w:r>
        <w:rPr>
          <w:rFonts w:ascii="Arial MT"/>
          <w:spacing w:val="-1"/>
        </w:rPr>
        <w:t xml:space="preserve"> </w:t>
      </w:r>
      <w:r>
        <w:rPr>
          <w:rFonts w:ascii="Arial MT"/>
        </w:rPr>
        <w:t>cuoi</w:t>
      </w:r>
      <w:r>
        <w:rPr>
          <w:rFonts w:ascii="Arial MT"/>
          <w:spacing w:val="-1"/>
        </w:rPr>
        <w:t xml:space="preserve"> </w:t>
      </w:r>
      <w:r>
        <w:rPr>
          <w:rFonts w:ascii="Arial MT"/>
        </w:rPr>
        <w:t>ki</w:t>
      </w:r>
      <w:r>
        <w:rPr>
          <w:rFonts w:ascii="Arial MT"/>
          <w:spacing w:val="-1"/>
        </w:rPr>
        <w:t xml:space="preserve"> </w:t>
      </w:r>
      <w:r>
        <w:rPr>
          <w:rFonts w:ascii="Arial MT"/>
        </w:rPr>
        <w:t>2:</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(page</w:t>
      </w:r>
      <w:r>
        <w:rPr>
          <w:rFonts w:ascii="Arial MT"/>
          <w:spacing w:val="-1"/>
        </w:rPr>
        <w:t xml:space="preserve"> </w:t>
      </w:r>
      <w:r>
        <w:rPr>
          <w:rFonts w:ascii="Arial MT"/>
        </w:rPr>
        <w:t>1</w:t>
      </w:r>
      <w:r>
        <w:rPr>
          <w:rFonts w:ascii="Arial MT"/>
          <w:spacing w:val="-1"/>
        </w:rPr>
        <w:t xml:space="preserve"> </w:t>
      </w:r>
      <w:r>
        <w:rPr>
          <w:rFonts w:ascii="Arial MT"/>
        </w:rPr>
        <w:t>of</w:t>
      </w:r>
      <w:r>
        <w:rPr>
          <w:rFonts w:ascii="Arial MT"/>
          <w:spacing w:val="-1"/>
        </w:rPr>
        <w:t xml:space="preserve"> </w:t>
      </w:r>
      <w:r>
        <w:rPr>
          <w:rFonts w:ascii="Arial MT"/>
        </w:rPr>
        <w:t>20)</w:t>
      </w:r>
      <w:r>
        <w:rPr>
          <w:rFonts w:ascii="Arial MT"/>
          <w:spacing w:val="-1"/>
        </w:rPr>
        <w:t xml:space="preserve"> </w:t>
      </w:r>
      <w:r>
        <w:rPr>
          <w:rFonts w:ascii="Arial MT"/>
        </w:rPr>
        <w:t>|</w:t>
      </w:r>
      <w:r>
        <w:rPr>
          <w:rFonts w:ascii="Arial MT"/>
          <w:spacing w:val="-1"/>
        </w:rPr>
        <w:t xml:space="preserve"> </w:t>
      </w:r>
      <w:r>
        <w:rPr>
          <w:rFonts w:ascii="Arial MT"/>
          <w:spacing w:val="-5"/>
        </w:rPr>
        <w:t>MMS</w:t>
      </w:r>
    </w:p>
    <w:p>
      <w:pPr>
        <w:pStyle w:val="4"/>
        <w:spacing w:before="4"/>
        <w:rPr>
          <w:rFonts w:ascii="Arial MT"/>
          <w:sz w:val="5"/>
        </w:rPr>
      </w:pPr>
      <w:r>
        <mc:AlternateContent>
          <mc:Choice Requires="wpg">
            <w:drawing>
              <wp:anchor distT="0" distB="0" distL="0" distR="0" simplePos="0" relativeHeight="252020736" behindDoc="1" locked="0" layoutInCell="1" allowOverlap="1">
                <wp:simplePos x="0" y="0"/>
                <wp:positionH relativeFrom="page">
                  <wp:posOffset>408940</wp:posOffset>
                </wp:positionH>
                <wp:positionV relativeFrom="paragraph">
                  <wp:posOffset>54610</wp:posOffset>
                </wp:positionV>
                <wp:extent cx="6944360" cy="782955"/>
                <wp:effectExtent l="0" t="0" r="0" b="0"/>
                <wp:wrapTopAndBottom/>
                <wp:docPr id="392515695" name="Group 392515695"/>
                <wp:cNvGraphicFramePr/>
                <a:graphic xmlns:a="http://schemas.openxmlformats.org/drawingml/2006/main">
                  <a:graphicData uri="http://schemas.microsoft.com/office/word/2010/wordprocessingGroup">
                    <wpg:wgp>
                      <wpg:cNvGrpSpPr/>
                      <wpg:grpSpPr>
                        <a:xfrm>
                          <a:off x="0" y="0"/>
                          <a:ext cx="6944359" cy="782955"/>
                          <a:chOff x="0" y="0"/>
                          <a:chExt cx="6944359" cy="782955"/>
                        </a:xfrm>
                      </wpg:grpSpPr>
                      <wps:wsp>
                        <wps:cNvPr id="989238400" name="Graphic 189"/>
                        <wps:cNvSpPr/>
                        <wps:spPr>
                          <a:xfrm>
                            <a:off x="3557" y="3557"/>
                            <a:ext cx="6937375" cy="775970"/>
                          </a:xfrm>
                          <a:custGeom>
                            <a:avLst/>
                            <a:gdLst/>
                            <a:ahLst/>
                            <a:cxnLst/>
                            <a:rect l="l" t="t" r="r" b="b"/>
                            <a:pathLst>
                              <a:path w="6937375" h="775970">
                                <a:moveTo>
                                  <a:pt x="0" y="764856"/>
                                </a:moveTo>
                                <a:lnTo>
                                  <a:pt x="0" y="10672"/>
                                </a:lnTo>
                                <a:lnTo>
                                  <a:pt x="0" y="7719"/>
                                </a:lnTo>
                                <a:lnTo>
                                  <a:pt x="1041" y="5203"/>
                                </a:lnTo>
                                <a:lnTo>
                                  <a:pt x="3125" y="3119"/>
                                </a:lnTo>
                                <a:lnTo>
                                  <a:pt x="5209" y="1042"/>
                                </a:lnTo>
                                <a:lnTo>
                                  <a:pt x="7725" y="0"/>
                                </a:lnTo>
                                <a:lnTo>
                                  <a:pt x="10672" y="0"/>
                                </a:lnTo>
                                <a:lnTo>
                                  <a:pt x="6926398" y="0"/>
                                </a:lnTo>
                                <a:lnTo>
                                  <a:pt x="6929345" y="0"/>
                                </a:lnTo>
                                <a:lnTo>
                                  <a:pt x="6931860" y="1042"/>
                                </a:lnTo>
                                <a:lnTo>
                                  <a:pt x="6933944" y="3119"/>
                                </a:lnTo>
                                <a:lnTo>
                                  <a:pt x="6936028" y="5203"/>
                                </a:lnTo>
                                <a:lnTo>
                                  <a:pt x="6937070" y="7719"/>
                                </a:lnTo>
                                <a:lnTo>
                                  <a:pt x="6937071" y="10672"/>
                                </a:lnTo>
                                <a:lnTo>
                                  <a:pt x="6937071" y="764856"/>
                                </a:lnTo>
                                <a:lnTo>
                                  <a:pt x="6926398" y="775528"/>
                                </a:lnTo>
                                <a:lnTo>
                                  <a:pt x="10672" y="775528"/>
                                </a:lnTo>
                                <a:lnTo>
                                  <a:pt x="0" y="767795"/>
                                </a:lnTo>
                                <a:lnTo>
                                  <a:pt x="0" y="764856"/>
                                </a:lnTo>
                                <a:close/>
                              </a:path>
                            </a:pathLst>
                          </a:custGeom>
                          <a:ln w="7114">
                            <a:solidFill>
                              <a:srgbClr val="CAD0D6"/>
                            </a:solidFill>
                            <a:prstDash val="solid"/>
                          </a:ln>
                        </wps:spPr>
                        <wps:bodyPr wrap="square" lIns="0" tIns="0" rIns="0" bIns="0" rtlCol="0">
                          <a:noAutofit/>
                        </wps:bodyPr>
                      </wps:wsp>
                      <wps:wsp>
                        <wps:cNvPr id="1449755241" name="Graphic 190"/>
                        <wps:cNvSpPr/>
                        <wps:spPr>
                          <a:xfrm>
                            <a:off x="60477" y="586982"/>
                            <a:ext cx="448309" cy="128270"/>
                          </a:xfrm>
                          <a:custGeom>
                            <a:avLst/>
                            <a:gdLst/>
                            <a:ahLst/>
                            <a:cxnLst/>
                            <a:rect l="l" t="t" r="r" b="b"/>
                            <a:pathLst>
                              <a:path w="448309" h="128270">
                                <a:moveTo>
                                  <a:pt x="0" y="74706"/>
                                </a:moveTo>
                                <a:lnTo>
                                  <a:pt x="0" y="53362"/>
                                </a:lnTo>
                                <a:lnTo>
                                  <a:pt x="0" y="49852"/>
                                </a:lnTo>
                                <a:lnTo>
                                  <a:pt x="341" y="46385"/>
                                </a:lnTo>
                                <a:lnTo>
                                  <a:pt x="1025" y="42946"/>
                                </a:lnTo>
                                <a:lnTo>
                                  <a:pt x="1708" y="39507"/>
                                </a:lnTo>
                                <a:lnTo>
                                  <a:pt x="2721" y="36165"/>
                                </a:lnTo>
                                <a:lnTo>
                                  <a:pt x="4061" y="32927"/>
                                </a:lnTo>
                                <a:lnTo>
                                  <a:pt x="5402" y="29682"/>
                                </a:lnTo>
                                <a:lnTo>
                                  <a:pt x="7046" y="26611"/>
                                </a:lnTo>
                                <a:lnTo>
                                  <a:pt x="8993" y="23700"/>
                                </a:lnTo>
                                <a:lnTo>
                                  <a:pt x="10939" y="20789"/>
                                </a:lnTo>
                                <a:lnTo>
                                  <a:pt x="13151" y="18093"/>
                                </a:lnTo>
                                <a:lnTo>
                                  <a:pt x="15629" y="15619"/>
                                </a:lnTo>
                                <a:lnTo>
                                  <a:pt x="18106" y="13139"/>
                                </a:lnTo>
                                <a:lnTo>
                                  <a:pt x="49858" y="0"/>
                                </a:lnTo>
                                <a:lnTo>
                                  <a:pt x="53362" y="0"/>
                                </a:lnTo>
                                <a:lnTo>
                                  <a:pt x="394879" y="0"/>
                                </a:lnTo>
                                <a:lnTo>
                                  <a:pt x="398383" y="0"/>
                                </a:lnTo>
                                <a:lnTo>
                                  <a:pt x="401853" y="340"/>
                                </a:lnTo>
                                <a:lnTo>
                                  <a:pt x="405289" y="1028"/>
                                </a:lnTo>
                                <a:lnTo>
                                  <a:pt x="408726" y="1702"/>
                                </a:lnTo>
                                <a:lnTo>
                                  <a:pt x="424525" y="8984"/>
                                </a:lnTo>
                                <a:lnTo>
                                  <a:pt x="427439" y="10929"/>
                                </a:lnTo>
                                <a:lnTo>
                                  <a:pt x="430134" y="13139"/>
                                </a:lnTo>
                                <a:lnTo>
                                  <a:pt x="432612" y="15619"/>
                                </a:lnTo>
                                <a:lnTo>
                                  <a:pt x="435089" y="18093"/>
                                </a:lnTo>
                                <a:lnTo>
                                  <a:pt x="437301" y="20789"/>
                                </a:lnTo>
                                <a:lnTo>
                                  <a:pt x="439248" y="23700"/>
                                </a:lnTo>
                                <a:lnTo>
                                  <a:pt x="441194" y="26611"/>
                                </a:lnTo>
                                <a:lnTo>
                                  <a:pt x="442838" y="29682"/>
                                </a:lnTo>
                                <a:lnTo>
                                  <a:pt x="444179" y="32927"/>
                                </a:lnTo>
                                <a:lnTo>
                                  <a:pt x="445520" y="36165"/>
                                </a:lnTo>
                                <a:lnTo>
                                  <a:pt x="446532" y="39500"/>
                                </a:lnTo>
                                <a:lnTo>
                                  <a:pt x="447216" y="42940"/>
                                </a:lnTo>
                                <a:lnTo>
                                  <a:pt x="447899" y="46379"/>
                                </a:lnTo>
                                <a:lnTo>
                                  <a:pt x="448241" y="49852"/>
                                </a:lnTo>
                                <a:lnTo>
                                  <a:pt x="448241" y="53362"/>
                                </a:lnTo>
                                <a:lnTo>
                                  <a:pt x="448241" y="74706"/>
                                </a:lnTo>
                                <a:lnTo>
                                  <a:pt x="448241" y="78208"/>
                                </a:lnTo>
                                <a:lnTo>
                                  <a:pt x="447899" y="81676"/>
                                </a:lnTo>
                                <a:lnTo>
                                  <a:pt x="447216" y="85108"/>
                                </a:lnTo>
                                <a:lnTo>
                                  <a:pt x="446532" y="88547"/>
                                </a:lnTo>
                                <a:lnTo>
                                  <a:pt x="445520" y="91883"/>
                                </a:lnTo>
                                <a:lnTo>
                                  <a:pt x="444179" y="95114"/>
                                </a:lnTo>
                                <a:lnTo>
                                  <a:pt x="442838" y="98358"/>
                                </a:lnTo>
                                <a:lnTo>
                                  <a:pt x="441194" y="101429"/>
                                </a:lnTo>
                                <a:lnTo>
                                  <a:pt x="439248" y="104340"/>
                                </a:lnTo>
                                <a:lnTo>
                                  <a:pt x="437301" y="107259"/>
                                </a:lnTo>
                                <a:lnTo>
                                  <a:pt x="435089" y="109955"/>
                                </a:lnTo>
                                <a:lnTo>
                                  <a:pt x="432612" y="112435"/>
                                </a:lnTo>
                                <a:lnTo>
                                  <a:pt x="430134" y="114916"/>
                                </a:lnTo>
                                <a:lnTo>
                                  <a:pt x="427439" y="117125"/>
                                </a:lnTo>
                                <a:lnTo>
                                  <a:pt x="424525" y="119064"/>
                                </a:lnTo>
                                <a:lnTo>
                                  <a:pt x="421612" y="121009"/>
                                </a:lnTo>
                                <a:lnTo>
                                  <a:pt x="405289" y="127033"/>
                                </a:lnTo>
                                <a:lnTo>
                                  <a:pt x="401853" y="127721"/>
                                </a:lnTo>
                                <a:lnTo>
                                  <a:pt x="398383" y="128061"/>
                                </a:lnTo>
                                <a:lnTo>
                                  <a:pt x="394879" y="128069"/>
                                </a:lnTo>
                                <a:lnTo>
                                  <a:pt x="53362" y="128069"/>
                                </a:lnTo>
                                <a:lnTo>
                                  <a:pt x="15629" y="112435"/>
                                </a:lnTo>
                                <a:lnTo>
                                  <a:pt x="13151" y="109955"/>
                                </a:lnTo>
                                <a:lnTo>
                                  <a:pt x="10939" y="107259"/>
                                </a:lnTo>
                                <a:lnTo>
                                  <a:pt x="8993" y="104340"/>
                                </a:lnTo>
                                <a:lnTo>
                                  <a:pt x="7046" y="101429"/>
                                </a:lnTo>
                                <a:lnTo>
                                  <a:pt x="5402" y="98358"/>
                                </a:lnTo>
                                <a:lnTo>
                                  <a:pt x="4061" y="95114"/>
                                </a:lnTo>
                                <a:lnTo>
                                  <a:pt x="2721" y="91883"/>
                                </a:lnTo>
                                <a:lnTo>
                                  <a:pt x="1708" y="88547"/>
                                </a:lnTo>
                                <a:lnTo>
                                  <a:pt x="1025" y="85108"/>
                                </a:lnTo>
                                <a:lnTo>
                                  <a:pt x="341" y="81676"/>
                                </a:lnTo>
                                <a:lnTo>
                                  <a:pt x="0" y="78208"/>
                                </a:lnTo>
                                <a:lnTo>
                                  <a:pt x="0" y="74706"/>
                                </a:lnTo>
                                <a:close/>
                              </a:path>
                            </a:pathLst>
                          </a:custGeom>
                          <a:ln w="7114">
                            <a:solidFill>
                              <a:srgbClr val="000000"/>
                            </a:solidFill>
                            <a:prstDash val="solid"/>
                          </a:ln>
                        </wps:spPr>
                        <wps:bodyPr wrap="square" lIns="0" tIns="0" rIns="0" bIns="0" rtlCol="0">
                          <a:noAutofit/>
                        </wps:bodyPr>
                      </wps:wsp>
                      <wps:wsp>
                        <wps:cNvPr id="1135545479" name="Textbox 191"/>
                        <wps:cNvSpPr txBox="1"/>
                        <wps:spPr>
                          <a:xfrm>
                            <a:off x="10977" y="9196"/>
                            <a:ext cx="6922770" cy="764540"/>
                          </a:xfrm>
                          <a:prstGeom prst="rect">
                            <a:avLst/>
                          </a:prstGeom>
                        </wps:spPr>
                        <wps:txbx>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19</w:t>
                              </w:r>
                            </w:p>
                            <w:p>
                              <w:pPr>
                                <w:spacing w:before="79"/>
                                <w:ind w:left="77"/>
                                <w:rPr>
                                  <w:sz w:val="13"/>
                                </w:rPr>
                              </w:pPr>
                              <w:r>
                                <w:rPr>
                                  <w:color w:val="1C2025"/>
                                  <w:sz w:val="13"/>
                                </w:rPr>
                                <w:t>Not</w:t>
                              </w:r>
                              <w:r>
                                <w:rPr>
                                  <w:color w:val="1C2025"/>
                                  <w:spacing w:val="4"/>
                                  <w:sz w:val="13"/>
                                </w:rPr>
                                <w:t xml:space="preserve"> </w:t>
                              </w:r>
                              <w:r>
                                <w:rPr>
                                  <w:color w:val="1C2025"/>
                                  <w:spacing w:val="-2"/>
                                  <w:sz w:val="13"/>
                                </w:rPr>
                                <w:t>answered</w:t>
                              </w:r>
                            </w:p>
                            <w:p>
                              <w:pPr>
                                <w:spacing w:before="118"/>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38"/>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4.3pt;height:61.65pt;width:546.8pt;mso-position-horizontal-relative:page;mso-wrap-distance-bottom:0pt;mso-wrap-distance-top:0pt;z-index:-251295744;mso-width-relative:page;mso-height-relative:page;" coordsize="6944359,782955" o:gfxdata="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">
                <o:lock v:ext="edit" aspectratio="f"/>
                <v:shape id="Graphic 189" o:spid="_x0000_s1026" o:spt="100" style="position:absolute;left:3557;top:3557;height:775970;width:6937375;" filled="f" stroked="t" coordsize="6937375,775970" o:gfxdata="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t&#10;vLZOwwAAAOIAAAAPAAAAAAAAAAEAIAAAACIAAABkcnMvZG93bnJldi54bWxQSwECFAAUAAAACACH&#10;TuJAMy8FnjsAAAA5AAAAEAAAAAAAAAABACAAAAASAQAAZHJzL3NoYXBleG1sLnhtbFBLBQYAAAAA&#10;BgAGAFsBAAC8AwAAAAA=&#10;" path="m0,764856l0,10672,0,7719,1041,5203,3125,3119,5209,1042,7725,0,10672,0,6926398,0,6929345,0,6931860,1042,6933944,3119,6936028,5203,6937070,7719,6937071,10672,6937071,764856,6926398,775528,10672,775528,0,767795,0,764856xe">
                  <v:fill on="f" focussize="0,0"/>
                  <v:stroke weight="0.560157480314961pt" color="#CAD0D6" joinstyle="round"/>
                  <v:imagedata o:title=""/>
                  <o:lock v:ext="edit" aspectratio="f"/>
                  <v:textbox inset="0mm,0mm,0mm,0mm"/>
                </v:shape>
                <v:shape id="Graphic 190" o:spid="_x0000_s1026" o:spt="100" style="position:absolute;left:60477;top:586982;height:128270;width:448309;" filled="f" stroked="t" coordsize="448309,128270" o:gfxdata="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KmU4&#10;wAAAAOMAAAAPAAAAAAAAAAEAIAAAACIAAABkcnMvZG93bnJldi54bWxQSwECFAAUAAAACACHTuJA&#10;My8FnjsAAAA5AAAAEAAAAAAAAAABACAAAAAPAQAAZHJzL3NoYXBleG1sLnhtbFBLBQYAAAAABgAG&#10;AFsBAAC5AwAAAAA=&#10;" path="m0,74706l0,53362,0,49852,341,46385,1025,42946,1708,39507,2721,36165,4061,32927,5402,29682,7046,26611,8993,23700,10939,20789,13151,18093,15629,15619,18106,13139,49858,0,53362,0,394879,0,398383,0,401853,340,405289,1028,408726,1702,424525,8984,427439,10929,430134,13139,432612,15619,435089,18093,437301,20789,439248,23700,441194,26611,442838,29682,444179,32927,445520,36165,446532,39500,447216,42940,447899,46379,448241,49852,448241,53362,448241,74706,448241,78208,447899,81676,447216,85108,446532,88547,445520,91883,444179,95114,442838,98358,441194,101429,439248,104340,437301,107259,435089,109955,432612,112435,430134,114916,427439,117125,424525,119064,421612,121009,405289,127033,401853,127721,398383,128061,394879,128069,53362,128069,15629,112435,13151,109955,10939,107259,8993,104340,7046,101429,5402,98358,4061,95114,2721,91883,1708,88547,1025,85108,341,81676,0,78208,0,74706xe">
                  <v:fill on="f" focussize="0,0"/>
                  <v:stroke weight="0.560157480314961pt" color="#000000" joinstyle="round"/>
                  <v:imagedata o:title=""/>
                  <o:lock v:ext="edit" aspectratio="f"/>
                  <v:textbox inset="0mm,0mm,0mm,0mm"/>
                </v:shape>
                <v:shape id="Textbox 191" o:spid="_x0000_s1026" o:spt="202" type="#_x0000_t202" style="position:absolute;left:10977;top:9196;height:764540;width:6922770;" filled="f" stroked="f" coordsize="21600,21600" o:gfxdata="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zy&#10;aynCAAAA4wAAAA8AAAAAAAAAAQAgAAAAIgAAAGRycy9kb3ducmV2LnhtbFBLAQIUABQAAAAIAIdO&#10;4kAzLwWeOwAAADkAAAAQAAAAAAAAAAEAIAAAABEBAABkcnMvc2hhcGV4bWwueG1sUEsFBgAAAAAG&#10;AAYAWwEAALsDAAAAAA==&#10;">
                  <v:fill on="f" focussize="0,0"/>
                  <v:stroke on="f"/>
                  <v:imagedata o:title=""/>
                  <o:lock v:ext="edit" aspectratio="f"/>
                  <v:textbox inset="0mm,0mm,0mm,0mm">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19</w:t>
                        </w:r>
                      </w:p>
                      <w:p>
                        <w:pPr>
                          <w:spacing w:before="79"/>
                          <w:ind w:left="77"/>
                          <w:rPr>
                            <w:sz w:val="13"/>
                          </w:rPr>
                        </w:pPr>
                        <w:r>
                          <w:rPr>
                            <w:color w:val="1C2025"/>
                            <w:sz w:val="13"/>
                          </w:rPr>
                          <w:t>Not</w:t>
                        </w:r>
                        <w:r>
                          <w:rPr>
                            <w:color w:val="1C2025"/>
                            <w:spacing w:val="4"/>
                            <w:sz w:val="13"/>
                          </w:rPr>
                          <w:t xml:space="preserve"> </w:t>
                        </w:r>
                        <w:r>
                          <w:rPr>
                            <w:color w:val="1C2025"/>
                            <w:spacing w:val="-2"/>
                            <w:sz w:val="13"/>
                          </w:rPr>
                          <w:t>answered</w:t>
                        </w:r>
                      </w:p>
                      <w:p>
                        <w:pPr>
                          <w:spacing w:before="118"/>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38"/>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rPr>
          <w:rFonts w:ascii="Arial MT"/>
        </w:rPr>
      </w:pPr>
    </w:p>
    <w:p>
      <w:pPr>
        <w:pStyle w:val="4"/>
        <w:spacing w:before="75"/>
        <w:rPr>
          <w:rFonts w:ascii="Arial MT"/>
        </w:rPr>
      </w:pPr>
    </w:p>
    <w:p>
      <w:pPr>
        <w:pStyle w:val="4"/>
        <w:ind w:left="468"/>
      </w:pPr>
      <w:r>
        <w:rPr>
          <w:color w:val="001A1D"/>
          <w:w w:val="105"/>
        </w:rPr>
        <w:t>Phương</w:t>
      </w:r>
      <w:r>
        <w:rPr>
          <w:color w:val="001A1D"/>
          <w:spacing w:val="-5"/>
          <w:w w:val="105"/>
        </w:rPr>
        <w:t xml:space="preserve"> </w:t>
      </w:r>
      <w:r>
        <w:rPr>
          <w:color w:val="001A1D"/>
          <w:w w:val="105"/>
        </w:rPr>
        <w:t>pháp</w:t>
      </w:r>
      <w:r>
        <w:rPr>
          <w:color w:val="001A1D"/>
          <w:spacing w:val="-4"/>
          <w:w w:val="105"/>
        </w:rPr>
        <w:t xml:space="preserve"> </w:t>
      </w:r>
      <w:r>
        <w:rPr>
          <w:color w:val="001A1D"/>
          <w:w w:val="105"/>
        </w:rPr>
        <w:t>nào</w:t>
      </w:r>
      <w:r>
        <w:rPr>
          <w:color w:val="001A1D"/>
          <w:spacing w:val="-4"/>
          <w:w w:val="105"/>
        </w:rPr>
        <w:t xml:space="preserve"> </w:t>
      </w:r>
      <w:r>
        <w:rPr>
          <w:color w:val="001A1D"/>
          <w:w w:val="105"/>
        </w:rPr>
        <w:t>sau</w:t>
      </w:r>
      <w:r>
        <w:rPr>
          <w:color w:val="001A1D"/>
          <w:spacing w:val="-4"/>
          <w:w w:val="105"/>
        </w:rPr>
        <w:t xml:space="preserve"> </w:t>
      </w:r>
      <w:r>
        <w:rPr>
          <w:color w:val="001A1D"/>
          <w:w w:val="105"/>
        </w:rPr>
        <w:t>đây</w:t>
      </w:r>
      <w:r>
        <w:rPr>
          <w:color w:val="001A1D"/>
          <w:spacing w:val="-4"/>
          <w:w w:val="105"/>
        </w:rPr>
        <w:t xml:space="preserve"> </w:t>
      </w:r>
      <w:r>
        <w:rPr>
          <w:color w:val="001A1D"/>
          <w:w w:val="105"/>
        </w:rPr>
        <w:t>là</w:t>
      </w:r>
      <w:r>
        <w:rPr>
          <w:color w:val="001A1D"/>
          <w:spacing w:val="-4"/>
          <w:w w:val="105"/>
        </w:rPr>
        <w:t xml:space="preserve"> </w:t>
      </w:r>
      <w:r>
        <w:rPr>
          <w:color w:val="001A1D"/>
          <w:w w:val="105"/>
        </w:rPr>
        <w:t>TỐT</w:t>
      </w:r>
      <w:r>
        <w:rPr>
          <w:color w:val="001A1D"/>
          <w:spacing w:val="-4"/>
          <w:w w:val="105"/>
        </w:rPr>
        <w:t xml:space="preserve"> </w:t>
      </w:r>
      <w:r>
        <w:rPr>
          <w:color w:val="001A1D"/>
          <w:w w:val="105"/>
        </w:rPr>
        <w:t>NHẤT</w:t>
      </w:r>
      <w:r>
        <w:rPr>
          <w:color w:val="001A1D"/>
          <w:spacing w:val="-4"/>
          <w:w w:val="105"/>
        </w:rPr>
        <w:t xml:space="preserve"> </w:t>
      </w:r>
      <w:r>
        <w:rPr>
          <w:color w:val="001A1D"/>
          <w:w w:val="105"/>
        </w:rPr>
        <w:t>để</w:t>
      </w:r>
      <w:r>
        <w:rPr>
          <w:color w:val="001A1D"/>
          <w:spacing w:val="-4"/>
          <w:w w:val="105"/>
        </w:rPr>
        <w:t xml:space="preserve"> </w:t>
      </w:r>
      <w:r>
        <w:rPr>
          <w:color w:val="001A1D"/>
          <w:w w:val="105"/>
        </w:rPr>
        <w:t>giảm</w:t>
      </w:r>
      <w:r>
        <w:rPr>
          <w:color w:val="001A1D"/>
          <w:spacing w:val="-4"/>
          <w:w w:val="105"/>
        </w:rPr>
        <w:t xml:space="preserve"> </w:t>
      </w:r>
      <w:r>
        <w:rPr>
          <w:color w:val="001A1D"/>
          <w:w w:val="105"/>
        </w:rPr>
        <w:t>hiệu</w:t>
      </w:r>
      <w:r>
        <w:rPr>
          <w:color w:val="001A1D"/>
          <w:spacing w:val="-4"/>
          <w:w w:val="105"/>
        </w:rPr>
        <w:t xml:space="preserve"> </w:t>
      </w:r>
      <w:r>
        <w:rPr>
          <w:color w:val="001A1D"/>
          <w:w w:val="105"/>
        </w:rPr>
        <w:t>quả</w:t>
      </w:r>
      <w:r>
        <w:rPr>
          <w:color w:val="001A1D"/>
          <w:spacing w:val="-4"/>
          <w:w w:val="105"/>
        </w:rPr>
        <w:t xml:space="preserve"> </w:t>
      </w:r>
      <w:r>
        <w:rPr>
          <w:color w:val="001A1D"/>
          <w:w w:val="105"/>
        </w:rPr>
        <w:t>của</w:t>
      </w:r>
      <w:r>
        <w:rPr>
          <w:color w:val="001A1D"/>
          <w:spacing w:val="-4"/>
          <w:w w:val="105"/>
        </w:rPr>
        <w:t xml:space="preserve"> </w:t>
      </w:r>
      <w:r>
        <w:rPr>
          <w:color w:val="001A1D"/>
          <w:w w:val="105"/>
        </w:rPr>
        <w:t>các</w:t>
      </w:r>
      <w:r>
        <w:rPr>
          <w:color w:val="001A1D"/>
          <w:spacing w:val="-4"/>
          <w:w w:val="105"/>
        </w:rPr>
        <w:t xml:space="preserve"> </w:t>
      </w:r>
      <w:r>
        <w:rPr>
          <w:color w:val="001A1D"/>
          <w:w w:val="105"/>
        </w:rPr>
        <w:t>cuộc</w:t>
      </w:r>
      <w:r>
        <w:rPr>
          <w:color w:val="001A1D"/>
          <w:spacing w:val="-5"/>
          <w:w w:val="105"/>
        </w:rPr>
        <w:t xml:space="preserve"> </w:t>
      </w:r>
      <w:r>
        <w:rPr>
          <w:color w:val="001A1D"/>
          <w:w w:val="105"/>
        </w:rPr>
        <w:t>tấn</w:t>
      </w:r>
      <w:r>
        <w:rPr>
          <w:color w:val="001A1D"/>
          <w:spacing w:val="-4"/>
          <w:w w:val="105"/>
        </w:rPr>
        <w:t xml:space="preserve"> </w:t>
      </w:r>
      <w:r>
        <w:rPr>
          <w:color w:val="001A1D"/>
          <w:w w:val="105"/>
        </w:rPr>
        <w:t>công</w:t>
      </w:r>
      <w:r>
        <w:rPr>
          <w:color w:val="001A1D"/>
          <w:spacing w:val="-4"/>
          <w:w w:val="105"/>
        </w:rPr>
        <w:t xml:space="preserve"> </w:t>
      </w:r>
      <w:r>
        <w:rPr>
          <w:color w:val="001A1D"/>
          <w:w w:val="105"/>
        </w:rPr>
        <w:t>lừa</w:t>
      </w:r>
      <w:r>
        <w:rPr>
          <w:color w:val="001A1D"/>
          <w:spacing w:val="-4"/>
          <w:w w:val="105"/>
        </w:rPr>
        <w:t xml:space="preserve"> </w:t>
      </w:r>
      <w:r>
        <w:rPr>
          <w:color w:val="001A1D"/>
          <w:w w:val="105"/>
        </w:rPr>
        <w:t>đảo</w:t>
      </w:r>
      <w:r>
        <w:rPr>
          <w:color w:val="001A1D"/>
          <w:spacing w:val="-4"/>
          <w:w w:val="105"/>
        </w:rPr>
        <w:t xml:space="preserve"> </w:t>
      </w:r>
      <w:r>
        <w:rPr>
          <w:color w:val="001A1D"/>
          <w:w w:val="105"/>
        </w:rPr>
        <w:t>trên</w:t>
      </w:r>
      <w:r>
        <w:rPr>
          <w:color w:val="001A1D"/>
          <w:spacing w:val="-4"/>
          <w:w w:val="105"/>
        </w:rPr>
        <w:t xml:space="preserve"> </w:t>
      </w:r>
      <w:r>
        <w:rPr>
          <w:color w:val="001A1D"/>
          <w:spacing w:val="-2"/>
          <w:w w:val="105"/>
        </w:rPr>
        <w:t>mạng?</w:t>
      </w:r>
    </w:p>
    <w:p>
      <w:pPr>
        <w:pStyle w:val="4"/>
        <w:spacing w:before="124"/>
      </w:pPr>
    </w:p>
    <w:p>
      <w:pPr>
        <w:pStyle w:val="5"/>
        <w:numPr>
          <w:ilvl w:val="0"/>
          <w:numId w:val="19"/>
        </w:numPr>
        <w:tabs>
          <w:tab w:val="left" w:pos="1098"/>
        </w:tabs>
        <w:spacing w:before="0"/>
        <w:ind w:left="1098" w:hanging="294"/>
        <w:rPr>
          <w:sz w:val="16"/>
        </w:rPr>
      </w:pPr>
      <w:r>
        <w:drawing>
          <wp:anchor distT="0" distB="0" distL="0" distR="0" simplePos="0" relativeHeight="251915264"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734322588" name="Picture 734322588"/>
            <wp:cNvGraphicFramePr/>
            <a:graphic xmlns:a="http://schemas.openxmlformats.org/drawingml/2006/main">
              <a:graphicData uri="http://schemas.openxmlformats.org/drawingml/2006/picture">
                <pic:pic xmlns:pic="http://schemas.openxmlformats.org/drawingml/2006/picture">
                  <pic:nvPicPr>
                    <pic:cNvPr id="734322588" name="Picture 734322588"/>
                    <pic:cNvPicPr/>
                  </pic:nvPicPr>
                  <pic:blipFill>
                    <a:blip r:embed="rId58" cstate="print"/>
                    <a:stretch>
                      <a:fillRect/>
                    </a:stretch>
                  </pic:blipFill>
                  <pic:spPr>
                    <a:xfrm>
                      <a:off x="0" y="0"/>
                      <a:ext cx="92494" cy="92494"/>
                    </a:xfrm>
                    <a:prstGeom prst="rect">
                      <a:avLst/>
                    </a:prstGeom>
                  </pic:spPr>
                </pic:pic>
              </a:graphicData>
            </a:graphic>
          </wp:anchor>
        </w:drawing>
      </w:r>
      <w:r>
        <w:rPr>
          <w:color w:val="001A1D"/>
          <w:w w:val="105"/>
          <w:sz w:val="16"/>
        </w:rPr>
        <w:t>Xác</w:t>
      </w:r>
      <w:r>
        <w:rPr>
          <w:color w:val="001A1D"/>
          <w:spacing w:val="-4"/>
          <w:w w:val="105"/>
          <w:sz w:val="16"/>
        </w:rPr>
        <w:t xml:space="preserve"> </w:t>
      </w:r>
      <w:r>
        <w:rPr>
          <w:color w:val="001A1D"/>
          <w:w w:val="105"/>
          <w:sz w:val="16"/>
        </w:rPr>
        <w:t>thực</w:t>
      </w:r>
      <w:r>
        <w:rPr>
          <w:color w:val="001A1D"/>
          <w:spacing w:val="-3"/>
          <w:w w:val="105"/>
          <w:sz w:val="16"/>
        </w:rPr>
        <w:t xml:space="preserve"> </w:t>
      </w:r>
      <w:r>
        <w:rPr>
          <w:color w:val="001A1D"/>
          <w:w w:val="105"/>
          <w:sz w:val="16"/>
        </w:rPr>
        <w:t>2</w:t>
      </w:r>
      <w:r>
        <w:rPr>
          <w:color w:val="001A1D"/>
          <w:spacing w:val="-4"/>
          <w:w w:val="105"/>
          <w:sz w:val="16"/>
        </w:rPr>
        <w:t xml:space="preserve"> </w:t>
      </w:r>
      <w:r>
        <w:rPr>
          <w:color w:val="001A1D"/>
          <w:w w:val="105"/>
          <w:sz w:val="16"/>
        </w:rPr>
        <w:t>yếu</w:t>
      </w:r>
      <w:r>
        <w:rPr>
          <w:color w:val="001A1D"/>
          <w:spacing w:val="-3"/>
          <w:w w:val="105"/>
          <w:sz w:val="16"/>
        </w:rPr>
        <w:t xml:space="preserve"> </w:t>
      </w:r>
      <w:r>
        <w:rPr>
          <w:color w:val="001A1D"/>
          <w:spacing w:val="-5"/>
          <w:w w:val="105"/>
          <w:sz w:val="16"/>
        </w:rPr>
        <w:t>tố</w:t>
      </w:r>
    </w:p>
    <w:p>
      <w:pPr>
        <w:pStyle w:val="5"/>
        <w:numPr>
          <w:ilvl w:val="0"/>
          <w:numId w:val="19"/>
        </w:numPr>
        <w:tabs>
          <w:tab w:val="left" w:pos="1098"/>
        </w:tabs>
        <w:ind w:left="1098" w:hanging="294"/>
        <w:rPr>
          <w:sz w:val="16"/>
        </w:rPr>
      </w:pPr>
      <w:r>
        <w:drawing>
          <wp:anchor distT="0" distB="0" distL="0" distR="0" simplePos="0" relativeHeight="251916288"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539434103" name="Picture 539434103"/>
            <wp:cNvGraphicFramePr/>
            <a:graphic xmlns:a="http://schemas.openxmlformats.org/drawingml/2006/main">
              <a:graphicData uri="http://schemas.openxmlformats.org/drawingml/2006/picture">
                <pic:pic xmlns:pic="http://schemas.openxmlformats.org/drawingml/2006/picture">
                  <pic:nvPicPr>
                    <pic:cNvPr id="539434103" name="Picture 539434103"/>
                    <pic:cNvPicPr/>
                  </pic:nvPicPr>
                  <pic:blipFill>
                    <a:blip r:embed="rId42" cstate="print"/>
                    <a:stretch>
                      <a:fillRect/>
                    </a:stretch>
                  </pic:blipFill>
                  <pic:spPr>
                    <a:xfrm>
                      <a:off x="0" y="0"/>
                      <a:ext cx="92494" cy="92494"/>
                    </a:xfrm>
                    <a:prstGeom prst="rect">
                      <a:avLst/>
                    </a:prstGeom>
                  </pic:spPr>
                </pic:pic>
              </a:graphicData>
            </a:graphic>
          </wp:anchor>
        </w:drawing>
      </w:r>
      <w:r>
        <w:rPr>
          <w:color w:val="001A1D"/>
          <w:w w:val="105"/>
          <w:sz w:val="16"/>
        </w:rPr>
        <w:t>Quét</w:t>
      </w:r>
      <w:r>
        <w:rPr>
          <w:color w:val="001A1D"/>
          <w:spacing w:val="-5"/>
          <w:w w:val="105"/>
          <w:sz w:val="16"/>
        </w:rPr>
        <w:t xml:space="preserve"> </w:t>
      </w:r>
      <w:r>
        <w:rPr>
          <w:color w:val="001A1D"/>
          <w:w w:val="105"/>
          <w:sz w:val="16"/>
        </w:rPr>
        <w:t>lỗ</w:t>
      </w:r>
      <w:r>
        <w:rPr>
          <w:color w:val="001A1D"/>
          <w:spacing w:val="-4"/>
          <w:w w:val="105"/>
          <w:sz w:val="16"/>
        </w:rPr>
        <w:t xml:space="preserve"> </w:t>
      </w:r>
      <w:r>
        <w:rPr>
          <w:color w:val="001A1D"/>
          <w:w w:val="105"/>
          <w:sz w:val="16"/>
        </w:rPr>
        <w:t>hổng</w:t>
      </w:r>
      <w:r>
        <w:rPr>
          <w:color w:val="001A1D"/>
          <w:spacing w:val="-4"/>
          <w:w w:val="105"/>
          <w:sz w:val="16"/>
        </w:rPr>
        <w:t xml:space="preserve"> </w:t>
      </w:r>
      <w:r>
        <w:rPr>
          <w:color w:val="001A1D"/>
          <w:w w:val="105"/>
          <w:sz w:val="16"/>
        </w:rPr>
        <w:t>cho</w:t>
      </w:r>
      <w:r>
        <w:rPr>
          <w:color w:val="001A1D"/>
          <w:spacing w:val="-4"/>
          <w:w w:val="105"/>
          <w:sz w:val="16"/>
        </w:rPr>
        <w:t xml:space="preserve"> </w:t>
      </w:r>
      <w:r>
        <w:rPr>
          <w:color w:val="001A1D"/>
          <w:w w:val="105"/>
          <w:sz w:val="16"/>
        </w:rPr>
        <w:t>hệ</w:t>
      </w:r>
      <w:r>
        <w:rPr>
          <w:color w:val="001A1D"/>
          <w:spacing w:val="-4"/>
          <w:w w:val="105"/>
          <w:sz w:val="16"/>
        </w:rPr>
        <w:t xml:space="preserve"> </w:t>
      </w:r>
      <w:r>
        <w:rPr>
          <w:color w:val="001A1D"/>
          <w:w w:val="105"/>
          <w:sz w:val="16"/>
        </w:rPr>
        <w:t>thống</w:t>
      </w:r>
      <w:r>
        <w:rPr>
          <w:color w:val="001A1D"/>
          <w:spacing w:val="-4"/>
          <w:w w:val="105"/>
          <w:sz w:val="16"/>
        </w:rPr>
        <w:t xml:space="preserve"> </w:t>
      </w:r>
      <w:r>
        <w:rPr>
          <w:color w:val="001A1D"/>
          <w:w w:val="105"/>
          <w:sz w:val="16"/>
        </w:rPr>
        <w:t>định</w:t>
      </w:r>
      <w:r>
        <w:rPr>
          <w:color w:val="001A1D"/>
          <w:spacing w:val="-4"/>
          <w:w w:val="105"/>
          <w:sz w:val="16"/>
        </w:rPr>
        <w:t xml:space="preserve"> </w:t>
      </w:r>
      <w:r>
        <w:rPr>
          <w:color w:val="001A1D"/>
          <w:spacing w:val="-7"/>
          <w:w w:val="105"/>
          <w:sz w:val="16"/>
        </w:rPr>
        <w:t>kỳ</w:t>
      </w:r>
    </w:p>
    <w:p>
      <w:pPr>
        <w:pStyle w:val="5"/>
        <w:numPr>
          <w:ilvl w:val="0"/>
          <w:numId w:val="19"/>
        </w:numPr>
        <w:tabs>
          <w:tab w:val="left" w:pos="1098"/>
        </w:tabs>
        <w:ind w:left="1098" w:hanging="294"/>
        <w:rPr>
          <w:sz w:val="16"/>
          <w:highlight w:val="green"/>
        </w:rPr>
      </w:pPr>
      <w:r>
        <w:rPr>
          <w:highlight w:val="green"/>
        </w:rPr>
        <w:drawing>
          <wp:anchor distT="0" distB="0" distL="0" distR="0" simplePos="0" relativeHeight="251917312"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1575865782" name="Picture 1575865782"/>
            <wp:cNvGraphicFramePr/>
            <a:graphic xmlns:a="http://schemas.openxmlformats.org/drawingml/2006/main">
              <a:graphicData uri="http://schemas.openxmlformats.org/drawingml/2006/picture">
                <pic:pic xmlns:pic="http://schemas.openxmlformats.org/drawingml/2006/picture">
                  <pic:nvPicPr>
                    <pic:cNvPr id="1575865782" name="Picture 1575865782"/>
                    <pic:cNvPicPr/>
                  </pic:nvPicPr>
                  <pic:blipFill>
                    <a:blip r:embed="rId59" cstate="print"/>
                    <a:stretch>
                      <a:fillRect/>
                    </a:stretch>
                  </pic:blipFill>
                  <pic:spPr>
                    <a:xfrm>
                      <a:off x="0" y="0"/>
                      <a:ext cx="92494" cy="92494"/>
                    </a:xfrm>
                    <a:prstGeom prst="rect">
                      <a:avLst/>
                    </a:prstGeom>
                  </pic:spPr>
                </pic:pic>
              </a:graphicData>
            </a:graphic>
          </wp:anchor>
        </w:drawing>
      </w:r>
      <w:r>
        <w:rPr>
          <w:color w:val="001A1D"/>
          <w:w w:val="105"/>
          <w:sz w:val="16"/>
          <w:highlight w:val="green"/>
        </w:rPr>
        <w:t>Đào</w:t>
      </w:r>
      <w:r>
        <w:rPr>
          <w:color w:val="001A1D"/>
          <w:spacing w:val="-5"/>
          <w:w w:val="105"/>
          <w:sz w:val="16"/>
          <w:highlight w:val="green"/>
        </w:rPr>
        <w:t xml:space="preserve"> </w:t>
      </w:r>
      <w:r>
        <w:rPr>
          <w:color w:val="001A1D"/>
          <w:w w:val="105"/>
          <w:sz w:val="16"/>
          <w:highlight w:val="green"/>
        </w:rPr>
        <w:t>tạo</w:t>
      </w:r>
      <w:r>
        <w:rPr>
          <w:color w:val="001A1D"/>
          <w:spacing w:val="-4"/>
          <w:w w:val="105"/>
          <w:sz w:val="16"/>
          <w:highlight w:val="green"/>
        </w:rPr>
        <w:t xml:space="preserve"> </w:t>
      </w:r>
      <w:r>
        <w:rPr>
          <w:color w:val="001A1D"/>
          <w:w w:val="105"/>
          <w:sz w:val="16"/>
          <w:highlight w:val="green"/>
        </w:rPr>
        <w:t>nâng</w:t>
      </w:r>
      <w:r>
        <w:rPr>
          <w:color w:val="001A1D"/>
          <w:spacing w:val="-4"/>
          <w:w w:val="105"/>
          <w:sz w:val="16"/>
          <w:highlight w:val="green"/>
        </w:rPr>
        <w:t xml:space="preserve"> </w:t>
      </w:r>
      <w:r>
        <w:rPr>
          <w:color w:val="001A1D"/>
          <w:w w:val="105"/>
          <w:sz w:val="16"/>
          <w:highlight w:val="green"/>
        </w:rPr>
        <w:t>cao</w:t>
      </w:r>
      <w:r>
        <w:rPr>
          <w:color w:val="001A1D"/>
          <w:spacing w:val="-5"/>
          <w:w w:val="105"/>
          <w:sz w:val="16"/>
          <w:highlight w:val="green"/>
        </w:rPr>
        <w:t xml:space="preserve"> </w:t>
      </w:r>
      <w:r>
        <w:rPr>
          <w:color w:val="001A1D"/>
          <w:w w:val="105"/>
          <w:sz w:val="16"/>
          <w:highlight w:val="green"/>
        </w:rPr>
        <w:t>nhận</w:t>
      </w:r>
      <w:r>
        <w:rPr>
          <w:color w:val="001A1D"/>
          <w:spacing w:val="-4"/>
          <w:w w:val="105"/>
          <w:sz w:val="16"/>
          <w:highlight w:val="green"/>
        </w:rPr>
        <w:t xml:space="preserve"> </w:t>
      </w:r>
      <w:r>
        <w:rPr>
          <w:color w:val="001A1D"/>
          <w:w w:val="105"/>
          <w:sz w:val="16"/>
          <w:highlight w:val="green"/>
        </w:rPr>
        <w:t>thức</w:t>
      </w:r>
      <w:r>
        <w:rPr>
          <w:color w:val="001A1D"/>
          <w:spacing w:val="-5"/>
          <w:w w:val="105"/>
          <w:sz w:val="16"/>
          <w:highlight w:val="green"/>
        </w:rPr>
        <w:t xml:space="preserve"> </w:t>
      </w:r>
      <w:r>
        <w:rPr>
          <w:color w:val="001A1D"/>
          <w:w w:val="105"/>
          <w:sz w:val="16"/>
          <w:highlight w:val="green"/>
        </w:rPr>
        <w:t>người</w:t>
      </w:r>
      <w:r>
        <w:rPr>
          <w:color w:val="001A1D"/>
          <w:spacing w:val="-4"/>
          <w:w w:val="105"/>
          <w:sz w:val="16"/>
          <w:highlight w:val="green"/>
        </w:rPr>
        <w:t xml:space="preserve"> dùng</w:t>
      </w:r>
    </w:p>
    <w:p>
      <w:pPr>
        <w:pStyle w:val="5"/>
        <w:numPr>
          <w:ilvl w:val="0"/>
          <w:numId w:val="19"/>
        </w:numPr>
        <w:tabs>
          <w:tab w:val="left" w:pos="1098"/>
        </w:tabs>
        <w:ind w:left="1098" w:hanging="294"/>
        <w:rPr>
          <w:sz w:val="16"/>
        </w:rPr>
      </w:pPr>
      <w:r>
        <w:drawing>
          <wp:anchor distT="0" distB="0" distL="0" distR="0" simplePos="0" relativeHeight="251918336"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114209945" name="Picture 114209945"/>
            <wp:cNvGraphicFramePr/>
            <a:graphic xmlns:a="http://schemas.openxmlformats.org/drawingml/2006/main">
              <a:graphicData uri="http://schemas.openxmlformats.org/drawingml/2006/picture">
                <pic:pic xmlns:pic="http://schemas.openxmlformats.org/drawingml/2006/picture">
                  <pic:nvPicPr>
                    <pic:cNvPr id="114209945" name="Picture 114209945"/>
                    <pic:cNvPicPr/>
                  </pic:nvPicPr>
                  <pic:blipFill>
                    <a:blip r:embed="rId60" cstate="print"/>
                    <a:stretch>
                      <a:fillRect/>
                    </a:stretch>
                  </pic:blipFill>
                  <pic:spPr>
                    <a:xfrm>
                      <a:off x="0" y="0"/>
                      <a:ext cx="92494" cy="92494"/>
                    </a:xfrm>
                    <a:prstGeom prst="rect">
                      <a:avLst/>
                    </a:prstGeom>
                  </pic:spPr>
                </pic:pic>
              </a:graphicData>
            </a:graphic>
          </wp:anchor>
        </w:drawing>
      </w:r>
      <w:r>
        <w:rPr>
          <w:color w:val="001A1D"/>
          <w:w w:val="105"/>
          <w:sz w:val="16"/>
        </w:rPr>
        <w:t>Phần</w:t>
      </w:r>
      <w:r>
        <w:rPr>
          <w:color w:val="001A1D"/>
          <w:spacing w:val="-5"/>
          <w:w w:val="105"/>
          <w:sz w:val="16"/>
        </w:rPr>
        <w:t xml:space="preserve"> </w:t>
      </w:r>
      <w:r>
        <w:rPr>
          <w:color w:val="001A1D"/>
          <w:w w:val="105"/>
          <w:sz w:val="16"/>
        </w:rPr>
        <w:t>mềm</w:t>
      </w:r>
      <w:r>
        <w:rPr>
          <w:color w:val="001A1D"/>
          <w:spacing w:val="-5"/>
          <w:w w:val="105"/>
          <w:sz w:val="16"/>
        </w:rPr>
        <w:t xml:space="preserve"> </w:t>
      </w:r>
      <w:r>
        <w:rPr>
          <w:color w:val="001A1D"/>
          <w:w w:val="105"/>
          <w:sz w:val="16"/>
        </w:rPr>
        <w:t>chống</w:t>
      </w:r>
      <w:r>
        <w:rPr>
          <w:color w:val="001A1D"/>
          <w:spacing w:val="-4"/>
          <w:w w:val="105"/>
          <w:sz w:val="16"/>
        </w:rPr>
        <w:t xml:space="preserve"> </w:t>
      </w:r>
      <w:r>
        <w:rPr>
          <w:color w:val="001A1D"/>
          <w:w w:val="105"/>
          <w:sz w:val="16"/>
        </w:rPr>
        <w:t>lừa</w:t>
      </w:r>
      <w:r>
        <w:rPr>
          <w:color w:val="001A1D"/>
          <w:spacing w:val="-5"/>
          <w:w w:val="105"/>
          <w:sz w:val="16"/>
        </w:rPr>
        <w:t xml:space="preserve"> đảo</w:t>
      </w:r>
    </w:p>
    <w:p>
      <w:pPr>
        <w:pStyle w:val="4"/>
      </w:pPr>
    </w:p>
    <w:p>
      <w:pPr>
        <w:pStyle w:val="4"/>
        <w:spacing w:before="118"/>
      </w:pPr>
    </w:p>
    <w:p>
      <w:pPr>
        <w:pStyle w:val="4"/>
        <w:spacing w:before="1" w:line="330" w:lineRule="atLeast"/>
        <w:ind w:left="468" w:right="9125"/>
      </w:pPr>
      <w:r>
        <w:rPr>
          <w:color w:val="8E662E"/>
          <w:w w:val="105"/>
        </w:rPr>
        <w:t>Your</w:t>
      </w:r>
      <w:r>
        <w:rPr>
          <w:color w:val="8E662E"/>
          <w:spacing w:val="-12"/>
          <w:w w:val="105"/>
        </w:rPr>
        <w:t xml:space="preserve"> </w:t>
      </w:r>
      <w:r>
        <w:rPr>
          <w:color w:val="8E662E"/>
          <w:w w:val="105"/>
        </w:rPr>
        <w:t>answer</w:t>
      </w:r>
      <w:r>
        <w:rPr>
          <w:color w:val="8E662E"/>
          <w:spacing w:val="-11"/>
          <w:w w:val="105"/>
        </w:rPr>
        <w:t xml:space="preserve"> </w:t>
      </w:r>
      <w:r>
        <w:rPr>
          <w:color w:val="8E662E"/>
          <w:w w:val="105"/>
        </w:rPr>
        <w:t>is</w:t>
      </w:r>
      <w:r>
        <w:rPr>
          <w:color w:val="8E662E"/>
          <w:spacing w:val="-12"/>
          <w:w w:val="105"/>
        </w:rPr>
        <w:t xml:space="preserve"> </w:t>
      </w:r>
      <w:r>
        <w:rPr>
          <w:color w:val="8E662E"/>
          <w:w w:val="105"/>
        </w:rPr>
        <w:t>incorrect. The correct answer is:</w:t>
      </w:r>
    </w:p>
    <w:p>
      <w:pPr>
        <w:pStyle w:val="4"/>
        <w:spacing w:before="39"/>
        <w:ind w:left="468"/>
      </w:pPr>
      <w:r>
        <w:rPr>
          <w:color w:val="8E662E"/>
          <w:w w:val="105"/>
        </w:rPr>
        <w:t>Đào</w:t>
      </w:r>
      <w:r>
        <w:rPr>
          <w:color w:val="8E662E"/>
          <w:spacing w:val="-5"/>
          <w:w w:val="105"/>
        </w:rPr>
        <w:t xml:space="preserve"> </w:t>
      </w:r>
      <w:r>
        <w:rPr>
          <w:color w:val="8E662E"/>
          <w:w w:val="105"/>
        </w:rPr>
        <w:t>tạo</w:t>
      </w:r>
      <w:r>
        <w:rPr>
          <w:color w:val="8E662E"/>
          <w:spacing w:val="-4"/>
          <w:w w:val="105"/>
        </w:rPr>
        <w:t xml:space="preserve"> </w:t>
      </w:r>
      <w:r>
        <w:rPr>
          <w:color w:val="8E662E"/>
          <w:w w:val="105"/>
        </w:rPr>
        <w:t>nâng</w:t>
      </w:r>
      <w:r>
        <w:rPr>
          <w:color w:val="8E662E"/>
          <w:spacing w:val="-4"/>
          <w:w w:val="105"/>
        </w:rPr>
        <w:t xml:space="preserve"> </w:t>
      </w:r>
      <w:r>
        <w:rPr>
          <w:color w:val="8E662E"/>
          <w:w w:val="105"/>
        </w:rPr>
        <w:t>cao</w:t>
      </w:r>
      <w:r>
        <w:rPr>
          <w:color w:val="8E662E"/>
          <w:spacing w:val="-5"/>
          <w:w w:val="105"/>
        </w:rPr>
        <w:t xml:space="preserve"> </w:t>
      </w:r>
      <w:r>
        <w:rPr>
          <w:color w:val="8E662E"/>
          <w:w w:val="105"/>
        </w:rPr>
        <w:t>nhận</w:t>
      </w:r>
      <w:r>
        <w:rPr>
          <w:color w:val="8E662E"/>
          <w:spacing w:val="-4"/>
          <w:w w:val="105"/>
        </w:rPr>
        <w:t xml:space="preserve"> </w:t>
      </w:r>
      <w:r>
        <w:rPr>
          <w:color w:val="8E662E"/>
          <w:w w:val="105"/>
        </w:rPr>
        <w:t>thức</w:t>
      </w:r>
      <w:r>
        <w:rPr>
          <w:color w:val="8E662E"/>
          <w:spacing w:val="-5"/>
          <w:w w:val="105"/>
        </w:rPr>
        <w:t xml:space="preserve"> </w:t>
      </w:r>
      <w:r>
        <w:rPr>
          <w:color w:val="8E662E"/>
          <w:w w:val="105"/>
        </w:rPr>
        <w:t>người</w:t>
      </w:r>
      <w:r>
        <w:rPr>
          <w:color w:val="8E662E"/>
          <w:spacing w:val="-4"/>
          <w:w w:val="105"/>
        </w:rPr>
        <w:t xml:space="preserve"> dùng</w:t>
      </w:r>
    </w:p>
    <w:p>
      <w:pPr>
        <w:pStyle w:val="4"/>
        <w:spacing w:before="252"/>
        <w:rPr>
          <w:sz w:val="20"/>
        </w:rPr>
      </w:pPr>
      <w:r>
        <mc:AlternateContent>
          <mc:Choice Requires="wpg">
            <w:drawing>
              <wp:anchor distT="0" distB="0" distL="0" distR="0" simplePos="0" relativeHeight="252021760" behindDoc="1" locked="0" layoutInCell="1" allowOverlap="1">
                <wp:simplePos x="0" y="0"/>
                <wp:positionH relativeFrom="page">
                  <wp:posOffset>408940</wp:posOffset>
                </wp:positionH>
                <wp:positionV relativeFrom="paragraph">
                  <wp:posOffset>344805</wp:posOffset>
                </wp:positionV>
                <wp:extent cx="6944360" cy="775970"/>
                <wp:effectExtent l="0" t="0" r="0" b="0"/>
                <wp:wrapTopAndBottom/>
                <wp:docPr id="569848429" name="Group 569848429"/>
                <wp:cNvGraphicFramePr/>
                <a:graphic xmlns:a="http://schemas.openxmlformats.org/drawingml/2006/main">
                  <a:graphicData uri="http://schemas.microsoft.com/office/word/2010/wordprocessingGroup">
                    <wpg:wgp>
                      <wpg:cNvGrpSpPr/>
                      <wpg:grpSpPr>
                        <a:xfrm>
                          <a:off x="0" y="0"/>
                          <a:ext cx="6944359" cy="775970"/>
                          <a:chOff x="0" y="0"/>
                          <a:chExt cx="6944359" cy="775970"/>
                        </a:xfrm>
                      </wpg:grpSpPr>
                      <wps:wsp>
                        <wps:cNvPr id="2137186488" name="Graphic 197"/>
                        <wps:cNvSpPr/>
                        <wps:spPr>
                          <a:xfrm>
                            <a:off x="3557" y="3557"/>
                            <a:ext cx="6937375" cy="768985"/>
                          </a:xfrm>
                          <a:custGeom>
                            <a:avLst/>
                            <a:gdLst/>
                            <a:ahLst/>
                            <a:cxnLst/>
                            <a:rect l="l" t="t" r="r" b="b"/>
                            <a:pathLst>
                              <a:path w="6937375" h="768985">
                                <a:moveTo>
                                  <a:pt x="0" y="757741"/>
                                </a:moveTo>
                                <a:lnTo>
                                  <a:pt x="0" y="10672"/>
                                </a:lnTo>
                                <a:lnTo>
                                  <a:pt x="0" y="7719"/>
                                </a:lnTo>
                                <a:lnTo>
                                  <a:pt x="1041" y="5203"/>
                                </a:lnTo>
                                <a:lnTo>
                                  <a:pt x="3125" y="3119"/>
                                </a:lnTo>
                                <a:lnTo>
                                  <a:pt x="5209" y="1042"/>
                                </a:lnTo>
                                <a:lnTo>
                                  <a:pt x="7725" y="0"/>
                                </a:lnTo>
                                <a:lnTo>
                                  <a:pt x="10672" y="0"/>
                                </a:lnTo>
                                <a:lnTo>
                                  <a:pt x="6926398" y="0"/>
                                </a:lnTo>
                                <a:lnTo>
                                  <a:pt x="6929345" y="0"/>
                                </a:lnTo>
                                <a:lnTo>
                                  <a:pt x="6931860" y="1042"/>
                                </a:lnTo>
                                <a:lnTo>
                                  <a:pt x="6933944" y="3119"/>
                                </a:lnTo>
                                <a:lnTo>
                                  <a:pt x="6936028" y="5203"/>
                                </a:lnTo>
                                <a:lnTo>
                                  <a:pt x="6937070" y="7719"/>
                                </a:lnTo>
                                <a:lnTo>
                                  <a:pt x="6937071" y="10672"/>
                                </a:lnTo>
                                <a:lnTo>
                                  <a:pt x="6937071" y="757741"/>
                                </a:lnTo>
                                <a:lnTo>
                                  <a:pt x="6937070" y="760687"/>
                                </a:lnTo>
                                <a:lnTo>
                                  <a:pt x="6936028" y="763203"/>
                                </a:lnTo>
                                <a:lnTo>
                                  <a:pt x="6933944" y="765287"/>
                                </a:lnTo>
                                <a:lnTo>
                                  <a:pt x="6931860" y="767371"/>
                                </a:lnTo>
                                <a:lnTo>
                                  <a:pt x="6929345" y="768414"/>
                                </a:lnTo>
                                <a:lnTo>
                                  <a:pt x="6926398" y="768414"/>
                                </a:lnTo>
                                <a:lnTo>
                                  <a:pt x="10672" y="768414"/>
                                </a:lnTo>
                                <a:lnTo>
                                  <a:pt x="7725" y="768414"/>
                                </a:lnTo>
                                <a:lnTo>
                                  <a:pt x="5209" y="767371"/>
                                </a:lnTo>
                                <a:lnTo>
                                  <a:pt x="3125" y="765287"/>
                                </a:lnTo>
                                <a:lnTo>
                                  <a:pt x="1041" y="763203"/>
                                </a:lnTo>
                                <a:lnTo>
                                  <a:pt x="0" y="760687"/>
                                </a:lnTo>
                                <a:lnTo>
                                  <a:pt x="0" y="757741"/>
                                </a:lnTo>
                                <a:close/>
                              </a:path>
                            </a:pathLst>
                          </a:custGeom>
                          <a:ln w="7114">
                            <a:solidFill>
                              <a:srgbClr val="CAD0D6"/>
                            </a:solidFill>
                            <a:prstDash val="solid"/>
                          </a:ln>
                        </wps:spPr>
                        <wps:bodyPr wrap="square" lIns="0" tIns="0" rIns="0" bIns="0" rtlCol="0">
                          <a:noAutofit/>
                        </wps:bodyPr>
                      </wps:wsp>
                      <wps:wsp>
                        <wps:cNvPr id="1199309841" name="Graphic 198"/>
                        <wps:cNvSpPr/>
                        <wps:spPr>
                          <a:xfrm>
                            <a:off x="60477" y="586982"/>
                            <a:ext cx="448309" cy="121285"/>
                          </a:xfrm>
                          <a:custGeom>
                            <a:avLst/>
                            <a:gdLst/>
                            <a:ahLst/>
                            <a:cxnLst/>
                            <a:rect l="l" t="t" r="r" b="b"/>
                            <a:pathLst>
                              <a:path w="448309" h="121285">
                                <a:moveTo>
                                  <a:pt x="0" y="67591"/>
                                </a:moveTo>
                                <a:lnTo>
                                  <a:pt x="0" y="53362"/>
                                </a:lnTo>
                                <a:lnTo>
                                  <a:pt x="0" y="49852"/>
                                </a:lnTo>
                                <a:lnTo>
                                  <a:pt x="341" y="46385"/>
                                </a:lnTo>
                                <a:lnTo>
                                  <a:pt x="1025" y="42946"/>
                                </a:lnTo>
                                <a:lnTo>
                                  <a:pt x="1708" y="39507"/>
                                </a:lnTo>
                                <a:lnTo>
                                  <a:pt x="2721" y="36172"/>
                                </a:lnTo>
                                <a:lnTo>
                                  <a:pt x="4061" y="32934"/>
                                </a:lnTo>
                                <a:lnTo>
                                  <a:pt x="5402" y="29689"/>
                                </a:lnTo>
                                <a:lnTo>
                                  <a:pt x="7046" y="26618"/>
                                </a:lnTo>
                                <a:lnTo>
                                  <a:pt x="8993" y="23706"/>
                                </a:lnTo>
                                <a:lnTo>
                                  <a:pt x="10939" y="20789"/>
                                </a:lnTo>
                                <a:lnTo>
                                  <a:pt x="13151" y="18093"/>
                                </a:lnTo>
                                <a:lnTo>
                                  <a:pt x="15629" y="15619"/>
                                </a:lnTo>
                                <a:lnTo>
                                  <a:pt x="18106" y="13139"/>
                                </a:lnTo>
                                <a:lnTo>
                                  <a:pt x="20802" y="10929"/>
                                </a:lnTo>
                                <a:lnTo>
                                  <a:pt x="23715" y="8984"/>
                                </a:lnTo>
                                <a:lnTo>
                                  <a:pt x="26629" y="7031"/>
                                </a:lnTo>
                                <a:lnTo>
                                  <a:pt x="49858" y="0"/>
                                </a:lnTo>
                                <a:lnTo>
                                  <a:pt x="53362" y="0"/>
                                </a:lnTo>
                                <a:lnTo>
                                  <a:pt x="394879" y="0"/>
                                </a:lnTo>
                                <a:lnTo>
                                  <a:pt x="398383" y="0"/>
                                </a:lnTo>
                                <a:lnTo>
                                  <a:pt x="401853" y="340"/>
                                </a:lnTo>
                                <a:lnTo>
                                  <a:pt x="405289" y="1021"/>
                                </a:lnTo>
                                <a:lnTo>
                                  <a:pt x="408726" y="1702"/>
                                </a:lnTo>
                                <a:lnTo>
                                  <a:pt x="424525" y="8984"/>
                                </a:lnTo>
                                <a:lnTo>
                                  <a:pt x="427439" y="10929"/>
                                </a:lnTo>
                                <a:lnTo>
                                  <a:pt x="430134" y="13139"/>
                                </a:lnTo>
                                <a:lnTo>
                                  <a:pt x="432612" y="15619"/>
                                </a:lnTo>
                                <a:lnTo>
                                  <a:pt x="435089" y="18093"/>
                                </a:lnTo>
                                <a:lnTo>
                                  <a:pt x="437301" y="20789"/>
                                </a:lnTo>
                                <a:lnTo>
                                  <a:pt x="439248" y="23700"/>
                                </a:lnTo>
                                <a:lnTo>
                                  <a:pt x="441194" y="26611"/>
                                </a:lnTo>
                                <a:lnTo>
                                  <a:pt x="442838" y="29689"/>
                                </a:lnTo>
                                <a:lnTo>
                                  <a:pt x="444179" y="32934"/>
                                </a:lnTo>
                                <a:lnTo>
                                  <a:pt x="445520" y="36172"/>
                                </a:lnTo>
                                <a:lnTo>
                                  <a:pt x="446532" y="39507"/>
                                </a:lnTo>
                                <a:lnTo>
                                  <a:pt x="447216" y="42946"/>
                                </a:lnTo>
                                <a:lnTo>
                                  <a:pt x="447899" y="46385"/>
                                </a:lnTo>
                                <a:lnTo>
                                  <a:pt x="448241" y="49852"/>
                                </a:lnTo>
                                <a:lnTo>
                                  <a:pt x="448241" y="53362"/>
                                </a:lnTo>
                                <a:lnTo>
                                  <a:pt x="448241" y="67591"/>
                                </a:lnTo>
                                <a:lnTo>
                                  <a:pt x="448241" y="71086"/>
                                </a:lnTo>
                                <a:lnTo>
                                  <a:pt x="447899" y="74553"/>
                                </a:lnTo>
                                <a:lnTo>
                                  <a:pt x="447216" y="77986"/>
                                </a:lnTo>
                                <a:lnTo>
                                  <a:pt x="446532" y="81425"/>
                                </a:lnTo>
                                <a:lnTo>
                                  <a:pt x="445520" y="84768"/>
                                </a:lnTo>
                                <a:lnTo>
                                  <a:pt x="444179" y="87999"/>
                                </a:lnTo>
                                <a:lnTo>
                                  <a:pt x="442838" y="91236"/>
                                </a:lnTo>
                                <a:lnTo>
                                  <a:pt x="424525" y="111942"/>
                                </a:lnTo>
                                <a:lnTo>
                                  <a:pt x="421612" y="113894"/>
                                </a:lnTo>
                                <a:lnTo>
                                  <a:pt x="405289" y="119918"/>
                                </a:lnTo>
                                <a:lnTo>
                                  <a:pt x="401853" y="120606"/>
                                </a:lnTo>
                                <a:lnTo>
                                  <a:pt x="398383" y="120946"/>
                                </a:lnTo>
                                <a:lnTo>
                                  <a:pt x="394879" y="120954"/>
                                </a:lnTo>
                                <a:lnTo>
                                  <a:pt x="53362" y="120954"/>
                                </a:lnTo>
                                <a:lnTo>
                                  <a:pt x="49858" y="120946"/>
                                </a:lnTo>
                                <a:lnTo>
                                  <a:pt x="46388" y="120599"/>
                                </a:lnTo>
                                <a:lnTo>
                                  <a:pt x="42951" y="119911"/>
                                </a:lnTo>
                                <a:lnTo>
                                  <a:pt x="39515" y="119230"/>
                                </a:lnTo>
                                <a:lnTo>
                                  <a:pt x="8993" y="97225"/>
                                </a:lnTo>
                                <a:lnTo>
                                  <a:pt x="7046" y="94314"/>
                                </a:lnTo>
                                <a:lnTo>
                                  <a:pt x="5402" y="91236"/>
                                </a:lnTo>
                                <a:lnTo>
                                  <a:pt x="4061" y="87999"/>
                                </a:lnTo>
                                <a:lnTo>
                                  <a:pt x="2721" y="84768"/>
                                </a:lnTo>
                                <a:lnTo>
                                  <a:pt x="1708" y="81425"/>
                                </a:lnTo>
                                <a:lnTo>
                                  <a:pt x="1025" y="77986"/>
                                </a:lnTo>
                                <a:lnTo>
                                  <a:pt x="341" y="74553"/>
                                </a:lnTo>
                                <a:lnTo>
                                  <a:pt x="0" y="71086"/>
                                </a:lnTo>
                                <a:lnTo>
                                  <a:pt x="0" y="67591"/>
                                </a:lnTo>
                                <a:close/>
                              </a:path>
                            </a:pathLst>
                          </a:custGeom>
                          <a:ln w="7114">
                            <a:solidFill>
                              <a:srgbClr val="000000"/>
                            </a:solidFill>
                            <a:prstDash val="solid"/>
                          </a:ln>
                        </wps:spPr>
                        <wps:bodyPr wrap="square" lIns="0" tIns="0" rIns="0" bIns="0" rtlCol="0">
                          <a:noAutofit/>
                        </wps:bodyPr>
                      </wps:wsp>
                      <wps:wsp>
                        <wps:cNvPr id="1657196450" name="Textbox 199"/>
                        <wps:cNvSpPr txBox="1"/>
                        <wps:spPr>
                          <a:xfrm>
                            <a:off x="10977" y="9196"/>
                            <a:ext cx="6922770" cy="757555"/>
                          </a:xfrm>
                          <a:prstGeom prst="rect">
                            <a:avLst/>
                          </a:prstGeom>
                        </wps:spPr>
                        <wps:txbx>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20</w:t>
                              </w:r>
                            </w:p>
                            <w:p>
                              <w:pPr>
                                <w:spacing w:before="68"/>
                                <w:ind w:left="77"/>
                                <w:rPr>
                                  <w:sz w:val="13"/>
                                </w:rPr>
                              </w:pPr>
                              <w:r>
                                <w:rPr>
                                  <w:color w:val="1C2025"/>
                                  <w:sz w:val="13"/>
                                </w:rPr>
                                <w:t>Not</w:t>
                              </w:r>
                              <w:r>
                                <w:rPr>
                                  <w:color w:val="1C2025"/>
                                  <w:spacing w:val="4"/>
                                  <w:sz w:val="13"/>
                                </w:rPr>
                                <w:t xml:space="preserve"> </w:t>
                              </w:r>
                              <w:r>
                                <w:rPr>
                                  <w:color w:val="1C2025"/>
                                  <w:spacing w:val="-2"/>
                                  <w:sz w:val="13"/>
                                </w:rPr>
                                <w:t>answered</w:t>
                              </w:r>
                            </w:p>
                            <w:p>
                              <w:pPr>
                                <w:spacing w:before="129"/>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38"/>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27.15pt;height:61.1pt;width:546.8pt;mso-position-horizontal-relative:page;mso-wrap-distance-bottom:0pt;mso-wrap-distance-top:0pt;z-index:-251294720;mso-width-relative:page;mso-height-relative:page;" coordsize="6944359,775970" o:gfxdata="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">
                <o:lock v:ext="edit" aspectratio="f"/>
                <v:shape id="Graphic 197" o:spid="_x0000_s1026" o:spt="100" style="position:absolute;left:3557;top:3557;height:768985;width:6937375;" filled="f" stroked="t" coordsize="6937375,768985" o:gfxdata="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vt&#10;SVjCAAAA4wAAAA8AAAAAAAAAAQAgAAAAIgAAAGRycy9kb3ducmV2LnhtbFBLAQIUABQAAAAIAIdO&#10;4kAzLwWeOwAAADkAAAAQAAAAAAAAAAEAIAAAABEBAABkcnMvc2hhcGV4bWwueG1sUEsFBgAAAAAG&#10;AAYAWwEAALsDAAAAAA==&#10;" path="m0,757741l0,10672,0,7719,1041,5203,3125,3119,5209,1042,7725,0,10672,0,6926398,0,6929345,0,6931860,1042,6933944,3119,6936028,5203,6937070,7719,6937071,10672,6937071,757741,6937070,760687,6936028,763203,6933944,765287,6931860,767371,6929345,768414,6926398,768414,10672,768414,7725,768414,5209,767371,3125,765287,1041,763203,0,760687,0,757741xe">
                  <v:fill on="f" focussize="0,0"/>
                  <v:stroke weight="0.560157480314961pt" color="#CAD0D6" joinstyle="round"/>
                  <v:imagedata o:title=""/>
                  <o:lock v:ext="edit" aspectratio="f"/>
                  <v:textbox inset="0mm,0mm,0mm,0mm"/>
                </v:shape>
                <v:shape id="Graphic 198" o:spid="_x0000_s1026" o:spt="100" style="position:absolute;left:60477;top:586982;height:121285;width:448309;" filled="f" stroked="t" coordsize="448309,121285" o:gfxdata="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27Hnu/&#10;AAAA4wAAAA8AAAAAAAAAAQAgAAAAIgAAAGRycy9kb3ducmV2LnhtbFBLAQIUABQAAAAIAIdO4kAz&#10;LwWeOwAAADkAAAAQAAAAAAAAAAEAIAAAAA4BAABkcnMvc2hhcGV4bWwueG1sUEsFBgAAAAAGAAYA&#10;WwEAALgDAAAAAA==&#10;" path="m0,67591l0,53362,0,49852,341,46385,1025,42946,1708,39507,2721,36172,4061,32934,5402,29689,7046,26618,8993,23706,10939,20789,13151,18093,15629,15619,18106,13139,20802,10929,23715,8984,26629,7031,49858,0,53362,0,394879,0,398383,0,401853,340,405289,1021,408726,1702,424525,8984,427439,10929,430134,13139,432612,15619,435089,18093,437301,20789,439248,23700,441194,26611,442838,29689,444179,32934,445520,36172,446532,39507,447216,42946,447899,46385,448241,49852,448241,53362,448241,67591,448241,71086,447899,74553,447216,77986,446532,81425,445520,84768,444179,87999,442838,91236,424525,111942,421612,113894,405289,119918,401853,120606,398383,120946,394879,120954,53362,120954,49858,120946,46388,120599,42951,119911,39515,119230,8993,97225,7046,94314,5402,91236,4061,87999,2721,84768,1708,81425,1025,77986,341,74553,0,71086,0,67591xe">
                  <v:fill on="f" focussize="0,0"/>
                  <v:stroke weight="0.560157480314961pt" color="#000000" joinstyle="round"/>
                  <v:imagedata o:title=""/>
                  <o:lock v:ext="edit" aspectratio="f"/>
                  <v:textbox inset="0mm,0mm,0mm,0mm"/>
                </v:shape>
                <v:shape id="Textbox 199" o:spid="_x0000_s1026" o:spt="202" type="#_x0000_t202" style="position:absolute;left:10977;top:9196;height:757555;width:6922770;" filled="f" stroked="f" coordsize="21600,21600" o:gfxdata="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Bq07cbFAAAA4wAAAA8AAAAAAAAAAQAgAAAAIgAAAGRycy9kb3ducmV2LnhtbFBLAQIUABQAAAAI&#10;AIdO4kAzLwWeOwAAADkAAAAQAAAAAAAAAAEAIAAAABQBAABkcnMvc2hhcGV4bWwueG1sUEsFBgAA&#10;AAAGAAYAWwEAAL4DAAAAAA==&#10;">
                  <v:fill on="f" focussize="0,0"/>
                  <v:stroke on="f"/>
                  <v:imagedata o:title=""/>
                  <o:lock v:ext="edit" aspectratio="f"/>
                  <v:textbox inset="0mm,0mm,0mm,0mm">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20</w:t>
                        </w:r>
                      </w:p>
                      <w:p>
                        <w:pPr>
                          <w:spacing w:before="68"/>
                          <w:ind w:left="77"/>
                          <w:rPr>
                            <w:sz w:val="13"/>
                          </w:rPr>
                        </w:pPr>
                        <w:r>
                          <w:rPr>
                            <w:color w:val="1C2025"/>
                            <w:sz w:val="13"/>
                          </w:rPr>
                          <w:t>Not</w:t>
                        </w:r>
                        <w:r>
                          <w:rPr>
                            <w:color w:val="1C2025"/>
                            <w:spacing w:val="4"/>
                            <w:sz w:val="13"/>
                          </w:rPr>
                          <w:t xml:space="preserve"> </w:t>
                        </w:r>
                        <w:r>
                          <w:rPr>
                            <w:color w:val="1C2025"/>
                            <w:spacing w:val="-2"/>
                            <w:sz w:val="13"/>
                          </w:rPr>
                          <w:t>answered</w:t>
                        </w:r>
                      </w:p>
                      <w:p>
                        <w:pPr>
                          <w:spacing w:before="129"/>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38"/>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pPr>
    </w:p>
    <w:p>
      <w:pPr>
        <w:pStyle w:val="4"/>
        <w:spacing w:before="29"/>
      </w:pPr>
    </w:p>
    <w:p>
      <w:pPr>
        <w:pStyle w:val="4"/>
        <w:ind w:left="468"/>
      </w:pPr>
      <w:r>
        <mc:AlternateContent>
          <mc:Choice Requires="wpg">
            <w:drawing>
              <wp:anchor distT="0" distB="0" distL="0" distR="0" simplePos="0" relativeHeight="251923456" behindDoc="0" locked="0" layoutInCell="1" allowOverlap="1">
                <wp:simplePos x="0" y="0"/>
                <wp:positionH relativeFrom="page">
                  <wp:posOffset>7025640</wp:posOffset>
                </wp:positionH>
                <wp:positionV relativeFrom="paragraph">
                  <wp:posOffset>-210820</wp:posOffset>
                </wp:positionV>
                <wp:extent cx="384810" cy="429895"/>
                <wp:effectExtent l="0" t="0" r="0" b="0"/>
                <wp:wrapNone/>
                <wp:docPr id="1747103999" name="Group 1747103999"/>
                <wp:cNvGraphicFramePr/>
                <a:graphic xmlns:a="http://schemas.openxmlformats.org/drawingml/2006/main">
                  <a:graphicData uri="http://schemas.microsoft.com/office/word/2010/wordprocessingGroup">
                    <wpg:wgp>
                      <wpg:cNvGrpSpPr/>
                      <wpg:grpSpPr>
                        <a:xfrm>
                          <a:off x="0" y="0"/>
                          <a:ext cx="384810" cy="429895"/>
                          <a:chOff x="0" y="0"/>
                          <a:chExt cx="384810" cy="429895"/>
                        </a:xfrm>
                      </wpg:grpSpPr>
                      <wps:wsp>
                        <wps:cNvPr id="938900998" name="Graphic 201"/>
                        <wps:cNvSpPr/>
                        <wps:spPr>
                          <a:xfrm>
                            <a:off x="0" y="0"/>
                            <a:ext cx="384810" cy="429895"/>
                          </a:xfrm>
                          <a:custGeom>
                            <a:avLst/>
                            <a:gdLst/>
                            <a:ahLst/>
                            <a:cxnLst/>
                            <a:rect l="l" t="t" r="r" b="b"/>
                            <a:pathLst>
                              <a:path w="384810" h="429895">
                                <a:moveTo>
                                  <a:pt x="384810" y="429767"/>
                                </a:moveTo>
                                <a:lnTo>
                                  <a:pt x="0" y="429767"/>
                                </a:lnTo>
                                <a:lnTo>
                                  <a:pt x="0" y="0"/>
                                </a:lnTo>
                                <a:lnTo>
                                  <a:pt x="384810" y="0"/>
                                </a:lnTo>
                                <a:lnTo>
                                  <a:pt x="384810" y="93173"/>
                                </a:lnTo>
                                <a:lnTo>
                                  <a:pt x="214052" y="93173"/>
                                </a:lnTo>
                                <a:lnTo>
                                  <a:pt x="203538" y="93681"/>
                                </a:lnTo>
                                <a:lnTo>
                                  <a:pt x="163691" y="105789"/>
                                </a:lnTo>
                                <a:lnTo>
                                  <a:pt x="131510" y="132225"/>
                                </a:lnTo>
                                <a:lnTo>
                                  <a:pt x="111895" y="168963"/>
                                </a:lnTo>
                                <a:lnTo>
                                  <a:pt x="107327" y="199897"/>
                                </a:lnTo>
                                <a:lnTo>
                                  <a:pt x="107834" y="210411"/>
                                </a:lnTo>
                                <a:lnTo>
                                  <a:pt x="119942" y="250257"/>
                                </a:lnTo>
                                <a:lnTo>
                                  <a:pt x="146378" y="282437"/>
                                </a:lnTo>
                                <a:lnTo>
                                  <a:pt x="183117" y="302051"/>
                                </a:lnTo>
                                <a:lnTo>
                                  <a:pt x="214052" y="306621"/>
                                </a:lnTo>
                                <a:lnTo>
                                  <a:pt x="384810" y="306621"/>
                                </a:lnTo>
                                <a:lnTo>
                                  <a:pt x="384810" y="429767"/>
                                </a:lnTo>
                                <a:close/>
                              </a:path>
                              <a:path w="384810" h="429895">
                                <a:moveTo>
                                  <a:pt x="384810" y="306621"/>
                                </a:moveTo>
                                <a:lnTo>
                                  <a:pt x="214052" y="306621"/>
                                </a:lnTo>
                                <a:lnTo>
                                  <a:pt x="224565" y="306113"/>
                                </a:lnTo>
                                <a:lnTo>
                                  <a:pt x="234876" y="304590"/>
                                </a:lnTo>
                                <a:lnTo>
                                  <a:pt x="273355" y="288651"/>
                                </a:lnTo>
                                <a:lnTo>
                                  <a:pt x="302805" y="259200"/>
                                </a:lnTo>
                                <a:lnTo>
                                  <a:pt x="318744" y="220722"/>
                                </a:lnTo>
                                <a:lnTo>
                                  <a:pt x="320776" y="199897"/>
                                </a:lnTo>
                                <a:lnTo>
                                  <a:pt x="320267" y="189384"/>
                                </a:lnTo>
                                <a:lnTo>
                                  <a:pt x="308159" y="149536"/>
                                </a:lnTo>
                                <a:lnTo>
                                  <a:pt x="281723" y="117357"/>
                                </a:lnTo>
                                <a:lnTo>
                                  <a:pt x="244985" y="97743"/>
                                </a:lnTo>
                                <a:lnTo>
                                  <a:pt x="214052" y="93173"/>
                                </a:lnTo>
                                <a:lnTo>
                                  <a:pt x="384810" y="93173"/>
                                </a:lnTo>
                                <a:lnTo>
                                  <a:pt x="384810" y="306621"/>
                                </a:lnTo>
                                <a:close/>
                              </a:path>
                            </a:pathLst>
                          </a:custGeom>
                          <a:solidFill>
                            <a:srgbClr val="000000">
                              <a:alpha val="19999"/>
                            </a:srgbClr>
                          </a:solidFill>
                        </wps:spPr>
                        <wps:bodyPr wrap="square" lIns="0" tIns="0" rIns="0" bIns="0" rtlCol="0">
                          <a:noAutofit/>
                        </wps:bodyPr>
                      </wps:wsp>
                      <pic:pic xmlns:pic="http://schemas.openxmlformats.org/drawingml/2006/picture">
                        <pic:nvPicPr>
                          <pic:cNvPr id="1205932188" name="Image 202"/>
                          <pic:cNvPicPr/>
                        </pic:nvPicPr>
                        <pic:blipFill>
                          <a:blip r:embed="rId8" cstate="print"/>
                          <a:stretch>
                            <a:fillRect/>
                          </a:stretch>
                        </pic:blipFill>
                        <pic:spPr>
                          <a:xfrm>
                            <a:off x="100212" y="86057"/>
                            <a:ext cx="227678" cy="227678"/>
                          </a:xfrm>
                          <a:prstGeom prst="rect">
                            <a:avLst/>
                          </a:prstGeom>
                        </pic:spPr>
                      </pic:pic>
                    </wpg:wgp>
                  </a:graphicData>
                </a:graphic>
              </wp:anchor>
            </w:drawing>
          </mc:Choice>
          <mc:Fallback>
            <w:pict>
              <v:group id="_x0000_s1026" o:spid="_x0000_s1026" o:spt="203" style="position:absolute;left:0pt;margin-left:553.2pt;margin-top:-16.6pt;height:33.85pt;width:30.3pt;mso-position-horizontal-relative:page;z-index:251923456;mso-width-relative:page;mso-height-relative:page;" coordsize="384810,429895" o:gfxdata="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">
                <o:lock v:ext="edit" aspectratio="f"/>
                <v:shape id="Graphic 201" o:spid="_x0000_s1026" o:spt="100" style="position:absolute;left:0;top:0;height:429895;width:384810;" fillcolor="#000000" filled="t" stroked="f" coordsize="384810,429895" o:gfxdata="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iIJbl&#10;wAAAAOIAAAAPAAAAAAAAAAEAIAAAACIAAABkcnMvZG93bnJldi54bWxQSwECFAAUAAAACACHTuJA&#10;My8FnjsAAAA5AAAAEAAAAAAAAAABACAAAAAPAQAAZHJzL3NoYXBleG1sLnhtbFBLBQYAAAAABgAG&#10;AFsBAAC5AwAAAAA=&#10;" path="m384810,429767l0,429767,0,0,384810,0,384810,93173,214052,93173,203538,93681,163691,105789,131510,132225,111895,168963,107327,199897,107834,210411,119942,250257,146378,282437,183117,302051,214052,306621,384810,306621,384810,429767xem384810,306621l214052,306621,224565,306113,234876,304590,273355,288651,302805,259200,318744,220722,320776,199897,320267,189384,308159,149536,281723,117357,244985,97743,214052,93173,384810,93173,384810,306621xe">
                  <v:fill on="t" opacity="13106f" focussize="0,0"/>
                  <v:stroke on="f"/>
                  <v:imagedata o:title=""/>
                  <o:lock v:ext="edit" aspectratio="f"/>
                  <v:textbox inset="0mm,0mm,0mm,0mm"/>
                </v:shape>
                <v:shape id="Image 202" o:spid="_x0000_s1026" o:spt="75" type="#_x0000_t75" style="position:absolute;left:100212;top:86057;height:227678;width:227678;" filled="f" o:preferrelative="t" stroked="f" coordsize="21600,21600" o:gfxdata="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pkdvxMQAAADjAAAADwAAAAAAAAABACAAAAAiAAAAZHJzL2Rvd25yZXYueG1sUEsBAhQAFAAAAAgA&#10;h07iQDMvBZ47AAAAOQAAABAAAAAAAAAAAQAgAAAAEwEAAGRycy9zaGFwZXhtbC54bWxQSwUGAAAA&#10;AAYABgBbAQAAvQMAAAAA&#10;">
                  <v:fill on="f" focussize="0,0"/>
                  <v:stroke on="f"/>
                  <v:imagedata r:id="rId8" o:title=""/>
                  <o:lock v:ext="edit" aspectratio="f"/>
                </v:shape>
              </v:group>
            </w:pict>
          </mc:Fallback>
        </mc:AlternateContent>
      </w:r>
      <w:r>
        <w:rPr>
          <w:color w:val="001A1D"/>
          <w:w w:val="105"/>
        </w:rPr>
        <w:t>Điều</w:t>
      </w:r>
      <w:r>
        <w:rPr>
          <w:color w:val="001A1D"/>
          <w:spacing w:val="-5"/>
          <w:w w:val="105"/>
        </w:rPr>
        <w:t xml:space="preserve"> </w:t>
      </w:r>
      <w:r>
        <w:rPr>
          <w:color w:val="001A1D"/>
          <w:w w:val="105"/>
        </w:rPr>
        <w:t>nào</w:t>
      </w:r>
      <w:r>
        <w:rPr>
          <w:color w:val="001A1D"/>
          <w:spacing w:val="-4"/>
          <w:w w:val="105"/>
        </w:rPr>
        <w:t xml:space="preserve"> </w:t>
      </w:r>
      <w:r>
        <w:rPr>
          <w:color w:val="001A1D"/>
          <w:w w:val="105"/>
        </w:rPr>
        <w:t>sau</w:t>
      </w:r>
      <w:r>
        <w:rPr>
          <w:color w:val="001A1D"/>
          <w:spacing w:val="-4"/>
          <w:w w:val="105"/>
        </w:rPr>
        <w:t xml:space="preserve"> </w:t>
      </w:r>
      <w:r>
        <w:rPr>
          <w:color w:val="001A1D"/>
          <w:w w:val="105"/>
        </w:rPr>
        <w:t>đây</w:t>
      </w:r>
      <w:r>
        <w:rPr>
          <w:color w:val="001A1D"/>
          <w:spacing w:val="-4"/>
          <w:w w:val="105"/>
        </w:rPr>
        <w:t xml:space="preserve"> </w:t>
      </w:r>
      <w:r>
        <w:rPr>
          <w:color w:val="001A1D"/>
          <w:w w:val="105"/>
        </w:rPr>
        <w:t>KHÔNG</w:t>
      </w:r>
      <w:r>
        <w:rPr>
          <w:color w:val="001A1D"/>
          <w:spacing w:val="-4"/>
          <w:w w:val="105"/>
        </w:rPr>
        <w:t xml:space="preserve"> </w:t>
      </w:r>
      <w:r>
        <w:rPr>
          <w:color w:val="001A1D"/>
          <w:w w:val="105"/>
        </w:rPr>
        <w:t>đúng</w:t>
      </w:r>
      <w:r>
        <w:rPr>
          <w:color w:val="001A1D"/>
          <w:spacing w:val="-4"/>
          <w:w w:val="105"/>
        </w:rPr>
        <w:t xml:space="preserve"> </w:t>
      </w:r>
      <w:r>
        <w:rPr>
          <w:color w:val="001A1D"/>
          <w:w w:val="105"/>
        </w:rPr>
        <w:t>khi</w:t>
      </w:r>
      <w:r>
        <w:rPr>
          <w:color w:val="001A1D"/>
          <w:spacing w:val="-5"/>
          <w:w w:val="105"/>
        </w:rPr>
        <w:t xml:space="preserve"> </w:t>
      </w:r>
      <w:r>
        <w:rPr>
          <w:color w:val="001A1D"/>
          <w:w w:val="105"/>
        </w:rPr>
        <w:t>nói</w:t>
      </w:r>
      <w:r>
        <w:rPr>
          <w:color w:val="001A1D"/>
          <w:spacing w:val="-4"/>
          <w:w w:val="105"/>
        </w:rPr>
        <w:t xml:space="preserve"> </w:t>
      </w:r>
      <w:r>
        <w:rPr>
          <w:color w:val="001A1D"/>
          <w:w w:val="105"/>
        </w:rPr>
        <w:t>về</w:t>
      </w:r>
      <w:r>
        <w:rPr>
          <w:color w:val="001A1D"/>
          <w:spacing w:val="-4"/>
          <w:w w:val="105"/>
        </w:rPr>
        <w:t xml:space="preserve"> </w:t>
      </w:r>
      <w:r>
        <w:rPr>
          <w:color w:val="001A1D"/>
          <w:w w:val="105"/>
        </w:rPr>
        <w:t>lỗ</w:t>
      </w:r>
      <w:r>
        <w:rPr>
          <w:color w:val="001A1D"/>
          <w:spacing w:val="-4"/>
          <w:w w:val="105"/>
        </w:rPr>
        <w:t xml:space="preserve"> </w:t>
      </w:r>
      <w:r>
        <w:rPr>
          <w:color w:val="001A1D"/>
          <w:w w:val="105"/>
        </w:rPr>
        <w:t>hổng</w:t>
      </w:r>
      <w:r>
        <w:rPr>
          <w:color w:val="001A1D"/>
          <w:spacing w:val="-4"/>
          <w:w w:val="105"/>
        </w:rPr>
        <w:t xml:space="preserve"> </w:t>
      </w:r>
      <w:r>
        <w:rPr>
          <w:color w:val="001A1D"/>
          <w:w w:val="105"/>
        </w:rPr>
        <w:t>0-</w:t>
      </w:r>
      <w:r>
        <w:rPr>
          <w:color w:val="001A1D"/>
          <w:spacing w:val="-4"/>
          <w:w w:val="105"/>
        </w:rPr>
        <w:t>day?</w:t>
      </w:r>
    </w:p>
    <w:p>
      <w:pPr>
        <w:pStyle w:val="4"/>
        <w:spacing w:before="123"/>
      </w:pPr>
    </w:p>
    <w:p>
      <w:pPr>
        <w:pStyle w:val="5"/>
        <w:numPr>
          <w:ilvl w:val="0"/>
          <w:numId w:val="20"/>
        </w:numPr>
        <w:tabs>
          <w:tab w:val="left" w:pos="1098"/>
        </w:tabs>
        <w:spacing w:before="0"/>
        <w:ind w:left="1098" w:hanging="294"/>
        <w:rPr>
          <w:sz w:val="16"/>
          <w:highlight w:val="green"/>
        </w:rPr>
      </w:pPr>
      <w:r>
        <w:rPr>
          <w:highlight w:val="green"/>
        </w:rPr>
        <w:drawing>
          <wp:anchor distT="0" distB="0" distL="0" distR="0" simplePos="0" relativeHeight="251919360"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791019651" name="Picture 791019651"/>
            <wp:cNvGraphicFramePr/>
            <a:graphic xmlns:a="http://schemas.openxmlformats.org/drawingml/2006/main">
              <a:graphicData uri="http://schemas.openxmlformats.org/drawingml/2006/picture">
                <pic:pic xmlns:pic="http://schemas.openxmlformats.org/drawingml/2006/picture">
                  <pic:nvPicPr>
                    <pic:cNvPr id="791019651" name="Picture 791019651"/>
                    <pic:cNvPicPr/>
                  </pic:nvPicPr>
                  <pic:blipFill>
                    <a:blip r:embed="rId61" cstate="print"/>
                    <a:stretch>
                      <a:fillRect/>
                    </a:stretch>
                  </pic:blipFill>
                  <pic:spPr>
                    <a:xfrm>
                      <a:off x="0" y="0"/>
                      <a:ext cx="92494" cy="92494"/>
                    </a:xfrm>
                    <a:prstGeom prst="rect">
                      <a:avLst/>
                    </a:prstGeom>
                  </pic:spPr>
                </pic:pic>
              </a:graphicData>
            </a:graphic>
          </wp:anchor>
        </w:drawing>
      </w:r>
      <w:r>
        <w:rPr>
          <w:color w:val="001A1D"/>
          <w:w w:val="105"/>
          <w:sz w:val="16"/>
          <w:highlight w:val="green"/>
        </w:rPr>
        <w:t>Là</w:t>
      </w:r>
      <w:r>
        <w:rPr>
          <w:color w:val="001A1D"/>
          <w:spacing w:val="-5"/>
          <w:w w:val="105"/>
          <w:sz w:val="16"/>
          <w:highlight w:val="green"/>
        </w:rPr>
        <w:t xml:space="preserve"> </w:t>
      </w:r>
      <w:r>
        <w:rPr>
          <w:color w:val="001A1D"/>
          <w:w w:val="105"/>
          <w:sz w:val="16"/>
          <w:highlight w:val="green"/>
        </w:rPr>
        <w:t>lỗ</w:t>
      </w:r>
      <w:r>
        <w:rPr>
          <w:color w:val="001A1D"/>
          <w:spacing w:val="-4"/>
          <w:w w:val="105"/>
          <w:sz w:val="16"/>
          <w:highlight w:val="green"/>
        </w:rPr>
        <w:t xml:space="preserve"> </w:t>
      </w:r>
      <w:r>
        <w:rPr>
          <w:color w:val="001A1D"/>
          <w:w w:val="105"/>
          <w:sz w:val="16"/>
          <w:highlight w:val="green"/>
        </w:rPr>
        <w:t>hổng</w:t>
      </w:r>
      <w:r>
        <w:rPr>
          <w:color w:val="001A1D"/>
          <w:spacing w:val="-4"/>
          <w:w w:val="105"/>
          <w:sz w:val="16"/>
          <w:highlight w:val="green"/>
        </w:rPr>
        <w:t xml:space="preserve"> </w:t>
      </w:r>
      <w:r>
        <w:rPr>
          <w:color w:val="001A1D"/>
          <w:w w:val="105"/>
          <w:sz w:val="16"/>
          <w:highlight w:val="green"/>
        </w:rPr>
        <w:t>phá</w:t>
      </w:r>
      <w:r>
        <w:rPr>
          <w:color w:val="001A1D"/>
          <w:spacing w:val="-4"/>
          <w:w w:val="105"/>
          <w:sz w:val="16"/>
          <w:highlight w:val="green"/>
        </w:rPr>
        <w:t xml:space="preserve"> </w:t>
      </w:r>
      <w:r>
        <w:rPr>
          <w:color w:val="001A1D"/>
          <w:w w:val="105"/>
          <w:sz w:val="16"/>
          <w:highlight w:val="green"/>
        </w:rPr>
        <w:t>hoại</w:t>
      </w:r>
      <w:r>
        <w:rPr>
          <w:color w:val="001A1D"/>
          <w:spacing w:val="-4"/>
          <w:w w:val="105"/>
          <w:sz w:val="16"/>
          <w:highlight w:val="green"/>
        </w:rPr>
        <w:t xml:space="preserve"> </w:t>
      </w:r>
      <w:r>
        <w:rPr>
          <w:color w:val="001A1D"/>
          <w:w w:val="105"/>
          <w:sz w:val="16"/>
          <w:highlight w:val="green"/>
        </w:rPr>
        <w:t>hệ</w:t>
      </w:r>
      <w:r>
        <w:rPr>
          <w:color w:val="001A1D"/>
          <w:spacing w:val="-4"/>
          <w:w w:val="105"/>
          <w:sz w:val="16"/>
          <w:highlight w:val="green"/>
        </w:rPr>
        <w:t xml:space="preserve"> </w:t>
      </w:r>
      <w:r>
        <w:rPr>
          <w:color w:val="001A1D"/>
          <w:w w:val="105"/>
          <w:sz w:val="16"/>
          <w:highlight w:val="green"/>
        </w:rPr>
        <w:t>thống</w:t>
      </w:r>
      <w:r>
        <w:rPr>
          <w:color w:val="001A1D"/>
          <w:spacing w:val="-4"/>
          <w:w w:val="105"/>
          <w:sz w:val="16"/>
          <w:highlight w:val="green"/>
        </w:rPr>
        <w:t xml:space="preserve"> </w:t>
      </w:r>
      <w:r>
        <w:rPr>
          <w:color w:val="001A1D"/>
          <w:w w:val="105"/>
          <w:sz w:val="16"/>
          <w:highlight w:val="green"/>
        </w:rPr>
        <w:t>trong</w:t>
      </w:r>
      <w:r>
        <w:rPr>
          <w:color w:val="001A1D"/>
          <w:spacing w:val="-4"/>
          <w:w w:val="105"/>
          <w:sz w:val="16"/>
          <w:highlight w:val="green"/>
        </w:rPr>
        <w:t xml:space="preserve"> </w:t>
      </w:r>
      <w:r>
        <w:rPr>
          <w:color w:val="001A1D"/>
          <w:w w:val="105"/>
          <w:sz w:val="16"/>
          <w:highlight w:val="green"/>
        </w:rPr>
        <w:t>vòng</w:t>
      </w:r>
      <w:r>
        <w:rPr>
          <w:color w:val="001A1D"/>
          <w:spacing w:val="-4"/>
          <w:w w:val="105"/>
          <w:sz w:val="16"/>
          <w:highlight w:val="green"/>
        </w:rPr>
        <w:t xml:space="preserve"> </w:t>
      </w:r>
      <w:r>
        <w:rPr>
          <w:color w:val="001A1D"/>
          <w:w w:val="105"/>
          <w:sz w:val="16"/>
          <w:highlight w:val="green"/>
        </w:rPr>
        <w:t>một</w:t>
      </w:r>
      <w:r>
        <w:rPr>
          <w:color w:val="001A1D"/>
          <w:spacing w:val="-4"/>
          <w:w w:val="105"/>
          <w:sz w:val="16"/>
          <w:highlight w:val="green"/>
        </w:rPr>
        <w:t xml:space="preserve"> ngày</w:t>
      </w:r>
    </w:p>
    <w:p>
      <w:pPr>
        <w:pStyle w:val="5"/>
        <w:numPr>
          <w:ilvl w:val="0"/>
          <w:numId w:val="20"/>
        </w:numPr>
        <w:tabs>
          <w:tab w:val="left" w:pos="1098"/>
        </w:tabs>
        <w:ind w:left="1098" w:hanging="294"/>
        <w:rPr>
          <w:sz w:val="16"/>
        </w:rPr>
      </w:pPr>
      <w:r>
        <w:drawing>
          <wp:anchor distT="0" distB="0" distL="0" distR="0" simplePos="0" relativeHeight="251920384"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593960107" name="Picture 593960107"/>
            <wp:cNvGraphicFramePr/>
            <a:graphic xmlns:a="http://schemas.openxmlformats.org/drawingml/2006/main">
              <a:graphicData uri="http://schemas.openxmlformats.org/drawingml/2006/picture">
                <pic:pic xmlns:pic="http://schemas.openxmlformats.org/drawingml/2006/picture">
                  <pic:nvPicPr>
                    <pic:cNvPr id="593960107" name="Picture 593960107"/>
                    <pic:cNvPicPr/>
                  </pic:nvPicPr>
                  <pic:blipFill>
                    <a:blip r:embed="rId62" cstate="print"/>
                    <a:stretch>
                      <a:fillRect/>
                    </a:stretch>
                  </pic:blipFill>
                  <pic:spPr>
                    <a:xfrm>
                      <a:off x="0" y="0"/>
                      <a:ext cx="92494" cy="92494"/>
                    </a:xfrm>
                    <a:prstGeom prst="rect">
                      <a:avLst/>
                    </a:prstGeom>
                  </pic:spPr>
                </pic:pic>
              </a:graphicData>
            </a:graphic>
          </wp:anchor>
        </w:drawing>
      </w:r>
      <w:r>
        <w:rPr>
          <w:color w:val="001A1D"/>
          <w:w w:val="105"/>
          <w:sz w:val="16"/>
        </w:rPr>
        <w:t>Là</w:t>
      </w:r>
      <w:r>
        <w:rPr>
          <w:color w:val="001A1D"/>
          <w:spacing w:val="-4"/>
          <w:w w:val="105"/>
          <w:sz w:val="16"/>
        </w:rPr>
        <w:t xml:space="preserve"> </w:t>
      </w:r>
      <w:r>
        <w:rPr>
          <w:color w:val="001A1D"/>
          <w:w w:val="105"/>
          <w:sz w:val="16"/>
        </w:rPr>
        <w:t>lỗ</w:t>
      </w:r>
      <w:r>
        <w:rPr>
          <w:color w:val="001A1D"/>
          <w:spacing w:val="-4"/>
          <w:w w:val="105"/>
          <w:sz w:val="16"/>
        </w:rPr>
        <w:t xml:space="preserve"> </w:t>
      </w:r>
      <w:r>
        <w:rPr>
          <w:color w:val="001A1D"/>
          <w:w w:val="105"/>
          <w:sz w:val="16"/>
        </w:rPr>
        <w:t>hổng</w:t>
      </w:r>
      <w:r>
        <w:rPr>
          <w:color w:val="001A1D"/>
          <w:spacing w:val="-4"/>
          <w:w w:val="105"/>
          <w:sz w:val="16"/>
        </w:rPr>
        <w:t xml:space="preserve"> </w:t>
      </w:r>
      <w:r>
        <w:rPr>
          <w:color w:val="001A1D"/>
          <w:w w:val="105"/>
          <w:sz w:val="16"/>
        </w:rPr>
        <w:t>nguy</w:t>
      </w:r>
      <w:r>
        <w:rPr>
          <w:color w:val="001A1D"/>
          <w:spacing w:val="-4"/>
          <w:w w:val="105"/>
          <w:sz w:val="16"/>
        </w:rPr>
        <w:t xml:space="preserve"> </w:t>
      </w:r>
      <w:r>
        <w:rPr>
          <w:color w:val="001A1D"/>
          <w:w w:val="105"/>
          <w:sz w:val="16"/>
        </w:rPr>
        <w:t>hiểm</w:t>
      </w:r>
      <w:r>
        <w:rPr>
          <w:color w:val="001A1D"/>
          <w:spacing w:val="-4"/>
          <w:w w:val="105"/>
          <w:sz w:val="16"/>
        </w:rPr>
        <w:t xml:space="preserve"> </w:t>
      </w:r>
      <w:r>
        <w:rPr>
          <w:color w:val="001A1D"/>
          <w:w w:val="105"/>
          <w:sz w:val="16"/>
        </w:rPr>
        <w:t>khi</w:t>
      </w:r>
      <w:r>
        <w:rPr>
          <w:color w:val="001A1D"/>
          <w:spacing w:val="-4"/>
          <w:w w:val="105"/>
          <w:sz w:val="16"/>
        </w:rPr>
        <w:t xml:space="preserve"> </w:t>
      </w:r>
      <w:r>
        <w:rPr>
          <w:color w:val="001A1D"/>
          <w:w w:val="105"/>
          <w:sz w:val="16"/>
        </w:rPr>
        <w:t>tấn</w:t>
      </w:r>
      <w:r>
        <w:rPr>
          <w:color w:val="001A1D"/>
          <w:spacing w:val="-4"/>
          <w:w w:val="105"/>
          <w:sz w:val="16"/>
        </w:rPr>
        <w:t xml:space="preserve"> </w:t>
      </w:r>
      <w:r>
        <w:rPr>
          <w:color w:val="001A1D"/>
          <w:w w:val="105"/>
          <w:sz w:val="16"/>
        </w:rPr>
        <w:t>công</w:t>
      </w:r>
      <w:r>
        <w:rPr>
          <w:color w:val="001A1D"/>
          <w:spacing w:val="-4"/>
          <w:w w:val="105"/>
          <w:sz w:val="16"/>
        </w:rPr>
        <w:t xml:space="preserve"> </w:t>
      </w:r>
      <w:r>
        <w:rPr>
          <w:color w:val="001A1D"/>
          <w:w w:val="105"/>
          <w:sz w:val="16"/>
        </w:rPr>
        <w:t>vào</w:t>
      </w:r>
      <w:r>
        <w:rPr>
          <w:color w:val="001A1D"/>
          <w:spacing w:val="-4"/>
          <w:w w:val="105"/>
          <w:sz w:val="16"/>
        </w:rPr>
        <w:t xml:space="preserve"> </w:t>
      </w:r>
      <w:r>
        <w:rPr>
          <w:color w:val="001A1D"/>
          <w:w w:val="105"/>
          <w:sz w:val="16"/>
        </w:rPr>
        <w:t>hệ</w:t>
      </w:r>
      <w:r>
        <w:rPr>
          <w:color w:val="001A1D"/>
          <w:spacing w:val="-4"/>
          <w:w w:val="105"/>
          <w:sz w:val="16"/>
        </w:rPr>
        <w:t xml:space="preserve"> </w:t>
      </w:r>
      <w:r>
        <w:rPr>
          <w:color w:val="001A1D"/>
          <w:w w:val="105"/>
          <w:sz w:val="16"/>
        </w:rPr>
        <w:t>thống</w:t>
      </w:r>
      <w:r>
        <w:rPr>
          <w:color w:val="001A1D"/>
          <w:spacing w:val="-4"/>
          <w:w w:val="105"/>
          <w:sz w:val="16"/>
        </w:rPr>
        <w:t xml:space="preserve"> </w:t>
      </w:r>
      <w:r>
        <w:rPr>
          <w:color w:val="001A1D"/>
          <w:w w:val="105"/>
          <w:sz w:val="16"/>
        </w:rPr>
        <w:t>chưa</w:t>
      </w:r>
      <w:r>
        <w:rPr>
          <w:color w:val="001A1D"/>
          <w:spacing w:val="-4"/>
          <w:w w:val="105"/>
          <w:sz w:val="16"/>
        </w:rPr>
        <w:t xml:space="preserve"> </w:t>
      </w:r>
      <w:r>
        <w:rPr>
          <w:color w:val="001A1D"/>
          <w:w w:val="105"/>
          <w:sz w:val="16"/>
        </w:rPr>
        <w:t>có</w:t>
      </w:r>
      <w:r>
        <w:rPr>
          <w:color w:val="001A1D"/>
          <w:spacing w:val="-4"/>
          <w:w w:val="105"/>
          <w:sz w:val="16"/>
        </w:rPr>
        <w:t xml:space="preserve"> </w:t>
      </w:r>
      <w:r>
        <w:rPr>
          <w:color w:val="001A1D"/>
          <w:w w:val="105"/>
          <w:sz w:val="16"/>
        </w:rPr>
        <w:t>giải</w:t>
      </w:r>
      <w:r>
        <w:rPr>
          <w:color w:val="001A1D"/>
          <w:spacing w:val="-4"/>
          <w:w w:val="105"/>
          <w:sz w:val="16"/>
        </w:rPr>
        <w:t xml:space="preserve"> </w:t>
      </w:r>
      <w:r>
        <w:rPr>
          <w:color w:val="001A1D"/>
          <w:w w:val="105"/>
          <w:sz w:val="16"/>
        </w:rPr>
        <w:t>pháp</w:t>
      </w:r>
      <w:r>
        <w:rPr>
          <w:color w:val="001A1D"/>
          <w:spacing w:val="-4"/>
          <w:w w:val="105"/>
          <w:sz w:val="16"/>
        </w:rPr>
        <w:t xml:space="preserve"> </w:t>
      </w:r>
      <w:r>
        <w:rPr>
          <w:color w:val="001A1D"/>
          <w:w w:val="105"/>
          <w:sz w:val="16"/>
        </w:rPr>
        <w:t>bảo</w:t>
      </w:r>
      <w:r>
        <w:rPr>
          <w:color w:val="001A1D"/>
          <w:spacing w:val="-3"/>
          <w:w w:val="105"/>
          <w:sz w:val="16"/>
        </w:rPr>
        <w:t xml:space="preserve"> </w:t>
      </w:r>
      <w:r>
        <w:rPr>
          <w:color w:val="001A1D"/>
          <w:spacing w:val="-5"/>
          <w:w w:val="105"/>
          <w:sz w:val="16"/>
        </w:rPr>
        <w:t>vệ</w:t>
      </w:r>
    </w:p>
    <w:p>
      <w:pPr>
        <w:pStyle w:val="5"/>
        <w:numPr>
          <w:ilvl w:val="0"/>
          <w:numId w:val="20"/>
        </w:numPr>
        <w:tabs>
          <w:tab w:val="left" w:pos="1098"/>
        </w:tabs>
        <w:spacing w:before="169"/>
        <w:ind w:left="1098" w:hanging="294"/>
        <w:rPr>
          <w:sz w:val="16"/>
        </w:rPr>
      </w:pPr>
      <w:r>
        <w:drawing>
          <wp:anchor distT="0" distB="0" distL="0" distR="0" simplePos="0" relativeHeight="251921408"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1792903104" name="Picture 1792903104"/>
            <wp:cNvGraphicFramePr/>
            <a:graphic xmlns:a="http://schemas.openxmlformats.org/drawingml/2006/main">
              <a:graphicData uri="http://schemas.openxmlformats.org/drawingml/2006/picture">
                <pic:pic xmlns:pic="http://schemas.openxmlformats.org/drawingml/2006/picture">
                  <pic:nvPicPr>
                    <pic:cNvPr id="1792903104" name="Picture 1792903104"/>
                    <pic:cNvPicPr/>
                  </pic:nvPicPr>
                  <pic:blipFill>
                    <a:blip r:embed="rId63" cstate="print"/>
                    <a:stretch>
                      <a:fillRect/>
                    </a:stretch>
                  </pic:blipFill>
                  <pic:spPr>
                    <a:xfrm>
                      <a:off x="0" y="0"/>
                      <a:ext cx="92494" cy="92494"/>
                    </a:xfrm>
                    <a:prstGeom prst="rect">
                      <a:avLst/>
                    </a:prstGeom>
                  </pic:spPr>
                </pic:pic>
              </a:graphicData>
            </a:graphic>
          </wp:anchor>
        </w:drawing>
      </w:r>
      <w:r>
        <w:rPr>
          <w:color w:val="001A1D"/>
          <w:w w:val="105"/>
          <w:sz w:val="16"/>
        </w:rPr>
        <w:t>Là</w:t>
      </w:r>
      <w:r>
        <w:rPr>
          <w:color w:val="001A1D"/>
          <w:spacing w:val="-4"/>
          <w:w w:val="105"/>
          <w:sz w:val="16"/>
        </w:rPr>
        <w:t xml:space="preserve"> </w:t>
      </w:r>
      <w:r>
        <w:rPr>
          <w:color w:val="001A1D"/>
          <w:w w:val="105"/>
          <w:sz w:val="16"/>
        </w:rPr>
        <w:t>lỗ</w:t>
      </w:r>
      <w:r>
        <w:rPr>
          <w:color w:val="001A1D"/>
          <w:spacing w:val="-4"/>
          <w:w w:val="105"/>
          <w:sz w:val="16"/>
        </w:rPr>
        <w:t xml:space="preserve"> </w:t>
      </w:r>
      <w:r>
        <w:rPr>
          <w:color w:val="001A1D"/>
          <w:w w:val="105"/>
          <w:sz w:val="16"/>
        </w:rPr>
        <w:t>hổng</w:t>
      </w:r>
      <w:r>
        <w:rPr>
          <w:color w:val="001A1D"/>
          <w:spacing w:val="-4"/>
          <w:w w:val="105"/>
          <w:sz w:val="16"/>
        </w:rPr>
        <w:t xml:space="preserve"> </w:t>
      </w:r>
      <w:r>
        <w:rPr>
          <w:color w:val="001A1D"/>
          <w:w w:val="105"/>
          <w:sz w:val="16"/>
        </w:rPr>
        <w:t>nhà</w:t>
      </w:r>
      <w:r>
        <w:rPr>
          <w:color w:val="001A1D"/>
          <w:spacing w:val="-3"/>
          <w:w w:val="105"/>
          <w:sz w:val="16"/>
        </w:rPr>
        <w:t xml:space="preserve"> </w:t>
      </w:r>
      <w:r>
        <w:rPr>
          <w:color w:val="001A1D"/>
          <w:w w:val="105"/>
          <w:sz w:val="16"/>
        </w:rPr>
        <w:t>sản</w:t>
      </w:r>
      <w:r>
        <w:rPr>
          <w:color w:val="001A1D"/>
          <w:spacing w:val="-4"/>
          <w:w w:val="105"/>
          <w:sz w:val="16"/>
        </w:rPr>
        <w:t xml:space="preserve"> </w:t>
      </w:r>
      <w:r>
        <w:rPr>
          <w:color w:val="001A1D"/>
          <w:w w:val="105"/>
          <w:sz w:val="16"/>
        </w:rPr>
        <w:t>xuất</w:t>
      </w:r>
      <w:r>
        <w:rPr>
          <w:color w:val="001A1D"/>
          <w:spacing w:val="-4"/>
          <w:w w:val="105"/>
          <w:sz w:val="16"/>
        </w:rPr>
        <w:t xml:space="preserve"> </w:t>
      </w:r>
      <w:r>
        <w:rPr>
          <w:color w:val="001A1D"/>
          <w:w w:val="105"/>
          <w:sz w:val="16"/>
        </w:rPr>
        <w:t>chưa</w:t>
      </w:r>
      <w:r>
        <w:rPr>
          <w:color w:val="001A1D"/>
          <w:spacing w:val="-3"/>
          <w:w w:val="105"/>
          <w:sz w:val="16"/>
        </w:rPr>
        <w:t xml:space="preserve"> </w:t>
      </w:r>
      <w:r>
        <w:rPr>
          <w:color w:val="001A1D"/>
          <w:w w:val="105"/>
          <w:sz w:val="16"/>
        </w:rPr>
        <w:t>kịp</w:t>
      </w:r>
      <w:r>
        <w:rPr>
          <w:color w:val="001A1D"/>
          <w:spacing w:val="-4"/>
          <w:w w:val="105"/>
          <w:sz w:val="16"/>
        </w:rPr>
        <w:t xml:space="preserve"> </w:t>
      </w:r>
      <w:r>
        <w:rPr>
          <w:color w:val="001A1D"/>
          <w:spacing w:val="-5"/>
          <w:w w:val="105"/>
          <w:sz w:val="16"/>
        </w:rPr>
        <w:t>vá</w:t>
      </w:r>
    </w:p>
    <w:p>
      <w:pPr>
        <w:pStyle w:val="5"/>
        <w:numPr>
          <w:ilvl w:val="0"/>
          <w:numId w:val="20"/>
        </w:numPr>
        <w:tabs>
          <w:tab w:val="left" w:pos="1098"/>
        </w:tabs>
        <w:spacing w:before="157"/>
        <w:ind w:left="1098" w:hanging="294"/>
        <w:rPr>
          <w:sz w:val="16"/>
        </w:rPr>
      </w:pPr>
      <w:r>
        <w:drawing>
          <wp:anchor distT="0" distB="0" distL="0" distR="0" simplePos="0" relativeHeight="251922432"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1960902975" name="Picture 1960902975"/>
            <wp:cNvGraphicFramePr/>
            <a:graphic xmlns:a="http://schemas.openxmlformats.org/drawingml/2006/main">
              <a:graphicData uri="http://schemas.openxmlformats.org/drawingml/2006/picture">
                <pic:pic xmlns:pic="http://schemas.openxmlformats.org/drawingml/2006/picture">
                  <pic:nvPicPr>
                    <pic:cNvPr id="1960902975" name="Picture 1960902975"/>
                    <pic:cNvPicPr/>
                  </pic:nvPicPr>
                  <pic:blipFill>
                    <a:blip r:embed="rId64" cstate="print"/>
                    <a:stretch>
                      <a:fillRect/>
                    </a:stretch>
                  </pic:blipFill>
                  <pic:spPr>
                    <a:xfrm>
                      <a:off x="0" y="0"/>
                      <a:ext cx="92494" cy="92494"/>
                    </a:xfrm>
                    <a:prstGeom prst="rect">
                      <a:avLst/>
                    </a:prstGeom>
                  </pic:spPr>
                </pic:pic>
              </a:graphicData>
            </a:graphic>
          </wp:anchor>
        </w:drawing>
      </w:r>
      <w:r>
        <w:rPr>
          <w:color w:val="001A1D"/>
          <w:w w:val="105"/>
          <w:sz w:val="16"/>
        </w:rPr>
        <w:t>Là</w:t>
      </w:r>
      <w:r>
        <w:rPr>
          <w:color w:val="001A1D"/>
          <w:spacing w:val="-5"/>
          <w:w w:val="105"/>
          <w:sz w:val="16"/>
        </w:rPr>
        <w:t xml:space="preserve"> </w:t>
      </w:r>
      <w:r>
        <w:rPr>
          <w:color w:val="001A1D"/>
          <w:w w:val="105"/>
          <w:sz w:val="16"/>
        </w:rPr>
        <w:t>lỗ</w:t>
      </w:r>
      <w:r>
        <w:rPr>
          <w:color w:val="001A1D"/>
          <w:spacing w:val="-4"/>
          <w:w w:val="105"/>
          <w:sz w:val="16"/>
        </w:rPr>
        <w:t xml:space="preserve"> </w:t>
      </w:r>
      <w:r>
        <w:rPr>
          <w:color w:val="001A1D"/>
          <w:w w:val="105"/>
          <w:sz w:val="16"/>
        </w:rPr>
        <w:t>hổng</w:t>
      </w:r>
      <w:r>
        <w:rPr>
          <w:color w:val="001A1D"/>
          <w:spacing w:val="-4"/>
          <w:w w:val="105"/>
          <w:sz w:val="16"/>
        </w:rPr>
        <w:t xml:space="preserve"> </w:t>
      </w:r>
      <w:r>
        <w:rPr>
          <w:color w:val="001A1D"/>
          <w:w w:val="105"/>
          <w:sz w:val="16"/>
        </w:rPr>
        <w:t>hacker</w:t>
      </w:r>
      <w:r>
        <w:rPr>
          <w:color w:val="001A1D"/>
          <w:spacing w:val="-4"/>
          <w:w w:val="105"/>
          <w:sz w:val="16"/>
        </w:rPr>
        <w:t xml:space="preserve"> </w:t>
      </w:r>
      <w:r>
        <w:rPr>
          <w:color w:val="001A1D"/>
          <w:w w:val="105"/>
          <w:sz w:val="16"/>
        </w:rPr>
        <w:t>chưa</w:t>
      </w:r>
      <w:r>
        <w:rPr>
          <w:color w:val="001A1D"/>
          <w:spacing w:val="-4"/>
          <w:w w:val="105"/>
          <w:sz w:val="16"/>
        </w:rPr>
        <w:t xml:space="preserve"> </w:t>
      </w:r>
      <w:r>
        <w:rPr>
          <w:color w:val="001A1D"/>
          <w:w w:val="105"/>
          <w:sz w:val="16"/>
        </w:rPr>
        <w:t>công</w:t>
      </w:r>
      <w:r>
        <w:rPr>
          <w:color w:val="001A1D"/>
          <w:spacing w:val="-4"/>
          <w:w w:val="105"/>
          <w:sz w:val="16"/>
        </w:rPr>
        <w:t xml:space="preserve"> </w:t>
      </w:r>
      <w:r>
        <w:rPr>
          <w:color w:val="001A1D"/>
          <w:w w:val="105"/>
          <w:sz w:val="16"/>
        </w:rPr>
        <w:t>bố</w:t>
      </w:r>
      <w:r>
        <w:rPr>
          <w:color w:val="001A1D"/>
          <w:spacing w:val="-4"/>
          <w:w w:val="105"/>
          <w:sz w:val="16"/>
        </w:rPr>
        <w:t xml:space="preserve"> </w:t>
      </w:r>
      <w:r>
        <w:rPr>
          <w:color w:val="001A1D"/>
          <w:w w:val="105"/>
          <w:sz w:val="16"/>
        </w:rPr>
        <w:t>rộng</w:t>
      </w:r>
      <w:r>
        <w:rPr>
          <w:color w:val="001A1D"/>
          <w:spacing w:val="-4"/>
          <w:w w:val="105"/>
          <w:sz w:val="16"/>
        </w:rPr>
        <w:t xml:space="preserve"> </w:t>
      </w:r>
      <w:r>
        <w:rPr>
          <w:color w:val="001A1D"/>
          <w:spacing w:val="-5"/>
          <w:w w:val="105"/>
          <w:sz w:val="16"/>
        </w:rPr>
        <w:t>rãi</w:t>
      </w:r>
    </w:p>
    <w:p>
      <w:pPr>
        <w:pStyle w:val="4"/>
      </w:pPr>
    </w:p>
    <w:p>
      <w:pPr>
        <w:pStyle w:val="4"/>
        <w:spacing w:before="139"/>
      </w:pPr>
    </w:p>
    <w:p>
      <w:pPr>
        <w:pStyle w:val="4"/>
        <w:spacing w:line="320" w:lineRule="atLeast"/>
        <w:ind w:left="468" w:right="9125"/>
      </w:pPr>
      <w:r>
        <w:rPr>
          <w:color w:val="8E662E"/>
          <w:w w:val="105"/>
        </w:rPr>
        <w:t>Your</w:t>
      </w:r>
      <w:r>
        <w:rPr>
          <w:color w:val="8E662E"/>
          <w:spacing w:val="-12"/>
          <w:w w:val="105"/>
        </w:rPr>
        <w:t xml:space="preserve"> </w:t>
      </w:r>
      <w:r>
        <w:rPr>
          <w:color w:val="8E662E"/>
          <w:w w:val="105"/>
        </w:rPr>
        <w:t>answer</w:t>
      </w:r>
      <w:r>
        <w:rPr>
          <w:color w:val="8E662E"/>
          <w:spacing w:val="-11"/>
          <w:w w:val="105"/>
        </w:rPr>
        <w:t xml:space="preserve"> </w:t>
      </w:r>
      <w:r>
        <w:rPr>
          <w:color w:val="8E662E"/>
          <w:w w:val="105"/>
        </w:rPr>
        <w:t>is</w:t>
      </w:r>
      <w:r>
        <w:rPr>
          <w:color w:val="8E662E"/>
          <w:spacing w:val="-12"/>
          <w:w w:val="105"/>
        </w:rPr>
        <w:t xml:space="preserve"> </w:t>
      </w:r>
      <w:r>
        <w:rPr>
          <w:color w:val="8E662E"/>
          <w:w w:val="105"/>
        </w:rPr>
        <w:t>incorrect. The correct answer is:</w:t>
      </w:r>
    </w:p>
    <w:p>
      <w:pPr>
        <w:pStyle w:val="4"/>
        <w:spacing w:before="50"/>
        <w:ind w:left="468"/>
      </w:pPr>
      <w:r>
        <w:rPr>
          <w:color w:val="8E662E"/>
          <w:w w:val="105"/>
        </w:rPr>
        <w:t>Là</w:t>
      </w:r>
      <w:r>
        <w:rPr>
          <w:color w:val="8E662E"/>
          <w:spacing w:val="-5"/>
          <w:w w:val="105"/>
        </w:rPr>
        <w:t xml:space="preserve"> </w:t>
      </w:r>
      <w:r>
        <w:rPr>
          <w:color w:val="8E662E"/>
          <w:w w:val="105"/>
        </w:rPr>
        <w:t>lỗ</w:t>
      </w:r>
      <w:r>
        <w:rPr>
          <w:color w:val="8E662E"/>
          <w:spacing w:val="-4"/>
          <w:w w:val="105"/>
        </w:rPr>
        <w:t xml:space="preserve"> </w:t>
      </w:r>
      <w:r>
        <w:rPr>
          <w:color w:val="8E662E"/>
          <w:w w:val="105"/>
        </w:rPr>
        <w:t>hổng</w:t>
      </w:r>
      <w:r>
        <w:rPr>
          <w:color w:val="8E662E"/>
          <w:spacing w:val="-4"/>
          <w:w w:val="105"/>
        </w:rPr>
        <w:t xml:space="preserve"> </w:t>
      </w:r>
      <w:r>
        <w:rPr>
          <w:color w:val="8E662E"/>
          <w:w w:val="105"/>
        </w:rPr>
        <w:t>phá</w:t>
      </w:r>
      <w:r>
        <w:rPr>
          <w:color w:val="8E662E"/>
          <w:spacing w:val="-4"/>
          <w:w w:val="105"/>
        </w:rPr>
        <w:t xml:space="preserve"> </w:t>
      </w:r>
      <w:r>
        <w:rPr>
          <w:color w:val="8E662E"/>
          <w:w w:val="105"/>
        </w:rPr>
        <w:t>hoại</w:t>
      </w:r>
      <w:r>
        <w:rPr>
          <w:color w:val="8E662E"/>
          <w:spacing w:val="-4"/>
          <w:w w:val="105"/>
        </w:rPr>
        <w:t xml:space="preserve"> </w:t>
      </w:r>
      <w:r>
        <w:rPr>
          <w:color w:val="8E662E"/>
          <w:w w:val="105"/>
        </w:rPr>
        <w:t>hệ</w:t>
      </w:r>
      <w:r>
        <w:rPr>
          <w:color w:val="8E662E"/>
          <w:spacing w:val="-4"/>
          <w:w w:val="105"/>
        </w:rPr>
        <w:t xml:space="preserve"> </w:t>
      </w:r>
      <w:r>
        <w:rPr>
          <w:color w:val="8E662E"/>
          <w:w w:val="105"/>
        </w:rPr>
        <w:t>thống</w:t>
      </w:r>
      <w:r>
        <w:rPr>
          <w:color w:val="8E662E"/>
          <w:spacing w:val="-4"/>
          <w:w w:val="105"/>
        </w:rPr>
        <w:t xml:space="preserve"> </w:t>
      </w:r>
      <w:r>
        <w:rPr>
          <w:color w:val="8E662E"/>
          <w:w w:val="105"/>
        </w:rPr>
        <w:t>trong</w:t>
      </w:r>
      <w:r>
        <w:rPr>
          <w:color w:val="8E662E"/>
          <w:spacing w:val="-4"/>
          <w:w w:val="105"/>
        </w:rPr>
        <w:t xml:space="preserve"> </w:t>
      </w:r>
      <w:r>
        <w:rPr>
          <w:color w:val="8E662E"/>
          <w:w w:val="105"/>
        </w:rPr>
        <w:t>vòng</w:t>
      </w:r>
      <w:r>
        <w:rPr>
          <w:color w:val="8E662E"/>
          <w:spacing w:val="-4"/>
          <w:w w:val="105"/>
        </w:rPr>
        <w:t xml:space="preserve"> </w:t>
      </w:r>
      <w:r>
        <w:rPr>
          <w:color w:val="8E662E"/>
          <w:w w:val="105"/>
        </w:rPr>
        <w:t>một</w:t>
      </w:r>
      <w:r>
        <w:rPr>
          <w:color w:val="8E662E"/>
          <w:spacing w:val="-4"/>
          <w:w w:val="105"/>
        </w:rPr>
        <w:t xml:space="preserve"> ngày</w:t>
      </w:r>
    </w:p>
    <w:p>
      <w:pPr>
        <w:sectPr>
          <w:pgSz w:w="12240" w:h="15840"/>
          <w:pgMar w:top="220" w:right="460" w:bottom="440" w:left="400" w:header="0" w:footer="260" w:gutter="0"/>
          <w:cols w:space="720" w:num="1"/>
        </w:sectPr>
      </w:pPr>
    </w:p>
    <w:p>
      <w:pPr>
        <w:pStyle w:val="4"/>
        <w:tabs>
          <w:tab w:val="left" w:pos="4725"/>
        </w:tabs>
        <w:spacing w:before="65"/>
        <w:ind w:left="110"/>
        <w:rPr>
          <w:rFonts w:ascii="Arial MT"/>
        </w:rPr>
      </w:pPr>
      <w:r>
        <w:rPr>
          <w:rFonts w:ascii="Arial MT"/>
        </w:rPr>
        <w:t>11/16/23,</w:t>
      </w:r>
      <w:r>
        <w:rPr>
          <w:rFonts w:ascii="Arial MT"/>
          <w:spacing w:val="-7"/>
        </w:rPr>
        <w:t xml:space="preserve"> </w:t>
      </w:r>
      <w:r>
        <w:rPr>
          <w:rFonts w:ascii="Arial MT"/>
        </w:rPr>
        <w:t>3:09</w:t>
      </w:r>
      <w:r>
        <w:rPr>
          <w:rFonts w:ascii="Arial MT"/>
          <w:spacing w:val="-7"/>
        </w:rPr>
        <w:t xml:space="preserve"> </w:t>
      </w:r>
      <w:r>
        <w:rPr>
          <w:rFonts w:ascii="Arial MT"/>
          <w:spacing w:val="-5"/>
        </w:rPr>
        <w:t>PM</w:t>
      </w:r>
      <w:r>
        <w:rPr>
          <w:rFonts w:ascii="Arial MT"/>
        </w:rPr>
        <w:tab/>
      </w:r>
      <w:r>
        <w:rPr>
          <w:rFonts w:ascii="Arial MT"/>
        </w:rPr>
        <w:t>Kiem</w:t>
      </w:r>
      <w:r>
        <w:rPr>
          <w:rFonts w:ascii="Arial MT"/>
          <w:spacing w:val="-3"/>
        </w:rPr>
        <w:t xml:space="preserve"> </w:t>
      </w:r>
      <w:r>
        <w:rPr>
          <w:rFonts w:ascii="Arial MT"/>
        </w:rPr>
        <w:t>tra</w:t>
      </w:r>
      <w:r>
        <w:rPr>
          <w:rFonts w:ascii="Arial MT"/>
          <w:spacing w:val="-1"/>
        </w:rPr>
        <w:t xml:space="preserve"> </w:t>
      </w:r>
      <w:r>
        <w:rPr>
          <w:rFonts w:ascii="Arial MT"/>
        </w:rPr>
        <w:t>cuoi</w:t>
      </w:r>
      <w:r>
        <w:rPr>
          <w:rFonts w:ascii="Arial MT"/>
          <w:spacing w:val="-1"/>
        </w:rPr>
        <w:t xml:space="preserve"> </w:t>
      </w:r>
      <w:r>
        <w:rPr>
          <w:rFonts w:ascii="Arial MT"/>
        </w:rPr>
        <w:t>ki</w:t>
      </w:r>
      <w:r>
        <w:rPr>
          <w:rFonts w:ascii="Arial MT"/>
          <w:spacing w:val="-1"/>
        </w:rPr>
        <w:t xml:space="preserve"> </w:t>
      </w:r>
      <w:r>
        <w:rPr>
          <w:rFonts w:ascii="Arial MT"/>
        </w:rPr>
        <w:t>2:</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(page</w:t>
      </w:r>
      <w:r>
        <w:rPr>
          <w:rFonts w:ascii="Arial MT"/>
          <w:spacing w:val="-1"/>
        </w:rPr>
        <w:t xml:space="preserve"> </w:t>
      </w:r>
      <w:r>
        <w:rPr>
          <w:rFonts w:ascii="Arial MT"/>
        </w:rPr>
        <w:t>1</w:t>
      </w:r>
      <w:r>
        <w:rPr>
          <w:rFonts w:ascii="Arial MT"/>
          <w:spacing w:val="-1"/>
        </w:rPr>
        <w:t xml:space="preserve"> </w:t>
      </w:r>
      <w:r>
        <w:rPr>
          <w:rFonts w:ascii="Arial MT"/>
        </w:rPr>
        <w:t>of</w:t>
      </w:r>
      <w:r>
        <w:rPr>
          <w:rFonts w:ascii="Arial MT"/>
          <w:spacing w:val="-1"/>
        </w:rPr>
        <w:t xml:space="preserve"> </w:t>
      </w:r>
      <w:r>
        <w:rPr>
          <w:rFonts w:ascii="Arial MT"/>
        </w:rPr>
        <w:t>20)</w:t>
      </w:r>
      <w:r>
        <w:rPr>
          <w:rFonts w:ascii="Arial MT"/>
          <w:spacing w:val="-1"/>
        </w:rPr>
        <w:t xml:space="preserve"> </w:t>
      </w:r>
      <w:r>
        <w:rPr>
          <w:rFonts w:ascii="Arial MT"/>
        </w:rPr>
        <w:t>|</w:t>
      </w:r>
      <w:r>
        <w:rPr>
          <w:rFonts w:ascii="Arial MT"/>
          <w:spacing w:val="-1"/>
        </w:rPr>
        <w:t xml:space="preserve"> </w:t>
      </w:r>
      <w:r>
        <w:rPr>
          <w:rFonts w:ascii="Arial MT"/>
          <w:spacing w:val="-5"/>
        </w:rPr>
        <w:t>MMS</w:t>
      </w:r>
    </w:p>
    <w:p>
      <w:pPr>
        <w:pStyle w:val="4"/>
        <w:spacing w:before="4"/>
        <w:rPr>
          <w:rFonts w:ascii="Arial MT"/>
          <w:sz w:val="5"/>
        </w:rPr>
      </w:pPr>
      <w:r>
        <mc:AlternateContent>
          <mc:Choice Requires="wpg">
            <w:drawing>
              <wp:anchor distT="0" distB="0" distL="0" distR="0" simplePos="0" relativeHeight="252022784" behindDoc="1" locked="0" layoutInCell="1" allowOverlap="1">
                <wp:simplePos x="0" y="0"/>
                <wp:positionH relativeFrom="page">
                  <wp:posOffset>408940</wp:posOffset>
                </wp:positionH>
                <wp:positionV relativeFrom="paragraph">
                  <wp:posOffset>54610</wp:posOffset>
                </wp:positionV>
                <wp:extent cx="6944360" cy="782955"/>
                <wp:effectExtent l="0" t="0" r="0" b="0"/>
                <wp:wrapTopAndBottom/>
                <wp:docPr id="42370109" name="Group 42370109"/>
                <wp:cNvGraphicFramePr/>
                <a:graphic xmlns:a="http://schemas.openxmlformats.org/drawingml/2006/main">
                  <a:graphicData uri="http://schemas.microsoft.com/office/word/2010/wordprocessingGroup">
                    <wpg:wgp>
                      <wpg:cNvGrpSpPr/>
                      <wpg:grpSpPr>
                        <a:xfrm>
                          <a:off x="0" y="0"/>
                          <a:ext cx="6944359" cy="782955"/>
                          <a:chOff x="0" y="0"/>
                          <a:chExt cx="6944359" cy="782955"/>
                        </a:xfrm>
                      </wpg:grpSpPr>
                      <wps:wsp>
                        <wps:cNvPr id="770203943" name="Graphic 208"/>
                        <wps:cNvSpPr/>
                        <wps:spPr>
                          <a:xfrm>
                            <a:off x="3557" y="3557"/>
                            <a:ext cx="6937375" cy="775970"/>
                          </a:xfrm>
                          <a:custGeom>
                            <a:avLst/>
                            <a:gdLst/>
                            <a:ahLst/>
                            <a:cxnLst/>
                            <a:rect l="l" t="t" r="r" b="b"/>
                            <a:pathLst>
                              <a:path w="6937375" h="775970">
                                <a:moveTo>
                                  <a:pt x="0" y="764856"/>
                                </a:moveTo>
                                <a:lnTo>
                                  <a:pt x="0" y="10672"/>
                                </a:lnTo>
                                <a:lnTo>
                                  <a:pt x="0" y="7719"/>
                                </a:lnTo>
                                <a:lnTo>
                                  <a:pt x="1041" y="5197"/>
                                </a:lnTo>
                                <a:lnTo>
                                  <a:pt x="3125" y="3112"/>
                                </a:lnTo>
                                <a:lnTo>
                                  <a:pt x="5209" y="1035"/>
                                </a:lnTo>
                                <a:lnTo>
                                  <a:pt x="7725" y="0"/>
                                </a:lnTo>
                                <a:lnTo>
                                  <a:pt x="10672" y="0"/>
                                </a:lnTo>
                                <a:lnTo>
                                  <a:pt x="6926398" y="0"/>
                                </a:lnTo>
                                <a:lnTo>
                                  <a:pt x="6929345" y="0"/>
                                </a:lnTo>
                                <a:lnTo>
                                  <a:pt x="6931860" y="1035"/>
                                </a:lnTo>
                                <a:lnTo>
                                  <a:pt x="6933944" y="3112"/>
                                </a:lnTo>
                                <a:lnTo>
                                  <a:pt x="6936028" y="5197"/>
                                </a:lnTo>
                                <a:lnTo>
                                  <a:pt x="6937070" y="7719"/>
                                </a:lnTo>
                                <a:lnTo>
                                  <a:pt x="6937071" y="10672"/>
                                </a:lnTo>
                                <a:lnTo>
                                  <a:pt x="6937071" y="764856"/>
                                </a:lnTo>
                                <a:lnTo>
                                  <a:pt x="6926398" y="775528"/>
                                </a:lnTo>
                                <a:lnTo>
                                  <a:pt x="10672" y="775528"/>
                                </a:lnTo>
                                <a:lnTo>
                                  <a:pt x="0" y="767795"/>
                                </a:lnTo>
                                <a:lnTo>
                                  <a:pt x="0" y="764856"/>
                                </a:lnTo>
                                <a:close/>
                              </a:path>
                            </a:pathLst>
                          </a:custGeom>
                          <a:ln w="7114">
                            <a:solidFill>
                              <a:srgbClr val="CAD0D6"/>
                            </a:solidFill>
                            <a:prstDash val="solid"/>
                          </a:ln>
                        </wps:spPr>
                        <wps:bodyPr wrap="square" lIns="0" tIns="0" rIns="0" bIns="0" rtlCol="0">
                          <a:noAutofit/>
                        </wps:bodyPr>
                      </wps:wsp>
                      <wps:wsp>
                        <wps:cNvPr id="1569869579" name="Graphic 209"/>
                        <wps:cNvSpPr/>
                        <wps:spPr>
                          <a:xfrm>
                            <a:off x="60477" y="586982"/>
                            <a:ext cx="448309" cy="128270"/>
                          </a:xfrm>
                          <a:custGeom>
                            <a:avLst/>
                            <a:gdLst/>
                            <a:ahLst/>
                            <a:cxnLst/>
                            <a:rect l="l" t="t" r="r" b="b"/>
                            <a:pathLst>
                              <a:path w="448309" h="128270">
                                <a:moveTo>
                                  <a:pt x="0" y="74706"/>
                                </a:moveTo>
                                <a:lnTo>
                                  <a:pt x="0" y="53362"/>
                                </a:lnTo>
                                <a:lnTo>
                                  <a:pt x="0" y="49852"/>
                                </a:lnTo>
                                <a:lnTo>
                                  <a:pt x="341" y="46385"/>
                                </a:lnTo>
                                <a:lnTo>
                                  <a:pt x="8993" y="23700"/>
                                </a:lnTo>
                                <a:lnTo>
                                  <a:pt x="10939" y="20789"/>
                                </a:lnTo>
                                <a:lnTo>
                                  <a:pt x="13151" y="18099"/>
                                </a:lnTo>
                                <a:lnTo>
                                  <a:pt x="15629" y="15626"/>
                                </a:lnTo>
                                <a:lnTo>
                                  <a:pt x="18106" y="13146"/>
                                </a:lnTo>
                                <a:lnTo>
                                  <a:pt x="49858" y="0"/>
                                </a:lnTo>
                                <a:lnTo>
                                  <a:pt x="53362" y="0"/>
                                </a:lnTo>
                                <a:lnTo>
                                  <a:pt x="394879" y="0"/>
                                </a:lnTo>
                                <a:lnTo>
                                  <a:pt x="398383" y="0"/>
                                </a:lnTo>
                                <a:lnTo>
                                  <a:pt x="401853" y="340"/>
                                </a:lnTo>
                                <a:lnTo>
                                  <a:pt x="405289" y="1021"/>
                                </a:lnTo>
                                <a:lnTo>
                                  <a:pt x="408726" y="1702"/>
                                </a:lnTo>
                                <a:lnTo>
                                  <a:pt x="432612" y="15626"/>
                                </a:lnTo>
                                <a:lnTo>
                                  <a:pt x="435089" y="18099"/>
                                </a:lnTo>
                                <a:lnTo>
                                  <a:pt x="444179" y="32934"/>
                                </a:lnTo>
                                <a:lnTo>
                                  <a:pt x="445520" y="36172"/>
                                </a:lnTo>
                                <a:lnTo>
                                  <a:pt x="446532" y="39507"/>
                                </a:lnTo>
                                <a:lnTo>
                                  <a:pt x="447216" y="42946"/>
                                </a:lnTo>
                                <a:lnTo>
                                  <a:pt x="447899" y="46385"/>
                                </a:lnTo>
                                <a:lnTo>
                                  <a:pt x="448241" y="49852"/>
                                </a:lnTo>
                                <a:lnTo>
                                  <a:pt x="448241" y="53362"/>
                                </a:lnTo>
                                <a:lnTo>
                                  <a:pt x="448241" y="74706"/>
                                </a:lnTo>
                                <a:lnTo>
                                  <a:pt x="448241" y="78208"/>
                                </a:lnTo>
                                <a:lnTo>
                                  <a:pt x="447899" y="81676"/>
                                </a:lnTo>
                                <a:lnTo>
                                  <a:pt x="447216" y="85108"/>
                                </a:lnTo>
                                <a:lnTo>
                                  <a:pt x="446532" y="88540"/>
                                </a:lnTo>
                                <a:lnTo>
                                  <a:pt x="439248" y="104334"/>
                                </a:lnTo>
                                <a:lnTo>
                                  <a:pt x="437301" y="107252"/>
                                </a:lnTo>
                                <a:lnTo>
                                  <a:pt x="424525" y="119057"/>
                                </a:lnTo>
                                <a:lnTo>
                                  <a:pt x="421612" y="121002"/>
                                </a:lnTo>
                                <a:lnTo>
                                  <a:pt x="405289" y="127033"/>
                                </a:lnTo>
                                <a:lnTo>
                                  <a:pt x="401853" y="127721"/>
                                </a:lnTo>
                                <a:lnTo>
                                  <a:pt x="398383" y="128061"/>
                                </a:lnTo>
                                <a:lnTo>
                                  <a:pt x="394879" y="128069"/>
                                </a:lnTo>
                                <a:lnTo>
                                  <a:pt x="53362" y="128069"/>
                                </a:lnTo>
                                <a:lnTo>
                                  <a:pt x="49858" y="128061"/>
                                </a:lnTo>
                                <a:lnTo>
                                  <a:pt x="46388" y="127714"/>
                                </a:lnTo>
                                <a:lnTo>
                                  <a:pt x="42951" y="127026"/>
                                </a:lnTo>
                                <a:lnTo>
                                  <a:pt x="39515" y="126345"/>
                                </a:lnTo>
                                <a:lnTo>
                                  <a:pt x="8993" y="104334"/>
                                </a:lnTo>
                                <a:lnTo>
                                  <a:pt x="7046" y="101422"/>
                                </a:lnTo>
                                <a:lnTo>
                                  <a:pt x="0" y="78208"/>
                                </a:lnTo>
                                <a:lnTo>
                                  <a:pt x="0" y="74706"/>
                                </a:lnTo>
                                <a:close/>
                              </a:path>
                            </a:pathLst>
                          </a:custGeom>
                          <a:ln w="7114">
                            <a:solidFill>
                              <a:srgbClr val="000000"/>
                            </a:solidFill>
                            <a:prstDash val="solid"/>
                          </a:ln>
                        </wps:spPr>
                        <wps:bodyPr wrap="square" lIns="0" tIns="0" rIns="0" bIns="0" rtlCol="0">
                          <a:noAutofit/>
                        </wps:bodyPr>
                      </wps:wsp>
                      <wps:wsp>
                        <wps:cNvPr id="88170234" name="Textbox 210"/>
                        <wps:cNvSpPr txBox="1"/>
                        <wps:spPr>
                          <a:xfrm>
                            <a:off x="10977" y="9196"/>
                            <a:ext cx="6922770" cy="764540"/>
                          </a:xfrm>
                          <a:prstGeom prst="rect">
                            <a:avLst/>
                          </a:prstGeom>
                        </wps:spPr>
                        <wps:txbx>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21</w:t>
                              </w:r>
                            </w:p>
                            <w:p>
                              <w:pPr>
                                <w:spacing w:before="79"/>
                                <w:ind w:left="77"/>
                                <w:rPr>
                                  <w:sz w:val="13"/>
                                </w:rPr>
                              </w:pPr>
                              <w:r>
                                <w:rPr>
                                  <w:color w:val="1C2025"/>
                                  <w:sz w:val="13"/>
                                </w:rPr>
                                <w:t>Not</w:t>
                              </w:r>
                              <w:r>
                                <w:rPr>
                                  <w:color w:val="1C2025"/>
                                  <w:spacing w:val="4"/>
                                  <w:sz w:val="13"/>
                                </w:rPr>
                                <w:t xml:space="preserve"> </w:t>
                              </w:r>
                              <w:r>
                                <w:rPr>
                                  <w:color w:val="1C2025"/>
                                  <w:spacing w:val="-2"/>
                                  <w:sz w:val="13"/>
                                </w:rPr>
                                <w:t>answered</w:t>
                              </w:r>
                            </w:p>
                            <w:p>
                              <w:pPr>
                                <w:spacing w:before="118"/>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38"/>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4.3pt;height:61.65pt;width:546.8pt;mso-position-horizontal-relative:page;mso-wrap-distance-bottom:0pt;mso-wrap-distance-top:0pt;z-index:-251293696;mso-width-relative:page;mso-height-relative:page;" coordsize="6944359,782955" o:gfxdata="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">
                <o:lock v:ext="edit" aspectratio="f"/>
                <v:shape id="Graphic 208" o:spid="_x0000_s1026" o:spt="100" style="position:absolute;left:3557;top:3557;height:775970;width:6937375;" filled="f" stroked="t" coordsize="6937375,775970" o:gfxdata="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FijMxvFAAAA4gAAAA8AAAAAAAAAAQAgAAAAIgAAAGRycy9kb3ducmV2LnhtbFBLAQIUABQAAAAI&#10;AIdO4kAzLwWeOwAAADkAAAAQAAAAAAAAAAEAIAAAABQBAABkcnMvc2hhcGV4bWwueG1sUEsFBgAA&#10;AAAGAAYAWwEAAL4DAAAAAA==&#10;" path="m0,764856l0,10672,0,7719,1041,5197,3125,3112,5209,1035,7725,0,10672,0,6926398,0,6929345,0,6931860,1035,6933944,3112,6936028,5197,6937070,7719,6937071,10672,6937071,764856,6926398,775528,10672,775528,0,767795,0,764856xe">
                  <v:fill on="f" focussize="0,0"/>
                  <v:stroke weight="0.560157480314961pt" color="#CAD0D6" joinstyle="round"/>
                  <v:imagedata o:title=""/>
                  <o:lock v:ext="edit" aspectratio="f"/>
                  <v:textbox inset="0mm,0mm,0mm,0mm"/>
                </v:shape>
                <v:shape id="Graphic 209" o:spid="_x0000_s1026" o:spt="100" style="position:absolute;left:60477;top:586982;height:128270;width:448309;" filled="f" stroked="t" coordsize="448309,128270" o:gfxdata="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iQJd&#10;wAAAAOMAAAAPAAAAAAAAAAEAIAAAACIAAABkcnMvZG93bnJldi54bWxQSwECFAAUAAAACACHTuJA&#10;My8FnjsAAAA5AAAAEAAAAAAAAAABACAAAAAPAQAAZHJzL3NoYXBleG1sLnhtbFBLBQYAAAAABgAG&#10;AFsBAAC5AwAAAAA=&#10;" path="m0,74706l0,53362,0,49852,341,46385,8993,23700,10939,20789,13151,18099,15629,15626,18106,13146,49858,0,53362,0,394879,0,398383,0,401853,340,405289,1021,408726,1702,432612,15626,435089,18099,444179,32934,445520,36172,446532,39507,447216,42946,447899,46385,448241,49852,448241,53362,448241,74706,448241,78208,447899,81676,447216,85108,446532,88540,439248,104334,437301,107252,424525,119057,421612,121002,405289,127033,401853,127721,398383,128061,394879,128069,53362,128069,49858,128061,46388,127714,42951,127026,39515,126345,8993,104334,7046,101422,0,78208,0,74706xe">
                  <v:fill on="f" focussize="0,0"/>
                  <v:stroke weight="0.560157480314961pt" color="#000000" joinstyle="round"/>
                  <v:imagedata o:title=""/>
                  <o:lock v:ext="edit" aspectratio="f"/>
                  <v:textbox inset="0mm,0mm,0mm,0mm"/>
                </v:shape>
                <v:shape id="Textbox 210" o:spid="_x0000_s1026" o:spt="202" type="#_x0000_t202" style="position:absolute;left:10977;top:9196;height:764540;width:6922770;" filled="f" stroked="f" coordsize="21600,21600" o:gfxdata="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10;tO4RwwAAAOEAAAAPAAAAAAAAAAEAIAAAACIAAABkcnMvZG93bnJldi54bWxQSwECFAAUAAAACACH&#10;TuJAMy8FnjsAAAA5AAAAEAAAAAAAAAABACAAAAASAQAAZHJzL3NoYXBleG1sLnhtbFBLBQYAAAAA&#10;BgAGAFsBAAC8AwAAAAA=&#10;">
                  <v:fill on="f" focussize="0,0"/>
                  <v:stroke on="f"/>
                  <v:imagedata o:title=""/>
                  <o:lock v:ext="edit" aspectratio="f"/>
                  <v:textbox inset="0mm,0mm,0mm,0mm">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21</w:t>
                        </w:r>
                      </w:p>
                      <w:p>
                        <w:pPr>
                          <w:spacing w:before="79"/>
                          <w:ind w:left="77"/>
                          <w:rPr>
                            <w:sz w:val="13"/>
                          </w:rPr>
                        </w:pPr>
                        <w:r>
                          <w:rPr>
                            <w:color w:val="1C2025"/>
                            <w:sz w:val="13"/>
                          </w:rPr>
                          <w:t>Not</w:t>
                        </w:r>
                        <w:r>
                          <w:rPr>
                            <w:color w:val="1C2025"/>
                            <w:spacing w:val="4"/>
                            <w:sz w:val="13"/>
                          </w:rPr>
                          <w:t xml:space="preserve"> </w:t>
                        </w:r>
                        <w:r>
                          <w:rPr>
                            <w:color w:val="1C2025"/>
                            <w:spacing w:val="-2"/>
                            <w:sz w:val="13"/>
                          </w:rPr>
                          <w:t>answered</w:t>
                        </w:r>
                      </w:p>
                      <w:p>
                        <w:pPr>
                          <w:spacing w:before="118"/>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38"/>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rPr>
          <w:rFonts w:ascii="Arial MT"/>
        </w:rPr>
      </w:pPr>
    </w:p>
    <w:p>
      <w:pPr>
        <w:pStyle w:val="4"/>
        <w:spacing w:before="75"/>
        <w:rPr>
          <w:rFonts w:ascii="Arial MT"/>
        </w:rPr>
      </w:pPr>
    </w:p>
    <w:p>
      <w:pPr>
        <w:pStyle w:val="4"/>
        <w:ind w:left="468"/>
      </w:pPr>
      <w:r>
        <w:rPr>
          <w:color w:val="001A1D"/>
          <w:w w:val="105"/>
        </w:rPr>
        <w:t>Mục</w:t>
      </w:r>
      <w:r>
        <w:rPr>
          <w:color w:val="001A1D"/>
          <w:spacing w:val="-5"/>
          <w:w w:val="105"/>
        </w:rPr>
        <w:t xml:space="preserve"> </w:t>
      </w:r>
      <w:r>
        <w:rPr>
          <w:color w:val="001A1D"/>
          <w:w w:val="105"/>
        </w:rPr>
        <w:t>đích</w:t>
      </w:r>
      <w:r>
        <w:rPr>
          <w:color w:val="001A1D"/>
          <w:spacing w:val="-4"/>
          <w:w w:val="105"/>
        </w:rPr>
        <w:t xml:space="preserve"> </w:t>
      </w:r>
      <w:r>
        <w:rPr>
          <w:color w:val="001A1D"/>
          <w:w w:val="105"/>
        </w:rPr>
        <w:t>chính</w:t>
      </w:r>
      <w:r>
        <w:rPr>
          <w:color w:val="001A1D"/>
          <w:spacing w:val="-5"/>
          <w:w w:val="105"/>
        </w:rPr>
        <w:t xml:space="preserve"> </w:t>
      </w:r>
      <w:r>
        <w:rPr>
          <w:color w:val="001A1D"/>
          <w:w w:val="105"/>
        </w:rPr>
        <w:t>của</w:t>
      </w:r>
      <w:r>
        <w:rPr>
          <w:color w:val="001A1D"/>
          <w:spacing w:val="-4"/>
          <w:w w:val="105"/>
        </w:rPr>
        <w:t xml:space="preserve"> </w:t>
      </w:r>
      <w:r>
        <w:rPr>
          <w:color w:val="001A1D"/>
          <w:w w:val="105"/>
        </w:rPr>
        <w:t>chương</w:t>
      </w:r>
      <w:r>
        <w:rPr>
          <w:color w:val="001A1D"/>
          <w:spacing w:val="-5"/>
          <w:w w:val="105"/>
        </w:rPr>
        <w:t xml:space="preserve"> </w:t>
      </w:r>
      <w:r>
        <w:rPr>
          <w:color w:val="001A1D"/>
          <w:w w:val="105"/>
        </w:rPr>
        <w:t>trình</w:t>
      </w:r>
      <w:r>
        <w:rPr>
          <w:color w:val="001A1D"/>
          <w:spacing w:val="-4"/>
          <w:w w:val="105"/>
        </w:rPr>
        <w:t xml:space="preserve"> </w:t>
      </w:r>
      <w:r>
        <w:rPr>
          <w:color w:val="001A1D"/>
          <w:w w:val="105"/>
        </w:rPr>
        <w:t>nâng</w:t>
      </w:r>
      <w:r>
        <w:rPr>
          <w:color w:val="001A1D"/>
          <w:spacing w:val="-5"/>
          <w:w w:val="105"/>
        </w:rPr>
        <w:t xml:space="preserve"> </w:t>
      </w:r>
      <w:r>
        <w:rPr>
          <w:color w:val="001A1D"/>
          <w:w w:val="105"/>
        </w:rPr>
        <w:t>cao</w:t>
      </w:r>
      <w:r>
        <w:rPr>
          <w:color w:val="001A1D"/>
          <w:spacing w:val="-4"/>
          <w:w w:val="105"/>
        </w:rPr>
        <w:t xml:space="preserve"> </w:t>
      </w:r>
      <w:r>
        <w:rPr>
          <w:color w:val="001A1D"/>
          <w:w w:val="105"/>
        </w:rPr>
        <w:t>nhận</w:t>
      </w:r>
      <w:r>
        <w:rPr>
          <w:color w:val="001A1D"/>
          <w:spacing w:val="-5"/>
          <w:w w:val="105"/>
        </w:rPr>
        <w:t xml:space="preserve"> </w:t>
      </w:r>
      <w:r>
        <w:rPr>
          <w:color w:val="001A1D"/>
          <w:w w:val="105"/>
        </w:rPr>
        <w:t>thức</w:t>
      </w:r>
      <w:r>
        <w:rPr>
          <w:color w:val="001A1D"/>
          <w:spacing w:val="-4"/>
          <w:w w:val="105"/>
        </w:rPr>
        <w:t xml:space="preserve"> </w:t>
      </w:r>
      <w:r>
        <w:rPr>
          <w:color w:val="001A1D"/>
          <w:w w:val="105"/>
        </w:rPr>
        <w:t>bảo</w:t>
      </w:r>
      <w:r>
        <w:rPr>
          <w:color w:val="001A1D"/>
          <w:spacing w:val="-5"/>
          <w:w w:val="105"/>
        </w:rPr>
        <w:t xml:space="preserve"> </w:t>
      </w:r>
      <w:r>
        <w:rPr>
          <w:color w:val="001A1D"/>
          <w:w w:val="105"/>
        </w:rPr>
        <w:t>mật</w:t>
      </w:r>
      <w:r>
        <w:rPr>
          <w:color w:val="001A1D"/>
          <w:spacing w:val="-4"/>
          <w:w w:val="105"/>
        </w:rPr>
        <w:t xml:space="preserve"> </w:t>
      </w:r>
      <w:r>
        <w:rPr>
          <w:color w:val="001A1D"/>
          <w:spacing w:val="-5"/>
          <w:w w:val="105"/>
        </w:rPr>
        <w:t>là?</w:t>
      </w:r>
    </w:p>
    <w:p>
      <w:pPr>
        <w:pStyle w:val="4"/>
        <w:spacing w:before="124"/>
      </w:pPr>
    </w:p>
    <w:p>
      <w:pPr>
        <w:pStyle w:val="5"/>
        <w:numPr>
          <w:ilvl w:val="0"/>
          <w:numId w:val="21"/>
        </w:numPr>
        <w:tabs>
          <w:tab w:val="left" w:pos="1098"/>
        </w:tabs>
        <w:spacing w:before="0"/>
        <w:ind w:left="1098" w:hanging="294"/>
        <w:rPr>
          <w:sz w:val="16"/>
          <w:highlight w:val="green"/>
        </w:rPr>
      </w:pPr>
      <w:r>
        <w:rPr>
          <w:highlight w:val="green"/>
        </w:rPr>
        <w:drawing>
          <wp:anchor distT="0" distB="0" distL="0" distR="0" simplePos="0" relativeHeight="251924480"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1059229036" name="Picture 1059229036"/>
            <wp:cNvGraphicFramePr/>
            <a:graphic xmlns:a="http://schemas.openxmlformats.org/drawingml/2006/main">
              <a:graphicData uri="http://schemas.openxmlformats.org/drawingml/2006/picture">
                <pic:pic xmlns:pic="http://schemas.openxmlformats.org/drawingml/2006/picture">
                  <pic:nvPicPr>
                    <pic:cNvPr id="1059229036" name="Picture 1059229036"/>
                    <pic:cNvPicPr/>
                  </pic:nvPicPr>
                  <pic:blipFill>
                    <a:blip r:embed="rId65" cstate="print"/>
                    <a:stretch>
                      <a:fillRect/>
                    </a:stretch>
                  </pic:blipFill>
                  <pic:spPr>
                    <a:xfrm>
                      <a:off x="0" y="0"/>
                      <a:ext cx="92494" cy="92494"/>
                    </a:xfrm>
                    <a:prstGeom prst="rect">
                      <a:avLst/>
                    </a:prstGeom>
                  </pic:spPr>
                </pic:pic>
              </a:graphicData>
            </a:graphic>
          </wp:anchor>
        </w:drawing>
      </w:r>
      <w:r>
        <w:rPr>
          <w:color w:val="001A1D"/>
          <w:w w:val="105"/>
          <w:sz w:val="16"/>
          <w:highlight w:val="green"/>
        </w:rPr>
        <w:t>Đảm</w:t>
      </w:r>
      <w:r>
        <w:rPr>
          <w:color w:val="001A1D"/>
          <w:spacing w:val="-4"/>
          <w:w w:val="105"/>
          <w:sz w:val="16"/>
          <w:highlight w:val="green"/>
        </w:rPr>
        <w:t xml:space="preserve"> </w:t>
      </w:r>
      <w:r>
        <w:rPr>
          <w:color w:val="001A1D"/>
          <w:w w:val="105"/>
          <w:sz w:val="16"/>
          <w:highlight w:val="green"/>
        </w:rPr>
        <w:t>bảo</w:t>
      </w:r>
      <w:r>
        <w:rPr>
          <w:color w:val="001A1D"/>
          <w:spacing w:val="-4"/>
          <w:w w:val="105"/>
          <w:sz w:val="16"/>
          <w:highlight w:val="green"/>
        </w:rPr>
        <w:t xml:space="preserve"> </w:t>
      </w:r>
      <w:r>
        <w:rPr>
          <w:color w:val="001A1D"/>
          <w:w w:val="105"/>
          <w:sz w:val="16"/>
          <w:highlight w:val="green"/>
        </w:rPr>
        <w:t>rằng</w:t>
      </w:r>
      <w:r>
        <w:rPr>
          <w:color w:val="001A1D"/>
          <w:spacing w:val="-4"/>
          <w:w w:val="105"/>
          <w:sz w:val="16"/>
          <w:highlight w:val="green"/>
        </w:rPr>
        <w:t xml:space="preserve"> </w:t>
      </w:r>
      <w:r>
        <w:rPr>
          <w:color w:val="001A1D"/>
          <w:w w:val="105"/>
          <w:sz w:val="16"/>
          <w:highlight w:val="green"/>
        </w:rPr>
        <w:t>mọi</w:t>
      </w:r>
      <w:r>
        <w:rPr>
          <w:color w:val="001A1D"/>
          <w:spacing w:val="-4"/>
          <w:w w:val="105"/>
          <w:sz w:val="16"/>
          <w:highlight w:val="green"/>
        </w:rPr>
        <w:t xml:space="preserve"> </w:t>
      </w:r>
      <w:r>
        <w:rPr>
          <w:color w:val="001A1D"/>
          <w:w w:val="105"/>
          <w:sz w:val="16"/>
          <w:highlight w:val="green"/>
        </w:rPr>
        <w:t>người</w:t>
      </w:r>
      <w:r>
        <w:rPr>
          <w:color w:val="001A1D"/>
          <w:spacing w:val="-4"/>
          <w:w w:val="105"/>
          <w:sz w:val="16"/>
          <w:highlight w:val="green"/>
        </w:rPr>
        <w:t xml:space="preserve"> </w:t>
      </w:r>
      <w:r>
        <w:rPr>
          <w:color w:val="001A1D"/>
          <w:w w:val="105"/>
          <w:sz w:val="16"/>
          <w:highlight w:val="green"/>
        </w:rPr>
        <w:t>đều</w:t>
      </w:r>
      <w:r>
        <w:rPr>
          <w:color w:val="001A1D"/>
          <w:spacing w:val="-4"/>
          <w:w w:val="105"/>
          <w:sz w:val="16"/>
          <w:highlight w:val="green"/>
        </w:rPr>
        <w:t xml:space="preserve"> </w:t>
      </w:r>
      <w:r>
        <w:rPr>
          <w:color w:val="001A1D"/>
          <w:w w:val="105"/>
          <w:sz w:val="16"/>
          <w:highlight w:val="green"/>
        </w:rPr>
        <w:t>hiểu</w:t>
      </w:r>
      <w:r>
        <w:rPr>
          <w:color w:val="001A1D"/>
          <w:spacing w:val="-4"/>
          <w:w w:val="105"/>
          <w:sz w:val="16"/>
          <w:highlight w:val="green"/>
        </w:rPr>
        <w:t xml:space="preserve"> </w:t>
      </w:r>
      <w:r>
        <w:rPr>
          <w:color w:val="001A1D"/>
          <w:w w:val="105"/>
          <w:sz w:val="16"/>
          <w:highlight w:val="green"/>
        </w:rPr>
        <w:t>chính</w:t>
      </w:r>
      <w:r>
        <w:rPr>
          <w:color w:val="001A1D"/>
          <w:spacing w:val="-4"/>
          <w:w w:val="105"/>
          <w:sz w:val="16"/>
          <w:highlight w:val="green"/>
        </w:rPr>
        <w:t xml:space="preserve"> </w:t>
      </w:r>
      <w:r>
        <w:rPr>
          <w:color w:val="001A1D"/>
          <w:w w:val="105"/>
          <w:sz w:val="16"/>
          <w:highlight w:val="green"/>
        </w:rPr>
        <w:t>sách</w:t>
      </w:r>
      <w:r>
        <w:rPr>
          <w:color w:val="001A1D"/>
          <w:spacing w:val="-4"/>
          <w:w w:val="105"/>
          <w:sz w:val="16"/>
          <w:highlight w:val="green"/>
        </w:rPr>
        <w:t xml:space="preserve"> </w:t>
      </w:r>
      <w:r>
        <w:rPr>
          <w:color w:val="001A1D"/>
          <w:w w:val="105"/>
          <w:sz w:val="16"/>
          <w:highlight w:val="green"/>
        </w:rPr>
        <w:t>và</w:t>
      </w:r>
      <w:r>
        <w:rPr>
          <w:color w:val="001A1D"/>
          <w:spacing w:val="-4"/>
          <w:w w:val="105"/>
          <w:sz w:val="16"/>
          <w:highlight w:val="green"/>
        </w:rPr>
        <w:t xml:space="preserve"> </w:t>
      </w:r>
      <w:r>
        <w:rPr>
          <w:color w:val="001A1D"/>
          <w:w w:val="105"/>
          <w:sz w:val="16"/>
          <w:highlight w:val="green"/>
        </w:rPr>
        <w:t>thủ</w:t>
      </w:r>
      <w:r>
        <w:rPr>
          <w:color w:val="001A1D"/>
          <w:spacing w:val="-4"/>
          <w:w w:val="105"/>
          <w:sz w:val="16"/>
          <w:highlight w:val="green"/>
        </w:rPr>
        <w:t xml:space="preserve"> </w:t>
      </w:r>
      <w:r>
        <w:rPr>
          <w:color w:val="001A1D"/>
          <w:w w:val="105"/>
          <w:sz w:val="16"/>
          <w:highlight w:val="green"/>
        </w:rPr>
        <w:t>tục</w:t>
      </w:r>
      <w:r>
        <w:rPr>
          <w:color w:val="001A1D"/>
          <w:spacing w:val="-4"/>
          <w:w w:val="105"/>
          <w:sz w:val="16"/>
          <w:highlight w:val="green"/>
        </w:rPr>
        <w:t xml:space="preserve"> </w:t>
      </w:r>
      <w:r>
        <w:rPr>
          <w:color w:val="001A1D"/>
          <w:w w:val="105"/>
          <w:sz w:val="16"/>
          <w:highlight w:val="green"/>
        </w:rPr>
        <w:t>của</w:t>
      </w:r>
      <w:r>
        <w:rPr>
          <w:color w:val="001A1D"/>
          <w:spacing w:val="-4"/>
          <w:w w:val="105"/>
          <w:sz w:val="16"/>
          <w:highlight w:val="green"/>
        </w:rPr>
        <w:t xml:space="preserve"> </w:t>
      </w:r>
      <w:r>
        <w:rPr>
          <w:color w:val="001A1D"/>
          <w:w w:val="105"/>
          <w:sz w:val="16"/>
          <w:highlight w:val="green"/>
        </w:rPr>
        <w:t>tổ</w:t>
      </w:r>
      <w:r>
        <w:rPr>
          <w:color w:val="001A1D"/>
          <w:spacing w:val="-4"/>
          <w:w w:val="105"/>
          <w:sz w:val="16"/>
          <w:highlight w:val="green"/>
        </w:rPr>
        <w:t xml:space="preserve"> chức</w:t>
      </w:r>
    </w:p>
    <w:p>
      <w:pPr>
        <w:pStyle w:val="5"/>
        <w:numPr>
          <w:ilvl w:val="0"/>
          <w:numId w:val="21"/>
        </w:numPr>
        <w:tabs>
          <w:tab w:val="left" w:pos="1098"/>
        </w:tabs>
        <w:ind w:left="1098" w:hanging="294"/>
        <w:rPr>
          <w:sz w:val="16"/>
        </w:rPr>
      </w:pPr>
      <w:r>
        <w:drawing>
          <wp:anchor distT="0" distB="0" distL="0" distR="0" simplePos="0" relativeHeight="251925504"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2113110433" name="Picture 2113110433"/>
            <wp:cNvGraphicFramePr/>
            <a:graphic xmlns:a="http://schemas.openxmlformats.org/drawingml/2006/main">
              <a:graphicData uri="http://schemas.openxmlformats.org/drawingml/2006/picture">
                <pic:pic xmlns:pic="http://schemas.openxmlformats.org/drawingml/2006/picture">
                  <pic:nvPicPr>
                    <pic:cNvPr id="2113110433" name="Picture 2113110433"/>
                    <pic:cNvPicPr/>
                  </pic:nvPicPr>
                  <pic:blipFill>
                    <a:blip r:embed="rId66" cstate="print"/>
                    <a:stretch>
                      <a:fillRect/>
                    </a:stretch>
                  </pic:blipFill>
                  <pic:spPr>
                    <a:xfrm>
                      <a:off x="0" y="0"/>
                      <a:ext cx="92494" cy="92494"/>
                    </a:xfrm>
                    <a:prstGeom prst="rect">
                      <a:avLst/>
                    </a:prstGeom>
                  </pic:spPr>
                </pic:pic>
              </a:graphicData>
            </a:graphic>
          </wp:anchor>
        </w:drawing>
      </w:r>
      <w:r>
        <w:rPr>
          <w:color w:val="001A1D"/>
          <w:w w:val="105"/>
          <w:sz w:val="16"/>
        </w:rPr>
        <w:t>Thông</w:t>
      </w:r>
      <w:r>
        <w:rPr>
          <w:color w:val="001A1D"/>
          <w:spacing w:val="-4"/>
          <w:w w:val="105"/>
          <w:sz w:val="16"/>
        </w:rPr>
        <w:t xml:space="preserve"> </w:t>
      </w:r>
      <w:r>
        <w:rPr>
          <w:color w:val="001A1D"/>
          <w:w w:val="105"/>
          <w:sz w:val="16"/>
        </w:rPr>
        <w:t>báo</w:t>
      </w:r>
      <w:r>
        <w:rPr>
          <w:color w:val="001A1D"/>
          <w:spacing w:val="-4"/>
          <w:w w:val="105"/>
          <w:sz w:val="16"/>
        </w:rPr>
        <w:t xml:space="preserve"> </w:t>
      </w:r>
      <w:r>
        <w:rPr>
          <w:color w:val="001A1D"/>
          <w:w w:val="105"/>
          <w:sz w:val="16"/>
        </w:rPr>
        <w:t>cho</w:t>
      </w:r>
      <w:r>
        <w:rPr>
          <w:color w:val="001A1D"/>
          <w:spacing w:val="-5"/>
          <w:w w:val="105"/>
          <w:sz w:val="16"/>
        </w:rPr>
        <w:t xml:space="preserve"> </w:t>
      </w:r>
      <w:r>
        <w:rPr>
          <w:color w:val="001A1D"/>
          <w:w w:val="105"/>
          <w:sz w:val="16"/>
        </w:rPr>
        <w:t>người</w:t>
      </w:r>
      <w:r>
        <w:rPr>
          <w:color w:val="001A1D"/>
          <w:spacing w:val="-4"/>
          <w:w w:val="105"/>
          <w:sz w:val="16"/>
        </w:rPr>
        <w:t xml:space="preserve"> </w:t>
      </w:r>
      <w:r>
        <w:rPr>
          <w:color w:val="001A1D"/>
          <w:w w:val="105"/>
          <w:sz w:val="16"/>
        </w:rPr>
        <w:t>dùng</w:t>
      </w:r>
      <w:r>
        <w:rPr>
          <w:color w:val="001A1D"/>
          <w:spacing w:val="-4"/>
          <w:w w:val="105"/>
          <w:sz w:val="16"/>
        </w:rPr>
        <w:t xml:space="preserve"> </w:t>
      </w:r>
      <w:r>
        <w:rPr>
          <w:color w:val="001A1D"/>
          <w:w w:val="105"/>
          <w:sz w:val="16"/>
        </w:rPr>
        <w:t>để</w:t>
      </w:r>
      <w:r>
        <w:rPr>
          <w:color w:val="001A1D"/>
          <w:spacing w:val="-4"/>
          <w:w w:val="105"/>
          <w:sz w:val="16"/>
        </w:rPr>
        <w:t xml:space="preserve"> </w:t>
      </w:r>
      <w:r>
        <w:rPr>
          <w:color w:val="001A1D"/>
          <w:w w:val="105"/>
          <w:sz w:val="16"/>
        </w:rPr>
        <w:t>tuân</w:t>
      </w:r>
      <w:r>
        <w:rPr>
          <w:color w:val="001A1D"/>
          <w:spacing w:val="-4"/>
          <w:w w:val="105"/>
          <w:sz w:val="16"/>
        </w:rPr>
        <w:t xml:space="preserve"> </w:t>
      </w:r>
      <w:r>
        <w:rPr>
          <w:color w:val="001A1D"/>
          <w:w w:val="105"/>
          <w:sz w:val="16"/>
        </w:rPr>
        <w:t>thủ</w:t>
      </w:r>
      <w:r>
        <w:rPr>
          <w:color w:val="001A1D"/>
          <w:spacing w:val="-4"/>
          <w:w w:val="105"/>
          <w:sz w:val="16"/>
        </w:rPr>
        <w:t xml:space="preserve"> </w:t>
      </w:r>
      <w:r>
        <w:rPr>
          <w:color w:val="001A1D"/>
          <w:w w:val="105"/>
          <w:sz w:val="16"/>
        </w:rPr>
        <w:t>các</w:t>
      </w:r>
      <w:r>
        <w:rPr>
          <w:color w:val="001A1D"/>
          <w:spacing w:val="-4"/>
          <w:w w:val="105"/>
          <w:sz w:val="16"/>
        </w:rPr>
        <w:t xml:space="preserve"> </w:t>
      </w:r>
      <w:r>
        <w:rPr>
          <w:color w:val="001A1D"/>
          <w:w w:val="105"/>
          <w:sz w:val="16"/>
        </w:rPr>
        <w:t>quy</w:t>
      </w:r>
      <w:r>
        <w:rPr>
          <w:color w:val="001A1D"/>
          <w:spacing w:val="-4"/>
          <w:w w:val="105"/>
          <w:sz w:val="16"/>
        </w:rPr>
        <w:t xml:space="preserve"> </w:t>
      </w:r>
      <w:r>
        <w:rPr>
          <w:color w:val="001A1D"/>
          <w:w w:val="105"/>
          <w:sz w:val="16"/>
        </w:rPr>
        <w:t>định</w:t>
      </w:r>
      <w:r>
        <w:rPr>
          <w:color w:val="001A1D"/>
          <w:spacing w:val="-4"/>
          <w:w w:val="105"/>
          <w:sz w:val="16"/>
        </w:rPr>
        <w:t xml:space="preserve"> </w:t>
      </w:r>
      <w:r>
        <w:rPr>
          <w:color w:val="001A1D"/>
          <w:w w:val="105"/>
          <w:sz w:val="16"/>
        </w:rPr>
        <w:t>liên</w:t>
      </w:r>
      <w:r>
        <w:rPr>
          <w:color w:val="001A1D"/>
          <w:spacing w:val="-4"/>
          <w:w w:val="105"/>
          <w:sz w:val="16"/>
        </w:rPr>
        <w:t xml:space="preserve"> </w:t>
      </w:r>
      <w:r>
        <w:rPr>
          <w:color w:val="001A1D"/>
          <w:w w:val="105"/>
          <w:sz w:val="16"/>
        </w:rPr>
        <w:t>quan</w:t>
      </w:r>
      <w:r>
        <w:rPr>
          <w:color w:val="001A1D"/>
          <w:spacing w:val="-4"/>
          <w:w w:val="105"/>
          <w:sz w:val="16"/>
        </w:rPr>
        <w:t xml:space="preserve"> </w:t>
      </w:r>
      <w:r>
        <w:rPr>
          <w:color w:val="001A1D"/>
          <w:w w:val="105"/>
          <w:sz w:val="16"/>
        </w:rPr>
        <w:t>đến</w:t>
      </w:r>
      <w:r>
        <w:rPr>
          <w:color w:val="001A1D"/>
          <w:spacing w:val="-4"/>
          <w:w w:val="105"/>
          <w:sz w:val="16"/>
        </w:rPr>
        <w:t xml:space="preserve"> </w:t>
      </w:r>
      <w:r>
        <w:rPr>
          <w:color w:val="001A1D"/>
          <w:w w:val="105"/>
          <w:sz w:val="16"/>
        </w:rPr>
        <w:t>bảo</w:t>
      </w:r>
      <w:r>
        <w:rPr>
          <w:color w:val="001A1D"/>
          <w:spacing w:val="-4"/>
          <w:w w:val="105"/>
          <w:sz w:val="16"/>
        </w:rPr>
        <w:t xml:space="preserve"> </w:t>
      </w:r>
      <w:r>
        <w:rPr>
          <w:color w:val="001A1D"/>
          <w:w w:val="105"/>
          <w:sz w:val="16"/>
        </w:rPr>
        <w:t>vệ</w:t>
      </w:r>
      <w:r>
        <w:rPr>
          <w:color w:val="001A1D"/>
          <w:spacing w:val="-4"/>
          <w:w w:val="105"/>
          <w:sz w:val="16"/>
        </w:rPr>
        <w:t xml:space="preserve"> </w:t>
      </w:r>
      <w:r>
        <w:rPr>
          <w:color w:val="001A1D"/>
          <w:w w:val="105"/>
          <w:sz w:val="16"/>
        </w:rPr>
        <w:t>dữ</w:t>
      </w:r>
      <w:r>
        <w:rPr>
          <w:color w:val="001A1D"/>
          <w:spacing w:val="-4"/>
          <w:w w:val="105"/>
          <w:sz w:val="16"/>
        </w:rPr>
        <w:t xml:space="preserve"> </w:t>
      </w:r>
      <w:r>
        <w:rPr>
          <w:color w:val="001A1D"/>
          <w:w w:val="105"/>
          <w:sz w:val="16"/>
        </w:rPr>
        <w:t>liệu</w:t>
      </w:r>
      <w:r>
        <w:rPr>
          <w:color w:val="001A1D"/>
          <w:spacing w:val="-4"/>
          <w:w w:val="105"/>
          <w:sz w:val="16"/>
        </w:rPr>
        <w:t xml:space="preserve"> </w:t>
      </w:r>
      <w:r>
        <w:rPr>
          <w:color w:val="001A1D"/>
          <w:w w:val="105"/>
          <w:sz w:val="16"/>
        </w:rPr>
        <w:t>và</w:t>
      </w:r>
      <w:r>
        <w:rPr>
          <w:color w:val="001A1D"/>
          <w:spacing w:val="-4"/>
          <w:w w:val="105"/>
          <w:sz w:val="16"/>
        </w:rPr>
        <w:t xml:space="preserve"> </w:t>
      </w:r>
      <w:r>
        <w:rPr>
          <w:color w:val="001A1D"/>
          <w:w w:val="105"/>
          <w:sz w:val="16"/>
        </w:rPr>
        <w:t>thông</w:t>
      </w:r>
      <w:r>
        <w:rPr>
          <w:color w:val="001A1D"/>
          <w:spacing w:val="-4"/>
          <w:w w:val="105"/>
          <w:sz w:val="16"/>
        </w:rPr>
        <w:t xml:space="preserve"> </w:t>
      </w:r>
      <w:r>
        <w:rPr>
          <w:color w:val="001A1D"/>
          <w:spacing w:val="-5"/>
          <w:w w:val="105"/>
          <w:sz w:val="16"/>
        </w:rPr>
        <w:t>tin</w:t>
      </w:r>
    </w:p>
    <w:p>
      <w:pPr>
        <w:pStyle w:val="5"/>
        <w:numPr>
          <w:ilvl w:val="0"/>
          <w:numId w:val="21"/>
        </w:numPr>
        <w:tabs>
          <w:tab w:val="left" w:pos="1098"/>
        </w:tabs>
        <w:ind w:left="1098" w:hanging="294"/>
        <w:rPr>
          <w:sz w:val="16"/>
        </w:rPr>
      </w:pPr>
      <w:r>
        <w:drawing>
          <wp:anchor distT="0" distB="0" distL="0" distR="0" simplePos="0" relativeHeight="251926528"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960967313" name="Picture 960967313"/>
            <wp:cNvGraphicFramePr/>
            <a:graphic xmlns:a="http://schemas.openxmlformats.org/drawingml/2006/main">
              <a:graphicData uri="http://schemas.openxmlformats.org/drawingml/2006/picture">
                <pic:pic xmlns:pic="http://schemas.openxmlformats.org/drawingml/2006/picture">
                  <pic:nvPicPr>
                    <pic:cNvPr id="960967313" name="Picture 960967313"/>
                    <pic:cNvPicPr/>
                  </pic:nvPicPr>
                  <pic:blipFill>
                    <a:blip r:embed="rId67" cstate="print"/>
                    <a:stretch>
                      <a:fillRect/>
                    </a:stretch>
                  </pic:blipFill>
                  <pic:spPr>
                    <a:xfrm>
                      <a:off x="0" y="0"/>
                      <a:ext cx="92494" cy="92494"/>
                    </a:xfrm>
                    <a:prstGeom prst="rect">
                      <a:avLst/>
                    </a:prstGeom>
                  </pic:spPr>
                </pic:pic>
              </a:graphicData>
            </a:graphic>
          </wp:anchor>
        </w:drawing>
      </w:r>
      <w:r>
        <w:rPr>
          <w:color w:val="001A1D"/>
          <w:w w:val="105"/>
          <w:sz w:val="16"/>
        </w:rPr>
        <w:t>Cảnh</w:t>
      </w:r>
      <w:r>
        <w:rPr>
          <w:color w:val="001A1D"/>
          <w:spacing w:val="-4"/>
          <w:w w:val="105"/>
          <w:sz w:val="16"/>
        </w:rPr>
        <w:t xml:space="preserve"> </w:t>
      </w:r>
      <w:r>
        <w:rPr>
          <w:color w:val="001A1D"/>
          <w:w w:val="105"/>
          <w:sz w:val="16"/>
        </w:rPr>
        <w:t>báo</w:t>
      </w:r>
      <w:r>
        <w:rPr>
          <w:color w:val="001A1D"/>
          <w:spacing w:val="-4"/>
          <w:w w:val="105"/>
          <w:sz w:val="16"/>
        </w:rPr>
        <w:t xml:space="preserve"> </w:t>
      </w:r>
      <w:r>
        <w:rPr>
          <w:color w:val="001A1D"/>
          <w:w w:val="105"/>
          <w:sz w:val="16"/>
        </w:rPr>
        <w:t>tất</w:t>
      </w:r>
      <w:r>
        <w:rPr>
          <w:color w:val="001A1D"/>
          <w:spacing w:val="-4"/>
          <w:w w:val="105"/>
          <w:sz w:val="16"/>
        </w:rPr>
        <w:t xml:space="preserve"> </w:t>
      </w:r>
      <w:r>
        <w:rPr>
          <w:color w:val="001A1D"/>
          <w:w w:val="105"/>
          <w:sz w:val="16"/>
        </w:rPr>
        <w:t>cả</w:t>
      </w:r>
      <w:r>
        <w:rPr>
          <w:color w:val="001A1D"/>
          <w:spacing w:val="-4"/>
          <w:w w:val="105"/>
          <w:sz w:val="16"/>
        </w:rPr>
        <w:t xml:space="preserve"> </w:t>
      </w:r>
      <w:r>
        <w:rPr>
          <w:color w:val="001A1D"/>
          <w:w w:val="105"/>
          <w:sz w:val="16"/>
        </w:rPr>
        <w:t>người</w:t>
      </w:r>
      <w:r>
        <w:rPr>
          <w:color w:val="001A1D"/>
          <w:spacing w:val="-4"/>
          <w:w w:val="105"/>
          <w:sz w:val="16"/>
        </w:rPr>
        <w:t xml:space="preserve"> </w:t>
      </w:r>
      <w:r>
        <w:rPr>
          <w:color w:val="001A1D"/>
          <w:w w:val="105"/>
          <w:sz w:val="16"/>
        </w:rPr>
        <w:t>dùng</w:t>
      </w:r>
      <w:r>
        <w:rPr>
          <w:color w:val="001A1D"/>
          <w:spacing w:val="-4"/>
          <w:w w:val="105"/>
          <w:sz w:val="16"/>
        </w:rPr>
        <w:t xml:space="preserve"> </w:t>
      </w:r>
      <w:r>
        <w:rPr>
          <w:color w:val="001A1D"/>
          <w:w w:val="105"/>
          <w:sz w:val="16"/>
        </w:rPr>
        <w:t>truy</w:t>
      </w:r>
      <w:r>
        <w:rPr>
          <w:color w:val="001A1D"/>
          <w:spacing w:val="-4"/>
          <w:w w:val="105"/>
          <w:sz w:val="16"/>
        </w:rPr>
        <w:t xml:space="preserve"> </w:t>
      </w:r>
      <w:r>
        <w:rPr>
          <w:color w:val="001A1D"/>
          <w:w w:val="105"/>
          <w:sz w:val="16"/>
        </w:rPr>
        <w:t>cập</w:t>
      </w:r>
      <w:r>
        <w:rPr>
          <w:color w:val="001A1D"/>
          <w:spacing w:val="-4"/>
          <w:w w:val="105"/>
          <w:sz w:val="16"/>
        </w:rPr>
        <w:t xml:space="preserve"> </w:t>
      </w:r>
      <w:r>
        <w:rPr>
          <w:color w:val="001A1D"/>
          <w:w w:val="105"/>
          <w:sz w:val="16"/>
        </w:rPr>
        <w:t>vào</w:t>
      </w:r>
      <w:r>
        <w:rPr>
          <w:color w:val="001A1D"/>
          <w:spacing w:val="-3"/>
          <w:w w:val="105"/>
          <w:sz w:val="16"/>
        </w:rPr>
        <w:t xml:space="preserve"> </w:t>
      </w:r>
      <w:r>
        <w:rPr>
          <w:color w:val="001A1D"/>
          <w:w w:val="105"/>
          <w:sz w:val="16"/>
        </w:rPr>
        <w:t>tất</w:t>
      </w:r>
      <w:r>
        <w:rPr>
          <w:color w:val="001A1D"/>
          <w:spacing w:val="-4"/>
          <w:w w:val="105"/>
          <w:sz w:val="16"/>
        </w:rPr>
        <w:t xml:space="preserve"> </w:t>
      </w:r>
      <w:r>
        <w:rPr>
          <w:color w:val="001A1D"/>
          <w:w w:val="105"/>
          <w:sz w:val="16"/>
        </w:rPr>
        <w:t>cả</w:t>
      </w:r>
      <w:r>
        <w:rPr>
          <w:color w:val="001A1D"/>
          <w:spacing w:val="-4"/>
          <w:w w:val="105"/>
          <w:sz w:val="16"/>
        </w:rPr>
        <w:t xml:space="preserve"> </w:t>
      </w:r>
      <w:r>
        <w:rPr>
          <w:color w:val="001A1D"/>
          <w:w w:val="105"/>
          <w:sz w:val="16"/>
        </w:rPr>
        <w:t>các</w:t>
      </w:r>
      <w:r>
        <w:rPr>
          <w:color w:val="001A1D"/>
          <w:spacing w:val="-4"/>
          <w:w w:val="105"/>
          <w:sz w:val="16"/>
        </w:rPr>
        <w:t xml:space="preserve"> </w:t>
      </w:r>
      <w:r>
        <w:rPr>
          <w:color w:val="001A1D"/>
          <w:w w:val="105"/>
          <w:sz w:val="16"/>
        </w:rPr>
        <w:t>hệ</w:t>
      </w:r>
      <w:r>
        <w:rPr>
          <w:color w:val="001A1D"/>
          <w:spacing w:val="-4"/>
          <w:w w:val="105"/>
          <w:sz w:val="16"/>
        </w:rPr>
        <w:t xml:space="preserve"> </w:t>
      </w:r>
      <w:r>
        <w:rPr>
          <w:color w:val="001A1D"/>
          <w:w w:val="105"/>
          <w:sz w:val="16"/>
        </w:rPr>
        <w:t>thống</w:t>
      </w:r>
      <w:r>
        <w:rPr>
          <w:color w:val="001A1D"/>
          <w:spacing w:val="-4"/>
          <w:w w:val="105"/>
          <w:sz w:val="16"/>
        </w:rPr>
        <w:t xml:space="preserve"> </w:t>
      </w:r>
      <w:r>
        <w:rPr>
          <w:color w:val="001A1D"/>
          <w:w w:val="105"/>
          <w:sz w:val="16"/>
        </w:rPr>
        <w:t>sẽ</w:t>
      </w:r>
      <w:r>
        <w:rPr>
          <w:color w:val="001A1D"/>
          <w:spacing w:val="-4"/>
          <w:w w:val="105"/>
          <w:sz w:val="16"/>
        </w:rPr>
        <w:t xml:space="preserve"> </w:t>
      </w:r>
      <w:r>
        <w:rPr>
          <w:color w:val="001A1D"/>
          <w:w w:val="105"/>
          <w:sz w:val="16"/>
        </w:rPr>
        <w:t>được</w:t>
      </w:r>
      <w:r>
        <w:rPr>
          <w:color w:val="001A1D"/>
          <w:spacing w:val="-4"/>
          <w:w w:val="105"/>
          <w:sz w:val="16"/>
        </w:rPr>
        <w:t xml:space="preserve"> </w:t>
      </w:r>
      <w:r>
        <w:rPr>
          <w:color w:val="001A1D"/>
          <w:w w:val="105"/>
          <w:sz w:val="16"/>
        </w:rPr>
        <w:t>theo</w:t>
      </w:r>
      <w:r>
        <w:rPr>
          <w:color w:val="001A1D"/>
          <w:spacing w:val="-4"/>
          <w:w w:val="105"/>
          <w:sz w:val="16"/>
        </w:rPr>
        <w:t xml:space="preserve"> </w:t>
      </w:r>
      <w:r>
        <w:rPr>
          <w:color w:val="001A1D"/>
          <w:w w:val="105"/>
          <w:sz w:val="16"/>
        </w:rPr>
        <w:t>dõi</w:t>
      </w:r>
      <w:r>
        <w:rPr>
          <w:color w:val="001A1D"/>
          <w:spacing w:val="-3"/>
          <w:w w:val="105"/>
          <w:sz w:val="16"/>
        </w:rPr>
        <w:t xml:space="preserve"> </w:t>
      </w:r>
      <w:r>
        <w:rPr>
          <w:color w:val="001A1D"/>
          <w:w w:val="105"/>
          <w:sz w:val="16"/>
        </w:rPr>
        <w:t>hàng</w:t>
      </w:r>
      <w:r>
        <w:rPr>
          <w:color w:val="001A1D"/>
          <w:spacing w:val="-4"/>
          <w:w w:val="105"/>
          <w:sz w:val="16"/>
        </w:rPr>
        <w:t xml:space="preserve"> ngày</w:t>
      </w:r>
    </w:p>
    <w:p>
      <w:pPr>
        <w:pStyle w:val="5"/>
        <w:numPr>
          <w:ilvl w:val="0"/>
          <w:numId w:val="21"/>
        </w:numPr>
        <w:tabs>
          <w:tab w:val="left" w:pos="1098"/>
        </w:tabs>
        <w:ind w:left="1098" w:hanging="294"/>
        <w:rPr>
          <w:sz w:val="16"/>
        </w:rPr>
      </w:pPr>
      <w:r>
        <w:drawing>
          <wp:anchor distT="0" distB="0" distL="0" distR="0" simplePos="0" relativeHeight="251927552"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231077886" name="Picture 231077886"/>
            <wp:cNvGraphicFramePr/>
            <a:graphic xmlns:a="http://schemas.openxmlformats.org/drawingml/2006/main">
              <a:graphicData uri="http://schemas.openxmlformats.org/drawingml/2006/picture">
                <pic:pic xmlns:pic="http://schemas.openxmlformats.org/drawingml/2006/picture">
                  <pic:nvPicPr>
                    <pic:cNvPr id="231077886" name="Picture 231077886"/>
                    <pic:cNvPicPr/>
                  </pic:nvPicPr>
                  <pic:blipFill>
                    <a:blip r:embed="rId68" cstate="print"/>
                    <a:stretch>
                      <a:fillRect/>
                    </a:stretch>
                  </pic:blipFill>
                  <pic:spPr>
                    <a:xfrm>
                      <a:off x="0" y="0"/>
                      <a:ext cx="92494" cy="92494"/>
                    </a:xfrm>
                    <a:prstGeom prst="rect">
                      <a:avLst/>
                    </a:prstGeom>
                  </pic:spPr>
                </pic:pic>
              </a:graphicData>
            </a:graphic>
          </wp:anchor>
        </w:drawing>
      </w:r>
      <w:r>
        <w:rPr>
          <w:color w:val="001A1D"/>
          <w:w w:val="105"/>
          <w:sz w:val="16"/>
        </w:rPr>
        <w:t>Thông</w:t>
      </w:r>
      <w:r>
        <w:rPr>
          <w:color w:val="001A1D"/>
          <w:spacing w:val="-5"/>
          <w:w w:val="105"/>
          <w:sz w:val="16"/>
        </w:rPr>
        <w:t xml:space="preserve"> </w:t>
      </w:r>
      <w:r>
        <w:rPr>
          <w:color w:val="001A1D"/>
          <w:w w:val="105"/>
          <w:sz w:val="16"/>
        </w:rPr>
        <w:t>báo</w:t>
      </w:r>
      <w:r>
        <w:rPr>
          <w:color w:val="001A1D"/>
          <w:spacing w:val="-4"/>
          <w:w w:val="105"/>
          <w:sz w:val="16"/>
        </w:rPr>
        <w:t xml:space="preserve"> </w:t>
      </w:r>
      <w:r>
        <w:rPr>
          <w:color w:val="001A1D"/>
          <w:w w:val="105"/>
          <w:sz w:val="16"/>
        </w:rPr>
        <w:t>cho</w:t>
      </w:r>
      <w:r>
        <w:rPr>
          <w:color w:val="001A1D"/>
          <w:spacing w:val="-4"/>
          <w:w w:val="105"/>
          <w:sz w:val="16"/>
        </w:rPr>
        <w:t xml:space="preserve"> </w:t>
      </w:r>
      <w:r>
        <w:rPr>
          <w:color w:val="001A1D"/>
          <w:w w:val="105"/>
          <w:sz w:val="16"/>
        </w:rPr>
        <w:t>mọi</w:t>
      </w:r>
      <w:r>
        <w:rPr>
          <w:color w:val="001A1D"/>
          <w:spacing w:val="-4"/>
          <w:w w:val="105"/>
          <w:sz w:val="16"/>
        </w:rPr>
        <w:t xml:space="preserve"> </w:t>
      </w:r>
      <w:r>
        <w:rPr>
          <w:color w:val="001A1D"/>
          <w:w w:val="105"/>
          <w:sz w:val="16"/>
        </w:rPr>
        <w:t>người</w:t>
      </w:r>
      <w:r>
        <w:rPr>
          <w:color w:val="001A1D"/>
          <w:spacing w:val="-4"/>
          <w:w w:val="105"/>
          <w:sz w:val="16"/>
        </w:rPr>
        <w:t xml:space="preserve"> </w:t>
      </w:r>
      <w:r>
        <w:rPr>
          <w:color w:val="001A1D"/>
          <w:w w:val="105"/>
          <w:sz w:val="16"/>
        </w:rPr>
        <w:t>rằng</w:t>
      </w:r>
      <w:r>
        <w:rPr>
          <w:color w:val="001A1D"/>
          <w:spacing w:val="-4"/>
          <w:w w:val="105"/>
          <w:sz w:val="16"/>
        </w:rPr>
        <w:t xml:space="preserve"> </w:t>
      </w:r>
      <w:r>
        <w:rPr>
          <w:color w:val="001A1D"/>
          <w:w w:val="105"/>
          <w:sz w:val="16"/>
        </w:rPr>
        <w:t>quyền</w:t>
      </w:r>
      <w:r>
        <w:rPr>
          <w:color w:val="001A1D"/>
          <w:spacing w:val="-4"/>
          <w:w w:val="105"/>
          <w:sz w:val="16"/>
        </w:rPr>
        <w:t xml:space="preserve"> </w:t>
      </w:r>
      <w:r>
        <w:rPr>
          <w:color w:val="001A1D"/>
          <w:w w:val="105"/>
          <w:sz w:val="16"/>
        </w:rPr>
        <w:t>truy</w:t>
      </w:r>
      <w:r>
        <w:rPr>
          <w:color w:val="001A1D"/>
          <w:spacing w:val="-4"/>
          <w:w w:val="105"/>
          <w:sz w:val="16"/>
        </w:rPr>
        <w:t xml:space="preserve"> </w:t>
      </w:r>
      <w:r>
        <w:rPr>
          <w:color w:val="001A1D"/>
          <w:w w:val="105"/>
          <w:sz w:val="16"/>
        </w:rPr>
        <w:t>cập</w:t>
      </w:r>
      <w:r>
        <w:rPr>
          <w:color w:val="001A1D"/>
          <w:spacing w:val="-5"/>
          <w:w w:val="105"/>
          <w:sz w:val="16"/>
        </w:rPr>
        <w:t xml:space="preserve"> </w:t>
      </w:r>
      <w:r>
        <w:rPr>
          <w:color w:val="001A1D"/>
          <w:w w:val="105"/>
          <w:sz w:val="16"/>
        </w:rPr>
        <w:t>vào</w:t>
      </w:r>
      <w:r>
        <w:rPr>
          <w:color w:val="001A1D"/>
          <w:spacing w:val="-4"/>
          <w:w w:val="105"/>
          <w:sz w:val="16"/>
        </w:rPr>
        <w:t xml:space="preserve"> </w:t>
      </w:r>
      <w:r>
        <w:rPr>
          <w:color w:val="001A1D"/>
          <w:w w:val="105"/>
          <w:sz w:val="16"/>
        </w:rPr>
        <w:t>thông</w:t>
      </w:r>
      <w:r>
        <w:rPr>
          <w:color w:val="001A1D"/>
          <w:spacing w:val="-4"/>
          <w:w w:val="105"/>
          <w:sz w:val="16"/>
        </w:rPr>
        <w:t xml:space="preserve"> </w:t>
      </w:r>
      <w:r>
        <w:rPr>
          <w:color w:val="001A1D"/>
          <w:w w:val="105"/>
          <w:sz w:val="16"/>
        </w:rPr>
        <w:t>tin</w:t>
      </w:r>
      <w:r>
        <w:rPr>
          <w:color w:val="001A1D"/>
          <w:spacing w:val="-4"/>
          <w:w w:val="105"/>
          <w:sz w:val="16"/>
        </w:rPr>
        <w:t xml:space="preserve"> </w:t>
      </w:r>
      <w:r>
        <w:rPr>
          <w:color w:val="001A1D"/>
          <w:w w:val="105"/>
          <w:sz w:val="16"/>
        </w:rPr>
        <w:t>sẽ</w:t>
      </w:r>
      <w:r>
        <w:rPr>
          <w:color w:val="001A1D"/>
          <w:spacing w:val="-4"/>
          <w:w w:val="105"/>
          <w:sz w:val="16"/>
        </w:rPr>
        <w:t xml:space="preserve"> </w:t>
      </w:r>
      <w:r>
        <w:rPr>
          <w:color w:val="001A1D"/>
          <w:w w:val="105"/>
          <w:sz w:val="16"/>
        </w:rPr>
        <w:t>được</w:t>
      </w:r>
      <w:r>
        <w:rPr>
          <w:color w:val="001A1D"/>
          <w:spacing w:val="-4"/>
          <w:w w:val="105"/>
          <w:sz w:val="16"/>
        </w:rPr>
        <w:t xml:space="preserve"> </w:t>
      </w:r>
      <w:r>
        <w:rPr>
          <w:color w:val="001A1D"/>
          <w:w w:val="105"/>
          <w:sz w:val="16"/>
        </w:rPr>
        <w:t>cấp</w:t>
      </w:r>
      <w:r>
        <w:rPr>
          <w:color w:val="001A1D"/>
          <w:spacing w:val="-4"/>
          <w:w w:val="105"/>
          <w:sz w:val="16"/>
        </w:rPr>
        <w:t xml:space="preserve"> </w:t>
      </w:r>
      <w:r>
        <w:rPr>
          <w:color w:val="001A1D"/>
          <w:w w:val="105"/>
          <w:sz w:val="16"/>
        </w:rPr>
        <w:t>khi</w:t>
      </w:r>
      <w:r>
        <w:rPr>
          <w:color w:val="001A1D"/>
          <w:spacing w:val="-4"/>
          <w:w w:val="105"/>
          <w:sz w:val="16"/>
        </w:rPr>
        <w:t xml:space="preserve"> </w:t>
      </w:r>
      <w:r>
        <w:rPr>
          <w:color w:val="001A1D"/>
          <w:w w:val="105"/>
          <w:sz w:val="16"/>
        </w:rPr>
        <w:t>người</w:t>
      </w:r>
      <w:r>
        <w:rPr>
          <w:color w:val="001A1D"/>
          <w:spacing w:val="-4"/>
          <w:w w:val="105"/>
          <w:sz w:val="16"/>
        </w:rPr>
        <w:t xml:space="preserve"> </w:t>
      </w:r>
      <w:r>
        <w:rPr>
          <w:color w:val="001A1D"/>
          <w:w w:val="105"/>
          <w:sz w:val="16"/>
        </w:rPr>
        <w:t>sử</w:t>
      </w:r>
      <w:r>
        <w:rPr>
          <w:color w:val="001A1D"/>
          <w:spacing w:val="-5"/>
          <w:w w:val="105"/>
          <w:sz w:val="16"/>
        </w:rPr>
        <w:t xml:space="preserve"> </w:t>
      </w:r>
      <w:r>
        <w:rPr>
          <w:color w:val="001A1D"/>
          <w:w w:val="105"/>
          <w:sz w:val="16"/>
        </w:rPr>
        <w:t>dụng</w:t>
      </w:r>
      <w:r>
        <w:rPr>
          <w:color w:val="001A1D"/>
          <w:spacing w:val="-4"/>
          <w:w w:val="105"/>
          <w:sz w:val="16"/>
        </w:rPr>
        <w:t xml:space="preserve"> </w:t>
      </w:r>
      <w:r>
        <w:rPr>
          <w:color w:val="001A1D"/>
          <w:w w:val="105"/>
          <w:sz w:val="16"/>
        </w:rPr>
        <w:t>có</w:t>
      </w:r>
      <w:r>
        <w:rPr>
          <w:color w:val="001A1D"/>
          <w:spacing w:val="-4"/>
          <w:w w:val="105"/>
          <w:sz w:val="16"/>
        </w:rPr>
        <w:t xml:space="preserve"> </w:t>
      </w:r>
      <w:r>
        <w:rPr>
          <w:color w:val="001A1D"/>
          <w:w w:val="105"/>
          <w:sz w:val="16"/>
        </w:rPr>
        <w:t>yêu</w:t>
      </w:r>
      <w:r>
        <w:rPr>
          <w:color w:val="001A1D"/>
          <w:spacing w:val="-4"/>
          <w:w w:val="105"/>
          <w:sz w:val="16"/>
        </w:rPr>
        <w:t xml:space="preserve"> </w:t>
      </w:r>
      <w:r>
        <w:rPr>
          <w:color w:val="001A1D"/>
          <w:spacing w:val="-5"/>
          <w:w w:val="105"/>
          <w:sz w:val="16"/>
        </w:rPr>
        <w:t>cầu</w:t>
      </w:r>
    </w:p>
    <w:p>
      <w:pPr>
        <w:pStyle w:val="4"/>
      </w:pPr>
    </w:p>
    <w:p>
      <w:pPr>
        <w:pStyle w:val="4"/>
        <w:spacing w:before="118"/>
      </w:pPr>
    </w:p>
    <w:p>
      <w:pPr>
        <w:pStyle w:val="4"/>
        <w:spacing w:before="1" w:line="330" w:lineRule="atLeast"/>
        <w:ind w:left="468" w:right="9125"/>
      </w:pPr>
      <w:r>
        <w:rPr>
          <w:color w:val="8E662E"/>
          <w:w w:val="105"/>
        </w:rPr>
        <w:t>Your</w:t>
      </w:r>
      <w:r>
        <w:rPr>
          <w:color w:val="8E662E"/>
          <w:spacing w:val="-12"/>
          <w:w w:val="105"/>
        </w:rPr>
        <w:t xml:space="preserve"> </w:t>
      </w:r>
      <w:r>
        <w:rPr>
          <w:color w:val="8E662E"/>
          <w:w w:val="105"/>
        </w:rPr>
        <w:t>answer</w:t>
      </w:r>
      <w:r>
        <w:rPr>
          <w:color w:val="8E662E"/>
          <w:spacing w:val="-11"/>
          <w:w w:val="105"/>
        </w:rPr>
        <w:t xml:space="preserve"> </w:t>
      </w:r>
      <w:r>
        <w:rPr>
          <w:color w:val="8E662E"/>
          <w:w w:val="105"/>
        </w:rPr>
        <w:t>is</w:t>
      </w:r>
      <w:r>
        <w:rPr>
          <w:color w:val="8E662E"/>
          <w:spacing w:val="-12"/>
          <w:w w:val="105"/>
        </w:rPr>
        <w:t xml:space="preserve"> </w:t>
      </w:r>
      <w:r>
        <w:rPr>
          <w:color w:val="8E662E"/>
          <w:w w:val="105"/>
        </w:rPr>
        <w:t>incorrect. The correct answer is:</w:t>
      </w:r>
    </w:p>
    <w:p>
      <w:pPr>
        <w:pStyle w:val="4"/>
        <w:spacing w:before="39"/>
        <w:ind w:left="468"/>
      </w:pPr>
      <w:r>
        <w:rPr>
          <w:color w:val="8E662E"/>
          <w:w w:val="105"/>
        </w:rPr>
        <w:t>Đảm</w:t>
      </w:r>
      <w:r>
        <w:rPr>
          <w:color w:val="8E662E"/>
          <w:spacing w:val="-4"/>
          <w:w w:val="105"/>
        </w:rPr>
        <w:t xml:space="preserve"> </w:t>
      </w:r>
      <w:r>
        <w:rPr>
          <w:color w:val="8E662E"/>
          <w:w w:val="105"/>
        </w:rPr>
        <w:t>bảo</w:t>
      </w:r>
      <w:r>
        <w:rPr>
          <w:color w:val="8E662E"/>
          <w:spacing w:val="-4"/>
          <w:w w:val="105"/>
        </w:rPr>
        <w:t xml:space="preserve"> </w:t>
      </w:r>
      <w:r>
        <w:rPr>
          <w:color w:val="8E662E"/>
          <w:w w:val="105"/>
        </w:rPr>
        <w:t>rằng</w:t>
      </w:r>
      <w:r>
        <w:rPr>
          <w:color w:val="8E662E"/>
          <w:spacing w:val="-4"/>
          <w:w w:val="105"/>
        </w:rPr>
        <w:t xml:space="preserve"> </w:t>
      </w:r>
      <w:r>
        <w:rPr>
          <w:color w:val="8E662E"/>
          <w:w w:val="105"/>
        </w:rPr>
        <w:t>mọi</w:t>
      </w:r>
      <w:r>
        <w:rPr>
          <w:color w:val="8E662E"/>
          <w:spacing w:val="-4"/>
          <w:w w:val="105"/>
        </w:rPr>
        <w:t xml:space="preserve"> </w:t>
      </w:r>
      <w:r>
        <w:rPr>
          <w:color w:val="8E662E"/>
          <w:w w:val="105"/>
        </w:rPr>
        <w:t>người</w:t>
      </w:r>
      <w:r>
        <w:rPr>
          <w:color w:val="8E662E"/>
          <w:spacing w:val="-4"/>
          <w:w w:val="105"/>
        </w:rPr>
        <w:t xml:space="preserve"> </w:t>
      </w:r>
      <w:r>
        <w:rPr>
          <w:color w:val="8E662E"/>
          <w:w w:val="105"/>
        </w:rPr>
        <w:t>đều</w:t>
      </w:r>
      <w:r>
        <w:rPr>
          <w:color w:val="8E662E"/>
          <w:spacing w:val="-4"/>
          <w:w w:val="105"/>
        </w:rPr>
        <w:t xml:space="preserve"> </w:t>
      </w:r>
      <w:r>
        <w:rPr>
          <w:color w:val="8E662E"/>
          <w:w w:val="105"/>
        </w:rPr>
        <w:t>hiểu</w:t>
      </w:r>
      <w:r>
        <w:rPr>
          <w:color w:val="8E662E"/>
          <w:spacing w:val="-4"/>
          <w:w w:val="105"/>
        </w:rPr>
        <w:t xml:space="preserve"> </w:t>
      </w:r>
      <w:r>
        <w:rPr>
          <w:color w:val="8E662E"/>
          <w:w w:val="105"/>
        </w:rPr>
        <w:t>chính</w:t>
      </w:r>
      <w:r>
        <w:rPr>
          <w:color w:val="8E662E"/>
          <w:spacing w:val="-4"/>
          <w:w w:val="105"/>
        </w:rPr>
        <w:t xml:space="preserve"> </w:t>
      </w:r>
      <w:r>
        <w:rPr>
          <w:color w:val="8E662E"/>
          <w:w w:val="105"/>
        </w:rPr>
        <w:t>sách</w:t>
      </w:r>
      <w:r>
        <w:rPr>
          <w:color w:val="8E662E"/>
          <w:spacing w:val="-4"/>
          <w:w w:val="105"/>
        </w:rPr>
        <w:t xml:space="preserve"> </w:t>
      </w:r>
      <w:r>
        <w:rPr>
          <w:color w:val="8E662E"/>
          <w:w w:val="105"/>
        </w:rPr>
        <w:t>và</w:t>
      </w:r>
      <w:r>
        <w:rPr>
          <w:color w:val="8E662E"/>
          <w:spacing w:val="-4"/>
          <w:w w:val="105"/>
        </w:rPr>
        <w:t xml:space="preserve"> </w:t>
      </w:r>
      <w:r>
        <w:rPr>
          <w:color w:val="8E662E"/>
          <w:w w:val="105"/>
        </w:rPr>
        <w:t>thủ</w:t>
      </w:r>
      <w:r>
        <w:rPr>
          <w:color w:val="8E662E"/>
          <w:spacing w:val="-4"/>
          <w:w w:val="105"/>
        </w:rPr>
        <w:t xml:space="preserve"> </w:t>
      </w:r>
      <w:r>
        <w:rPr>
          <w:color w:val="8E662E"/>
          <w:w w:val="105"/>
        </w:rPr>
        <w:t>tục</w:t>
      </w:r>
      <w:r>
        <w:rPr>
          <w:color w:val="8E662E"/>
          <w:spacing w:val="-4"/>
          <w:w w:val="105"/>
        </w:rPr>
        <w:t xml:space="preserve"> </w:t>
      </w:r>
      <w:r>
        <w:rPr>
          <w:color w:val="8E662E"/>
          <w:w w:val="105"/>
        </w:rPr>
        <w:t>của</w:t>
      </w:r>
      <w:r>
        <w:rPr>
          <w:color w:val="8E662E"/>
          <w:spacing w:val="-4"/>
          <w:w w:val="105"/>
        </w:rPr>
        <w:t xml:space="preserve"> </w:t>
      </w:r>
      <w:r>
        <w:rPr>
          <w:color w:val="8E662E"/>
          <w:w w:val="105"/>
        </w:rPr>
        <w:t>tổ</w:t>
      </w:r>
      <w:r>
        <w:rPr>
          <w:color w:val="8E662E"/>
          <w:spacing w:val="-4"/>
          <w:w w:val="105"/>
        </w:rPr>
        <w:t xml:space="preserve"> chức</w:t>
      </w:r>
    </w:p>
    <w:p>
      <w:pPr>
        <w:pStyle w:val="4"/>
        <w:spacing w:before="252"/>
        <w:rPr>
          <w:sz w:val="20"/>
        </w:rPr>
      </w:pPr>
      <w:r>
        <mc:AlternateContent>
          <mc:Choice Requires="wpg">
            <w:drawing>
              <wp:anchor distT="0" distB="0" distL="0" distR="0" simplePos="0" relativeHeight="252023808" behindDoc="1" locked="0" layoutInCell="1" allowOverlap="1">
                <wp:simplePos x="0" y="0"/>
                <wp:positionH relativeFrom="page">
                  <wp:posOffset>408940</wp:posOffset>
                </wp:positionH>
                <wp:positionV relativeFrom="paragraph">
                  <wp:posOffset>344805</wp:posOffset>
                </wp:positionV>
                <wp:extent cx="6944360" cy="775970"/>
                <wp:effectExtent l="0" t="0" r="0" b="0"/>
                <wp:wrapTopAndBottom/>
                <wp:docPr id="1716122955" name="Group 1716122955"/>
                <wp:cNvGraphicFramePr/>
                <a:graphic xmlns:a="http://schemas.openxmlformats.org/drawingml/2006/main">
                  <a:graphicData uri="http://schemas.microsoft.com/office/word/2010/wordprocessingGroup">
                    <wpg:wgp>
                      <wpg:cNvGrpSpPr/>
                      <wpg:grpSpPr>
                        <a:xfrm>
                          <a:off x="0" y="0"/>
                          <a:ext cx="6944359" cy="775970"/>
                          <a:chOff x="0" y="0"/>
                          <a:chExt cx="6944359" cy="775970"/>
                        </a:xfrm>
                      </wpg:grpSpPr>
                      <wps:wsp>
                        <wps:cNvPr id="594502671" name="Graphic 216"/>
                        <wps:cNvSpPr/>
                        <wps:spPr>
                          <a:xfrm>
                            <a:off x="3557" y="3557"/>
                            <a:ext cx="6937375" cy="768985"/>
                          </a:xfrm>
                          <a:custGeom>
                            <a:avLst/>
                            <a:gdLst/>
                            <a:ahLst/>
                            <a:cxnLst/>
                            <a:rect l="l" t="t" r="r" b="b"/>
                            <a:pathLst>
                              <a:path w="6937375" h="768985">
                                <a:moveTo>
                                  <a:pt x="0" y="757741"/>
                                </a:moveTo>
                                <a:lnTo>
                                  <a:pt x="0" y="10672"/>
                                </a:lnTo>
                                <a:lnTo>
                                  <a:pt x="0" y="7719"/>
                                </a:lnTo>
                                <a:lnTo>
                                  <a:pt x="1041" y="5203"/>
                                </a:lnTo>
                                <a:lnTo>
                                  <a:pt x="3125" y="3119"/>
                                </a:lnTo>
                                <a:lnTo>
                                  <a:pt x="5209" y="1042"/>
                                </a:lnTo>
                                <a:lnTo>
                                  <a:pt x="7725" y="0"/>
                                </a:lnTo>
                                <a:lnTo>
                                  <a:pt x="10672" y="0"/>
                                </a:lnTo>
                                <a:lnTo>
                                  <a:pt x="6926398" y="0"/>
                                </a:lnTo>
                                <a:lnTo>
                                  <a:pt x="6929345" y="0"/>
                                </a:lnTo>
                                <a:lnTo>
                                  <a:pt x="6931860" y="1042"/>
                                </a:lnTo>
                                <a:lnTo>
                                  <a:pt x="6933944" y="3119"/>
                                </a:lnTo>
                                <a:lnTo>
                                  <a:pt x="6936028" y="5203"/>
                                </a:lnTo>
                                <a:lnTo>
                                  <a:pt x="6937070" y="7719"/>
                                </a:lnTo>
                                <a:lnTo>
                                  <a:pt x="6937071" y="10672"/>
                                </a:lnTo>
                                <a:lnTo>
                                  <a:pt x="6937071" y="757741"/>
                                </a:lnTo>
                                <a:lnTo>
                                  <a:pt x="6926398" y="768414"/>
                                </a:lnTo>
                                <a:lnTo>
                                  <a:pt x="10672" y="768414"/>
                                </a:lnTo>
                                <a:lnTo>
                                  <a:pt x="0" y="760680"/>
                                </a:lnTo>
                                <a:lnTo>
                                  <a:pt x="0" y="757741"/>
                                </a:lnTo>
                                <a:close/>
                              </a:path>
                            </a:pathLst>
                          </a:custGeom>
                          <a:ln w="7114">
                            <a:solidFill>
                              <a:srgbClr val="CAD0D6"/>
                            </a:solidFill>
                            <a:prstDash val="solid"/>
                          </a:ln>
                        </wps:spPr>
                        <wps:bodyPr wrap="square" lIns="0" tIns="0" rIns="0" bIns="0" rtlCol="0">
                          <a:noAutofit/>
                        </wps:bodyPr>
                      </wps:wsp>
                      <wps:wsp>
                        <wps:cNvPr id="1928733018" name="Graphic 217"/>
                        <wps:cNvSpPr/>
                        <wps:spPr>
                          <a:xfrm>
                            <a:off x="60477" y="586982"/>
                            <a:ext cx="448309" cy="121285"/>
                          </a:xfrm>
                          <a:custGeom>
                            <a:avLst/>
                            <a:gdLst/>
                            <a:ahLst/>
                            <a:cxnLst/>
                            <a:rect l="l" t="t" r="r" b="b"/>
                            <a:pathLst>
                              <a:path w="448309" h="121285">
                                <a:moveTo>
                                  <a:pt x="0" y="67591"/>
                                </a:moveTo>
                                <a:lnTo>
                                  <a:pt x="0" y="53362"/>
                                </a:lnTo>
                                <a:lnTo>
                                  <a:pt x="0" y="49852"/>
                                </a:lnTo>
                                <a:lnTo>
                                  <a:pt x="341" y="46385"/>
                                </a:lnTo>
                                <a:lnTo>
                                  <a:pt x="1025" y="42946"/>
                                </a:lnTo>
                                <a:lnTo>
                                  <a:pt x="1708" y="39507"/>
                                </a:lnTo>
                                <a:lnTo>
                                  <a:pt x="2721" y="36172"/>
                                </a:lnTo>
                                <a:lnTo>
                                  <a:pt x="4061" y="32934"/>
                                </a:lnTo>
                                <a:lnTo>
                                  <a:pt x="5402" y="29696"/>
                                </a:lnTo>
                                <a:lnTo>
                                  <a:pt x="7046" y="26618"/>
                                </a:lnTo>
                                <a:lnTo>
                                  <a:pt x="8993" y="23706"/>
                                </a:lnTo>
                                <a:lnTo>
                                  <a:pt x="10939" y="20789"/>
                                </a:lnTo>
                                <a:lnTo>
                                  <a:pt x="13151" y="18093"/>
                                </a:lnTo>
                                <a:lnTo>
                                  <a:pt x="15629" y="15619"/>
                                </a:lnTo>
                                <a:lnTo>
                                  <a:pt x="18106" y="13139"/>
                                </a:lnTo>
                                <a:lnTo>
                                  <a:pt x="49858" y="0"/>
                                </a:lnTo>
                                <a:lnTo>
                                  <a:pt x="53362" y="0"/>
                                </a:lnTo>
                                <a:lnTo>
                                  <a:pt x="394879" y="0"/>
                                </a:lnTo>
                                <a:lnTo>
                                  <a:pt x="398383" y="0"/>
                                </a:lnTo>
                                <a:lnTo>
                                  <a:pt x="401853" y="340"/>
                                </a:lnTo>
                                <a:lnTo>
                                  <a:pt x="424525" y="8984"/>
                                </a:lnTo>
                                <a:lnTo>
                                  <a:pt x="427439" y="10929"/>
                                </a:lnTo>
                                <a:lnTo>
                                  <a:pt x="430134" y="13139"/>
                                </a:lnTo>
                                <a:lnTo>
                                  <a:pt x="432612" y="15619"/>
                                </a:lnTo>
                                <a:lnTo>
                                  <a:pt x="435089" y="18093"/>
                                </a:lnTo>
                                <a:lnTo>
                                  <a:pt x="437301" y="20789"/>
                                </a:lnTo>
                                <a:lnTo>
                                  <a:pt x="439248" y="23706"/>
                                </a:lnTo>
                                <a:lnTo>
                                  <a:pt x="441194" y="26618"/>
                                </a:lnTo>
                                <a:lnTo>
                                  <a:pt x="442838" y="29696"/>
                                </a:lnTo>
                                <a:lnTo>
                                  <a:pt x="444179" y="32934"/>
                                </a:lnTo>
                                <a:lnTo>
                                  <a:pt x="445520" y="36172"/>
                                </a:lnTo>
                                <a:lnTo>
                                  <a:pt x="446532" y="39507"/>
                                </a:lnTo>
                                <a:lnTo>
                                  <a:pt x="447216" y="42946"/>
                                </a:lnTo>
                                <a:lnTo>
                                  <a:pt x="447899" y="46385"/>
                                </a:lnTo>
                                <a:lnTo>
                                  <a:pt x="448241" y="49852"/>
                                </a:lnTo>
                                <a:lnTo>
                                  <a:pt x="448241" y="53362"/>
                                </a:lnTo>
                                <a:lnTo>
                                  <a:pt x="448241" y="67591"/>
                                </a:lnTo>
                                <a:lnTo>
                                  <a:pt x="448241" y="71086"/>
                                </a:lnTo>
                                <a:lnTo>
                                  <a:pt x="447899" y="74553"/>
                                </a:lnTo>
                                <a:lnTo>
                                  <a:pt x="447216" y="77993"/>
                                </a:lnTo>
                                <a:lnTo>
                                  <a:pt x="446532" y="81432"/>
                                </a:lnTo>
                                <a:lnTo>
                                  <a:pt x="445520" y="84768"/>
                                </a:lnTo>
                                <a:lnTo>
                                  <a:pt x="444179" y="88005"/>
                                </a:lnTo>
                                <a:lnTo>
                                  <a:pt x="442838" y="91243"/>
                                </a:lnTo>
                                <a:lnTo>
                                  <a:pt x="441194" y="94314"/>
                                </a:lnTo>
                                <a:lnTo>
                                  <a:pt x="439248" y="97225"/>
                                </a:lnTo>
                                <a:lnTo>
                                  <a:pt x="437301" y="100144"/>
                                </a:lnTo>
                                <a:lnTo>
                                  <a:pt x="415300" y="116882"/>
                                </a:lnTo>
                                <a:lnTo>
                                  <a:pt x="412063" y="118223"/>
                                </a:lnTo>
                                <a:lnTo>
                                  <a:pt x="408726" y="119230"/>
                                </a:lnTo>
                                <a:lnTo>
                                  <a:pt x="405289" y="119918"/>
                                </a:lnTo>
                                <a:lnTo>
                                  <a:pt x="401853" y="120606"/>
                                </a:lnTo>
                                <a:lnTo>
                                  <a:pt x="398383" y="120946"/>
                                </a:lnTo>
                                <a:lnTo>
                                  <a:pt x="394879" y="120954"/>
                                </a:lnTo>
                                <a:lnTo>
                                  <a:pt x="53362" y="120954"/>
                                </a:lnTo>
                                <a:lnTo>
                                  <a:pt x="32941" y="116882"/>
                                </a:lnTo>
                                <a:lnTo>
                                  <a:pt x="29704" y="115541"/>
                                </a:lnTo>
                                <a:lnTo>
                                  <a:pt x="8993" y="97225"/>
                                </a:lnTo>
                                <a:lnTo>
                                  <a:pt x="7046" y="94314"/>
                                </a:lnTo>
                                <a:lnTo>
                                  <a:pt x="5402" y="91243"/>
                                </a:lnTo>
                                <a:lnTo>
                                  <a:pt x="4061" y="88005"/>
                                </a:lnTo>
                                <a:lnTo>
                                  <a:pt x="2721" y="84768"/>
                                </a:lnTo>
                                <a:lnTo>
                                  <a:pt x="1708" y="81432"/>
                                </a:lnTo>
                                <a:lnTo>
                                  <a:pt x="1025" y="77993"/>
                                </a:lnTo>
                                <a:lnTo>
                                  <a:pt x="341" y="74553"/>
                                </a:lnTo>
                                <a:lnTo>
                                  <a:pt x="0" y="71086"/>
                                </a:lnTo>
                                <a:lnTo>
                                  <a:pt x="0" y="67591"/>
                                </a:lnTo>
                                <a:close/>
                              </a:path>
                            </a:pathLst>
                          </a:custGeom>
                          <a:ln w="7114">
                            <a:solidFill>
                              <a:srgbClr val="000000"/>
                            </a:solidFill>
                            <a:prstDash val="solid"/>
                          </a:ln>
                        </wps:spPr>
                        <wps:bodyPr wrap="square" lIns="0" tIns="0" rIns="0" bIns="0" rtlCol="0">
                          <a:noAutofit/>
                        </wps:bodyPr>
                      </wps:wsp>
                      <wps:wsp>
                        <wps:cNvPr id="566023329" name="Textbox 218"/>
                        <wps:cNvSpPr txBox="1"/>
                        <wps:spPr>
                          <a:xfrm>
                            <a:off x="10977" y="9196"/>
                            <a:ext cx="6922770" cy="757555"/>
                          </a:xfrm>
                          <a:prstGeom prst="rect">
                            <a:avLst/>
                          </a:prstGeom>
                        </wps:spPr>
                        <wps:txbx>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22</w:t>
                              </w:r>
                            </w:p>
                            <w:p>
                              <w:pPr>
                                <w:spacing w:before="68"/>
                                <w:ind w:left="77"/>
                                <w:rPr>
                                  <w:sz w:val="13"/>
                                </w:rPr>
                              </w:pPr>
                              <w:r>
                                <w:rPr>
                                  <w:color w:val="1C2025"/>
                                  <w:sz w:val="13"/>
                                </w:rPr>
                                <w:t>Not</w:t>
                              </w:r>
                              <w:r>
                                <w:rPr>
                                  <w:color w:val="1C2025"/>
                                  <w:spacing w:val="4"/>
                                  <w:sz w:val="13"/>
                                </w:rPr>
                                <w:t xml:space="preserve"> </w:t>
                              </w:r>
                              <w:r>
                                <w:rPr>
                                  <w:color w:val="1C2025"/>
                                  <w:spacing w:val="-2"/>
                                  <w:sz w:val="13"/>
                                </w:rPr>
                                <w:t>answered</w:t>
                              </w:r>
                            </w:p>
                            <w:p>
                              <w:pPr>
                                <w:spacing w:before="129"/>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38"/>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27.15pt;height:61.1pt;width:546.8pt;mso-position-horizontal-relative:page;mso-wrap-distance-bottom:0pt;mso-wrap-distance-top:0pt;z-index:-251292672;mso-width-relative:page;mso-height-relative:page;" coordsize="6944359,775970" o:gfxdata="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">
                <o:lock v:ext="edit" aspectratio="f"/>
                <v:shape id="Graphic 216" o:spid="_x0000_s1026" o:spt="100" style="position:absolute;left:3557;top:3557;height:768985;width:6937375;" filled="f" stroked="t" coordsize="6937375,768985" o:gfxdata="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Q0L9nMQAAADiAAAADwAAAAAAAAABACAAAAAiAAAAZHJzL2Rvd25yZXYueG1sUEsBAhQAFAAAAAgA&#10;h07iQDMvBZ47AAAAOQAAABAAAAAAAAAAAQAgAAAAEwEAAGRycy9zaGFwZXhtbC54bWxQSwUGAAAA&#10;AAYABgBbAQAAvQMAAAAA&#10;" path="m0,757741l0,10672,0,7719,1041,5203,3125,3119,5209,1042,7725,0,10672,0,6926398,0,6929345,0,6931860,1042,6933944,3119,6936028,5203,6937070,7719,6937071,10672,6937071,757741,6926398,768414,10672,768414,0,760680,0,757741xe">
                  <v:fill on="f" focussize="0,0"/>
                  <v:stroke weight="0.560157480314961pt" color="#CAD0D6" joinstyle="round"/>
                  <v:imagedata o:title=""/>
                  <o:lock v:ext="edit" aspectratio="f"/>
                  <v:textbox inset="0mm,0mm,0mm,0mm"/>
                </v:shape>
                <v:shape id="Graphic 217" o:spid="_x0000_s1026" o:spt="100" style="position:absolute;left:60477;top:586982;height:121285;width:448309;" filled="f" stroked="t" coordsize="448309,121285" o:gfxdata="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d&#10;OXAtwwAAAOMAAAAPAAAAAAAAAAEAIAAAACIAAABkcnMvZG93bnJldi54bWxQSwECFAAUAAAACACH&#10;TuJAMy8FnjsAAAA5AAAAEAAAAAAAAAABACAAAAASAQAAZHJzL3NoYXBleG1sLnhtbFBLBQYAAAAA&#10;BgAGAFsBAAC8AwAAAAA=&#10;" path="m0,67591l0,53362,0,49852,341,46385,1025,42946,1708,39507,2721,36172,4061,32934,5402,29696,7046,26618,8993,23706,10939,20789,13151,18093,15629,15619,18106,13139,49858,0,53362,0,394879,0,398383,0,401853,340,424525,8984,427439,10929,430134,13139,432612,15619,435089,18093,437301,20789,439248,23706,441194,26618,442838,29696,444179,32934,445520,36172,446532,39507,447216,42946,447899,46385,448241,49852,448241,53362,448241,67591,448241,71086,447899,74553,447216,77993,446532,81432,445520,84768,444179,88005,442838,91243,441194,94314,439248,97225,437301,100144,415300,116882,412063,118223,408726,119230,405289,119918,401853,120606,398383,120946,394879,120954,53362,120954,32941,116882,29704,115541,8993,97225,7046,94314,5402,91243,4061,88005,2721,84768,1708,81432,1025,77993,341,74553,0,71086,0,67591xe">
                  <v:fill on="f" focussize="0,0"/>
                  <v:stroke weight="0.560157480314961pt" color="#000000" joinstyle="round"/>
                  <v:imagedata o:title=""/>
                  <o:lock v:ext="edit" aspectratio="f"/>
                  <v:textbox inset="0mm,0mm,0mm,0mm"/>
                </v:shape>
                <v:shape id="Textbox 218" o:spid="_x0000_s1026" o:spt="202" type="#_x0000_t202" style="position:absolute;left:10977;top:9196;height:757555;width:6922770;" filled="f" stroked="f" coordsize="21600,21600" o:gfxdata="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yaVzOcQAAADiAAAADwAAAAAAAAABACAAAAAiAAAAZHJzL2Rvd25yZXYueG1sUEsBAhQAFAAAAAgA&#10;h07iQDMvBZ47AAAAOQAAABAAAAAAAAAAAQAgAAAAEwEAAGRycy9zaGFwZXhtbC54bWxQSwUGAAAA&#10;AAYABgBbAQAAvQMAAAAA&#10;">
                  <v:fill on="f" focussize="0,0"/>
                  <v:stroke on="f"/>
                  <v:imagedata o:title=""/>
                  <o:lock v:ext="edit" aspectratio="f"/>
                  <v:textbox inset="0mm,0mm,0mm,0mm">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22</w:t>
                        </w:r>
                      </w:p>
                      <w:p>
                        <w:pPr>
                          <w:spacing w:before="68"/>
                          <w:ind w:left="77"/>
                          <w:rPr>
                            <w:sz w:val="13"/>
                          </w:rPr>
                        </w:pPr>
                        <w:r>
                          <w:rPr>
                            <w:color w:val="1C2025"/>
                            <w:sz w:val="13"/>
                          </w:rPr>
                          <w:t>Not</w:t>
                        </w:r>
                        <w:r>
                          <w:rPr>
                            <w:color w:val="1C2025"/>
                            <w:spacing w:val="4"/>
                            <w:sz w:val="13"/>
                          </w:rPr>
                          <w:t xml:space="preserve"> </w:t>
                        </w:r>
                        <w:r>
                          <w:rPr>
                            <w:color w:val="1C2025"/>
                            <w:spacing w:val="-2"/>
                            <w:sz w:val="13"/>
                          </w:rPr>
                          <w:t>answered</w:t>
                        </w:r>
                      </w:p>
                      <w:p>
                        <w:pPr>
                          <w:spacing w:before="129"/>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38"/>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pPr>
    </w:p>
    <w:p>
      <w:pPr>
        <w:pStyle w:val="4"/>
        <w:spacing w:before="29"/>
      </w:pPr>
    </w:p>
    <w:p>
      <w:pPr>
        <w:pStyle w:val="4"/>
        <w:ind w:left="468"/>
      </w:pPr>
      <w:r>
        <mc:AlternateContent>
          <mc:Choice Requires="wpg">
            <w:drawing>
              <wp:anchor distT="0" distB="0" distL="0" distR="0" simplePos="0" relativeHeight="251932672" behindDoc="0" locked="0" layoutInCell="1" allowOverlap="1">
                <wp:simplePos x="0" y="0"/>
                <wp:positionH relativeFrom="page">
                  <wp:posOffset>7025640</wp:posOffset>
                </wp:positionH>
                <wp:positionV relativeFrom="paragraph">
                  <wp:posOffset>-210820</wp:posOffset>
                </wp:positionV>
                <wp:extent cx="384810" cy="429895"/>
                <wp:effectExtent l="0" t="0" r="0" b="0"/>
                <wp:wrapNone/>
                <wp:docPr id="554790932" name="Group 554790932"/>
                <wp:cNvGraphicFramePr/>
                <a:graphic xmlns:a="http://schemas.openxmlformats.org/drawingml/2006/main">
                  <a:graphicData uri="http://schemas.microsoft.com/office/word/2010/wordprocessingGroup">
                    <wpg:wgp>
                      <wpg:cNvGrpSpPr/>
                      <wpg:grpSpPr>
                        <a:xfrm>
                          <a:off x="0" y="0"/>
                          <a:ext cx="384810" cy="429895"/>
                          <a:chOff x="0" y="0"/>
                          <a:chExt cx="384810" cy="429895"/>
                        </a:xfrm>
                      </wpg:grpSpPr>
                      <wps:wsp>
                        <wps:cNvPr id="790443169" name="Graphic 220"/>
                        <wps:cNvSpPr/>
                        <wps:spPr>
                          <a:xfrm>
                            <a:off x="0" y="0"/>
                            <a:ext cx="384810" cy="429895"/>
                          </a:xfrm>
                          <a:custGeom>
                            <a:avLst/>
                            <a:gdLst/>
                            <a:ahLst/>
                            <a:cxnLst/>
                            <a:rect l="l" t="t" r="r" b="b"/>
                            <a:pathLst>
                              <a:path w="384810" h="429895">
                                <a:moveTo>
                                  <a:pt x="384810" y="429767"/>
                                </a:moveTo>
                                <a:lnTo>
                                  <a:pt x="0" y="429767"/>
                                </a:lnTo>
                                <a:lnTo>
                                  <a:pt x="0" y="0"/>
                                </a:lnTo>
                                <a:lnTo>
                                  <a:pt x="384810" y="0"/>
                                </a:lnTo>
                                <a:lnTo>
                                  <a:pt x="384810" y="93173"/>
                                </a:lnTo>
                                <a:lnTo>
                                  <a:pt x="214052" y="93173"/>
                                </a:lnTo>
                                <a:lnTo>
                                  <a:pt x="203538" y="93681"/>
                                </a:lnTo>
                                <a:lnTo>
                                  <a:pt x="163691" y="105789"/>
                                </a:lnTo>
                                <a:lnTo>
                                  <a:pt x="131510" y="132225"/>
                                </a:lnTo>
                                <a:lnTo>
                                  <a:pt x="111895" y="168963"/>
                                </a:lnTo>
                                <a:lnTo>
                                  <a:pt x="107327" y="199897"/>
                                </a:lnTo>
                                <a:lnTo>
                                  <a:pt x="107834" y="210411"/>
                                </a:lnTo>
                                <a:lnTo>
                                  <a:pt x="119942" y="250257"/>
                                </a:lnTo>
                                <a:lnTo>
                                  <a:pt x="146378" y="282437"/>
                                </a:lnTo>
                                <a:lnTo>
                                  <a:pt x="183117" y="302051"/>
                                </a:lnTo>
                                <a:lnTo>
                                  <a:pt x="214052" y="306621"/>
                                </a:lnTo>
                                <a:lnTo>
                                  <a:pt x="384810" y="306621"/>
                                </a:lnTo>
                                <a:lnTo>
                                  <a:pt x="384810" y="429767"/>
                                </a:lnTo>
                                <a:close/>
                              </a:path>
                              <a:path w="384810" h="429895">
                                <a:moveTo>
                                  <a:pt x="384810" y="306621"/>
                                </a:moveTo>
                                <a:lnTo>
                                  <a:pt x="214052" y="306621"/>
                                </a:lnTo>
                                <a:lnTo>
                                  <a:pt x="224565" y="306113"/>
                                </a:lnTo>
                                <a:lnTo>
                                  <a:pt x="234876" y="304590"/>
                                </a:lnTo>
                                <a:lnTo>
                                  <a:pt x="273355" y="288651"/>
                                </a:lnTo>
                                <a:lnTo>
                                  <a:pt x="302805" y="259200"/>
                                </a:lnTo>
                                <a:lnTo>
                                  <a:pt x="318744" y="220722"/>
                                </a:lnTo>
                                <a:lnTo>
                                  <a:pt x="320776" y="199897"/>
                                </a:lnTo>
                                <a:lnTo>
                                  <a:pt x="320267" y="189384"/>
                                </a:lnTo>
                                <a:lnTo>
                                  <a:pt x="308159" y="149536"/>
                                </a:lnTo>
                                <a:lnTo>
                                  <a:pt x="281723" y="117357"/>
                                </a:lnTo>
                                <a:lnTo>
                                  <a:pt x="244985" y="97743"/>
                                </a:lnTo>
                                <a:lnTo>
                                  <a:pt x="214052" y="93173"/>
                                </a:lnTo>
                                <a:lnTo>
                                  <a:pt x="384810" y="93173"/>
                                </a:lnTo>
                                <a:lnTo>
                                  <a:pt x="384810" y="306621"/>
                                </a:lnTo>
                                <a:close/>
                              </a:path>
                            </a:pathLst>
                          </a:custGeom>
                          <a:solidFill>
                            <a:srgbClr val="000000">
                              <a:alpha val="19999"/>
                            </a:srgbClr>
                          </a:solidFill>
                        </wps:spPr>
                        <wps:bodyPr wrap="square" lIns="0" tIns="0" rIns="0" bIns="0" rtlCol="0">
                          <a:noAutofit/>
                        </wps:bodyPr>
                      </wps:wsp>
                      <pic:pic xmlns:pic="http://schemas.openxmlformats.org/drawingml/2006/picture">
                        <pic:nvPicPr>
                          <pic:cNvPr id="1520490319" name="Image 221"/>
                          <pic:cNvPicPr/>
                        </pic:nvPicPr>
                        <pic:blipFill>
                          <a:blip r:embed="rId8" cstate="print"/>
                          <a:stretch>
                            <a:fillRect/>
                          </a:stretch>
                        </pic:blipFill>
                        <pic:spPr>
                          <a:xfrm>
                            <a:off x="100212" y="86057"/>
                            <a:ext cx="227678" cy="227678"/>
                          </a:xfrm>
                          <a:prstGeom prst="rect">
                            <a:avLst/>
                          </a:prstGeom>
                        </pic:spPr>
                      </pic:pic>
                    </wpg:wgp>
                  </a:graphicData>
                </a:graphic>
              </wp:anchor>
            </w:drawing>
          </mc:Choice>
          <mc:Fallback>
            <w:pict>
              <v:group id="_x0000_s1026" o:spid="_x0000_s1026" o:spt="203" style="position:absolute;left:0pt;margin-left:553.2pt;margin-top:-16.6pt;height:33.85pt;width:30.3pt;mso-position-horizontal-relative:page;z-index:251932672;mso-width-relative:page;mso-height-relative:page;" coordsize="384810,429895" o:gfxdata="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">
                <o:lock v:ext="edit" aspectratio="f"/>
                <v:shape id="Graphic 220" o:spid="_x0000_s1026" o:spt="100" style="position:absolute;left:0;top:0;height:429895;width:384810;" fillcolor="#000000" filled="t" stroked="f" coordsize="384810,429895" o:gfxdata="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fdxUzsQAAADiAAAADwAAAAAAAAABACAAAAAiAAAAZHJzL2Rvd25yZXYueG1sUEsBAhQAFAAAAAgA&#10;h07iQDMvBZ47AAAAOQAAABAAAAAAAAAAAQAgAAAAEwEAAGRycy9zaGFwZXhtbC54bWxQSwUGAAAA&#10;AAYABgBbAQAAvQMAAAAA&#10;" path="m384810,429767l0,429767,0,0,384810,0,384810,93173,214052,93173,203538,93681,163691,105789,131510,132225,111895,168963,107327,199897,107834,210411,119942,250257,146378,282437,183117,302051,214052,306621,384810,306621,384810,429767xem384810,306621l214052,306621,224565,306113,234876,304590,273355,288651,302805,259200,318744,220722,320776,199897,320267,189384,308159,149536,281723,117357,244985,97743,214052,93173,384810,93173,384810,306621xe">
                  <v:fill on="t" opacity="13106f" focussize="0,0"/>
                  <v:stroke on="f"/>
                  <v:imagedata o:title=""/>
                  <o:lock v:ext="edit" aspectratio="f"/>
                  <v:textbox inset="0mm,0mm,0mm,0mm"/>
                </v:shape>
                <v:shape id="Image 221" o:spid="_x0000_s1026" o:spt="75" type="#_x0000_t75" style="position:absolute;left:100212;top:86057;height:227678;width:227678;" filled="f" o:preferrelative="t" stroked="f" coordsize="21600,21600" o:gfxdata="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qyw&#10;BsEAAADjAAAADwAAAAAAAAABACAAAAAiAAAAZHJzL2Rvd25yZXYueG1sUEsBAhQAFAAAAAgAh07i&#10;QDMvBZ47AAAAOQAAABAAAAAAAAAAAQAgAAAAEAEAAGRycy9zaGFwZXhtbC54bWxQSwUGAAAAAAYA&#10;BgBbAQAAugMAAAAA&#10;">
                  <v:fill on="f" focussize="0,0"/>
                  <v:stroke on="f"/>
                  <v:imagedata r:id="rId8" o:title=""/>
                  <o:lock v:ext="edit" aspectratio="f"/>
                </v:shape>
              </v:group>
            </w:pict>
          </mc:Fallback>
        </mc:AlternateContent>
      </w:r>
      <w:r>
        <w:rPr>
          <w:color w:val="001A1D"/>
          <w:w w:val="105"/>
        </w:rPr>
        <w:t>Tấn</w:t>
      </w:r>
      <w:r>
        <w:rPr>
          <w:color w:val="001A1D"/>
          <w:spacing w:val="-4"/>
          <w:w w:val="105"/>
        </w:rPr>
        <w:t xml:space="preserve"> </w:t>
      </w:r>
      <w:r>
        <w:rPr>
          <w:color w:val="001A1D"/>
          <w:w w:val="105"/>
        </w:rPr>
        <w:t>công</w:t>
      </w:r>
      <w:r>
        <w:rPr>
          <w:color w:val="001A1D"/>
          <w:spacing w:val="-4"/>
          <w:w w:val="105"/>
        </w:rPr>
        <w:t xml:space="preserve"> </w:t>
      </w:r>
      <w:r>
        <w:rPr>
          <w:color w:val="001A1D"/>
          <w:w w:val="105"/>
        </w:rPr>
        <w:t>nào</w:t>
      </w:r>
      <w:r>
        <w:rPr>
          <w:color w:val="001A1D"/>
          <w:spacing w:val="-4"/>
          <w:w w:val="105"/>
        </w:rPr>
        <w:t xml:space="preserve"> </w:t>
      </w:r>
      <w:r>
        <w:rPr>
          <w:color w:val="001A1D"/>
          <w:w w:val="105"/>
        </w:rPr>
        <w:t>sau</w:t>
      </w:r>
      <w:r>
        <w:rPr>
          <w:color w:val="001A1D"/>
          <w:spacing w:val="-4"/>
          <w:w w:val="105"/>
        </w:rPr>
        <w:t xml:space="preserve"> </w:t>
      </w:r>
      <w:r>
        <w:rPr>
          <w:color w:val="001A1D"/>
          <w:w w:val="105"/>
        </w:rPr>
        <w:t>đây</w:t>
      </w:r>
      <w:r>
        <w:rPr>
          <w:color w:val="001A1D"/>
          <w:spacing w:val="-4"/>
          <w:w w:val="105"/>
        </w:rPr>
        <w:t xml:space="preserve"> </w:t>
      </w:r>
      <w:r>
        <w:rPr>
          <w:color w:val="001A1D"/>
          <w:w w:val="105"/>
        </w:rPr>
        <w:t>là</w:t>
      </w:r>
      <w:r>
        <w:rPr>
          <w:color w:val="001A1D"/>
          <w:spacing w:val="-4"/>
          <w:w w:val="105"/>
        </w:rPr>
        <w:t xml:space="preserve"> </w:t>
      </w:r>
      <w:r>
        <w:rPr>
          <w:color w:val="001A1D"/>
          <w:w w:val="105"/>
        </w:rPr>
        <w:t>tấn</w:t>
      </w:r>
      <w:r>
        <w:rPr>
          <w:color w:val="001A1D"/>
          <w:spacing w:val="-4"/>
          <w:w w:val="105"/>
        </w:rPr>
        <w:t xml:space="preserve"> </w:t>
      </w:r>
      <w:r>
        <w:rPr>
          <w:color w:val="001A1D"/>
          <w:w w:val="105"/>
        </w:rPr>
        <w:t>công</w:t>
      </w:r>
      <w:r>
        <w:rPr>
          <w:color w:val="001A1D"/>
          <w:spacing w:val="-4"/>
          <w:w w:val="105"/>
        </w:rPr>
        <w:t xml:space="preserve"> </w:t>
      </w:r>
      <w:r>
        <w:rPr>
          <w:color w:val="001A1D"/>
          <w:w w:val="105"/>
        </w:rPr>
        <w:t>chủ</w:t>
      </w:r>
      <w:r>
        <w:rPr>
          <w:color w:val="001A1D"/>
          <w:spacing w:val="-3"/>
          <w:w w:val="105"/>
        </w:rPr>
        <w:t xml:space="preserve"> </w:t>
      </w:r>
      <w:r>
        <w:rPr>
          <w:color w:val="001A1D"/>
          <w:w w:val="105"/>
        </w:rPr>
        <w:t>động</w:t>
      </w:r>
      <w:r>
        <w:rPr>
          <w:color w:val="001A1D"/>
          <w:spacing w:val="-4"/>
          <w:w w:val="105"/>
        </w:rPr>
        <w:t xml:space="preserve"> </w:t>
      </w:r>
      <w:r>
        <w:rPr>
          <w:color w:val="001A1D"/>
          <w:spacing w:val="-2"/>
          <w:w w:val="105"/>
        </w:rPr>
        <w:t>(active)</w:t>
      </w:r>
    </w:p>
    <w:p>
      <w:pPr>
        <w:pStyle w:val="4"/>
        <w:spacing w:before="123"/>
      </w:pPr>
    </w:p>
    <w:p>
      <w:pPr>
        <w:pStyle w:val="5"/>
        <w:numPr>
          <w:ilvl w:val="0"/>
          <w:numId w:val="22"/>
        </w:numPr>
        <w:tabs>
          <w:tab w:val="left" w:pos="1098"/>
        </w:tabs>
        <w:spacing w:before="0"/>
        <w:ind w:left="1098" w:hanging="294"/>
        <w:rPr>
          <w:sz w:val="16"/>
        </w:rPr>
      </w:pPr>
      <w:r>
        <w:drawing>
          <wp:anchor distT="0" distB="0" distL="0" distR="0" simplePos="0" relativeHeight="251928576"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785074525" name="Picture 785074525"/>
            <wp:cNvGraphicFramePr/>
            <a:graphic xmlns:a="http://schemas.openxmlformats.org/drawingml/2006/main">
              <a:graphicData uri="http://schemas.openxmlformats.org/drawingml/2006/picture">
                <pic:pic xmlns:pic="http://schemas.openxmlformats.org/drawingml/2006/picture">
                  <pic:nvPicPr>
                    <pic:cNvPr id="785074525" name="Picture 785074525"/>
                    <pic:cNvPicPr/>
                  </pic:nvPicPr>
                  <pic:blipFill>
                    <a:blip r:embed="rId69" cstate="print"/>
                    <a:stretch>
                      <a:fillRect/>
                    </a:stretch>
                  </pic:blipFill>
                  <pic:spPr>
                    <a:xfrm>
                      <a:off x="0" y="0"/>
                      <a:ext cx="92494" cy="92494"/>
                    </a:xfrm>
                    <a:prstGeom prst="rect">
                      <a:avLst/>
                    </a:prstGeom>
                  </pic:spPr>
                </pic:pic>
              </a:graphicData>
            </a:graphic>
          </wp:anchor>
        </w:drawing>
      </w:r>
      <w:r>
        <w:rPr>
          <w:color w:val="001A1D"/>
          <w:spacing w:val="-4"/>
          <w:w w:val="105"/>
          <w:sz w:val="16"/>
        </w:rPr>
        <w:t>ping</w:t>
      </w:r>
    </w:p>
    <w:p>
      <w:pPr>
        <w:pStyle w:val="5"/>
        <w:numPr>
          <w:ilvl w:val="0"/>
          <w:numId w:val="22"/>
        </w:numPr>
        <w:tabs>
          <w:tab w:val="left" w:pos="1098"/>
        </w:tabs>
        <w:spacing w:before="79"/>
        <w:ind w:left="1098" w:hanging="294"/>
        <w:rPr>
          <w:sz w:val="16"/>
        </w:rPr>
      </w:pPr>
      <w:r>
        <w:drawing>
          <wp:anchor distT="0" distB="0" distL="0" distR="0" simplePos="0" relativeHeight="251929600" behindDoc="0" locked="0" layoutInCell="1" allowOverlap="1">
            <wp:simplePos x="0" y="0"/>
            <wp:positionH relativeFrom="page">
              <wp:posOffset>611505</wp:posOffset>
            </wp:positionH>
            <wp:positionV relativeFrom="paragraph">
              <wp:posOffset>74295</wp:posOffset>
            </wp:positionV>
            <wp:extent cx="92710" cy="92710"/>
            <wp:effectExtent l="0" t="0" r="0" b="0"/>
            <wp:wrapNone/>
            <wp:docPr id="2139793827" name="Picture 2139793827"/>
            <wp:cNvGraphicFramePr/>
            <a:graphic xmlns:a="http://schemas.openxmlformats.org/drawingml/2006/main">
              <a:graphicData uri="http://schemas.openxmlformats.org/drawingml/2006/picture">
                <pic:pic xmlns:pic="http://schemas.openxmlformats.org/drawingml/2006/picture">
                  <pic:nvPicPr>
                    <pic:cNvPr id="2139793827" name="Picture 2139793827"/>
                    <pic:cNvPicPr/>
                  </pic:nvPicPr>
                  <pic:blipFill>
                    <a:blip r:embed="rId70" cstate="print"/>
                    <a:stretch>
                      <a:fillRect/>
                    </a:stretch>
                  </pic:blipFill>
                  <pic:spPr>
                    <a:xfrm>
                      <a:off x="0" y="0"/>
                      <a:ext cx="92494" cy="92494"/>
                    </a:xfrm>
                    <a:prstGeom prst="rect">
                      <a:avLst/>
                    </a:prstGeom>
                  </pic:spPr>
                </pic:pic>
              </a:graphicData>
            </a:graphic>
          </wp:anchor>
        </w:drawing>
      </w:r>
      <w:r>
        <w:rPr>
          <w:color w:val="001A1D"/>
          <w:spacing w:val="-2"/>
          <w:w w:val="105"/>
          <w:sz w:val="16"/>
        </w:rPr>
        <w:t>Sniffing</w:t>
      </w:r>
    </w:p>
    <w:p>
      <w:pPr>
        <w:pStyle w:val="5"/>
        <w:numPr>
          <w:ilvl w:val="0"/>
          <w:numId w:val="22"/>
        </w:numPr>
        <w:tabs>
          <w:tab w:val="left" w:pos="1098"/>
        </w:tabs>
        <w:ind w:left="1098" w:hanging="294"/>
        <w:rPr>
          <w:sz w:val="16"/>
        </w:rPr>
      </w:pPr>
      <w:r>
        <w:drawing>
          <wp:anchor distT="0" distB="0" distL="0" distR="0" simplePos="0" relativeHeight="251930624"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741740515" name="Picture 741740515"/>
            <wp:cNvGraphicFramePr/>
            <a:graphic xmlns:a="http://schemas.openxmlformats.org/drawingml/2006/main">
              <a:graphicData uri="http://schemas.openxmlformats.org/drawingml/2006/picture">
                <pic:pic xmlns:pic="http://schemas.openxmlformats.org/drawingml/2006/picture">
                  <pic:nvPicPr>
                    <pic:cNvPr id="741740515" name="Picture 741740515"/>
                    <pic:cNvPicPr/>
                  </pic:nvPicPr>
                  <pic:blipFill>
                    <a:blip r:embed="rId71" cstate="print"/>
                    <a:stretch>
                      <a:fillRect/>
                    </a:stretch>
                  </pic:blipFill>
                  <pic:spPr>
                    <a:xfrm>
                      <a:off x="0" y="0"/>
                      <a:ext cx="92494" cy="92494"/>
                    </a:xfrm>
                    <a:prstGeom prst="rect">
                      <a:avLst/>
                    </a:prstGeom>
                  </pic:spPr>
                </pic:pic>
              </a:graphicData>
            </a:graphic>
          </wp:anchor>
        </w:drawing>
      </w:r>
      <w:r>
        <w:rPr>
          <w:color w:val="001A1D"/>
          <w:w w:val="105"/>
          <w:sz w:val="16"/>
        </w:rPr>
        <w:t>Scan</w:t>
      </w:r>
      <w:r>
        <w:rPr>
          <w:color w:val="001A1D"/>
          <w:spacing w:val="-5"/>
          <w:w w:val="105"/>
          <w:sz w:val="16"/>
        </w:rPr>
        <w:t xml:space="preserve"> </w:t>
      </w:r>
      <w:r>
        <w:rPr>
          <w:color w:val="001A1D"/>
          <w:spacing w:val="-4"/>
          <w:w w:val="105"/>
          <w:sz w:val="16"/>
        </w:rPr>
        <w:t>port</w:t>
      </w:r>
    </w:p>
    <w:p>
      <w:pPr>
        <w:pStyle w:val="5"/>
        <w:numPr>
          <w:ilvl w:val="0"/>
          <w:numId w:val="22"/>
        </w:numPr>
        <w:tabs>
          <w:tab w:val="left" w:pos="1098"/>
        </w:tabs>
        <w:ind w:left="1098" w:hanging="294"/>
        <w:rPr>
          <w:sz w:val="16"/>
          <w:highlight w:val="green"/>
        </w:rPr>
      </w:pPr>
      <w:r>
        <w:rPr>
          <w:highlight w:val="green"/>
        </w:rPr>
        <w:drawing>
          <wp:anchor distT="0" distB="0" distL="0" distR="0" simplePos="0" relativeHeight="251931648"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442788049" name="Picture 442788049"/>
            <wp:cNvGraphicFramePr/>
            <a:graphic xmlns:a="http://schemas.openxmlformats.org/drawingml/2006/main">
              <a:graphicData uri="http://schemas.openxmlformats.org/drawingml/2006/picture">
                <pic:pic xmlns:pic="http://schemas.openxmlformats.org/drawingml/2006/picture">
                  <pic:nvPicPr>
                    <pic:cNvPr id="442788049" name="Picture 442788049"/>
                    <pic:cNvPicPr/>
                  </pic:nvPicPr>
                  <pic:blipFill>
                    <a:blip r:embed="rId72" cstate="print"/>
                    <a:stretch>
                      <a:fillRect/>
                    </a:stretch>
                  </pic:blipFill>
                  <pic:spPr>
                    <a:xfrm>
                      <a:off x="0" y="0"/>
                      <a:ext cx="92494" cy="92494"/>
                    </a:xfrm>
                    <a:prstGeom prst="rect">
                      <a:avLst/>
                    </a:prstGeom>
                  </pic:spPr>
                </pic:pic>
              </a:graphicData>
            </a:graphic>
          </wp:anchor>
        </w:drawing>
      </w:r>
      <w:r>
        <w:rPr>
          <w:color w:val="001A1D"/>
          <w:spacing w:val="-5"/>
          <w:w w:val="105"/>
          <w:sz w:val="16"/>
          <w:highlight w:val="green"/>
        </w:rPr>
        <w:t>DoS</w:t>
      </w:r>
    </w:p>
    <w:p>
      <w:pPr>
        <w:pStyle w:val="4"/>
      </w:pPr>
    </w:p>
    <w:p>
      <w:pPr>
        <w:pStyle w:val="4"/>
      </w:pPr>
    </w:p>
    <w:p>
      <w:pPr>
        <w:pStyle w:val="4"/>
        <w:spacing w:before="23"/>
      </w:pPr>
    </w:p>
    <w:p>
      <w:pPr>
        <w:pStyle w:val="4"/>
        <w:ind w:left="468"/>
      </w:pPr>
      <w:r>
        <w:rPr>
          <w:color w:val="8E662E"/>
          <w:w w:val="105"/>
        </w:rPr>
        <w:t>Câu</w:t>
      </w:r>
      <w:r>
        <w:rPr>
          <w:color w:val="8E662E"/>
          <w:spacing w:val="-4"/>
          <w:w w:val="105"/>
        </w:rPr>
        <w:t xml:space="preserve"> </w:t>
      </w:r>
      <w:r>
        <w:rPr>
          <w:color w:val="8E662E"/>
          <w:w w:val="105"/>
        </w:rPr>
        <w:t>trả</w:t>
      </w:r>
      <w:r>
        <w:rPr>
          <w:color w:val="8E662E"/>
          <w:spacing w:val="-3"/>
          <w:w w:val="105"/>
        </w:rPr>
        <w:t xml:space="preserve"> </w:t>
      </w:r>
      <w:r>
        <w:rPr>
          <w:color w:val="8E662E"/>
          <w:w w:val="105"/>
        </w:rPr>
        <w:t>lời</w:t>
      </w:r>
      <w:r>
        <w:rPr>
          <w:color w:val="8E662E"/>
          <w:spacing w:val="-4"/>
          <w:w w:val="105"/>
        </w:rPr>
        <w:t xml:space="preserve"> </w:t>
      </w:r>
      <w:r>
        <w:rPr>
          <w:color w:val="8E662E"/>
          <w:w w:val="105"/>
        </w:rPr>
        <w:t>của</w:t>
      </w:r>
      <w:r>
        <w:rPr>
          <w:color w:val="8E662E"/>
          <w:spacing w:val="-3"/>
          <w:w w:val="105"/>
        </w:rPr>
        <w:t xml:space="preserve"> </w:t>
      </w:r>
      <w:r>
        <w:rPr>
          <w:color w:val="8E662E"/>
          <w:w w:val="105"/>
        </w:rPr>
        <w:t>bạn</w:t>
      </w:r>
      <w:r>
        <w:rPr>
          <w:color w:val="8E662E"/>
          <w:spacing w:val="-4"/>
          <w:w w:val="105"/>
        </w:rPr>
        <w:t xml:space="preserve"> sai.</w:t>
      </w:r>
    </w:p>
    <w:p>
      <w:pPr>
        <w:pStyle w:val="4"/>
        <w:spacing w:before="123" w:line="290" w:lineRule="auto"/>
        <w:ind w:left="468" w:right="9125"/>
      </w:pPr>
      <w:r>
        <w:rPr>
          <w:color w:val="8E662E"/>
          <w:w w:val="105"/>
        </w:rPr>
        <w:t>The</w:t>
      </w:r>
      <w:r>
        <w:rPr>
          <w:color w:val="8E662E"/>
          <w:spacing w:val="-12"/>
          <w:w w:val="105"/>
        </w:rPr>
        <w:t xml:space="preserve"> </w:t>
      </w:r>
      <w:r>
        <w:rPr>
          <w:color w:val="8E662E"/>
          <w:w w:val="105"/>
        </w:rPr>
        <w:t>correct</w:t>
      </w:r>
      <w:r>
        <w:rPr>
          <w:color w:val="8E662E"/>
          <w:spacing w:val="-11"/>
          <w:w w:val="105"/>
        </w:rPr>
        <w:t xml:space="preserve"> </w:t>
      </w:r>
      <w:r>
        <w:rPr>
          <w:color w:val="8E662E"/>
          <w:w w:val="105"/>
        </w:rPr>
        <w:t>answer</w:t>
      </w:r>
      <w:r>
        <w:rPr>
          <w:color w:val="8E662E"/>
          <w:spacing w:val="-12"/>
          <w:w w:val="105"/>
        </w:rPr>
        <w:t xml:space="preserve"> </w:t>
      </w:r>
      <w:r>
        <w:rPr>
          <w:color w:val="8E662E"/>
          <w:w w:val="105"/>
        </w:rPr>
        <w:t xml:space="preserve">is: </w:t>
      </w:r>
      <w:r>
        <w:rPr>
          <w:color w:val="8E662E"/>
          <w:spacing w:val="-4"/>
          <w:w w:val="105"/>
        </w:rPr>
        <w:t>DoS</w:t>
      </w:r>
    </w:p>
    <w:p>
      <w:pPr>
        <w:spacing w:line="290" w:lineRule="auto"/>
        <w:sectPr>
          <w:pgSz w:w="12240" w:h="15840"/>
          <w:pgMar w:top="220" w:right="460" w:bottom="440" w:left="400" w:header="0" w:footer="260" w:gutter="0"/>
          <w:cols w:space="720" w:num="1"/>
        </w:sectPr>
      </w:pPr>
    </w:p>
    <w:p>
      <w:pPr>
        <w:pStyle w:val="4"/>
        <w:tabs>
          <w:tab w:val="left" w:pos="4725"/>
        </w:tabs>
        <w:spacing w:before="65"/>
        <w:ind w:left="110"/>
        <w:rPr>
          <w:rFonts w:ascii="Arial MT"/>
        </w:rPr>
      </w:pPr>
      <w:r>
        <w:rPr>
          <w:rFonts w:ascii="Arial MT"/>
        </w:rPr>
        <w:t>11/16/23,</w:t>
      </w:r>
      <w:r>
        <w:rPr>
          <w:rFonts w:ascii="Arial MT"/>
          <w:spacing w:val="-7"/>
        </w:rPr>
        <w:t xml:space="preserve"> </w:t>
      </w:r>
      <w:r>
        <w:rPr>
          <w:rFonts w:ascii="Arial MT"/>
        </w:rPr>
        <w:t>3:09</w:t>
      </w:r>
      <w:r>
        <w:rPr>
          <w:rFonts w:ascii="Arial MT"/>
          <w:spacing w:val="-7"/>
        </w:rPr>
        <w:t xml:space="preserve"> </w:t>
      </w:r>
      <w:r>
        <w:rPr>
          <w:rFonts w:ascii="Arial MT"/>
          <w:spacing w:val="-5"/>
        </w:rPr>
        <w:t>PM</w:t>
      </w:r>
      <w:r>
        <w:rPr>
          <w:rFonts w:ascii="Arial MT"/>
        </w:rPr>
        <w:tab/>
      </w:r>
      <w:r>
        <w:rPr>
          <w:rFonts w:ascii="Arial MT"/>
        </w:rPr>
        <w:t>Kiem</w:t>
      </w:r>
      <w:r>
        <w:rPr>
          <w:rFonts w:ascii="Arial MT"/>
          <w:spacing w:val="-3"/>
        </w:rPr>
        <w:t xml:space="preserve"> </w:t>
      </w:r>
      <w:r>
        <w:rPr>
          <w:rFonts w:ascii="Arial MT"/>
        </w:rPr>
        <w:t>tra</w:t>
      </w:r>
      <w:r>
        <w:rPr>
          <w:rFonts w:ascii="Arial MT"/>
          <w:spacing w:val="-1"/>
        </w:rPr>
        <w:t xml:space="preserve"> </w:t>
      </w:r>
      <w:r>
        <w:rPr>
          <w:rFonts w:ascii="Arial MT"/>
        </w:rPr>
        <w:t>cuoi</w:t>
      </w:r>
      <w:r>
        <w:rPr>
          <w:rFonts w:ascii="Arial MT"/>
          <w:spacing w:val="-1"/>
        </w:rPr>
        <w:t xml:space="preserve"> </w:t>
      </w:r>
      <w:r>
        <w:rPr>
          <w:rFonts w:ascii="Arial MT"/>
        </w:rPr>
        <w:t>ki</w:t>
      </w:r>
      <w:r>
        <w:rPr>
          <w:rFonts w:ascii="Arial MT"/>
          <w:spacing w:val="-1"/>
        </w:rPr>
        <w:t xml:space="preserve"> </w:t>
      </w:r>
      <w:r>
        <w:rPr>
          <w:rFonts w:ascii="Arial MT"/>
        </w:rPr>
        <w:t>2:</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(page</w:t>
      </w:r>
      <w:r>
        <w:rPr>
          <w:rFonts w:ascii="Arial MT"/>
          <w:spacing w:val="-1"/>
        </w:rPr>
        <w:t xml:space="preserve"> </w:t>
      </w:r>
      <w:r>
        <w:rPr>
          <w:rFonts w:ascii="Arial MT"/>
        </w:rPr>
        <w:t>1</w:t>
      </w:r>
      <w:r>
        <w:rPr>
          <w:rFonts w:ascii="Arial MT"/>
          <w:spacing w:val="-1"/>
        </w:rPr>
        <w:t xml:space="preserve"> </w:t>
      </w:r>
      <w:r>
        <w:rPr>
          <w:rFonts w:ascii="Arial MT"/>
        </w:rPr>
        <w:t>of</w:t>
      </w:r>
      <w:r>
        <w:rPr>
          <w:rFonts w:ascii="Arial MT"/>
          <w:spacing w:val="-1"/>
        </w:rPr>
        <w:t xml:space="preserve"> </w:t>
      </w:r>
      <w:r>
        <w:rPr>
          <w:rFonts w:ascii="Arial MT"/>
        </w:rPr>
        <w:t>20)</w:t>
      </w:r>
      <w:r>
        <w:rPr>
          <w:rFonts w:ascii="Arial MT"/>
          <w:spacing w:val="-1"/>
        </w:rPr>
        <w:t xml:space="preserve"> </w:t>
      </w:r>
      <w:r>
        <w:rPr>
          <w:rFonts w:ascii="Arial MT"/>
        </w:rPr>
        <w:t>|</w:t>
      </w:r>
      <w:r>
        <w:rPr>
          <w:rFonts w:ascii="Arial MT"/>
          <w:spacing w:val="-1"/>
        </w:rPr>
        <w:t xml:space="preserve"> </w:t>
      </w:r>
      <w:r>
        <w:rPr>
          <w:rFonts w:ascii="Arial MT"/>
          <w:spacing w:val="-5"/>
        </w:rPr>
        <w:t>MMS</w:t>
      </w:r>
    </w:p>
    <w:p>
      <w:pPr>
        <w:pStyle w:val="4"/>
        <w:spacing w:before="4"/>
        <w:rPr>
          <w:rFonts w:ascii="Arial MT"/>
          <w:sz w:val="5"/>
        </w:rPr>
      </w:pPr>
      <w:r>
        <mc:AlternateContent>
          <mc:Choice Requires="wpg">
            <w:drawing>
              <wp:anchor distT="0" distB="0" distL="0" distR="0" simplePos="0" relativeHeight="252024832" behindDoc="1" locked="0" layoutInCell="1" allowOverlap="1">
                <wp:simplePos x="0" y="0"/>
                <wp:positionH relativeFrom="page">
                  <wp:posOffset>408940</wp:posOffset>
                </wp:positionH>
                <wp:positionV relativeFrom="paragraph">
                  <wp:posOffset>54610</wp:posOffset>
                </wp:positionV>
                <wp:extent cx="6944360" cy="782955"/>
                <wp:effectExtent l="0" t="0" r="0" b="0"/>
                <wp:wrapTopAndBottom/>
                <wp:docPr id="136883918" name="Group 136883918"/>
                <wp:cNvGraphicFramePr/>
                <a:graphic xmlns:a="http://schemas.openxmlformats.org/drawingml/2006/main">
                  <a:graphicData uri="http://schemas.microsoft.com/office/word/2010/wordprocessingGroup">
                    <wpg:wgp>
                      <wpg:cNvGrpSpPr/>
                      <wpg:grpSpPr>
                        <a:xfrm>
                          <a:off x="0" y="0"/>
                          <a:ext cx="6944359" cy="782955"/>
                          <a:chOff x="0" y="0"/>
                          <a:chExt cx="6944359" cy="782955"/>
                        </a:xfrm>
                      </wpg:grpSpPr>
                      <wps:wsp>
                        <wps:cNvPr id="429037222" name="Graphic 227"/>
                        <wps:cNvSpPr/>
                        <wps:spPr>
                          <a:xfrm>
                            <a:off x="3557" y="3557"/>
                            <a:ext cx="6937375" cy="775970"/>
                          </a:xfrm>
                          <a:custGeom>
                            <a:avLst/>
                            <a:gdLst/>
                            <a:ahLst/>
                            <a:cxnLst/>
                            <a:rect l="l" t="t" r="r" b="b"/>
                            <a:pathLst>
                              <a:path w="6937375" h="775970">
                                <a:moveTo>
                                  <a:pt x="0" y="764856"/>
                                </a:moveTo>
                                <a:lnTo>
                                  <a:pt x="0" y="10672"/>
                                </a:lnTo>
                                <a:lnTo>
                                  <a:pt x="0" y="7719"/>
                                </a:lnTo>
                                <a:lnTo>
                                  <a:pt x="1041" y="5203"/>
                                </a:lnTo>
                                <a:lnTo>
                                  <a:pt x="3125" y="3127"/>
                                </a:lnTo>
                                <a:lnTo>
                                  <a:pt x="5209" y="1042"/>
                                </a:lnTo>
                                <a:lnTo>
                                  <a:pt x="7725" y="0"/>
                                </a:lnTo>
                                <a:lnTo>
                                  <a:pt x="10672" y="0"/>
                                </a:lnTo>
                                <a:lnTo>
                                  <a:pt x="6926398" y="0"/>
                                </a:lnTo>
                                <a:lnTo>
                                  <a:pt x="6929345" y="0"/>
                                </a:lnTo>
                                <a:lnTo>
                                  <a:pt x="6931860" y="1042"/>
                                </a:lnTo>
                                <a:lnTo>
                                  <a:pt x="6933944" y="3127"/>
                                </a:lnTo>
                                <a:lnTo>
                                  <a:pt x="6936028" y="5203"/>
                                </a:lnTo>
                                <a:lnTo>
                                  <a:pt x="6937070" y="7719"/>
                                </a:lnTo>
                                <a:lnTo>
                                  <a:pt x="6937071" y="10672"/>
                                </a:lnTo>
                                <a:lnTo>
                                  <a:pt x="6937071" y="764856"/>
                                </a:lnTo>
                                <a:lnTo>
                                  <a:pt x="6937070" y="767802"/>
                                </a:lnTo>
                                <a:lnTo>
                                  <a:pt x="6936028" y="770317"/>
                                </a:lnTo>
                                <a:lnTo>
                                  <a:pt x="6933944" y="772395"/>
                                </a:lnTo>
                                <a:lnTo>
                                  <a:pt x="6931860" y="774479"/>
                                </a:lnTo>
                                <a:lnTo>
                                  <a:pt x="6929345" y="775521"/>
                                </a:lnTo>
                                <a:lnTo>
                                  <a:pt x="6926398" y="775528"/>
                                </a:lnTo>
                                <a:lnTo>
                                  <a:pt x="10672" y="775528"/>
                                </a:lnTo>
                                <a:lnTo>
                                  <a:pt x="7725" y="775521"/>
                                </a:lnTo>
                                <a:lnTo>
                                  <a:pt x="5209" y="774479"/>
                                </a:lnTo>
                                <a:lnTo>
                                  <a:pt x="3125" y="772395"/>
                                </a:lnTo>
                                <a:lnTo>
                                  <a:pt x="1041" y="770317"/>
                                </a:lnTo>
                                <a:lnTo>
                                  <a:pt x="0" y="767802"/>
                                </a:lnTo>
                                <a:lnTo>
                                  <a:pt x="0" y="764856"/>
                                </a:lnTo>
                                <a:close/>
                              </a:path>
                            </a:pathLst>
                          </a:custGeom>
                          <a:ln w="7114">
                            <a:solidFill>
                              <a:srgbClr val="CAD0D6"/>
                            </a:solidFill>
                            <a:prstDash val="solid"/>
                          </a:ln>
                        </wps:spPr>
                        <wps:bodyPr wrap="square" lIns="0" tIns="0" rIns="0" bIns="0" rtlCol="0">
                          <a:noAutofit/>
                        </wps:bodyPr>
                      </wps:wsp>
                      <wps:wsp>
                        <wps:cNvPr id="1746507411" name="Graphic 228"/>
                        <wps:cNvSpPr/>
                        <wps:spPr>
                          <a:xfrm>
                            <a:off x="60477" y="586982"/>
                            <a:ext cx="448309" cy="128270"/>
                          </a:xfrm>
                          <a:custGeom>
                            <a:avLst/>
                            <a:gdLst/>
                            <a:ahLst/>
                            <a:cxnLst/>
                            <a:rect l="l" t="t" r="r" b="b"/>
                            <a:pathLst>
                              <a:path w="448309" h="128270">
                                <a:moveTo>
                                  <a:pt x="0" y="74706"/>
                                </a:moveTo>
                                <a:lnTo>
                                  <a:pt x="0" y="53362"/>
                                </a:lnTo>
                                <a:lnTo>
                                  <a:pt x="0" y="49852"/>
                                </a:lnTo>
                                <a:lnTo>
                                  <a:pt x="341" y="46385"/>
                                </a:lnTo>
                                <a:lnTo>
                                  <a:pt x="8993" y="23700"/>
                                </a:lnTo>
                                <a:lnTo>
                                  <a:pt x="10939" y="20789"/>
                                </a:lnTo>
                                <a:lnTo>
                                  <a:pt x="23715" y="8984"/>
                                </a:lnTo>
                                <a:lnTo>
                                  <a:pt x="26629" y="7031"/>
                                </a:lnTo>
                                <a:lnTo>
                                  <a:pt x="53362" y="0"/>
                                </a:lnTo>
                                <a:lnTo>
                                  <a:pt x="394879" y="0"/>
                                </a:lnTo>
                                <a:lnTo>
                                  <a:pt x="398383" y="7"/>
                                </a:lnTo>
                                <a:lnTo>
                                  <a:pt x="401853" y="347"/>
                                </a:lnTo>
                                <a:lnTo>
                                  <a:pt x="405289" y="1028"/>
                                </a:lnTo>
                                <a:lnTo>
                                  <a:pt x="408726" y="1702"/>
                                </a:lnTo>
                                <a:lnTo>
                                  <a:pt x="441194" y="26618"/>
                                </a:lnTo>
                                <a:lnTo>
                                  <a:pt x="447216" y="42940"/>
                                </a:lnTo>
                                <a:lnTo>
                                  <a:pt x="447899" y="46379"/>
                                </a:lnTo>
                                <a:lnTo>
                                  <a:pt x="448241" y="49852"/>
                                </a:lnTo>
                                <a:lnTo>
                                  <a:pt x="448241" y="53362"/>
                                </a:lnTo>
                                <a:lnTo>
                                  <a:pt x="448241" y="74706"/>
                                </a:lnTo>
                                <a:lnTo>
                                  <a:pt x="448241" y="78201"/>
                                </a:lnTo>
                                <a:lnTo>
                                  <a:pt x="447899" y="81668"/>
                                </a:lnTo>
                                <a:lnTo>
                                  <a:pt x="447216" y="85101"/>
                                </a:lnTo>
                                <a:lnTo>
                                  <a:pt x="446532" y="88540"/>
                                </a:lnTo>
                                <a:lnTo>
                                  <a:pt x="445520" y="91883"/>
                                </a:lnTo>
                                <a:lnTo>
                                  <a:pt x="444179" y="95120"/>
                                </a:lnTo>
                                <a:lnTo>
                                  <a:pt x="442838" y="98358"/>
                                </a:lnTo>
                                <a:lnTo>
                                  <a:pt x="432612" y="112435"/>
                                </a:lnTo>
                                <a:lnTo>
                                  <a:pt x="430134" y="114916"/>
                                </a:lnTo>
                                <a:lnTo>
                                  <a:pt x="415300" y="123997"/>
                                </a:lnTo>
                                <a:lnTo>
                                  <a:pt x="412063" y="125338"/>
                                </a:lnTo>
                                <a:lnTo>
                                  <a:pt x="408726" y="126345"/>
                                </a:lnTo>
                                <a:lnTo>
                                  <a:pt x="405289" y="127026"/>
                                </a:lnTo>
                                <a:lnTo>
                                  <a:pt x="401853" y="127714"/>
                                </a:lnTo>
                                <a:lnTo>
                                  <a:pt x="398383" y="128061"/>
                                </a:lnTo>
                                <a:lnTo>
                                  <a:pt x="394879" y="128069"/>
                                </a:lnTo>
                                <a:lnTo>
                                  <a:pt x="53362" y="128069"/>
                                </a:lnTo>
                                <a:lnTo>
                                  <a:pt x="49858" y="128061"/>
                                </a:lnTo>
                                <a:lnTo>
                                  <a:pt x="46388" y="127714"/>
                                </a:lnTo>
                                <a:lnTo>
                                  <a:pt x="42951" y="127026"/>
                                </a:lnTo>
                                <a:lnTo>
                                  <a:pt x="39515" y="126345"/>
                                </a:lnTo>
                                <a:lnTo>
                                  <a:pt x="36178" y="125338"/>
                                </a:lnTo>
                                <a:lnTo>
                                  <a:pt x="32941" y="123997"/>
                                </a:lnTo>
                                <a:lnTo>
                                  <a:pt x="29704" y="122656"/>
                                </a:lnTo>
                                <a:lnTo>
                                  <a:pt x="15629" y="112435"/>
                                </a:lnTo>
                                <a:lnTo>
                                  <a:pt x="13151" y="109955"/>
                                </a:lnTo>
                                <a:lnTo>
                                  <a:pt x="10939" y="107259"/>
                                </a:lnTo>
                                <a:lnTo>
                                  <a:pt x="8993" y="104340"/>
                                </a:lnTo>
                                <a:lnTo>
                                  <a:pt x="7046" y="101429"/>
                                </a:lnTo>
                                <a:lnTo>
                                  <a:pt x="5402" y="98358"/>
                                </a:lnTo>
                                <a:lnTo>
                                  <a:pt x="4061" y="95120"/>
                                </a:lnTo>
                                <a:lnTo>
                                  <a:pt x="2721" y="91883"/>
                                </a:lnTo>
                                <a:lnTo>
                                  <a:pt x="1708" y="88547"/>
                                </a:lnTo>
                                <a:lnTo>
                                  <a:pt x="1025" y="85108"/>
                                </a:lnTo>
                                <a:lnTo>
                                  <a:pt x="341" y="81668"/>
                                </a:lnTo>
                                <a:lnTo>
                                  <a:pt x="0" y="78201"/>
                                </a:lnTo>
                                <a:lnTo>
                                  <a:pt x="0" y="74706"/>
                                </a:lnTo>
                                <a:close/>
                              </a:path>
                            </a:pathLst>
                          </a:custGeom>
                          <a:ln w="7114">
                            <a:solidFill>
                              <a:srgbClr val="000000"/>
                            </a:solidFill>
                            <a:prstDash val="solid"/>
                          </a:ln>
                        </wps:spPr>
                        <wps:bodyPr wrap="square" lIns="0" tIns="0" rIns="0" bIns="0" rtlCol="0">
                          <a:noAutofit/>
                        </wps:bodyPr>
                      </wps:wsp>
                      <wps:wsp>
                        <wps:cNvPr id="1073890373" name="Textbox 229"/>
                        <wps:cNvSpPr txBox="1"/>
                        <wps:spPr>
                          <a:xfrm>
                            <a:off x="10977" y="9196"/>
                            <a:ext cx="6922770" cy="764540"/>
                          </a:xfrm>
                          <a:prstGeom prst="rect">
                            <a:avLst/>
                          </a:prstGeom>
                        </wps:spPr>
                        <wps:txbx>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23</w:t>
                              </w:r>
                            </w:p>
                            <w:p>
                              <w:pPr>
                                <w:spacing w:before="79"/>
                                <w:ind w:left="77"/>
                                <w:rPr>
                                  <w:sz w:val="13"/>
                                </w:rPr>
                              </w:pPr>
                              <w:r>
                                <w:rPr>
                                  <w:color w:val="1C2025"/>
                                  <w:sz w:val="13"/>
                                </w:rPr>
                                <w:t>Not</w:t>
                              </w:r>
                              <w:r>
                                <w:rPr>
                                  <w:color w:val="1C2025"/>
                                  <w:spacing w:val="4"/>
                                  <w:sz w:val="13"/>
                                </w:rPr>
                                <w:t xml:space="preserve"> </w:t>
                              </w:r>
                              <w:r>
                                <w:rPr>
                                  <w:color w:val="1C2025"/>
                                  <w:spacing w:val="-2"/>
                                  <w:sz w:val="13"/>
                                </w:rPr>
                                <w:t>answered</w:t>
                              </w:r>
                            </w:p>
                            <w:p>
                              <w:pPr>
                                <w:spacing w:before="118"/>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38"/>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4.3pt;height:61.65pt;width:546.8pt;mso-position-horizontal-relative:page;mso-wrap-distance-bottom:0pt;mso-wrap-distance-top:0pt;z-index:-251291648;mso-width-relative:page;mso-height-relative:page;" coordsize="6944359,782955" o:gfxdata="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">
                <o:lock v:ext="edit" aspectratio="f"/>
                <v:shape id="Graphic 227" o:spid="_x0000_s1026" o:spt="100" style="position:absolute;left:3557;top:3557;height:775970;width:6937375;" filled="f" stroked="t" coordsize="6937375,775970" o:gfxdata="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zJLjccQAAADiAAAADwAAAAAAAAABACAAAAAiAAAAZHJzL2Rvd25yZXYueG1sUEsBAhQAFAAAAAgA&#10;h07iQDMvBZ47AAAAOQAAABAAAAAAAAAAAQAgAAAAEwEAAGRycy9zaGFwZXhtbC54bWxQSwUGAAAA&#10;AAYABgBbAQAAvQMAAAAA&#10;" path="m0,764856l0,10672,0,7719,1041,5203,3125,3127,5209,1042,7725,0,10672,0,6926398,0,6929345,0,6931860,1042,6933944,3127,6936028,5203,6937070,7719,6937071,10672,6937071,764856,6937070,767802,6936028,770317,6933944,772395,6931860,774479,6929345,775521,6926398,775528,10672,775528,7725,775521,5209,774479,3125,772395,1041,770317,0,767802,0,764856xe">
                  <v:fill on="f" focussize="0,0"/>
                  <v:stroke weight="0.560157480314961pt" color="#CAD0D6" joinstyle="round"/>
                  <v:imagedata o:title=""/>
                  <o:lock v:ext="edit" aspectratio="f"/>
                  <v:textbox inset="0mm,0mm,0mm,0mm"/>
                </v:shape>
                <v:shape id="Graphic 228" o:spid="_x0000_s1026" o:spt="100" style="position:absolute;left:60477;top:586982;height:128270;width:448309;" filled="f" stroked="t" coordsize="448309,128270" o:gfxdata="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zHvYK/&#10;AAAA4wAAAA8AAAAAAAAAAQAgAAAAIgAAAGRycy9kb3ducmV2LnhtbFBLAQIUABQAAAAIAIdO4kAz&#10;LwWeOwAAADkAAAAQAAAAAAAAAAEAIAAAAA4BAABkcnMvc2hhcGV4bWwueG1sUEsFBgAAAAAGAAYA&#10;WwEAALgDAAAAAA==&#10;" path="m0,74706l0,53362,0,49852,341,46385,8993,23700,10939,20789,23715,8984,26629,7031,53362,0,394879,0,398383,7,401853,347,405289,1028,408726,1702,441194,26618,447216,42940,447899,46379,448241,49852,448241,53362,448241,74706,448241,78201,447899,81668,447216,85101,446532,88540,445520,91883,444179,95120,442838,98358,432612,112435,430134,114916,415300,123997,412063,125338,408726,126345,405289,127026,401853,127714,398383,128061,394879,128069,53362,128069,49858,128061,46388,127714,42951,127026,39515,126345,36178,125338,32941,123997,29704,122656,15629,112435,13151,109955,10939,107259,8993,104340,7046,101429,5402,98358,4061,95120,2721,91883,1708,88547,1025,85108,341,81668,0,78201,0,74706xe">
                  <v:fill on="f" focussize="0,0"/>
                  <v:stroke weight="0.560157480314961pt" color="#000000" joinstyle="round"/>
                  <v:imagedata o:title=""/>
                  <o:lock v:ext="edit" aspectratio="f"/>
                  <v:textbox inset="0mm,0mm,0mm,0mm"/>
                </v:shape>
                <v:shape id="Textbox 229" o:spid="_x0000_s1026" o:spt="202" type="#_x0000_t202" style="position:absolute;left:10977;top:9196;height:764540;width:6922770;" filled="f" stroked="f" coordsize="21600,21600" o:gfxdata="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xl&#10;kQzCAAAA4wAAAA8AAAAAAAAAAQAgAAAAIgAAAGRycy9kb3ducmV2LnhtbFBLAQIUABQAAAAIAIdO&#10;4kAzLwWeOwAAADkAAAAQAAAAAAAAAAEAIAAAABEBAABkcnMvc2hhcGV4bWwueG1sUEsFBgAAAAAG&#10;AAYAWwEAALsDAAAAAA==&#10;">
                  <v:fill on="f" focussize="0,0"/>
                  <v:stroke on="f"/>
                  <v:imagedata o:title=""/>
                  <o:lock v:ext="edit" aspectratio="f"/>
                  <v:textbox inset="0mm,0mm,0mm,0mm">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23</w:t>
                        </w:r>
                      </w:p>
                      <w:p>
                        <w:pPr>
                          <w:spacing w:before="79"/>
                          <w:ind w:left="77"/>
                          <w:rPr>
                            <w:sz w:val="13"/>
                          </w:rPr>
                        </w:pPr>
                        <w:r>
                          <w:rPr>
                            <w:color w:val="1C2025"/>
                            <w:sz w:val="13"/>
                          </w:rPr>
                          <w:t>Not</w:t>
                        </w:r>
                        <w:r>
                          <w:rPr>
                            <w:color w:val="1C2025"/>
                            <w:spacing w:val="4"/>
                            <w:sz w:val="13"/>
                          </w:rPr>
                          <w:t xml:space="preserve"> </w:t>
                        </w:r>
                        <w:r>
                          <w:rPr>
                            <w:color w:val="1C2025"/>
                            <w:spacing w:val="-2"/>
                            <w:sz w:val="13"/>
                          </w:rPr>
                          <w:t>answered</w:t>
                        </w:r>
                      </w:p>
                      <w:p>
                        <w:pPr>
                          <w:spacing w:before="118"/>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38"/>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rPr>
          <w:rFonts w:ascii="Arial MT"/>
        </w:rPr>
      </w:pPr>
    </w:p>
    <w:p>
      <w:pPr>
        <w:pStyle w:val="4"/>
        <w:spacing w:before="165"/>
        <w:rPr>
          <w:rFonts w:ascii="Arial MT"/>
        </w:rPr>
      </w:pPr>
    </w:p>
    <w:p>
      <w:pPr>
        <w:pStyle w:val="4"/>
        <w:ind w:left="468"/>
      </w:pPr>
      <w:r>
        <w:rPr>
          <w:color w:val="001A1D"/>
          <w:w w:val="105"/>
        </w:rPr>
        <w:t>Thành</w:t>
      </w:r>
      <w:r>
        <w:rPr>
          <w:color w:val="001A1D"/>
          <w:spacing w:val="-5"/>
          <w:w w:val="105"/>
        </w:rPr>
        <w:t xml:space="preserve"> </w:t>
      </w:r>
      <w:r>
        <w:rPr>
          <w:color w:val="001A1D"/>
          <w:w w:val="105"/>
        </w:rPr>
        <w:t>phần</w:t>
      </w:r>
      <w:r>
        <w:rPr>
          <w:color w:val="001A1D"/>
          <w:spacing w:val="-4"/>
          <w:w w:val="105"/>
        </w:rPr>
        <w:t xml:space="preserve"> </w:t>
      </w:r>
      <w:r>
        <w:rPr>
          <w:color w:val="001A1D"/>
          <w:w w:val="105"/>
        </w:rPr>
        <w:t>nào</w:t>
      </w:r>
      <w:r>
        <w:rPr>
          <w:color w:val="001A1D"/>
          <w:spacing w:val="-5"/>
          <w:w w:val="105"/>
        </w:rPr>
        <w:t xml:space="preserve"> </w:t>
      </w:r>
      <w:r>
        <w:rPr>
          <w:color w:val="001A1D"/>
          <w:w w:val="105"/>
        </w:rPr>
        <w:t>KHÔNG</w:t>
      </w:r>
      <w:r>
        <w:rPr>
          <w:color w:val="001A1D"/>
          <w:spacing w:val="-4"/>
          <w:w w:val="105"/>
        </w:rPr>
        <w:t xml:space="preserve"> </w:t>
      </w:r>
      <w:r>
        <w:rPr>
          <w:color w:val="001A1D"/>
          <w:w w:val="105"/>
        </w:rPr>
        <w:t>phải</w:t>
      </w:r>
      <w:r>
        <w:rPr>
          <w:color w:val="001A1D"/>
          <w:spacing w:val="-5"/>
          <w:w w:val="105"/>
        </w:rPr>
        <w:t xml:space="preserve"> </w:t>
      </w:r>
      <w:r>
        <w:rPr>
          <w:color w:val="001A1D"/>
          <w:w w:val="105"/>
        </w:rPr>
        <w:t>là</w:t>
      </w:r>
      <w:r>
        <w:rPr>
          <w:color w:val="001A1D"/>
          <w:spacing w:val="-4"/>
          <w:w w:val="105"/>
        </w:rPr>
        <w:t xml:space="preserve"> </w:t>
      </w:r>
      <w:r>
        <w:rPr>
          <w:color w:val="001A1D"/>
          <w:w w:val="105"/>
        </w:rPr>
        <w:t>của</w:t>
      </w:r>
      <w:r>
        <w:rPr>
          <w:color w:val="001A1D"/>
          <w:spacing w:val="-5"/>
          <w:w w:val="105"/>
        </w:rPr>
        <w:t xml:space="preserve"> </w:t>
      </w:r>
      <w:r>
        <w:rPr>
          <w:color w:val="001A1D"/>
          <w:spacing w:val="-2"/>
          <w:w w:val="105"/>
        </w:rPr>
        <w:t>virus?</w:t>
      </w:r>
    </w:p>
    <w:p>
      <w:pPr>
        <w:pStyle w:val="4"/>
        <w:spacing w:before="123"/>
      </w:pPr>
    </w:p>
    <w:p>
      <w:pPr>
        <w:pStyle w:val="5"/>
        <w:numPr>
          <w:ilvl w:val="0"/>
          <w:numId w:val="23"/>
        </w:numPr>
        <w:tabs>
          <w:tab w:val="left" w:pos="1098"/>
        </w:tabs>
        <w:spacing w:before="0"/>
        <w:ind w:left="1098" w:hanging="294"/>
        <w:rPr>
          <w:sz w:val="16"/>
        </w:rPr>
      </w:pPr>
      <w:r>
        <w:drawing>
          <wp:anchor distT="0" distB="0" distL="0" distR="0" simplePos="0" relativeHeight="251933696" behindDoc="0" locked="0" layoutInCell="1" allowOverlap="1">
            <wp:simplePos x="0" y="0"/>
            <wp:positionH relativeFrom="page">
              <wp:posOffset>611505</wp:posOffset>
            </wp:positionH>
            <wp:positionV relativeFrom="paragraph">
              <wp:posOffset>17145</wp:posOffset>
            </wp:positionV>
            <wp:extent cx="92710" cy="92710"/>
            <wp:effectExtent l="0" t="0" r="0" b="0"/>
            <wp:wrapNone/>
            <wp:docPr id="1851925903" name="Picture 1851925903"/>
            <wp:cNvGraphicFramePr/>
            <a:graphic xmlns:a="http://schemas.openxmlformats.org/drawingml/2006/main">
              <a:graphicData uri="http://schemas.openxmlformats.org/drawingml/2006/picture">
                <pic:pic xmlns:pic="http://schemas.openxmlformats.org/drawingml/2006/picture">
                  <pic:nvPicPr>
                    <pic:cNvPr id="1851925903" name="Picture 1851925903"/>
                    <pic:cNvPicPr/>
                  </pic:nvPicPr>
                  <pic:blipFill>
                    <a:blip r:embed="rId73" cstate="print"/>
                    <a:stretch>
                      <a:fillRect/>
                    </a:stretch>
                  </pic:blipFill>
                  <pic:spPr>
                    <a:xfrm>
                      <a:off x="0" y="0"/>
                      <a:ext cx="92494" cy="92494"/>
                    </a:xfrm>
                    <a:prstGeom prst="rect">
                      <a:avLst/>
                    </a:prstGeom>
                  </pic:spPr>
                </pic:pic>
              </a:graphicData>
            </a:graphic>
          </wp:anchor>
        </w:drawing>
      </w:r>
      <w:r>
        <w:rPr>
          <w:color w:val="001A1D"/>
          <w:w w:val="105"/>
          <w:sz w:val="16"/>
        </w:rPr>
        <w:t>Cơ</w:t>
      </w:r>
      <w:r>
        <w:rPr>
          <w:color w:val="001A1D"/>
          <w:spacing w:val="-4"/>
          <w:w w:val="105"/>
          <w:sz w:val="16"/>
        </w:rPr>
        <w:t xml:space="preserve"> </w:t>
      </w:r>
      <w:r>
        <w:rPr>
          <w:color w:val="001A1D"/>
          <w:w w:val="105"/>
          <w:sz w:val="16"/>
        </w:rPr>
        <w:t>chế</w:t>
      </w:r>
      <w:r>
        <w:rPr>
          <w:color w:val="001A1D"/>
          <w:spacing w:val="-3"/>
          <w:w w:val="105"/>
          <w:sz w:val="16"/>
        </w:rPr>
        <w:t xml:space="preserve"> </w:t>
      </w:r>
      <w:r>
        <w:rPr>
          <w:color w:val="001A1D"/>
          <w:w w:val="105"/>
          <w:sz w:val="16"/>
        </w:rPr>
        <w:t>lây</w:t>
      </w:r>
      <w:r>
        <w:rPr>
          <w:color w:val="001A1D"/>
          <w:spacing w:val="-3"/>
          <w:w w:val="105"/>
          <w:sz w:val="16"/>
        </w:rPr>
        <w:t xml:space="preserve"> </w:t>
      </w:r>
      <w:r>
        <w:rPr>
          <w:color w:val="001A1D"/>
          <w:spacing w:val="-4"/>
          <w:w w:val="105"/>
          <w:sz w:val="16"/>
        </w:rPr>
        <w:t>nhiễm</w:t>
      </w:r>
    </w:p>
    <w:p>
      <w:pPr>
        <w:pStyle w:val="5"/>
        <w:numPr>
          <w:ilvl w:val="0"/>
          <w:numId w:val="23"/>
        </w:numPr>
        <w:tabs>
          <w:tab w:val="left" w:pos="1098"/>
        </w:tabs>
        <w:spacing w:before="157"/>
        <w:ind w:left="1098" w:hanging="294"/>
        <w:rPr>
          <w:sz w:val="16"/>
          <w:highlight w:val="green"/>
        </w:rPr>
      </w:pPr>
      <w:r>
        <w:rPr>
          <w:highlight w:val="green"/>
        </w:rPr>
        <w:drawing>
          <wp:anchor distT="0" distB="0" distL="0" distR="0" simplePos="0" relativeHeight="251934720"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1559666870" name="Picture 1559666870"/>
            <wp:cNvGraphicFramePr/>
            <a:graphic xmlns:a="http://schemas.openxmlformats.org/drawingml/2006/main">
              <a:graphicData uri="http://schemas.openxmlformats.org/drawingml/2006/picture">
                <pic:pic xmlns:pic="http://schemas.openxmlformats.org/drawingml/2006/picture">
                  <pic:nvPicPr>
                    <pic:cNvPr id="1559666870" name="Picture 1559666870"/>
                    <pic:cNvPicPr/>
                  </pic:nvPicPr>
                  <pic:blipFill>
                    <a:blip r:embed="rId74" cstate="print"/>
                    <a:stretch>
                      <a:fillRect/>
                    </a:stretch>
                  </pic:blipFill>
                  <pic:spPr>
                    <a:xfrm>
                      <a:off x="0" y="0"/>
                      <a:ext cx="92494" cy="92494"/>
                    </a:xfrm>
                    <a:prstGeom prst="rect">
                      <a:avLst/>
                    </a:prstGeom>
                  </pic:spPr>
                </pic:pic>
              </a:graphicData>
            </a:graphic>
          </wp:anchor>
        </w:drawing>
      </w:r>
      <w:r>
        <w:rPr>
          <w:color w:val="001A1D"/>
          <w:spacing w:val="-2"/>
          <w:w w:val="105"/>
          <w:sz w:val="16"/>
          <w:highlight w:val="green"/>
        </w:rPr>
        <w:t>Password</w:t>
      </w:r>
    </w:p>
    <w:p>
      <w:pPr>
        <w:pStyle w:val="5"/>
        <w:numPr>
          <w:ilvl w:val="0"/>
          <w:numId w:val="23"/>
        </w:numPr>
        <w:tabs>
          <w:tab w:val="left" w:pos="1098"/>
        </w:tabs>
        <w:ind w:left="1098" w:hanging="294"/>
        <w:rPr>
          <w:sz w:val="16"/>
        </w:rPr>
      </w:pPr>
      <w:r>
        <w:drawing>
          <wp:anchor distT="0" distB="0" distL="0" distR="0" simplePos="0" relativeHeight="251935744"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771172731" name="Picture 771172731"/>
            <wp:cNvGraphicFramePr/>
            <a:graphic xmlns:a="http://schemas.openxmlformats.org/drawingml/2006/main">
              <a:graphicData uri="http://schemas.openxmlformats.org/drawingml/2006/picture">
                <pic:pic xmlns:pic="http://schemas.openxmlformats.org/drawingml/2006/picture">
                  <pic:nvPicPr>
                    <pic:cNvPr id="771172731" name="Picture 771172731"/>
                    <pic:cNvPicPr/>
                  </pic:nvPicPr>
                  <pic:blipFill>
                    <a:blip r:embed="rId75" cstate="print"/>
                    <a:stretch>
                      <a:fillRect/>
                    </a:stretch>
                  </pic:blipFill>
                  <pic:spPr>
                    <a:xfrm>
                      <a:off x="0" y="0"/>
                      <a:ext cx="92494" cy="92494"/>
                    </a:xfrm>
                    <a:prstGeom prst="rect">
                      <a:avLst/>
                    </a:prstGeom>
                  </pic:spPr>
                </pic:pic>
              </a:graphicData>
            </a:graphic>
          </wp:anchor>
        </w:drawing>
      </w:r>
      <w:r>
        <w:rPr>
          <w:color w:val="001A1D"/>
          <w:w w:val="105"/>
          <w:sz w:val="16"/>
        </w:rPr>
        <w:t>Trigger</w:t>
      </w:r>
      <w:r>
        <w:rPr>
          <w:color w:val="001A1D"/>
          <w:spacing w:val="-6"/>
          <w:w w:val="105"/>
          <w:sz w:val="16"/>
        </w:rPr>
        <w:t xml:space="preserve"> </w:t>
      </w:r>
      <w:r>
        <w:rPr>
          <w:color w:val="001A1D"/>
          <w:w w:val="105"/>
          <w:sz w:val="16"/>
        </w:rPr>
        <w:t>-</w:t>
      </w:r>
      <w:r>
        <w:rPr>
          <w:color w:val="001A1D"/>
          <w:spacing w:val="-6"/>
          <w:w w:val="105"/>
          <w:sz w:val="16"/>
        </w:rPr>
        <w:t xml:space="preserve"> </w:t>
      </w:r>
      <w:r>
        <w:rPr>
          <w:color w:val="001A1D"/>
          <w:w w:val="105"/>
          <w:sz w:val="16"/>
        </w:rPr>
        <w:t>sự</w:t>
      </w:r>
      <w:r>
        <w:rPr>
          <w:color w:val="001A1D"/>
          <w:spacing w:val="-6"/>
          <w:w w:val="105"/>
          <w:sz w:val="16"/>
        </w:rPr>
        <w:t xml:space="preserve"> </w:t>
      </w:r>
      <w:r>
        <w:rPr>
          <w:color w:val="001A1D"/>
          <w:w w:val="105"/>
          <w:sz w:val="16"/>
        </w:rPr>
        <w:t>kiện</w:t>
      </w:r>
      <w:r>
        <w:rPr>
          <w:color w:val="001A1D"/>
          <w:spacing w:val="-6"/>
          <w:w w:val="105"/>
          <w:sz w:val="16"/>
        </w:rPr>
        <w:t xml:space="preserve"> </w:t>
      </w:r>
      <w:r>
        <w:rPr>
          <w:color w:val="001A1D"/>
          <w:w w:val="105"/>
          <w:sz w:val="16"/>
        </w:rPr>
        <w:t>làm</w:t>
      </w:r>
      <w:r>
        <w:rPr>
          <w:color w:val="001A1D"/>
          <w:spacing w:val="-6"/>
          <w:w w:val="105"/>
          <w:sz w:val="16"/>
        </w:rPr>
        <w:t xml:space="preserve"> </w:t>
      </w:r>
      <w:r>
        <w:rPr>
          <w:color w:val="001A1D"/>
          <w:w w:val="105"/>
          <w:sz w:val="16"/>
        </w:rPr>
        <w:t>cho</w:t>
      </w:r>
      <w:r>
        <w:rPr>
          <w:color w:val="001A1D"/>
          <w:spacing w:val="-6"/>
          <w:w w:val="105"/>
          <w:sz w:val="16"/>
        </w:rPr>
        <w:t xml:space="preserve"> </w:t>
      </w:r>
      <w:r>
        <w:rPr>
          <w:color w:val="001A1D"/>
          <w:w w:val="105"/>
          <w:sz w:val="16"/>
        </w:rPr>
        <w:t>payload</w:t>
      </w:r>
      <w:r>
        <w:rPr>
          <w:color w:val="001A1D"/>
          <w:spacing w:val="-6"/>
          <w:w w:val="105"/>
          <w:sz w:val="16"/>
        </w:rPr>
        <w:t xml:space="preserve"> </w:t>
      </w:r>
      <w:r>
        <w:rPr>
          <w:color w:val="001A1D"/>
          <w:w w:val="105"/>
          <w:sz w:val="16"/>
        </w:rPr>
        <w:t>được</w:t>
      </w:r>
      <w:r>
        <w:rPr>
          <w:color w:val="001A1D"/>
          <w:spacing w:val="-6"/>
          <w:w w:val="105"/>
          <w:sz w:val="16"/>
        </w:rPr>
        <w:t xml:space="preserve"> </w:t>
      </w:r>
      <w:r>
        <w:rPr>
          <w:color w:val="001A1D"/>
          <w:w w:val="105"/>
          <w:sz w:val="16"/>
        </w:rPr>
        <w:t>kích</w:t>
      </w:r>
      <w:r>
        <w:rPr>
          <w:color w:val="001A1D"/>
          <w:spacing w:val="-6"/>
          <w:w w:val="105"/>
          <w:sz w:val="16"/>
        </w:rPr>
        <w:t xml:space="preserve"> </w:t>
      </w:r>
      <w:r>
        <w:rPr>
          <w:color w:val="001A1D"/>
          <w:spacing w:val="-4"/>
          <w:w w:val="105"/>
          <w:sz w:val="16"/>
        </w:rPr>
        <w:t>hoạt</w:t>
      </w:r>
    </w:p>
    <w:p>
      <w:pPr>
        <w:pStyle w:val="5"/>
        <w:numPr>
          <w:ilvl w:val="0"/>
          <w:numId w:val="23"/>
        </w:numPr>
        <w:tabs>
          <w:tab w:val="left" w:pos="1098"/>
        </w:tabs>
        <w:spacing w:before="90"/>
        <w:ind w:left="1098" w:hanging="294"/>
        <w:rPr>
          <w:sz w:val="16"/>
        </w:rPr>
      </w:pPr>
      <w:r>
        <w:drawing>
          <wp:anchor distT="0" distB="0" distL="0" distR="0" simplePos="0" relativeHeight="251936768" behindDoc="0" locked="0" layoutInCell="1" allowOverlap="1">
            <wp:simplePos x="0" y="0"/>
            <wp:positionH relativeFrom="page">
              <wp:posOffset>611505</wp:posOffset>
            </wp:positionH>
            <wp:positionV relativeFrom="paragraph">
              <wp:posOffset>81280</wp:posOffset>
            </wp:positionV>
            <wp:extent cx="92710" cy="92710"/>
            <wp:effectExtent l="0" t="0" r="0" b="0"/>
            <wp:wrapNone/>
            <wp:docPr id="1880281175" name="Picture 1880281175"/>
            <wp:cNvGraphicFramePr/>
            <a:graphic xmlns:a="http://schemas.openxmlformats.org/drawingml/2006/main">
              <a:graphicData uri="http://schemas.openxmlformats.org/drawingml/2006/picture">
                <pic:pic xmlns:pic="http://schemas.openxmlformats.org/drawingml/2006/picture">
                  <pic:nvPicPr>
                    <pic:cNvPr id="1880281175" name="Picture 1880281175"/>
                    <pic:cNvPicPr/>
                  </pic:nvPicPr>
                  <pic:blipFill>
                    <a:blip r:embed="rId76" cstate="print"/>
                    <a:stretch>
                      <a:fillRect/>
                    </a:stretch>
                  </pic:blipFill>
                  <pic:spPr>
                    <a:xfrm>
                      <a:off x="0" y="0"/>
                      <a:ext cx="92494" cy="92494"/>
                    </a:xfrm>
                    <a:prstGeom prst="rect">
                      <a:avLst/>
                    </a:prstGeom>
                  </pic:spPr>
                </pic:pic>
              </a:graphicData>
            </a:graphic>
          </wp:anchor>
        </w:drawing>
      </w:r>
      <w:r>
        <w:rPr>
          <w:color w:val="001A1D"/>
          <w:w w:val="105"/>
          <w:sz w:val="16"/>
        </w:rPr>
        <w:t>Payload</w:t>
      </w:r>
      <w:r>
        <w:rPr>
          <w:color w:val="001A1D"/>
          <w:spacing w:val="-5"/>
          <w:w w:val="105"/>
          <w:sz w:val="16"/>
        </w:rPr>
        <w:t xml:space="preserve"> </w:t>
      </w:r>
      <w:r>
        <w:rPr>
          <w:color w:val="001A1D"/>
          <w:w w:val="105"/>
          <w:sz w:val="16"/>
        </w:rPr>
        <w:t>-</w:t>
      </w:r>
      <w:r>
        <w:rPr>
          <w:color w:val="001A1D"/>
          <w:spacing w:val="-5"/>
          <w:w w:val="105"/>
          <w:sz w:val="16"/>
        </w:rPr>
        <w:t xml:space="preserve"> </w:t>
      </w:r>
      <w:r>
        <w:rPr>
          <w:color w:val="001A1D"/>
          <w:w w:val="105"/>
          <w:sz w:val="16"/>
        </w:rPr>
        <w:t>những</w:t>
      </w:r>
      <w:r>
        <w:rPr>
          <w:color w:val="001A1D"/>
          <w:spacing w:val="-4"/>
          <w:w w:val="105"/>
          <w:sz w:val="16"/>
        </w:rPr>
        <w:t xml:space="preserve"> </w:t>
      </w:r>
      <w:r>
        <w:rPr>
          <w:color w:val="001A1D"/>
          <w:w w:val="105"/>
          <w:sz w:val="16"/>
        </w:rPr>
        <w:t>gì</w:t>
      </w:r>
      <w:r>
        <w:rPr>
          <w:color w:val="001A1D"/>
          <w:spacing w:val="-5"/>
          <w:w w:val="105"/>
          <w:sz w:val="16"/>
        </w:rPr>
        <w:t xml:space="preserve"> </w:t>
      </w:r>
      <w:r>
        <w:rPr>
          <w:color w:val="001A1D"/>
          <w:w w:val="105"/>
          <w:sz w:val="16"/>
        </w:rPr>
        <w:t>nó</w:t>
      </w:r>
      <w:r>
        <w:rPr>
          <w:color w:val="001A1D"/>
          <w:spacing w:val="-4"/>
          <w:w w:val="105"/>
          <w:sz w:val="16"/>
        </w:rPr>
        <w:t xml:space="preserve"> </w:t>
      </w:r>
      <w:r>
        <w:rPr>
          <w:color w:val="001A1D"/>
          <w:w w:val="105"/>
          <w:sz w:val="16"/>
        </w:rPr>
        <w:t>làm,</w:t>
      </w:r>
      <w:r>
        <w:rPr>
          <w:color w:val="001A1D"/>
          <w:spacing w:val="-5"/>
          <w:w w:val="105"/>
          <w:sz w:val="16"/>
        </w:rPr>
        <w:t xml:space="preserve"> </w:t>
      </w:r>
      <w:r>
        <w:rPr>
          <w:color w:val="001A1D"/>
          <w:w w:val="105"/>
          <w:sz w:val="16"/>
        </w:rPr>
        <w:t>độc</w:t>
      </w:r>
      <w:r>
        <w:rPr>
          <w:color w:val="001A1D"/>
          <w:spacing w:val="-4"/>
          <w:w w:val="105"/>
          <w:sz w:val="16"/>
        </w:rPr>
        <w:t xml:space="preserve"> </w:t>
      </w:r>
      <w:r>
        <w:rPr>
          <w:color w:val="001A1D"/>
          <w:w w:val="105"/>
          <w:sz w:val="16"/>
        </w:rPr>
        <w:t>hại</w:t>
      </w:r>
      <w:r>
        <w:rPr>
          <w:color w:val="001A1D"/>
          <w:spacing w:val="-5"/>
          <w:w w:val="105"/>
          <w:sz w:val="16"/>
        </w:rPr>
        <w:t xml:space="preserve"> </w:t>
      </w:r>
      <w:r>
        <w:rPr>
          <w:color w:val="001A1D"/>
          <w:w w:val="105"/>
          <w:sz w:val="16"/>
        </w:rPr>
        <w:t>hay</w:t>
      </w:r>
      <w:r>
        <w:rPr>
          <w:color w:val="001A1D"/>
          <w:spacing w:val="-4"/>
          <w:w w:val="105"/>
          <w:sz w:val="16"/>
        </w:rPr>
        <w:t xml:space="preserve"> </w:t>
      </w:r>
      <w:r>
        <w:rPr>
          <w:color w:val="001A1D"/>
          <w:w w:val="105"/>
          <w:sz w:val="16"/>
        </w:rPr>
        <w:t>lành</w:t>
      </w:r>
      <w:r>
        <w:rPr>
          <w:color w:val="001A1D"/>
          <w:spacing w:val="-5"/>
          <w:w w:val="105"/>
          <w:sz w:val="16"/>
        </w:rPr>
        <w:t xml:space="preserve"> </w:t>
      </w:r>
      <w:r>
        <w:rPr>
          <w:color w:val="001A1D"/>
          <w:spacing w:val="-4"/>
          <w:w w:val="105"/>
          <w:sz w:val="16"/>
        </w:rPr>
        <w:t>tính</w:t>
      </w:r>
    </w:p>
    <w:p>
      <w:pPr>
        <w:pStyle w:val="4"/>
      </w:pPr>
    </w:p>
    <w:p>
      <w:pPr>
        <w:pStyle w:val="4"/>
        <w:spacing w:before="118"/>
      </w:pPr>
    </w:p>
    <w:p>
      <w:pPr>
        <w:pStyle w:val="4"/>
        <w:spacing w:before="1" w:line="330" w:lineRule="atLeast"/>
        <w:ind w:left="468" w:right="9125"/>
      </w:pPr>
      <w:r>
        <w:rPr>
          <w:color w:val="8E662E"/>
          <w:w w:val="105"/>
        </w:rPr>
        <w:t>Câu</w:t>
      </w:r>
      <w:r>
        <w:rPr>
          <w:color w:val="8E662E"/>
          <w:spacing w:val="-10"/>
          <w:w w:val="105"/>
        </w:rPr>
        <w:t xml:space="preserve"> </w:t>
      </w:r>
      <w:r>
        <w:rPr>
          <w:color w:val="8E662E"/>
          <w:w w:val="105"/>
        </w:rPr>
        <w:t>trả</w:t>
      </w:r>
      <w:r>
        <w:rPr>
          <w:color w:val="8E662E"/>
          <w:spacing w:val="-10"/>
          <w:w w:val="105"/>
        </w:rPr>
        <w:t xml:space="preserve"> </w:t>
      </w:r>
      <w:r>
        <w:rPr>
          <w:color w:val="8E662E"/>
          <w:w w:val="105"/>
        </w:rPr>
        <w:t>lời</w:t>
      </w:r>
      <w:r>
        <w:rPr>
          <w:color w:val="8E662E"/>
          <w:spacing w:val="-10"/>
          <w:w w:val="105"/>
        </w:rPr>
        <w:t xml:space="preserve"> </w:t>
      </w:r>
      <w:r>
        <w:rPr>
          <w:color w:val="8E662E"/>
          <w:w w:val="105"/>
        </w:rPr>
        <w:t>của</w:t>
      </w:r>
      <w:r>
        <w:rPr>
          <w:color w:val="8E662E"/>
          <w:spacing w:val="-10"/>
          <w:w w:val="105"/>
        </w:rPr>
        <w:t xml:space="preserve"> </w:t>
      </w:r>
      <w:r>
        <w:rPr>
          <w:color w:val="8E662E"/>
          <w:w w:val="105"/>
        </w:rPr>
        <w:t>bạn</w:t>
      </w:r>
      <w:r>
        <w:rPr>
          <w:color w:val="8E662E"/>
          <w:spacing w:val="-10"/>
          <w:w w:val="105"/>
        </w:rPr>
        <w:t xml:space="preserve"> </w:t>
      </w:r>
      <w:r>
        <w:rPr>
          <w:color w:val="8E662E"/>
          <w:w w:val="105"/>
        </w:rPr>
        <w:t>sai. The correct answer is:</w:t>
      </w:r>
    </w:p>
    <w:p>
      <w:pPr>
        <w:pStyle w:val="4"/>
        <w:spacing w:before="39"/>
        <w:ind w:left="468"/>
      </w:pPr>
      <w:r>
        <w:rPr>
          <w:color w:val="8E662E"/>
          <w:spacing w:val="-2"/>
          <w:w w:val="105"/>
        </w:rPr>
        <w:t>Password</w:t>
      </w:r>
    </w:p>
    <w:p>
      <w:pPr>
        <w:pStyle w:val="4"/>
        <w:spacing w:before="252"/>
        <w:rPr>
          <w:sz w:val="20"/>
        </w:rPr>
      </w:pPr>
      <w:r>
        <mc:AlternateContent>
          <mc:Choice Requires="wpg">
            <w:drawing>
              <wp:anchor distT="0" distB="0" distL="0" distR="0" simplePos="0" relativeHeight="252025856" behindDoc="1" locked="0" layoutInCell="1" allowOverlap="1">
                <wp:simplePos x="0" y="0"/>
                <wp:positionH relativeFrom="page">
                  <wp:posOffset>408940</wp:posOffset>
                </wp:positionH>
                <wp:positionV relativeFrom="paragraph">
                  <wp:posOffset>344805</wp:posOffset>
                </wp:positionV>
                <wp:extent cx="6944360" cy="782955"/>
                <wp:effectExtent l="0" t="0" r="0" b="0"/>
                <wp:wrapTopAndBottom/>
                <wp:docPr id="1129812899" name="Group 1129812899"/>
                <wp:cNvGraphicFramePr/>
                <a:graphic xmlns:a="http://schemas.openxmlformats.org/drawingml/2006/main">
                  <a:graphicData uri="http://schemas.microsoft.com/office/word/2010/wordprocessingGroup">
                    <wpg:wgp>
                      <wpg:cNvGrpSpPr/>
                      <wpg:grpSpPr>
                        <a:xfrm>
                          <a:off x="0" y="0"/>
                          <a:ext cx="6944359" cy="782955"/>
                          <a:chOff x="0" y="0"/>
                          <a:chExt cx="6944359" cy="782955"/>
                        </a:xfrm>
                      </wpg:grpSpPr>
                      <wps:wsp>
                        <wps:cNvPr id="956553978" name="Graphic 235"/>
                        <wps:cNvSpPr/>
                        <wps:spPr>
                          <a:xfrm>
                            <a:off x="3557" y="3557"/>
                            <a:ext cx="6937375" cy="775970"/>
                          </a:xfrm>
                          <a:custGeom>
                            <a:avLst/>
                            <a:gdLst/>
                            <a:ahLst/>
                            <a:cxnLst/>
                            <a:rect l="l" t="t" r="r" b="b"/>
                            <a:pathLst>
                              <a:path w="6937375" h="775970">
                                <a:moveTo>
                                  <a:pt x="0" y="764856"/>
                                </a:moveTo>
                                <a:lnTo>
                                  <a:pt x="0" y="10672"/>
                                </a:lnTo>
                                <a:lnTo>
                                  <a:pt x="0" y="7719"/>
                                </a:lnTo>
                                <a:lnTo>
                                  <a:pt x="1041" y="5197"/>
                                </a:lnTo>
                                <a:lnTo>
                                  <a:pt x="3125" y="3112"/>
                                </a:lnTo>
                                <a:lnTo>
                                  <a:pt x="5209" y="1035"/>
                                </a:lnTo>
                                <a:lnTo>
                                  <a:pt x="7725" y="0"/>
                                </a:lnTo>
                                <a:lnTo>
                                  <a:pt x="10672" y="0"/>
                                </a:lnTo>
                                <a:lnTo>
                                  <a:pt x="6926398" y="0"/>
                                </a:lnTo>
                                <a:lnTo>
                                  <a:pt x="6929345" y="0"/>
                                </a:lnTo>
                                <a:lnTo>
                                  <a:pt x="6931860" y="1035"/>
                                </a:lnTo>
                                <a:lnTo>
                                  <a:pt x="6933944" y="3112"/>
                                </a:lnTo>
                                <a:lnTo>
                                  <a:pt x="6936028" y="5197"/>
                                </a:lnTo>
                                <a:lnTo>
                                  <a:pt x="6937070" y="7719"/>
                                </a:lnTo>
                                <a:lnTo>
                                  <a:pt x="6937071" y="10672"/>
                                </a:lnTo>
                                <a:lnTo>
                                  <a:pt x="6937071" y="764856"/>
                                </a:lnTo>
                                <a:lnTo>
                                  <a:pt x="6926398" y="775528"/>
                                </a:lnTo>
                                <a:lnTo>
                                  <a:pt x="10672" y="775528"/>
                                </a:lnTo>
                                <a:lnTo>
                                  <a:pt x="0" y="767795"/>
                                </a:lnTo>
                                <a:lnTo>
                                  <a:pt x="0" y="764856"/>
                                </a:lnTo>
                                <a:close/>
                              </a:path>
                            </a:pathLst>
                          </a:custGeom>
                          <a:ln w="7114">
                            <a:solidFill>
                              <a:srgbClr val="CAD0D6"/>
                            </a:solidFill>
                            <a:prstDash val="solid"/>
                          </a:ln>
                        </wps:spPr>
                        <wps:bodyPr wrap="square" lIns="0" tIns="0" rIns="0" bIns="0" rtlCol="0">
                          <a:noAutofit/>
                        </wps:bodyPr>
                      </wps:wsp>
                      <wps:wsp>
                        <wps:cNvPr id="1898041016" name="Graphic 236"/>
                        <wps:cNvSpPr/>
                        <wps:spPr>
                          <a:xfrm>
                            <a:off x="60477" y="586982"/>
                            <a:ext cx="448309" cy="128270"/>
                          </a:xfrm>
                          <a:custGeom>
                            <a:avLst/>
                            <a:gdLst/>
                            <a:ahLst/>
                            <a:cxnLst/>
                            <a:rect l="l" t="t" r="r" b="b"/>
                            <a:pathLst>
                              <a:path w="448309" h="128270">
                                <a:moveTo>
                                  <a:pt x="0" y="74706"/>
                                </a:moveTo>
                                <a:lnTo>
                                  <a:pt x="0" y="53362"/>
                                </a:lnTo>
                                <a:lnTo>
                                  <a:pt x="0" y="49852"/>
                                </a:lnTo>
                                <a:lnTo>
                                  <a:pt x="341" y="46379"/>
                                </a:lnTo>
                                <a:lnTo>
                                  <a:pt x="15629" y="15626"/>
                                </a:lnTo>
                                <a:lnTo>
                                  <a:pt x="18106" y="13146"/>
                                </a:lnTo>
                                <a:lnTo>
                                  <a:pt x="49858" y="0"/>
                                </a:lnTo>
                                <a:lnTo>
                                  <a:pt x="53362" y="0"/>
                                </a:lnTo>
                                <a:lnTo>
                                  <a:pt x="394879" y="0"/>
                                </a:lnTo>
                                <a:lnTo>
                                  <a:pt x="398383" y="0"/>
                                </a:lnTo>
                                <a:lnTo>
                                  <a:pt x="401853" y="340"/>
                                </a:lnTo>
                                <a:lnTo>
                                  <a:pt x="432612" y="15626"/>
                                </a:lnTo>
                                <a:lnTo>
                                  <a:pt x="435089" y="18099"/>
                                </a:lnTo>
                                <a:lnTo>
                                  <a:pt x="447216" y="42940"/>
                                </a:lnTo>
                                <a:lnTo>
                                  <a:pt x="447899" y="46379"/>
                                </a:lnTo>
                                <a:lnTo>
                                  <a:pt x="448241" y="49852"/>
                                </a:lnTo>
                                <a:lnTo>
                                  <a:pt x="448241" y="53362"/>
                                </a:lnTo>
                                <a:lnTo>
                                  <a:pt x="448241" y="74706"/>
                                </a:lnTo>
                                <a:lnTo>
                                  <a:pt x="448241" y="78201"/>
                                </a:lnTo>
                                <a:lnTo>
                                  <a:pt x="447899" y="81661"/>
                                </a:lnTo>
                                <a:lnTo>
                                  <a:pt x="439248" y="104327"/>
                                </a:lnTo>
                                <a:lnTo>
                                  <a:pt x="437301" y="107244"/>
                                </a:lnTo>
                                <a:lnTo>
                                  <a:pt x="424525" y="119057"/>
                                </a:lnTo>
                                <a:lnTo>
                                  <a:pt x="421612" y="121002"/>
                                </a:lnTo>
                                <a:lnTo>
                                  <a:pt x="405289" y="127033"/>
                                </a:lnTo>
                                <a:lnTo>
                                  <a:pt x="401853" y="127721"/>
                                </a:lnTo>
                                <a:lnTo>
                                  <a:pt x="398383" y="128061"/>
                                </a:lnTo>
                                <a:lnTo>
                                  <a:pt x="394879" y="128069"/>
                                </a:lnTo>
                                <a:lnTo>
                                  <a:pt x="53362" y="128069"/>
                                </a:lnTo>
                                <a:lnTo>
                                  <a:pt x="15629" y="112428"/>
                                </a:lnTo>
                                <a:lnTo>
                                  <a:pt x="0" y="78201"/>
                                </a:lnTo>
                                <a:lnTo>
                                  <a:pt x="0" y="74706"/>
                                </a:lnTo>
                                <a:close/>
                              </a:path>
                            </a:pathLst>
                          </a:custGeom>
                          <a:ln w="7114">
                            <a:solidFill>
                              <a:srgbClr val="000000"/>
                            </a:solidFill>
                            <a:prstDash val="solid"/>
                          </a:ln>
                        </wps:spPr>
                        <wps:bodyPr wrap="square" lIns="0" tIns="0" rIns="0" bIns="0" rtlCol="0">
                          <a:noAutofit/>
                        </wps:bodyPr>
                      </wps:wsp>
                      <wps:wsp>
                        <wps:cNvPr id="1044130795" name="Textbox 237"/>
                        <wps:cNvSpPr txBox="1"/>
                        <wps:spPr>
                          <a:xfrm>
                            <a:off x="10977" y="9196"/>
                            <a:ext cx="6922770" cy="764540"/>
                          </a:xfrm>
                          <a:prstGeom prst="rect">
                            <a:avLst/>
                          </a:prstGeom>
                        </wps:spPr>
                        <wps:txbx>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24</w:t>
                              </w:r>
                            </w:p>
                            <w:p>
                              <w:pPr>
                                <w:spacing w:before="79"/>
                                <w:ind w:left="77"/>
                                <w:rPr>
                                  <w:sz w:val="13"/>
                                </w:rPr>
                              </w:pPr>
                              <w:r>
                                <w:rPr>
                                  <w:color w:val="1C2025"/>
                                  <w:sz w:val="13"/>
                                </w:rPr>
                                <w:t>Not</w:t>
                              </w:r>
                              <w:r>
                                <w:rPr>
                                  <w:color w:val="1C2025"/>
                                  <w:spacing w:val="4"/>
                                  <w:sz w:val="13"/>
                                </w:rPr>
                                <w:t xml:space="preserve"> </w:t>
                              </w:r>
                              <w:r>
                                <w:rPr>
                                  <w:color w:val="1C2025"/>
                                  <w:spacing w:val="-2"/>
                                  <w:sz w:val="13"/>
                                </w:rPr>
                                <w:t>answered</w:t>
                              </w:r>
                            </w:p>
                            <w:p>
                              <w:pPr>
                                <w:spacing w:before="118"/>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38"/>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27.15pt;height:61.65pt;width:546.8pt;mso-position-horizontal-relative:page;mso-wrap-distance-bottom:0pt;mso-wrap-distance-top:0pt;z-index:-251290624;mso-width-relative:page;mso-height-relative:page;" coordsize="6944359,782955" o:gfxdata="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">
                <o:lock v:ext="edit" aspectratio="f"/>
                <v:shape id="Graphic 235" o:spid="_x0000_s1026" o:spt="100" style="position:absolute;left:3557;top:3557;height:775970;width:6937375;" filled="f" stroked="t" coordsize="6937375,775970" o:gfxdata="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Y7&#10;kO7CAAAA4gAAAA8AAAAAAAAAAQAgAAAAIgAAAGRycy9kb3ducmV2LnhtbFBLAQIUABQAAAAIAIdO&#10;4kAzLwWeOwAAADkAAAAQAAAAAAAAAAEAIAAAABEBAABkcnMvc2hhcGV4bWwueG1sUEsFBgAAAAAG&#10;AAYAWwEAALsDAAAAAA==&#10;" path="m0,764856l0,10672,0,7719,1041,5197,3125,3112,5209,1035,7725,0,10672,0,6926398,0,6929345,0,6931860,1035,6933944,3112,6936028,5197,6937070,7719,6937071,10672,6937071,764856,6926398,775528,10672,775528,0,767795,0,764856xe">
                  <v:fill on="f" focussize="0,0"/>
                  <v:stroke weight="0.560157480314961pt" color="#CAD0D6" joinstyle="round"/>
                  <v:imagedata o:title=""/>
                  <o:lock v:ext="edit" aspectratio="f"/>
                  <v:textbox inset="0mm,0mm,0mm,0mm"/>
                </v:shape>
                <v:shape id="Graphic 236" o:spid="_x0000_s1026" o:spt="100" style="position:absolute;left:60477;top:586982;height:128270;width:448309;" filled="f" stroked="t" coordsize="448309,128270" o:gfxdata="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Yndb+/&#10;AAAA4wAAAA8AAAAAAAAAAQAgAAAAIgAAAGRycy9kb3ducmV2LnhtbFBLAQIUABQAAAAIAIdO4kAz&#10;LwWeOwAAADkAAAAQAAAAAAAAAAEAIAAAAA4BAABkcnMvc2hhcGV4bWwueG1sUEsFBgAAAAAGAAYA&#10;WwEAALgDAAAAAA==&#10;" path="m0,74706l0,53362,0,49852,341,46379,15629,15626,18106,13146,49858,0,53362,0,394879,0,398383,0,401853,340,432612,15626,435089,18099,447216,42940,447899,46379,448241,49852,448241,53362,448241,74706,448241,78201,447899,81661,439248,104327,437301,107244,424525,119057,421612,121002,405289,127033,401853,127721,398383,128061,394879,128069,53362,128069,15629,112428,0,78201,0,74706xe">
                  <v:fill on="f" focussize="0,0"/>
                  <v:stroke weight="0.560157480314961pt" color="#000000" joinstyle="round"/>
                  <v:imagedata o:title=""/>
                  <o:lock v:ext="edit" aspectratio="f"/>
                  <v:textbox inset="0mm,0mm,0mm,0mm"/>
                </v:shape>
                <v:shape id="Textbox 237" o:spid="_x0000_s1026" o:spt="202" type="#_x0000_t202" style="position:absolute;left:10977;top:9196;height:764540;width:6922770;" filled="f" stroked="f" coordsize="21600,21600" o:gfxdata="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vx&#10;m9fCAAAA4wAAAA8AAAAAAAAAAQAgAAAAIgAAAGRycy9kb3ducmV2LnhtbFBLAQIUABQAAAAIAIdO&#10;4kAzLwWeOwAAADkAAAAQAAAAAAAAAAEAIAAAABEBAABkcnMvc2hhcGV4bWwueG1sUEsFBgAAAAAG&#10;AAYAWwEAALsDAAAAAA==&#10;">
                  <v:fill on="f" focussize="0,0"/>
                  <v:stroke on="f"/>
                  <v:imagedata o:title=""/>
                  <o:lock v:ext="edit" aspectratio="f"/>
                  <v:textbox inset="0mm,0mm,0mm,0mm">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24</w:t>
                        </w:r>
                      </w:p>
                      <w:p>
                        <w:pPr>
                          <w:spacing w:before="79"/>
                          <w:ind w:left="77"/>
                          <w:rPr>
                            <w:sz w:val="13"/>
                          </w:rPr>
                        </w:pPr>
                        <w:r>
                          <w:rPr>
                            <w:color w:val="1C2025"/>
                            <w:sz w:val="13"/>
                          </w:rPr>
                          <w:t>Not</w:t>
                        </w:r>
                        <w:r>
                          <w:rPr>
                            <w:color w:val="1C2025"/>
                            <w:spacing w:val="4"/>
                            <w:sz w:val="13"/>
                          </w:rPr>
                          <w:t xml:space="preserve"> </w:t>
                        </w:r>
                        <w:r>
                          <w:rPr>
                            <w:color w:val="1C2025"/>
                            <w:spacing w:val="-2"/>
                            <w:sz w:val="13"/>
                          </w:rPr>
                          <w:t>answered</w:t>
                        </w:r>
                      </w:p>
                      <w:p>
                        <w:pPr>
                          <w:spacing w:before="118"/>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38"/>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pPr>
    </w:p>
    <w:p>
      <w:pPr>
        <w:pStyle w:val="4"/>
        <w:spacing w:before="107"/>
      </w:pPr>
    </w:p>
    <w:p>
      <w:pPr>
        <w:pStyle w:val="4"/>
        <w:ind w:left="468"/>
      </w:pPr>
      <w:r>
        <mc:AlternateContent>
          <mc:Choice Requires="wpg">
            <w:drawing>
              <wp:anchor distT="0" distB="0" distL="0" distR="0" simplePos="0" relativeHeight="251942912" behindDoc="0" locked="0" layoutInCell="1" allowOverlap="1">
                <wp:simplePos x="0" y="0"/>
                <wp:positionH relativeFrom="page">
                  <wp:posOffset>7025640</wp:posOffset>
                </wp:positionH>
                <wp:positionV relativeFrom="paragraph">
                  <wp:posOffset>-267335</wp:posOffset>
                </wp:positionV>
                <wp:extent cx="384810" cy="429895"/>
                <wp:effectExtent l="0" t="0" r="0" b="0"/>
                <wp:wrapNone/>
                <wp:docPr id="475182150" name="Group 475182150"/>
                <wp:cNvGraphicFramePr/>
                <a:graphic xmlns:a="http://schemas.openxmlformats.org/drawingml/2006/main">
                  <a:graphicData uri="http://schemas.microsoft.com/office/word/2010/wordprocessingGroup">
                    <wpg:wgp>
                      <wpg:cNvGrpSpPr/>
                      <wpg:grpSpPr>
                        <a:xfrm>
                          <a:off x="0" y="0"/>
                          <a:ext cx="384810" cy="429895"/>
                          <a:chOff x="0" y="0"/>
                          <a:chExt cx="384810" cy="429895"/>
                        </a:xfrm>
                      </wpg:grpSpPr>
                      <wps:wsp>
                        <wps:cNvPr id="1088575987" name="Graphic 239"/>
                        <wps:cNvSpPr/>
                        <wps:spPr>
                          <a:xfrm>
                            <a:off x="0" y="0"/>
                            <a:ext cx="384810" cy="429895"/>
                          </a:xfrm>
                          <a:custGeom>
                            <a:avLst/>
                            <a:gdLst/>
                            <a:ahLst/>
                            <a:cxnLst/>
                            <a:rect l="l" t="t" r="r" b="b"/>
                            <a:pathLst>
                              <a:path w="384810" h="429895">
                                <a:moveTo>
                                  <a:pt x="384810" y="429767"/>
                                </a:moveTo>
                                <a:lnTo>
                                  <a:pt x="0" y="429767"/>
                                </a:lnTo>
                                <a:lnTo>
                                  <a:pt x="0" y="0"/>
                                </a:lnTo>
                                <a:lnTo>
                                  <a:pt x="384810" y="0"/>
                                </a:lnTo>
                                <a:lnTo>
                                  <a:pt x="384810" y="93173"/>
                                </a:lnTo>
                                <a:lnTo>
                                  <a:pt x="214052" y="93173"/>
                                </a:lnTo>
                                <a:lnTo>
                                  <a:pt x="203538" y="93681"/>
                                </a:lnTo>
                                <a:lnTo>
                                  <a:pt x="163691" y="105789"/>
                                </a:lnTo>
                                <a:lnTo>
                                  <a:pt x="131510" y="132225"/>
                                </a:lnTo>
                                <a:lnTo>
                                  <a:pt x="111895" y="168963"/>
                                </a:lnTo>
                                <a:lnTo>
                                  <a:pt x="107327" y="199897"/>
                                </a:lnTo>
                                <a:lnTo>
                                  <a:pt x="107834" y="210411"/>
                                </a:lnTo>
                                <a:lnTo>
                                  <a:pt x="119942" y="250257"/>
                                </a:lnTo>
                                <a:lnTo>
                                  <a:pt x="146378" y="282437"/>
                                </a:lnTo>
                                <a:lnTo>
                                  <a:pt x="183117" y="302051"/>
                                </a:lnTo>
                                <a:lnTo>
                                  <a:pt x="214052" y="306621"/>
                                </a:lnTo>
                                <a:lnTo>
                                  <a:pt x="384810" y="306621"/>
                                </a:lnTo>
                                <a:lnTo>
                                  <a:pt x="384810" y="429767"/>
                                </a:lnTo>
                                <a:close/>
                              </a:path>
                              <a:path w="384810" h="429895">
                                <a:moveTo>
                                  <a:pt x="384810" y="306621"/>
                                </a:moveTo>
                                <a:lnTo>
                                  <a:pt x="214052" y="306621"/>
                                </a:lnTo>
                                <a:lnTo>
                                  <a:pt x="224565" y="306113"/>
                                </a:lnTo>
                                <a:lnTo>
                                  <a:pt x="234876" y="304590"/>
                                </a:lnTo>
                                <a:lnTo>
                                  <a:pt x="273355" y="288651"/>
                                </a:lnTo>
                                <a:lnTo>
                                  <a:pt x="302805" y="259200"/>
                                </a:lnTo>
                                <a:lnTo>
                                  <a:pt x="318744" y="220722"/>
                                </a:lnTo>
                                <a:lnTo>
                                  <a:pt x="320776" y="199897"/>
                                </a:lnTo>
                                <a:lnTo>
                                  <a:pt x="320267" y="189384"/>
                                </a:lnTo>
                                <a:lnTo>
                                  <a:pt x="308159" y="149536"/>
                                </a:lnTo>
                                <a:lnTo>
                                  <a:pt x="281723" y="117357"/>
                                </a:lnTo>
                                <a:lnTo>
                                  <a:pt x="244985" y="97743"/>
                                </a:lnTo>
                                <a:lnTo>
                                  <a:pt x="214052" y="93173"/>
                                </a:lnTo>
                                <a:lnTo>
                                  <a:pt x="384810" y="93173"/>
                                </a:lnTo>
                                <a:lnTo>
                                  <a:pt x="384810" y="306621"/>
                                </a:lnTo>
                                <a:close/>
                              </a:path>
                            </a:pathLst>
                          </a:custGeom>
                          <a:solidFill>
                            <a:srgbClr val="000000">
                              <a:alpha val="19999"/>
                            </a:srgbClr>
                          </a:solidFill>
                        </wps:spPr>
                        <wps:bodyPr wrap="square" lIns="0" tIns="0" rIns="0" bIns="0" rtlCol="0">
                          <a:noAutofit/>
                        </wps:bodyPr>
                      </wps:wsp>
                      <pic:pic xmlns:pic="http://schemas.openxmlformats.org/drawingml/2006/picture">
                        <pic:nvPicPr>
                          <pic:cNvPr id="36552113" name="Image 240"/>
                          <pic:cNvPicPr/>
                        </pic:nvPicPr>
                        <pic:blipFill>
                          <a:blip r:embed="rId8" cstate="print"/>
                          <a:stretch>
                            <a:fillRect/>
                          </a:stretch>
                        </pic:blipFill>
                        <pic:spPr>
                          <a:xfrm>
                            <a:off x="100212" y="86057"/>
                            <a:ext cx="227678" cy="227678"/>
                          </a:xfrm>
                          <a:prstGeom prst="rect">
                            <a:avLst/>
                          </a:prstGeom>
                        </pic:spPr>
                      </pic:pic>
                    </wpg:wgp>
                  </a:graphicData>
                </a:graphic>
              </wp:anchor>
            </w:drawing>
          </mc:Choice>
          <mc:Fallback>
            <w:pict>
              <v:group id="_x0000_s1026" o:spid="_x0000_s1026" o:spt="203" style="position:absolute;left:0pt;margin-left:553.2pt;margin-top:-21.05pt;height:33.85pt;width:30.3pt;mso-position-horizontal-relative:page;z-index:251942912;mso-width-relative:page;mso-height-relative:page;" coordsize="384810,429895" o:gfxdata="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">
                <o:lock v:ext="edit" aspectratio="f"/>
                <v:shape id="Graphic 239" o:spid="_x0000_s1026" o:spt="100" style="position:absolute;left:0;top:0;height:429895;width:384810;" fillcolor="#000000" filled="t" stroked="f" coordsize="384810,429895" o:gfxdata="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Cvp&#10;kcEAAADjAAAADwAAAAAAAAABACAAAAAiAAAAZHJzL2Rvd25yZXYueG1sUEsBAhQAFAAAAAgAh07i&#10;QDMvBZ47AAAAOQAAABAAAAAAAAAAAQAgAAAAEAEAAGRycy9zaGFwZXhtbC54bWxQSwUGAAAAAAYA&#10;BgBbAQAAugMAAAAA&#10;" path="m384810,429767l0,429767,0,0,384810,0,384810,93173,214052,93173,203538,93681,163691,105789,131510,132225,111895,168963,107327,199897,107834,210411,119942,250257,146378,282437,183117,302051,214052,306621,384810,306621,384810,429767xem384810,306621l214052,306621,224565,306113,234876,304590,273355,288651,302805,259200,318744,220722,320776,199897,320267,189384,308159,149536,281723,117357,244985,97743,214052,93173,384810,93173,384810,306621xe">
                  <v:fill on="t" opacity="13106f" focussize="0,0"/>
                  <v:stroke on="f"/>
                  <v:imagedata o:title=""/>
                  <o:lock v:ext="edit" aspectratio="f"/>
                  <v:textbox inset="0mm,0mm,0mm,0mm"/>
                </v:shape>
                <v:shape id="Image 240" o:spid="_x0000_s1026" o:spt="75" type="#_x0000_t75" style="position:absolute;left:100212;top:86057;height:227678;width:227678;" filled="f" o:preferrelative="t" stroked="f" coordsize="21600,21600" o:gfxdata="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sG&#10;WMbCAAAA4QAAAA8AAAAAAAAAAQAgAAAAIgAAAGRycy9kb3ducmV2LnhtbFBLAQIUABQAAAAIAIdO&#10;4kAzLwWeOwAAADkAAAAQAAAAAAAAAAEAIAAAABEBAABkcnMvc2hhcGV4bWwueG1sUEsFBgAAAAAG&#10;AAYAWwEAALsDAAAAAA==&#10;">
                  <v:fill on="f" focussize="0,0"/>
                  <v:stroke on="f"/>
                  <v:imagedata r:id="rId8" o:title=""/>
                  <o:lock v:ext="edit" aspectratio="f"/>
                </v:shape>
              </v:group>
            </w:pict>
          </mc:Fallback>
        </mc:AlternateContent>
      </w:r>
      <w:r>
        <w:rPr>
          <w:b/>
          <w:color w:val="001A1D"/>
          <w:w w:val="105"/>
        </w:rPr>
        <w:t>Hai</w:t>
      </w:r>
      <w:r>
        <w:rPr>
          <w:b/>
          <w:color w:val="001A1D"/>
          <w:spacing w:val="-4"/>
          <w:w w:val="105"/>
        </w:rPr>
        <w:t xml:space="preserve"> </w:t>
      </w:r>
      <w:r>
        <w:rPr>
          <w:color w:val="001A1D"/>
          <w:w w:val="105"/>
        </w:rPr>
        <w:t>dạng</w:t>
      </w:r>
      <w:r>
        <w:rPr>
          <w:color w:val="001A1D"/>
          <w:spacing w:val="-4"/>
          <w:w w:val="105"/>
        </w:rPr>
        <w:t xml:space="preserve"> </w:t>
      </w:r>
      <w:r>
        <w:rPr>
          <w:color w:val="001A1D"/>
          <w:w w:val="105"/>
        </w:rPr>
        <w:t>mã</w:t>
      </w:r>
      <w:r>
        <w:rPr>
          <w:color w:val="001A1D"/>
          <w:spacing w:val="-4"/>
          <w:w w:val="105"/>
        </w:rPr>
        <w:t xml:space="preserve"> </w:t>
      </w:r>
      <w:r>
        <w:rPr>
          <w:color w:val="001A1D"/>
          <w:w w:val="105"/>
        </w:rPr>
        <w:t>độc</w:t>
      </w:r>
      <w:r>
        <w:rPr>
          <w:color w:val="001A1D"/>
          <w:spacing w:val="-4"/>
          <w:w w:val="105"/>
        </w:rPr>
        <w:t xml:space="preserve"> </w:t>
      </w:r>
      <w:r>
        <w:rPr>
          <w:color w:val="001A1D"/>
          <w:w w:val="105"/>
        </w:rPr>
        <w:t>nào</w:t>
      </w:r>
      <w:r>
        <w:rPr>
          <w:color w:val="001A1D"/>
          <w:spacing w:val="-4"/>
          <w:w w:val="105"/>
        </w:rPr>
        <w:t xml:space="preserve"> </w:t>
      </w:r>
      <w:r>
        <w:rPr>
          <w:color w:val="001A1D"/>
          <w:w w:val="105"/>
        </w:rPr>
        <w:t>sau</w:t>
      </w:r>
      <w:r>
        <w:rPr>
          <w:color w:val="001A1D"/>
          <w:spacing w:val="-4"/>
          <w:w w:val="105"/>
        </w:rPr>
        <w:t xml:space="preserve"> </w:t>
      </w:r>
      <w:r>
        <w:rPr>
          <w:color w:val="001A1D"/>
          <w:w w:val="105"/>
        </w:rPr>
        <w:t>đây</w:t>
      </w:r>
      <w:r>
        <w:rPr>
          <w:color w:val="001A1D"/>
          <w:spacing w:val="-4"/>
          <w:w w:val="105"/>
        </w:rPr>
        <w:t xml:space="preserve"> </w:t>
      </w:r>
      <w:r>
        <w:rPr>
          <w:color w:val="001A1D"/>
          <w:w w:val="105"/>
        </w:rPr>
        <w:t>sống</w:t>
      </w:r>
      <w:r>
        <w:rPr>
          <w:color w:val="001A1D"/>
          <w:spacing w:val="-4"/>
          <w:w w:val="105"/>
        </w:rPr>
        <w:t xml:space="preserve"> </w:t>
      </w:r>
      <w:r>
        <w:rPr>
          <w:color w:val="001A1D"/>
          <w:w w:val="105"/>
        </w:rPr>
        <w:t>độc</w:t>
      </w:r>
      <w:r>
        <w:rPr>
          <w:color w:val="001A1D"/>
          <w:spacing w:val="-4"/>
          <w:w w:val="105"/>
        </w:rPr>
        <w:t xml:space="preserve"> lập?</w:t>
      </w:r>
    </w:p>
    <w:p>
      <w:pPr>
        <w:pStyle w:val="4"/>
        <w:spacing w:before="124"/>
      </w:pPr>
    </w:p>
    <w:p>
      <w:pPr>
        <w:pStyle w:val="5"/>
        <w:numPr>
          <w:ilvl w:val="0"/>
          <w:numId w:val="24"/>
        </w:numPr>
        <w:tabs>
          <w:tab w:val="left" w:pos="1098"/>
        </w:tabs>
        <w:spacing w:before="0"/>
        <w:ind w:left="1098" w:hanging="294"/>
        <w:rPr>
          <w:sz w:val="16"/>
        </w:rPr>
      </w:pPr>
      <w:r>
        <w:drawing>
          <wp:anchor distT="0" distB="0" distL="0" distR="0" simplePos="0" relativeHeight="251937792" behindDoc="0" locked="0" layoutInCell="1" allowOverlap="1">
            <wp:simplePos x="0" y="0"/>
            <wp:positionH relativeFrom="page">
              <wp:posOffset>611505</wp:posOffset>
            </wp:positionH>
            <wp:positionV relativeFrom="paragraph">
              <wp:posOffset>17145</wp:posOffset>
            </wp:positionV>
            <wp:extent cx="92710" cy="92710"/>
            <wp:effectExtent l="0" t="0" r="0" b="0"/>
            <wp:wrapNone/>
            <wp:docPr id="1485739337" name="Picture 1485739337"/>
            <wp:cNvGraphicFramePr/>
            <a:graphic xmlns:a="http://schemas.openxmlformats.org/drawingml/2006/main">
              <a:graphicData uri="http://schemas.openxmlformats.org/drawingml/2006/picture">
                <pic:pic xmlns:pic="http://schemas.openxmlformats.org/drawingml/2006/picture">
                  <pic:nvPicPr>
                    <pic:cNvPr id="1485739337" name="Picture 1485739337"/>
                    <pic:cNvPicPr/>
                  </pic:nvPicPr>
                  <pic:blipFill>
                    <a:blip r:embed="rId77" cstate="print"/>
                    <a:stretch>
                      <a:fillRect/>
                    </a:stretch>
                  </pic:blipFill>
                  <pic:spPr>
                    <a:xfrm>
                      <a:off x="0" y="0"/>
                      <a:ext cx="92494" cy="92494"/>
                    </a:xfrm>
                    <a:prstGeom prst="rect">
                      <a:avLst/>
                    </a:prstGeom>
                  </pic:spPr>
                </pic:pic>
              </a:graphicData>
            </a:graphic>
          </wp:anchor>
        </w:drawing>
      </w:r>
      <w:r>
        <w:rPr>
          <w:color w:val="001A1D"/>
          <w:spacing w:val="-2"/>
          <w:w w:val="105"/>
          <w:sz w:val="16"/>
        </w:rPr>
        <w:t>Rootkit</w:t>
      </w:r>
    </w:p>
    <w:p>
      <w:pPr>
        <w:pStyle w:val="5"/>
        <w:numPr>
          <w:ilvl w:val="0"/>
          <w:numId w:val="24"/>
        </w:numPr>
        <w:tabs>
          <w:tab w:val="left" w:pos="1098"/>
        </w:tabs>
        <w:spacing w:before="157"/>
        <w:ind w:left="1098" w:hanging="294"/>
        <w:rPr>
          <w:sz w:val="16"/>
          <w:highlight w:val="green"/>
        </w:rPr>
      </w:pPr>
      <w:r>
        <w:rPr>
          <w:highlight w:val="green"/>
        </w:rPr>
        <w:drawing>
          <wp:anchor distT="0" distB="0" distL="0" distR="0" simplePos="0" relativeHeight="251938816"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454112007" name="Picture 454112007"/>
            <wp:cNvGraphicFramePr/>
            <a:graphic xmlns:a="http://schemas.openxmlformats.org/drawingml/2006/main">
              <a:graphicData uri="http://schemas.openxmlformats.org/drawingml/2006/picture">
                <pic:pic xmlns:pic="http://schemas.openxmlformats.org/drawingml/2006/picture">
                  <pic:nvPicPr>
                    <pic:cNvPr id="454112007" name="Picture 454112007"/>
                    <pic:cNvPicPr/>
                  </pic:nvPicPr>
                  <pic:blipFill>
                    <a:blip r:embed="rId10" cstate="print"/>
                    <a:stretch>
                      <a:fillRect/>
                    </a:stretch>
                  </pic:blipFill>
                  <pic:spPr>
                    <a:xfrm>
                      <a:off x="0" y="0"/>
                      <a:ext cx="92494" cy="92494"/>
                    </a:xfrm>
                    <a:prstGeom prst="rect">
                      <a:avLst/>
                    </a:prstGeom>
                  </pic:spPr>
                </pic:pic>
              </a:graphicData>
            </a:graphic>
          </wp:anchor>
        </w:drawing>
      </w:r>
      <w:r>
        <w:rPr>
          <w:color w:val="001A1D"/>
          <w:spacing w:val="-4"/>
          <w:w w:val="105"/>
          <w:sz w:val="16"/>
          <w:highlight w:val="green"/>
        </w:rPr>
        <w:t>Worm</w:t>
      </w:r>
    </w:p>
    <w:p>
      <w:pPr>
        <w:pStyle w:val="5"/>
        <w:numPr>
          <w:ilvl w:val="0"/>
          <w:numId w:val="24"/>
        </w:numPr>
        <w:tabs>
          <w:tab w:val="left" w:pos="1098"/>
        </w:tabs>
        <w:ind w:left="1098" w:hanging="294"/>
        <w:rPr>
          <w:sz w:val="16"/>
          <w:highlight w:val="green"/>
        </w:rPr>
      </w:pPr>
      <w:r>
        <w:rPr>
          <w:highlight w:val="green"/>
        </w:rPr>
        <w:drawing>
          <wp:anchor distT="0" distB="0" distL="0" distR="0" simplePos="0" relativeHeight="251939840"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871628820" name="Picture 871628820"/>
            <wp:cNvGraphicFramePr/>
            <a:graphic xmlns:a="http://schemas.openxmlformats.org/drawingml/2006/main">
              <a:graphicData uri="http://schemas.openxmlformats.org/drawingml/2006/picture">
                <pic:pic xmlns:pic="http://schemas.openxmlformats.org/drawingml/2006/picture">
                  <pic:nvPicPr>
                    <pic:cNvPr id="871628820" name="Picture 871628820"/>
                    <pic:cNvPicPr/>
                  </pic:nvPicPr>
                  <pic:blipFill>
                    <a:blip r:embed="rId10" cstate="print"/>
                    <a:stretch>
                      <a:fillRect/>
                    </a:stretch>
                  </pic:blipFill>
                  <pic:spPr>
                    <a:xfrm>
                      <a:off x="0" y="0"/>
                      <a:ext cx="92494" cy="92494"/>
                    </a:xfrm>
                    <a:prstGeom prst="rect">
                      <a:avLst/>
                    </a:prstGeom>
                  </pic:spPr>
                </pic:pic>
              </a:graphicData>
            </a:graphic>
          </wp:anchor>
        </w:drawing>
      </w:r>
      <w:r>
        <w:rPr>
          <w:color w:val="001A1D"/>
          <w:spacing w:val="-2"/>
          <w:w w:val="105"/>
          <w:sz w:val="16"/>
          <w:highlight w:val="green"/>
        </w:rPr>
        <w:t>Zombie</w:t>
      </w:r>
    </w:p>
    <w:p>
      <w:pPr>
        <w:pStyle w:val="5"/>
        <w:numPr>
          <w:ilvl w:val="0"/>
          <w:numId w:val="24"/>
        </w:numPr>
        <w:tabs>
          <w:tab w:val="left" w:pos="1098"/>
        </w:tabs>
        <w:ind w:left="1098" w:hanging="294"/>
        <w:rPr>
          <w:sz w:val="16"/>
        </w:rPr>
      </w:pPr>
      <w:r>
        <w:drawing>
          <wp:anchor distT="0" distB="0" distL="0" distR="0" simplePos="0" relativeHeight="251940864"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1130940159" name="Picture 1130940159"/>
            <wp:cNvGraphicFramePr/>
            <a:graphic xmlns:a="http://schemas.openxmlformats.org/drawingml/2006/main">
              <a:graphicData uri="http://schemas.openxmlformats.org/drawingml/2006/picture">
                <pic:pic xmlns:pic="http://schemas.openxmlformats.org/drawingml/2006/picture">
                  <pic:nvPicPr>
                    <pic:cNvPr id="1130940159" name="Picture 1130940159"/>
                    <pic:cNvPicPr/>
                  </pic:nvPicPr>
                  <pic:blipFill>
                    <a:blip r:embed="rId10" cstate="print"/>
                    <a:stretch>
                      <a:fillRect/>
                    </a:stretch>
                  </pic:blipFill>
                  <pic:spPr>
                    <a:xfrm>
                      <a:off x="0" y="0"/>
                      <a:ext cx="92494" cy="92494"/>
                    </a:xfrm>
                    <a:prstGeom prst="rect">
                      <a:avLst/>
                    </a:prstGeom>
                  </pic:spPr>
                </pic:pic>
              </a:graphicData>
            </a:graphic>
          </wp:anchor>
        </w:drawing>
      </w:r>
      <w:r>
        <w:rPr>
          <w:color w:val="001A1D"/>
          <w:w w:val="105"/>
          <w:sz w:val="16"/>
        </w:rPr>
        <w:t>Logic</w:t>
      </w:r>
      <w:r>
        <w:rPr>
          <w:color w:val="001A1D"/>
          <w:spacing w:val="-5"/>
          <w:w w:val="105"/>
          <w:sz w:val="16"/>
        </w:rPr>
        <w:t xml:space="preserve"> </w:t>
      </w:r>
      <w:r>
        <w:rPr>
          <w:color w:val="001A1D"/>
          <w:spacing w:val="-4"/>
          <w:w w:val="105"/>
          <w:sz w:val="16"/>
        </w:rPr>
        <w:t>boom</w:t>
      </w:r>
    </w:p>
    <w:p>
      <w:pPr>
        <w:pStyle w:val="5"/>
        <w:numPr>
          <w:ilvl w:val="0"/>
          <w:numId w:val="24"/>
        </w:numPr>
        <w:tabs>
          <w:tab w:val="left" w:pos="1098"/>
        </w:tabs>
        <w:spacing w:before="90"/>
        <w:ind w:left="1098" w:hanging="294"/>
        <w:rPr>
          <w:sz w:val="16"/>
        </w:rPr>
      </w:pPr>
      <w:r>
        <w:drawing>
          <wp:anchor distT="0" distB="0" distL="0" distR="0" simplePos="0" relativeHeight="251941888" behindDoc="0" locked="0" layoutInCell="1" allowOverlap="1">
            <wp:simplePos x="0" y="0"/>
            <wp:positionH relativeFrom="page">
              <wp:posOffset>611505</wp:posOffset>
            </wp:positionH>
            <wp:positionV relativeFrom="paragraph">
              <wp:posOffset>73660</wp:posOffset>
            </wp:positionV>
            <wp:extent cx="92710" cy="92710"/>
            <wp:effectExtent l="0" t="0" r="0" b="0"/>
            <wp:wrapNone/>
            <wp:docPr id="1716612452" name="Picture 1716612452"/>
            <wp:cNvGraphicFramePr/>
            <a:graphic xmlns:a="http://schemas.openxmlformats.org/drawingml/2006/main">
              <a:graphicData uri="http://schemas.openxmlformats.org/drawingml/2006/picture">
                <pic:pic xmlns:pic="http://schemas.openxmlformats.org/drawingml/2006/picture">
                  <pic:nvPicPr>
                    <pic:cNvPr id="1716612452" name="Picture 1716612452"/>
                    <pic:cNvPicPr/>
                  </pic:nvPicPr>
                  <pic:blipFill>
                    <a:blip r:embed="rId56" cstate="print"/>
                    <a:stretch>
                      <a:fillRect/>
                    </a:stretch>
                  </pic:blipFill>
                  <pic:spPr>
                    <a:xfrm>
                      <a:off x="0" y="0"/>
                      <a:ext cx="92494" cy="92494"/>
                    </a:xfrm>
                    <a:prstGeom prst="rect">
                      <a:avLst/>
                    </a:prstGeom>
                  </pic:spPr>
                </pic:pic>
              </a:graphicData>
            </a:graphic>
          </wp:anchor>
        </w:drawing>
      </w:r>
      <w:r>
        <w:rPr>
          <w:color w:val="001A1D"/>
          <w:spacing w:val="-2"/>
          <w:w w:val="105"/>
          <w:sz w:val="16"/>
        </w:rPr>
        <w:t>Trojan</w:t>
      </w:r>
    </w:p>
    <w:p>
      <w:pPr>
        <w:pStyle w:val="4"/>
      </w:pPr>
    </w:p>
    <w:p>
      <w:pPr>
        <w:pStyle w:val="4"/>
      </w:pPr>
    </w:p>
    <w:p>
      <w:pPr>
        <w:pStyle w:val="4"/>
        <w:spacing w:before="22"/>
      </w:pPr>
    </w:p>
    <w:p>
      <w:pPr>
        <w:pStyle w:val="4"/>
        <w:ind w:left="468"/>
      </w:pPr>
      <w:r>
        <w:rPr>
          <w:color w:val="8E662E"/>
          <w:w w:val="105"/>
        </w:rPr>
        <w:t>Câu</w:t>
      </w:r>
      <w:r>
        <w:rPr>
          <w:color w:val="8E662E"/>
          <w:spacing w:val="-4"/>
          <w:w w:val="105"/>
        </w:rPr>
        <w:t xml:space="preserve"> </w:t>
      </w:r>
      <w:r>
        <w:rPr>
          <w:color w:val="8E662E"/>
          <w:w w:val="105"/>
        </w:rPr>
        <w:t>trả</w:t>
      </w:r>
      <w:r>
        <w:rPr>
          <w:color w:val="8E662E"/>
          <w:spacing w:val="-3"/>
          <w:w w:val="105"/>
        </w:rPr>
        <w:t xml:space="preserve"> </w:t>
      </w:r>
      <w:r>
        <w:rPr>
          <w:color w:val="8E662E"/>
          <w:w w:val="105"/>
        </w:rPr>
        <w:t>lời</w:t>
      </w:r>
      <w:r>
        <w:rPr>
          <w:color w:val="8E662E"/>
          <w:spacing w:val="-4"/>
          <w:w w:val="105"/>
        </w:rPr>
        <w:t xml:space="preserve"> </w:t>
      </w:r>
      <w:r>
        <w:rPr>
          <w:color w:val="8E662E"/>
          <w:w w:val="105"/>
        </w:rPr>
        <w:t>của</w:t>
      </w:r>
      <w:r>
        <w:rPr>
          <w:color w:val="8E662E"/>
          <w:spacing w:val="-3"/>
          <w:w w:val="105"/>
        </w:rPr>
        <w:t xml:space="preserve"> </w:t>
      </w:r>
      <w:r>
        <w:rPr>
          <w:color w:val="8E662E"/>
          <w:w w:val="105"/>
        </w:rPr>
        <w:t>bạn</w:t>
      </w:r>
      <w:r>
        <w:rPr>
          <w:color w:val="8E662E"/>
          <w:spacing w:val="-4"/>
          <w:w w:val="105"/>
        </w:rPr>
        <w:t xml:space="preserve"> sai.</w:t>
      </w:r>
    </w:p>
    <w:p>
      <w:pPr>
        <w:pStyle w:val="4"/>
        <w:spacing w:before="124" w:line="278" w:lineRule="auto"/>
        <w:ind w:left="468" w:right="9125"/>
      </w:pPr>
      <w:r>
        <w:rPr>
          <w:color w:val="8E662E"/>
          <w:w w:val="105"/>
        </w:rPr>
        <w:t>The</w:t>
      </w:r>
      <w:r>
        <w:rPr>
          <w:color w:val="8E662E"/>
          <w:spacing w:val="-12"/>
          <w:w w:val="105"/>
        </w:rPr>
        <w:t xml:space="preserve"> </w:t>
      </w:r>
      <w:r>
        <w:rPr>
          <w:color w:val="8E662E"/>
          <w:w w:val="105"/>
        </w:rPr>
        <w:t>correct</w:t>
      </w:r>
      <w:r>
        <w:rPr>
          <w:color w:val="8E662E"/>
          <w:spacing w:val="-11"/>
          <w:w w:val="105"/>
        </w:rPr>
        <w:t xml:space="preserve"> </w:t>
      </w:r>
      <w:r>
        <w:rPr>
          <w:color w:val="8E662E"/>
          <w:w w:val="105"/>
        </w:rPr>
        <w:t>answers</w:t>
      </w:r>
      <w:r>
        <w:rPr>
          <w:color w:val="8E662E"/>
          <w:spacing w:val="-12"/>
          <w:w w:val="105"/>
        </w:rPr>
        <w:t xml:space="preserve"> </w:t>
      </w:r>
      <w:r>
        <w:rPr>
          <w:color w:val="8E662E"/>
          <w:w w:val="105"/>
        </w:rPr>
        <w:t>are: Worm, Zombie</w:t>
      </w:r>
    </w:p>
    <w:p>
      <w:pPr>
        <w:spacing w:line="278" w:lineRule="auto"/>
        <w:sectPr>
          <w:pgSz w:w="12240" w:h="15840"/>
          <w:pgMar w:top="220" w:right="460" w:bottom="440" w:left="400" w:header="0" w:footer="260" w:gutter="0"/>
          <w:cols w:space="720" w:num="1"/>
        </w:sectPr>
      </w:pPr>
    </w:p>
    <w:p>
      <w:pPr>
        <w:pStyle w:val="4"/>
        <w:tabs>
          <w:tab w:val="left" w:pos="4725"/>
        </w:tabs>
        <w:spacing w:before="65"/>
        <w:ind w:left="110"/>
        <w:rPr>
          <w:rFonts w:ascii="Arial MT"/>
        </w:rPr>
      </w:pPr>
      <w:r>
        <w:rPr>
          <w:rFonts w:ascii="Arial MT"/>
        </w:rPr>
        <w:t>11/16/23,</w:t>
      </w:r>
      <w:r>
        <w:rPr>
          <w:rFonts w:ascii="Arial MT"/>
          <w:spacing w:val="-7"/>
        </w:rPr>
        <w:t xml:space="preserve"> </w:t>
      </w:r>
      <w:r>
        <w:rPr>
          <w:rFonts w:ascii="Arial MT"/>
        </w:rPr>
        <w:t>3:09</w:t>
      </w:r>
      <w:r>
        <w:rPr>
          <w:rFonts w:ascii="Arial MT"/>
          <w:spacing w:val="-7"/>
        </w:rPr>
        <w:t xml:space="preserve"> </w:t>
      </w:r>
      <w:r>
        <w:rPr>
          <w:rFonts w:ascii="Arial MT"/>
          <w:spacing w:val="-5"/>
        </w:rPr>
        <w:t>PM</w:t>
      </w:r>
      <w:r>
        <w:rPr>
          <w:rFonts w:ascii="Arial MT"/>
        </w:rPr>
        <w:tab/>
      </w:r>
      <w:r>
        <w:rPr>
          <w:rFonts w:ascii="Arial MT"/>
        </w:rPr>
        <w:t>Kiem</w:t>
      </w:r>
      <w:r>
        <w:rPr>
          <w:rFonts w:ascii="Arial MT"/>
          <w:spacing w:val="-3"/>
        </w:rPr>
        <w:t xml:space="preserve"> </w:t>
      </w:r>
      <w:r>
        <w:rPr>
          <w:rFonts w:ascii="Arial MT"/>
        </w:rPr>
        <w:t>tra</w:t>
      </w:r>
      <w:r>
        <w:rPr>
          <w:rFonts w:ascii="Arial MT"/>
          <w:spacing w:val="-1"/>
        </w:rPr>
        <w:t xml:space="preserve"> </w:t>
      </w:r>
      <w:r>
        <w:rPr>
          <w:rFonts w:ascii="Arial MT"/>
        </w:rPr>
        <w:t>cuoi</w:t>
      </w:r>
      <w:r>
        <w:rPr>
          <w:rFonts w:ascii="Arial MT"/>
          <w:spacing w:val="-1"/>
        </w:rPr>
        <w:t xml:space="preserve"> </w:t>
      </w:r>
      <w:r>
        <w:rPr>
          <w:rFonts w:ascii="Arial MT"/>
        </w:rPr>
        <w:t>ki</w:t>
      </w:r>
      <w:r>
        <w:rPr>
          <w:rFonts w:ascii="Arial MT"/>
          <w:spacing w:val="-1"/>
        </w:rPr>
        <w:t xml:space="preserve"> </w:t>
      </w:r>
      <w:r>
        <w:rPr>
          <w:rFonts w:ascii="Arial MT"/>
        </w:rPr>
        <w:t>2:</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(page</w:t>
      </w:r>
      <w:r>
        <w:rPr>
          <w:rFonts w:ascii="Arial MT"/>
          <w:spacing w:val="-1"/>
        </w:rPr>
        <w:t xml:space="preserve"> </w:t>
      </w:r>
      <w:r>
        <w:rPr>
          <w:rFonts w:ascii="Arial MT"/>
        </w:rPr>
        <w:t>1</w:t>
      </w:r>
      <w:r>
        <w:rPr>
          <w:rFonts w:ascii="Arial MT"/>
          <w:spacing w:val="-1"/>
        </w:rPr>
        <w:t xml:space="preserve"> </w:t>
      </w:r>
      <w:r>
        <w:rPr>
          <w:rFonts w:ascii="Arial MT"/>
        </w:rPr>
        <w:t>of</w:t>
      </w:r>
      <w:r>
        <w:rPr>
          <w:rFonts w:ascii="Arial MT"/>
          <w:spacing w:val="-1"/>
        </w:rPr>
        <w:t xml:space="preserve"> </w:t>
      </w:r>
      <w:r>
        <w:rPr>
          <w:rFonts w:ascii="Arial MT"/>
        </w:rPr>
        <w:t>20)</w:t>
      </w:r>
      <w:r>
        <w:rPr>
          <w:rFonts w:ascii="Arial MT"/>
          <w:spacing w:val="-1"/>
        </w:rPr>
        <w:t xml:space="preserve"> </w:t>
      </w:r>
      <w:r>
        <w:rPr>
          <w:rFonts w:ascii="Arial MT"/>
        </w:rPr>
        <w:t>|</w:t>
      </w:r>
      <w:r>
        <w:rPr>
          <w:rFonts w:ascii="Arial MT"/>
          <w:spacing w:val="-1"/>
        </w:rPr>
        <w:t xml:space="preserve"> </w:t>
      </w:r>
      <w:r>
        <w:rPr>
          <w:rFonts w:ascii="Arial MT"/>
          <w:spacing w:val="-5"/>
        </w:rPr>
        <w:t>MMS</w:t>
      </w:r>
    </w:p>
    <w:p>
      <w:pPr>
        <w:pStyle w:val="4"/>
        <w:spacing w:before="4"/>
        <w:rPr>
          <w:rFonts w:ascii="Arial MT"/>
          <w:sz w:val="5"/>
        </w:rPr>
      </w:pPr>
      <w:r>
        <mc:AlternateContent>
          <mc:Choice Requires="wpg">
            <w:drawing>
              <wp:anchor distT="0" distB="0" distL="0" distR="0" simplePos="0" relativeHeight="252026880" behindDoc="1" locked="0" layoutInCell="1" allowOverlap="1">
                <wp:simplePos x="0" y="0"/>
                <wp:positionH relativeFrom="page">
                  <wp:posOffset>408940</wp:posOffset>
                </wp:positionH>
                <wp:positionV relativeFrom="paragraph">
                  <wp:posOffset>54610</wp:posOffset>
                </wp:positionV>
                <wp:extent cx="6944360" cy="782955"/>
                <wp:effectExtent l="0" t="0" r="0" b="0"/>
                <wp:wrapTopAndBottom/>
                <wp:docPr id="1805940204" name="Group 1805940204"/>
                <wp:cNvGraphicFramePr/>
                <a:graphic xmlns:a="http://schemas.openxmlformats.org/drawingml/2006/main">
                  <a:graphicData uri="http://schemas.microsoft.com/office/word/2010/wordprocessingGroup">
                    <wpg:wgp>
                      <wpg:cNvGrpSpPr/>
                      <wpg:grpSpPr>
                        <a:xfrm>
                          <a:off x="0" y="0"/>
                          <a:ext cx="6944359" cy="782955"/>
                          <a:chOff x="0" y="0"/>
                          <a:chExt cx="6944359" cy="782955"/>
                        </a:xfrm>
                      </wpg:grpSpPr>
                      <wps:wsp>
                        <wps:cNvPr id="1346964962" name="Graphic 247"/>
                        <wps:cNvSpPr/>
                        <wps:spPr>
                          <a:xfrm>
                            <a:off x="3557" y="3557"/>
                            <a:ext cx="6937375" cy="775970"/>
                          </a:xfrm>
                          <a:custGeom>
                            <a:avLst/>
                            <a:gdLst/>
                            <a:ahLst/>
                            <a:cxnLst/>
                            <a:rect l="l" t="t" r="r" b="b"/>
                            <a:pathLst>
                              <a:path w="6937375" h="775970">
                                <a:moveTo>
                                  <a:pt x="0" y="764856"/>
                                </a:moveTo>
                                <a:lnTo>
                                  <a:pt x="0" y="10672"/>
                                </a:lnTo>
                                <a:lnTo>
                                  <a:pt x="0" y="7719"/>
                                </a:lnTo>
                                <a:lnTo>
                                  <a:pt x="1041" y="5197"/>
                                </a:lnTo>
                                <a:lnTo>
                                  <a:pt x="3125" y="3119"/>
                                </a:lnTo>
                                <a:lnTo>
                                  <a:pt x="5209" y="1042"/>
                                </a:lnTo>
                                <a:lnTo>
                                  <a:pt x="7725" y="0"/>
                                </a:lnTo>
                                <a:lnTo>
                                  <a:pt x="10672" y="0"/>
                                </a:lnTo>
                                <a:lnTo>
                                  <a:pt x="6926398" y="0"/>
                                </a:lnTo>
                                <a:lnTo>
                                  <a:pt x="6929345" y="0"/>
                                </a:lnTo>
                                <a:lnTo>
                                  <a:pt x="6931860" y="1042"/>
                                </a:lnTo>
                                <a:lnTo>
                                  <a:pt x="6933944" y="3119"/>
                                </a:lnTo>
                                <a:lnTo>
                                  <a:pt x="6936028" y="5197"/>
                                </a:lnTo>
                                <a:lnTo>
                                  <a:pt x="6937070" y="7719"/>
                                </a:lnTo>
                                <a:lnTo>
                                  <a:pt x="6937071" y="10672"/>
                                </a:lnTo>
                                <a:lnTo>
                                  <a:pt x="6937071" y="764856"/>
                                </a:lnTo>
                                <a:lnTo>
                                  <a:pt x="6937070" y="767795"/>
                                </a:lnTo>
                                <a:lnTo>
                                  <a:pt x="6936028" y="770310"/>
                                </a:lnTo>
                                <a:lnTo>
                                  <a:pt x="6933944" y="772388"/>
                                </a:lnTo>
                                <a:lnTo>
                                  <a:pt x="6931860" y="774473"/>
                                </a:lnTo>
                                <a:lnTo>
                                  <a:pt x="6929345" y="775521"/>
                                </a:lnTo>
                                <a:lnTo>
                                  <a:pt x="6926398" y="775528"/>
                                </a:lnTo>
                                <a:lnTo>
                                  <a:pt x="10672" y="775528"/>
                                </a:lnTo>
                                <a:lnTo>
                                  <a:pt x="7725" y="775521"/>
                                </a:lnTo>
                                <a:lnTo>
                                  <a:pt x="5209" y="774473"/>
                                </a:lnTo>
                                <a:lnTo>
                                  <a:pt x="3125" y="772388"/>
                                </a:lnTo>
                                <a:lnTo>
                                  <a:pt x="1041" y="770310"/>
                                </a:lnTo>
                                <a:lnTo>
                                  <a:pt x="0" y="767795"/>
                                </a:lnTo>
                                <a:lnTo>
                                  <a:pt x="0" y="764856"/>
                                </a:lnTo>
                                <a:close/>
                              </a:path>
                            </a:pathLst>
                          </a:custGeom>
                          <a:ln w="7114">
                            <a:solidFill>
                              <a:srgbClr val="CAD0D6"/>
                            </a:solidFill>
                            <a:prstDash val="solid"/>
                          </a:ln>
                        </wps:spPr>
                        <wps:bodyPr wrap="square" lIns="0" tIns="0" rIns="0" bIns="0" rtlCol="0">
                          <a:noAutofit/>
                        </wps:bodyPr>
                      </wps:wsp>
                      <wps:wsp>
                        <wps:cNvPr id="1454233176" name="Graphic 248"/>
                        <wps:cNvSpPr/>
                        <wps:spPr>
                          <a:xfrm>
                            <a:off x="60477" y="586982"/>
                            <a:ext cx="448309" cy="128270"/>
                          </a:xfrm>
                          <a:custGeom>
                            <a:avLst/>
                            <a:gdLst/>
                            <a:ahLst/>
                            <a:cxnLst/>
                            <a:rect l="l" t="t" r="r" b="b"/>
                            <a:pathLst>
                              <a:path w="448309" h="128270">
                                <a:moveTo>
                                  <a:pt x="0" y="74706"/>
                                </a:moveTo>
                                <a:lnTo>
                                  <a:pt x="0" y="53362"/>
                                </a:lnTo>
                                <a:lnTo>
                                  <a:pt x="0" y="49852"/>
                                </a:lnTo>
                                <a:lnTo>
                                  <a:pt x="341" y="46379"/>
                                </a:lnTo>
                                <a:lnTo>
                                  <a:pt x="1025" y="42940"/>
                                </a:lnTo>
                                <a:lnTo>
                                  <a:pt x="1708" y="39500"/>
                                </a:lnTo>
                                <a:lnTo>
                                  <a:pt x="2721" y="36165"/>
                                </a:lnTo>
                                <a:lnTo>
                                  <a:pt x="4061" y="32934"/>
                                </a:lnTo>
                                <a:lnTo>
                                  <a:pt x="5402" y="29696"/>
                                </a:lnTo>
                                <a:lnTo>
                                  <a:pt x="15629" y="15626"/>
                                </a:lnTo>
                                <a:lnTo>
                                  <a:pt x="18106" y="13146"/>
                                </a:lnTo>
                                <a:lnTo>
                                  <a:pt x="49858" y="0"/>
                                </a:lnTo>
                                <a:lnTo>
                                  <a:pt x="53362" y="0"/>
                                </a:lnTo>
                                <a:lnTo>
                                  <a:pt x="394879" y="0"/>
                                </a:lnTo>
                                <a:lnTo>
                                  <a:pt x="398383" y="0"/>
                                </a:lnTo>
                                <a:lnTo>
                                  <a:pt x="401853" y="340"/>
                                </a:lnTo>
                                <a:lnTo>
                                  <a:pt x="432612" y="15626"/>
                                </a:lnTo>
                                <a:lnTo>
                                  <a:pt x="435089" y="18099"/>
                                </a:lnTo>
                                <a:lnTo>
                                  <a:pt x="444179" y="32934"/>
                                </a:lnTo>
                                <a:lnTo>
                                  <a:pt x="445520" y="36165"/>
                                </a:lnTo>
                                <a:lnTo>
                                  <a:pt x="446532" y="39507"/>
                                </a:lnTo>
                                <a:lnTo>
                                  <a:pt x="447216" y="42946"/>
                                </a:lnTo>
                                <a:lnTo>
                                  <a:pt x="447899" y="46379"/>
                                </a:lnTo>
                                <a:lnTo>
                                  <a:pt x="448241" y="49852"/>
                                </a:lnTo>
                                <a:lnTo>
                                  <a:pt x="448241" y="53362"/>
                                </a:lnTo>
                                <a:lnTo>
                                  <a:pt x="448241" y="74706"/>
                                </a:lnTo>
                                <a:lnTo>
                                  <a:pt x="448241" y="78208"/>
                                </a:lnTo>
                                <a:lnTo>
                                  <a:pt x="447899" y="81676"/>
                                </a:lnTo>
                                <a:lnTo>
                                  <a:pt x="447216" y="85115"/>
                                </a:lnTo>
                                <a:lnTo>
                                  <a:pt x="446532" y="88547"/>
                                </a:lnTo>
                                <a:lnTo>
                                  <a:pt x="445520" y="91883"/>
                                </a:lnTo>
                                <a:lnTo>
                                  <a:pt x="444179" y="95114"/>
                                </a:lnTo>
                                <a:lnTo>
                                  <a:pt x="442838" y="98351"/>
                                </a:lnTo>
                                <a:lnTo>
                                  <a:pt x="441194" y="101422"/>
                                </a:lnTo>
                                <a:lnTo>
                                  <a:pt x="439248" y="104334"/>
                                </a:lnTo>
                                <a:lnTo>
                                  <a:pt x="437301" y="107252"/>
                                </a:lnTo>
                                <a:lnTo>
                                  <a:pt x="424525" y="119057"/>
                                </a:lnTo>
                                <a:lnTo>
                                  <a:pt x="421612" y="121009"/>
                                </a:lnTo>
                                <a:lnTo>
                                  <a:pt x="405289" y="127033"/>
                                </a:lnTo>
                                <a:lnTo>
                                  <a:pt x="401853" y="127721"/>
                                </a:lnTo>
                                <a:lnTo>
                                  <a:pt x="398383" y="128061"/>
                                </a:lnTo>
                                <a:lnTo>
                                  <a:pt x="394879" y="128069"/>
                                </a:lnTo>
                                <a:lnTo>
                                  <a:pt x="53362" y="128069"/>
                                </a:lnTo>
                                <a:lnTo>
                                  <a:pt x="49858" y="128061"/>
                                </a:lnTo>
                                <a:lnTo>
                                  <a:pt x="46388" y="127714"/>
                                </a:lnTo>
                                <a:lnTo>
                                  <a:pt x="42951" y="127026"/>
                                </a:lnTo>
                                <a:lnTo>
                                  <a:pt x="39515" y="126345"/>
                                </a:lnTo>
                                <a:lnTo>
                                  <a:pt x="23715" y="119057"/>
                                </a:lnTo>
                                <a:lnTo>
                                  <a:pt x="20802" y="117111"/>
                                </a:lnTo>
                                <a:lnTo>
                                  <a:pt x="8993" y="104334"/>
                                </a:lnTo>
                                <a:lnTo>
                                  <a:pt x="7046" y="101422"/>
                                </a:lnTo>
                                <a:lnTo>
                                  <a:pt x="5402" y="98351"/>
                                </a:lnTo>
                                <a:lnTo>
                                  <a:pt x="4061" y="95114"/>
                                </a:lnTo>
                                <a:lnTo>
                                  <a:pt x="2721" y="91883"/>
                                </a:lnTo>
                                <a:lnTo>
                                  <a:pt x="1708" y="88547"/>
                                </a:lnTo>
                                <a:lnTo>
                                  <a:pt x="1025" y="85115"/>
                                </a:lnTo>
                                <a:lnTo>
                                  <a:pt x="341" y="81676"/>
                                </a:lnTo>
                                <a:lnTo>
                                  <a:pt x="0" y="78208"/>
                                </a:lnTo>
                                <a:lnTo>
                                  <a:pt x="0" y="74706"/>
                                </a:lnTo>
                                <a:close/>
                              </a:path>
                            </a:pathLst>
                          </a:custGeom>
                          <a:ln w="7114">
                            <a:solidFill>
                              <a:srgbClr val="000000"/>
                            </a:solidFill>
                            <a:prstDash val="solid"/>
                          </a:ln>
                        </wps:spPr>
                        <wps:bodyPr wrap="square" lIns="0" tIns="0" rIns="0" bIns="0" rtlCol="0">
                          <a:noAutofit/>
                        </wps:bodyPr>
                      </wps:wsp>
                      <wps:wsp>
                        <wps:cNvPr id="1747544511" name="Textbox 249"/>
                        <wps:cNvSpPr txBox="1"/>
                        <wps:spPr>
                          <a:xfrm>
                            <a:off x="10977" y="9196"/>
                            <a:ext cx="6922770" cy="764540"/>
                          </a:xfrm>
                          <a:prstGeom prst="rect">
                            <a:avLst/>
                          </a:prstGeom>
                        </wps:spPr>
                        <wps:txbx>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25</w:t>
                              </w:r>
                            </w:p>
                            <w:p>
                              <w:pPr>
                                <w:spacing w:before="79"/>
                                <w:ind w:left="77"/>
                                <w:rPr>
                                  <w:sz w:val="13"/>
                                </w:rPr>
                              </w:pPr>
                              <w:r>
                                <w:rPr>
                                  <w:color w:val="1C2025"/>
                                  <w:sz w:val="13"/>
                                </w:rPr>
                                <w:t>Not</w:t>
                              </w:r>
                              <w:r>
                                <w:rPr>
                                  <w:color w:val="1C2025"/>
                                  <w:spacing w:val="4"/>
                                  <w:sz w:val="13"/>
                                </w:rPr>
                                <w:t xml:space="preserve"> </w:t>
                              </w:r>
                              <w:r>
                                <w:rPr>
                                  <w:color w:val="1C2025"/>
                                  <w:spacing w:val="-2"/>
                                  <w:sz w:val="13"/>
                                </w:rPr>
                                <w:t>answered</w:t>
                              </w:r>
                            </w:p>
                            <w:p>
                              <w:pPr>
                                <w:spacing w:before="118"/>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38"/>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4.3pt;height:61.65pt;width:546.8pt;mso-position-horizontal-relative:page;mso-wrap-distance-bottom:0pt;mso-wrap-distance-top:0pt;z-index:-251289600;mso-width-relative:page;mso-height-relative:page;" coordsize="6944359,782955" o:gfxdata="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">
                <o:lock v:ext="edit" aspectratio="f"/>
                <v:shape id="Graphic 247" o:spid="_x0000_s1026" o:spt="100" style="position:absolute;left:3557;top:3557;height:775970;width:6937375;" filled="f" stroked="t" coordsize="6937375,775970" o:gfxdata="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0w&#10;jxzCAAAA4wAAAA8AAAAAAAAAAQAgAAAAIgAAAGRycy9kb3ducmV2LnhtbFBLAQIUABQAAAAIAIdO&#10;4kAzLwWeOwAAADkAAAAQAAAAAAAAAAEAIAAAABEBAABkcnMvc2hhcGV4bWwueG1sUEsFBgAAAAAG&#10;AAYAWwEAALsDAAAAAA==&#10;" path="m0,764856l0,10672,0,7719,1041,5197,3125,3119,5209,1042,7725,0,10672,0,6926398,0,6929345,0,6931860,1042,6933944,3119,6936028,5197,6937070,7719,6937071,10672,6937071,764856,6937070,767795,6936028,770310,6933944,772388,6931860,774473,6929345,775521,6926398,775528,10672,775528,7725,775521,5209,774473,3125,772388,1041,770310,0,767795,0,764856xe">
                  <v:fill on="f" focussize="0,0"/>
                  <v:stroke weight="0.560157480314961pt" color="#CAD0D6" joinstyle="round"/>
                  <v:imagedata o:title=""/>
                  <o:lock v:ext="edit" aspectratio="f"/>
                  <v:textbox inset="0mm,0mm,0mm,0mm"/>
                </v:shape>
                <v:shape id="Graphic 248" o:spid="_x0000_s1026" o:spt="100" style="position:absolute;left:60477;top:586982;height:128270;width:448309;" filled="f" stroked="t" coordsize="448309,128270" o:gfxdata="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iU2iy/&#10;AAAA4wAAAA8AAAAAAAAAAQAgAAAAIgAAAGRycy9kb3ducmV2LnhtbFBLAQIUABQAAAAIAIdO4kAz&#10;LwWeOwAAADkAAAAQAAAAAAAAAAEAIAAAAA4BAABkcnMvc2hhcGV4bWwueG1sUEsFBgAAAAAGAAYA&#10;WwEAALgDAAAAAA==&#10;" path="m0,74706l0,53362,0,49852,341,46379,1025,42940,1708,39500,2721,36165,4061,32934,5402,29696,15629,15626,18106,13146,49858,0,53362,0,394879,0,398383,0,401853,340,432612,15626,435089,18099,444179,32934,445520,36165,446532,39507,447216,42946,447899,46379,448241,49852,448241,53362,448241,74706,448241,78208,447899,81676,447216,85115,446532,88547,445520,91883,444179,95114,442838,98351,441194,101422,439248,104334,437301,107252,424525,119057,421612,121009,405289,127033,401853,127721,398383,128061,394879,128069,53362,128069,49858,128061,46388,127714,42951,127026,39515,126345,23715,119057,20802,117111,8993,104334,7046,101422,5402,98351,4061,95114,2721,91883,1708,88547,1025,85115,341,81676,0,78208,0,74706xe">
                  <v:fill on="f" focussize="0,0"/>
                  <v:stroke weight="0.560157480314961pt" color="#000000" joinstyle="round"/>
                  <v:imagedata o:title=""/>
                  <o:lock v:ext="edit" aspectratio="f"/>
                  <v:textbox inset="0mm,0mm,0mm,0mm"/>
                </v:shape>
                <v:shape id="Textbox 249" o:spid="_x0000_s1026" o:spt="202" type="#_x0000_t202" style="position:absolute;left:10977;top:9196;height:764540;width:6922770;" filled="f" stroked="f" coordsize="21600,21600" o:gfxdata="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wc&#10;v2DCAAAA4wAAAA8AAAAAAAAAAQAgAAAAIgAAAGRycy9kb3ducmV2LnhtbFBLAQIUABQAAAAIAIdO&#10;4kAzLwWeOwAAADkAAAAQAAAAAAAAAAEAIAAAABEBAABkcnMvc2hhcGV4bWwueG1sUEsFBgAAAAAG&#10;AAYAWwEAALsDAAAAAA==&#10;">
                  <v:fill on="f" focussize="0,0"/>
                  <v:stroke on="f"/>
                  <v:imagedata o:title=""/>
                  <o:lock v:ext="edit" aspectratio="f"/>
                  <v:textbox inset="0mm,0mm,0mm,0mm">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25</w:t>
                        </w:r>
                      </w:p>
                      <w:p>
                        <w:pPr>
                          <w:spacing w:before="79"/>
                          <w:ind w:left="77"/>
                          <w:rPr>
                            <w:sz w:val="13"/>
                          </w:rPr>
                        </w:pPr>
                        <w:r>
                          <w:rPr>
                            <w:color w:val="1C2025"/>
                            <w:sz w:val="13"/>
                          </w:rPr>
                          <w:t>Not</w:t>
                        </w:r>
                        <w:r>
                          <w:rPr>
                            <w:color w:val="1C2025"/>
                            <w:spacing w:val="4"/>
                            <w:sz w:val="13"/>
                          </w:rPr>
                          <w:t xml:space="preserve"> </w:t>
                        </w:r>
                        <w:r>
                          <w:rPr>
                            <w:color w:val="1C2025"/>
                            <w:spacing w:val="-2"/>
                            <w:sz w:val="13"/>
                          </w:rPr>
                          <w:t>answered</w:t>
                        </w:r>
                      </w:p>
                      <w:p>
                        <w:pPr>
                          <w:spacing w:before="118"/>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38"/>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rPr>
          <w:rFonts w:ascii="Arial MT"/>
        </w:rPr>
      </w:pPr>
    </w:p>
    <w:p>
      <w:pPr>
        <w:pStyle w:val="4"/>
        <w:spacing w:before="165"/>
        <w:rPr>
          <w:rFonts w:ascii="Arial MT"/>
        </w:rPr>
      </w:pPr>
    </w:p>
    <w:p>
      <w:pPr>
        <w:pStyle w:val="4"/>
        <w:ind w:left="468"/>
      </w:pPr>
      <w:r>
        <w:rPr>
          <w:color w:val="001A1D"/>
          <w:w w:val="105"/>
        </w:rPr>
        <w:t>Mã</w:t>
      </w:r>
      <w:r>
        <w:rPr>
          <w:color w:val="001A1D"/>
          <w:spacing w:val="-5"/>
          <w:w w:val="105"/>
        </w:rPr>
        <w:t xml:space="preserve"> </w:t>
      </w:r>
      <w:r>
        <w:rPr>
          <w:color w:val="001A1D"/>
          <w:w w:val="105"/>
        </w:rPr>
        <w:t>độc</w:t>
      </w:r>
      <w:r>
        <w:rPr>
          <w:color w:val="001A1D"/>
          <w:spacing w:val="-4"/>
          <w:w w:val="105"/>
        </w:rPr>
        <w:t xml:space="preserve"> </w:t>
      </w:r>
      <w:r>
        <w:rPr>
          <w:color w:val="001A1D"/>
          <w:w w:val="105"/>
        </w:rPr>
        <w:t>nào</w:t>
      </w:r>
      <w:r>
        <w:rPr>
          <w:color w:val="001A1D"/>
          <w:spacing w:val="-3"/>
          <w:w w:val="105"/>
        </w:rPr>
        <w:t xml:space="preserve"> </w:t>
      </w:r>
      <w:r>
        <w:rPr>
          <w:color w:val="001A1D"/>
          <w:w w:val="105"/>
          <w:u w:val="single" w:color="001A1D"/>
        </w:rPr>
        <w:t>KHÔNG</w:t>
      </w:r>
      <w:r>
        <w:rPr>
          <w:color w:val="001A1D"/>
          <w:spacing w:val="-4"/>
          <w:w w:val="105"/>
        </w:rPr>
        <w:t xml:space="preserve"> </w:t>
      </w:r>
      <w:r>
        <w:rPr>
          <w:color w:val="001A1D"/>
          <w:w w:val="105"/>
        </w:rPr>
        <w:t>lây</w:t>
      </w:r>
      <w:r>
        <w:rPr>
          <w:color w:val="001A1D"/>
          <w:spacing w:val="-5"/>
          <w:w w:val="105"/>
        </w:rPr>
        <w:t xml:space="preserve"> </w:t>
      </w:r>
      <w:r>
        <w:rPr>
          <w:color w:val="001A1D"/>
          <w:spacing w:val="-2"/>
          <w:w w:val="105"/>
        </w:rPr>
        <w:t>nhiễm?</w:t>
      </w:r>
    </w:p>
    <w:p>
      <w:pPr>
        <w:pStyle w:val="4"/>
        <w:spacing w:before="123"/>
      </w:pPr>
    </w:p>
    <w:p>
      <w:pPr>
        <w:pStyle w:val="5"/>
        <w:numPr>
          <w:ilvl w:val="0"/>
          <w:numId w:val="25"/>
        </w:numPr>
        <w:tabs>
          <w:tab w:val="left" w:pos="1098"/>
        </w:tabs>
        <w:spacing w:before="0"/>
        <w:ind w:left="1098" w:hanging="294"/>
        <w:rPr>
          <w:sz w:val="16"/>
        </w:rPr>
      </w:pPr>
      <w:r>
        <w:drawing>
          <wp:anchor distT="0" distB="0" distL="0" distR="0" simplePos="0" relativeHeight="251943936" behindDoc="0" locked="0" layoutInCell="1" allowOverlap="1">
            <wp:simplePos x="0" y="0"/>
            <wp:positionH relativeFrom="page">
              <wp:posOffset>611505</wp:posOffset>
            </wp:positionH>
            <wp:positionV relativeFrom="paragraph">
              <wp:posOffset>17145</wp:posOffset>
            </wp:positionV>
            <wp:extent cx="92710" cy="92710"/>
            <wp:effectExtent l="0" t="0" r="0" b="0"/>
            <wp:wrapNone/>
            <wp:docPr id="859122765" name="Picture 859122765"/>
            <wp:cNvGraphicFramePr/>
            <a:graphic xmlns:a="http://schemas.openxmlformats.org/drawingml/2006/main">
              <a:graphicData uri="http://schemas.openxmlformats.org/drawingml/2006/picture">
                <pic:pic xmlns:pic="http://schemas.openxmlformats.org/drawingml/2006/picture">
                  <pic:nvPicPr>
                    <pic:cNvPr id="859122765" name="Picture 859122765"/>
                    <pic:cNvPicPr/>
                  </pic:nvPicPr>
                  <pic:blipFill>
                    <a:blip r:embed="rId78" cstate="print"/>
                    <a:stretch>
                      <a:fillRect/>
                    </a:stretch>
                  </pic:blipFill>
                  <pic:spPr>
                    <a:xfrm>
                      <a:off x="0" y="0"/>
                      <a:ext cx="92494" cy="92494"/>
                    </a:xfrm>
                    <a:prstGeom prst="rect">
                      <a:avLst/>
                    </a:prstGeom>
                  </pic:spPr>
                </pic:pic>
              </a:graphicData>
            </a:graphic>
          </wp:anchor>
        </w:drawing>
      </w:r>
      <w:r>
        <w:rPr>
          <w:color w:val="001A1D"/>
          <w:spacing w:val="-4"/>
          <w:w w:val="105"/>
          <w:sz w:val="16"/>
        </w:rPr>
        <w:t>Virus</w:t>
      </w:r>
    </w:p>
    <w:p>
      <w:pPr>
        <w:pStyle w:val="5"/>
        <w:numPr>
          <w:ilvl w:val="0"/>
          <w:numId w:val="25"/>
        </w:numPr>
        <w:tabs>
          <w:tab w:val="left" w:pos="1098"/>
        </w:tabs>
        <w:spacing w:before="79"/>
        <w:ind w:left="1098" w:hanging="294"/>
        <w:rPr>
          <w:sz w:val="16"/>
        </w:rPr>
      </w:pPr>
      <w:r>
        <w:drawing>
          <wp:anchor distT="0" distB="0" distL="0" distR="0" simplePos="0" relativeHeight="251944960" behindDoc="0" locked="0" layoutInCell="1" allowOverlap="1">
            <wp:simplePos x="0" y="0"/>
            <wp:positionH relativeFrom="page">
              <wp:posOffset>611505</wp:posOffset>
            </wp:positionH>
            <wp:positionV relativeFrom="paragraph">
              <wp:posOffset>74295</wp:posOffset>
            </wp:positionV>
            <wp:extent cx="92710" cy="92710"/>
            <wp:effectExtent l="0" t="0" r="0" b="0"/>
            <wp:wrapNone/>
            <wp:docPr id="1180534299" name="Picture 1180534299"/>
            <wp:cNvGraphicFramePr/>
            <a:graphic xmlns:a="http://schemas.openxmlformats.org/drawingml/2006/main">
              <a:graphicData uri="http://schemas.openxmlformats.org/drawingml/2006/picture">
                <pic:pic xmlns:pic="http://schemas.openxmlformats.org/drawingml/2006/picture">
                  <pic:nvPicPr>
                    <pic:cNvPr id="1180534299" name="Picture 1180534299"/>
                    <pic:cNvPicPr/>
                  </pic:nvPicPr>
                  <pic:blipFill>
                    <a:blip r:embed="rId79" cstate="print"/>
                    <a:stretch>
                      <a:fillRect/>
                    </a:stretch>
                  </pic:blipFill>
                  <pic:spPr>
                    <a:xfrm>
                      <a:off x="0" y="0"/>
                      <a:ext cx="92494" cy="92494"/>
                    </a:xfrm>
                    <a:prstGeom prst="rect">
                      <a:avLst/>
                    </a:prstGeom>
                  </pic:spPr>
                </pic:pic>
              </a:graphicData>
            </a:graphic>
          </wp:anchor>
        </w:drawing>
      </w:r>
      <w:r>
        <w:rPr>
          <w:color w:val="001A1D"/>
          <w:spacing w:val="-2"/>
          <w:w w:val="105"/>
          <w:sz w:val="16"/>
        </w:rPr>
        <w:t>Zombie</w:t>
      </w:r>
    </w:p>
    <w:p>
      <w:pPr>
        <w:pStyle w:val="5"/>
        <w:numPr>
          <w:ilvl w:val="0"/>
          <w:numId w:val="25"/>
        </w:numPr>
        <w:tabs>
          <w:tab w:val="left" w:pos="1098"/>
        </w:tabs>
        <w:ind w:left="1098" w:hanging="294"/>
        <w:rPr>
          <w:sz w:val="16"/>
          <w:highlight w:val="green"/>
        </w:rPr>
      </w:pPr>
      <w:r>
        <w:rPr>
          <w:highlight w:val="green"/>
        </w:rPr>
        <w:drawing>
          <wp:anchor distT="0" distB="0" distL="0" distR="0" simplePos="0" relativeHeight="251945984"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205666288" name="Picture 205666288"/>
            <wp:cNvGraphicFramePr/>
            <a:graphic xmlns:a="http://schemas.openxmlformats.org/drawingml/2006/main">
              <a:graphicData uri="http://schemas.openxmlformats.org/drawingml/2006/picture">
                <pic:pic xmlns:pic="http://schemas.openxmlformats.org/drawingml/2006/picture">
                  <pic:nvPicPr>
                    <pic:cNvPr id="205666288" name="Picture 205666288"/>
                    <pic:cNvPicPr/>
                  </pic:nvPicPr>
                  <pic:blipFill>
                    <a:blip r:embed="rId80" cstate="print"/>
                    <a:stretch>
                      <a:fillRect/>
                    </a:stretch>
                  </pic:blipFill>
                  <pic:spPr>
                    <a:xfrm>
                      <a:off x="0" y="0"/>
                      <a:ext cx="92494" cy="92494"/>
                    </a:xfrm>
                    <a:prstGeom prst="rect">
                      <a:avLst/>
                    </a:prstGeom>
                  </pic:spPr>
                </pic:pic>
              </a:graphicData>
            </a:graphic>
          </wp:anchor>
        </w:drawing>
      </w:r>
      <w:r>
        <w:rPr>
          <w:color w:val="001A1D"/>
          <w:spacing w:val="-2"/>
          <w:w w:val="105"/>
          <w:sz w:val="16"/>
          <w:highlight w:val="green"/>
        </w:rPr>
        <w:t>Trojan</w:t>
      </w:r>
    </w:p>
    <w:p>
      <w:pPr>
        <w:pStyle w:val="5"/>
        <w:numPr>
          <w:ilvl w:val="0"/>
          <w:numId w:val="25"/>
        </w:numPr>
        <w:tabs>
          <w:tab w:val="left" w:pos="1098"/>
        </w:tabs>
        <w:ind w:left="1098" w:hanging="294"/>
        <w:rPr>
          <w:sz w:val="16"/>
        </w:rPr>
      </w:pPr>
      <w:r>
        <w:drawing>
          <wp:anchor distT="0" distB="0" distL="0" distR="0" simplePos="0" relativeHeight="251947008"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156409888" name="Picture 156409888"/>
            <wp:cNvGraphicFramePr/>
            <a:graphic xmlns:a="http://schemas.openxmlformats.org/drawingml/2006/main">
              <a:graphicData uri="http://schemas.openxmlformats.org/drawingml/2006/picture">
                <pic:pic xmlns:pic="http://schemas.openxmlformats.org/drawingml/2006/picture">
                  <pic:nvPicPr>
                    <pic:cNvPr id="156409888" name="Picture 156409888"/>
                    <pic:cNvPicPr/>
                  </pic:nvPicPr>
                  <pic:blipFill>
                    <a:blip r:embed="rId81" cstate="print"/>
                    <a:stretch>
                      <a:fillRect/>
                    </a:stretch>
                  </pic:blipFill>
                  <pic:spPr>
                    <a:xfrm>
                      <a:off x="0" y="0"/>
                      <a:ext cx="92494" cy="92494"/>
                    </a:xfrm>
                    <a:prstGeom prst="rect">
                      <a:avLst/>
                    </a:prstGeom>
                  </pic:spPr>
                </pic:pic>
              </a:graphicData>
            </a:graphic>
          </wp:anchor>
        </w:drawing>
      </w:r>
      <w:r>
        <w:rPr>
          <w:color w:val="001A1D"/>
          <w:spacing w:val="-4"/>
          <w:w w:val="105"/>
          <w:sz w:val="16"/>
        </w:rPr>
        <w:t>Worm</w:t>
      </w:r>
    </w:p>
    <w:p>
      <w:pPr>
        <w:pStyle w:val="4"/>
      </w:pPr>
    </w:p>
    <w:p>
      <w:pPr>
        <w:pStyle w:val="4"/>
        <w:spacing w:before="118"/>
      </w:pPr>
    </w:p>
    <w:p>
      <w:pPr>
        <w:pStyle w:val="4"/>
        <w:spacing w:before="1" w:line="330" w:lineRule="atLeast"/>
        <w:ind w:left="468" w:right="9125"/>
      </w:pPr>
      <w:r>
        <w:rPr>
          <w:color w:val="8E662E"/>
          <w:w w:val="105"/>
        </w:rPr>
        <w:t>Câu</w:t>
      </w:r>
      <w:r>
        <w:rPr>
          <w:color w:val="8E662E"/>
          <w:spacing w:val="-10"/>
          <w:w w:val="105"/>
        </w:rPr>
        <w:t xml:space="preserve"> </w:t>
      </w:r>
      <w:r>
        <w:rPr>
          <w:color w:val="8E662E"/>
          <w:w w:val="105"/>
        </w:rPr>
        <w:t>trả</w:t>
      </w:r>
      <w:r>
        <w:rPr>
          <w:color w:val="8E662E"/>
          <w:spacing w:val="-10"/>
          <w:w w:val="105"/>
        </w:rPr>
        <w:t xml:space="preserve"> </w:t>
      </w:r>
      <w:r>
        <w:rPr>
          <w:color w:val="8E662E"/>
          <w:w w:val="105"/>
        </w:rPr>
        <w:t>lời</w:t>
      </w:r>
      <w:r>
        <w:rPr>
          <w:color w:val="8E662E"/>
          <w:spacing w:val="-10"/>
          <w:w w:val="105"/>
        </w:rPr>
        <w:t xml:space="preserve"> </w:t>
      </w:r>
      <w:r>
        <w:rPr>
          <w:color w:val="8E662E"/>
          <w:w w:val="105"/>
        </w:rPr>
        <w:t>của</w:t>
      </w:r>
      <w:r>
        <w:rPr>
          <w:color w:val="8E662E"/>
          <w:spacing w:val="-10"/>
          <w:w w:val="105"/>
        </w:rPr>
        <w:t xml:space="preserve"> </w:t>
      </w:r>
      <w:r>
        <w:rPr>
          <w:color w:val="8E662E"/>
          <w:w w:val="105"/>
        </w:rPr>
        <w:t>bạn</w:t>
      </w:r>
      <w:r>
        <w:rPr>
          <w:color w:val="8E662E"/>
          <w:spacing w:val="-10"/>
          <w:w w:val="105"/>
        </w:rPr>
        <w:t xml:space="preserve"> </w:t>
      </w:r>
      <w:r>
        <w:rPr>
          <w:color w:val="8E662E"/>
          <w:w w:val="105"/>
        </w:rPr>
        <w:t>sai. The correct answer is:</w:t>
      </w:r>
    </w:p>
    <w:p>
      <w:pPr>
        <w:pStyle w:val="4"/>
        <w:spacing w:before="39"/>
        <w:ind w:left="468"/>
      </w:pPr>
      <w:r>
        <w:rPr>
          <w:color w:val="8E662E"/>
          <w:spacing w:val="-2"/>
          <w:w w:val="105"/>
        </w:rPr>
        <w:t>Trojan</w:t>
      </w:r>
    </w:p>
    <w:p>
      <w:pPr>
        <w:pStyle w:val="4"/>
        <w:spacing w:before="252"/>
        <w:rPr>
          <w:sz w:val="20"/>
        </w:rPr>
      </w:pPr>
      <w:r>
        <mc:AlternateContent>
          <mc:Choice Requires="wpg">
            <w:drawing>
              <wp:anchor distT="0" distB="0" distL="0" distR="0" simplePos="0" relativeHeight="252027904" behindDoc="1" locked="0" layoutInCell="1" allowOverlap="1">
                <wp:simplePos x="0" y="0"/>
                <wp:positionH relativeFrom="page">
                  <wp:posOffset>408940</wp:posOffset>
                </wp:positionH>
                <wp:positionV relativeFrom="paragraph">
                  <wp:posOffset>344805</wp:posOffset>
                </wp:positionV>
                <wp:extent cx="6944360" cy="782955"/>
                <wp:effectExtent l="0" t="0" r="0" b="0"/>
                <wp:wrapTopAndBottom/>
                <wp:docPr id="585679134" name="Group 585679134"/>
                <wp:cNvGraphicFramePr/>
                <a:graphic xmlns:a="http://schemas.openxmlformats.org/drawingml/2006/main">
                  <a:graphicData uri="http://schemas.microsoft.com/office/word/2010/wordprocessingGroup">
                    <wpg:wgp>
                      <wpg:cNvGrpSpPr/>
                      <wpg:grpSpPr>
                        <a:xfrm>
                          <a:off x="0" y="0"/>
                          <a:ext cx="6944359" cy="782955"/>
                          <a:chOff x="0" y="0"/>
                          <a:chExt cx="6944359" cy="782955"/>
                        </a:xfrm>
                      </wpg:grpSpPr>
                      <wps:wsp>
                        <wps:cNvPr id="961768017" name="Graphic 255"/>
                        <wps:cNvSpPr/>
                        <wps:spPr>
                          <a:xfrm>
                            <a:off x="3557" y="3557"/>
                            <a:ext cx="6937375" cy="775970"/>
                          </a:xfrm>
                          <a:custGeom>
                            <a:avLst/>
                            <a:gdLst/>
                            <a:ahLst/>
                            <a:cxnLst/>
                            <a:rect l="l" t="t" r="r" b="b"/>
                            <a:pathLst>
                              <a:path w="6937375" h="775970">
                                <a:moveTo>
                                  <a:pt x="0" y="764856"/>
                                </a:moveTo>
                                <a:lnTo>
                                  <a:pt x="0" y="10672"/>
                                </a:lnTo>
                                <a:lnTo>
                                  <a:pt x="0" y="7719"/>
                                </a:lnTo>
                                <a:lnTo>
                                  <a:pt x="1041" y="5203"/>
                                </a:lnTo>
                                <a:lnTo>
                                  <a:pt x="3125" y="3119"/>
                                </a:lnTo>
                                <a:lnTo>
                                  <a:pt x="5209" y="1042"/>
                                </a:lnTo>
                                <a:lnTo>
                                  <a:pt x="7725" y="0"/>
                                </a:lnTo>
                                <a:lnTo>
                                  <a:pt x="10672" y="0"/>
                                </a:lnTo>
                                <a:lnTo>
                                  <a:pt x="6926398" y="0"/>
                                </a:lnTo>
                                <a:lnTo>
                                  <a:pt x="6929345" y="0"/>
                                </a:lnTo>
                                <a:lnTo>
                                  <a:pt x="6931860" y="1042"/>
                                </a:lnTo>
                                <a:lnTo>
                                  <a:pt x="6933944" y="3119"/>
                                </a:lnTo>
                                <a:lnTo>
                                  <a:pt x="6936028" y="5203"/>
                                </a:lnTo>
                                <a:lnTo>
                                  <a:pt x="6937070" y="7719"/>
                                </a:lnTo>
                                <a:lnTo>
                                  <a:pt x="6937071" y="10672"/>
                                </a:lnTo>
                                <a:lnTo>
                                  <a:pt x="6937071" y="764856"/>
                                </a:lnTo>
                                <a:lnTo>
                                  <a:pt x="6926398" y="775528"/>
                                </a:lnTo>
                                <a:lnTo>
                                  <a:pt x="10672" y="775528"/>
                                </a:lnTo>
                                <a:lnTo>
                                  <a:pt x="0" y="767795"/>
                                </a:lnTo>
                                <a:lnTo>
                                  <a:pt x="0" y="764856"/>
                                </a:lnTo>
                                <a:close/>
                              </a:path>
                            </a:pathLst>
                          </a:custGeom>
                          <a:ln w="7114">
                            <a:solidFill>
                              <a:srgbClr val="CAD0D6"/>
                            </a:solidFill>
                            <a:prstDash val="solid"/>
                          </a:ln>
                        </wps:spPr>
                        <wps:bodyPr wrap="square" lIns="0" tIns="0" rIns="0" bIns="0" rtlCol="0">
                          <a:noAutofit/>
                        </wps:bodyPr>
                      </wps:wsp>
                      <wps:wsp>
                        <wps:cNvPr id="811574692" name="Graphic 256"/>
                        <wps:cNvSpPr/>
                        <wps:spPr>
                          <a:xfrm>
                            <a:off x="60477" y="586982"/>
                            <a:ext cx="448309" cy="128270"/>
                          </a:xfrm>
                          <a:custGeom>
                            <a:avLst/>
                            <a:gdLst/>
                            <a:ahLst/>
                            <a:cxnLst/>
                            <a:rect l="l" t="t" r="r" b="b"/>
                            <a:pathLst>
                              <a:path w="448309" h="128270">
                                <a:moveTo>
                                  <a:pt x="0" y="74706"/>
                                </a:moveTo>
                                <a:lnTo>
                                  <a:pt x="0" y="53362"/>
                                </a:lnTo>
                                <a:lnTo>
                                  <a:pt x="0" y="49852"/>
                                </a:lnTo>
                                <a:lnTo>
                                  <a:pt x="341" y="46372"/>
                                </a:lnTo>
                                <a:lnTo>
                                  <a:pt x="8993" y="23700"/>
                                </a:lnTo>
                                <a:lnTo>
                                  <a:pt x="10939" y="20789"/>
                                </a:lnTo>
                                <a:lnTo>
                                  <a:pt x="13151" y="18093"/>
                                </a:lnTo>
                                <a:lnTo>
                                  <a:pt x="15629" y="15619"/>
                                </a:lnTo>
                                <a:lnTo>
                                  <a:pt x="18106" y="13139"/>
                                </a:lnTo>
                                <a:lnTo>
                                  <a:pt x="49858" y="0"/>
                                </a:lnTo>
                                <a:lnTo>
                                  <a:pt x="53362" y="0"/>
                                </a:lnTo>
                                <a:lnTo>
                                  <a:pt x="394879" y="0"/>
                                </a:lnTo>
                                <a:lnTo>
                                  <a:pt x="398383" y="0"/>
                                </a:lnTo>
                                <a:lnTo>
                                  <a:pt x="401853" y="340"/>
                                </a:lnTo>
                                <a:lnTo>
                                  <a:pt x="405289" y="1021"/>
                                </a:lnTo>
                                <a:lnTo>
                                  <a:pt x="408726" y="1702"/>
                                </a:lnTo>
                                <a:lnTo>
                                  <a:pt x="424525" y="8976"/>
                                </a:lnTo>
                                <a:lnTo>
                                  <a:pt x="427439" y="10929"/>
                                </a:lnTo>
                                <a:lnTo>
                                  <a:pt x="430134" y="13139"/>
                                </a:lnTo>
                                <a:lnTo>
                                  <a:pt x="432612" y="15619"/>
                                </a:lnTo>
                                <a:lnTo>
                                  <a:pt x="435089" y="18093"/>
                                </a:lnTo>
                                <a:lnTo>
                                  <a:pt x="447216" y="42932"/>
                                </a:lnTo>
                                <a:lnTo>
                                  <a:pt x="447899" y="46372"/>
                                </a:lnTo>
                                <a:lnTo>
                                  <a:pt x="448241" y="49852"/>
                                </a:lnTo>
                                <a:lnTo>
                                  <a:pt x="448241" y="53362"/>
                                </a:lnTo>
                                <a:lnTo>
                                  <a:pt x="448241" y="74706"/>
                                </a:lnTo>
                                <a:lnTo>
                                  <a:pt x="448241" y="78208"/>
                                </a:lnTo>
                                <a:lnTo>
                                  <a:pt x="447899" y="81676"/>
                                </a:lnTo>
                                <a:lnTo>
                                  <a:pt x="447216" y="85108"/>
                                </a:lnTo>
                                <a:lnTo>
                                  <a:pt x="446532" y="88540"/>
                                </a:lnTo>
                                <a:lnTo>
                                  <a:pt x="421612" y="121009"/>
                                </a:lnTo>
                                <a:lnTo>
                                  <a:pt x="405289" y="127033"/>
                                </a:lnTo>
                                <a:lnTo>
                                  <a:pt x="401853" y="127721"/>
                                </a:lnTo>
                                <a:lnTo>
                                  <a:pt x="398383" y="128061"/>
                                </a:lnTo>
                                <a:lnTo>
                                  <a:pt x="394879" y="128069"/>
                                </a:lnTo>
                                <a:lnTo>
                                  <a:pt x="53362" y="128069"/>
                                </a:lnTo>
                                <a:lnTo>
                                  <a:pt x="15629" y="112435"/>
                                </a:lnTo>
                                <a:lnTo>
                                  <a:pt x="0" y="78208"/>
                                </a:lnTo>
                                <a:lnTo>
                                  <a:pt x="0" y="74706"/>
                                </a:lnTo>
                                <a:close/>
                              </a:path>
                            </a:pathLst>
                          </a:custGeom>
                          <a:ln w="7114">
                            <a:solidFill>
                              <a:srgbClr val="000000"/>
                            </a:solidFill>
                            <a:prstDash val="solid"/>
                          </a:ln>
                        </wps:spPr>
                        <wps:bodyPr wrap="square" lIns="0" tIns="0" rIns="0" bIns="0" rtlCol="0">
                          <a:noAutofit/>
                        </wps:bodyPr>
                      </wps:wsp>
                      <wps:wsp>
                        <wps:cNvPr id="2123211570" name="Textbox 257"/>
                        <wps:cNvSpPr txBox="1"/>
                        <wps:spPr>
                          <a:xfrm>
                            <a:off x="10977" y="9196"/>
                            <a:ext cx="6922770" cy="764540"/>
                          </a:xfrm>
                          <a:prstGeom prst="rect">
                            <a:avLst/>
                          </a:prstGeom>
                        </wps:spPr>
                        <wps:txbx>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26</w:t>
                              </w:r>
                            </w:p>
                            <w:p>
                              <w:pPr>
                                <w:spacing w:before="79"/>
                                <w:ind w:left="77"/>
                                <w:rPr>
                                  <w:sz w:val="13"/>
                                </w:rPr>
                              </w:pPr>
                              <w:r>
                                <w:rPr>
                                  <w:color w:val="1C2025"/>
                                  <w:sz w:val="13"/>
                                </w:rPr>
                                <w:t>Not</w:t>
                              </w:r>
                              <w:r>
                                <w:rPr>
                                  <w:color w:val="1C2025"/>
                                  <w:spacing w:val="4"/>
                                  <w:sz w:val="13"/>
                                </w:rPr>
                                <w:t xml:space="preserve"> </w:t>
                              </w:r>
                              <w:r>
                                <w:rPr>
                                  <w:color w:val="1C2025"/>
                                  <w:spacing w:val="-2"/>
                                  <w:sz w:val="13"/>
                                </w:rPr>
                                <w:t>answered</w:t>
                              </w:r>
                            </w:p>
                            <w:p>
                              <w:pPr>
                                <w:spacing w:before="118"/>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38"/>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27.15pt;height:61.65pt;width:546.8pt;mso-position-horizontal-relative:page;mso-wrap-distance-bottom:0pt;mso-wrap-distance-top:0pt;z-index:-251288576;mso-width-relative:page;mso-height-relative:page;" coordsize="6944359,782955" o:gfxdata="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">
                <o:lock v:ext="edit" aspectratio="f"/>
                <v:shape id="Graphic 255" o:spid="_x0000_s1026" o:spt="100" style="position:absolute;left:3557;top:3557;height:775970;width:6937375;" filled="f" stroked="t" coordsize="6937375,775970" o:gfxdata="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PIrP88QAAADiAAAADwAAAAAAAAABACAAAAAiAAAAZHJzL2Rvd25yZXYueG1sUEsBAhQAFAAAAAgA&#10;h07iQDMvBZ47AAAAOQAAABAAAAAAAAAAAQAgAAAAEwEAAGRycy9zaGFwZXhtbC54bWxQSwUGAAAA&#10;AAYABgBbAQAAvQMAAAAA&#10;" path="m0,764856l0,10672,0,7719,1041,5203,3125,3119,5209,1042,7725,0,10672,0,6926398,0,6929345,0,6931860,1042,6933944,3119,6936028,5203,6937070,7719,6937071,10672,6937071,764856,6926398,775528,10672,775528,0,767795,0,764856xe">
                  <v:fill on="f" focussize="0,0"/>
                  <v:stroke weight="0.560157480314961pt" color="#CAD0D6" joinstyle="round"/>
                  <v:imagedata o:title=""/>
                  <o:lock v:ext="edit" aspectratio="f"/>
                  <v:textbox inset="0mm,0mm,0mm,0mm"/>
                </v:shape>
                <v:shape id="Graphic 256" o:spid="_x0000_s1026" o:spt="100" style="position:absolute;left:60477;top:586982;height:128270;width:448309;" filled="f" stroked="t" coordsize="448309,128270" o:gfxdata="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8&#10;b7A1wwAAAOIAAAAPAAAAAAAAAAEAIAAAACIAAABkcnMvZG93bnJldi54bWxQSwECFAAUAAAACACH&#10;TuJAMy8FnjsAAAA5AAAAEAAAAAAAAAABACAAAAASAQAAZHJzL3NoYXBleG1sLnhtbFBLBQYAAAAA&#10;BgAGAFsBAAC8AwAAAAA=&#10;" path="m0,74706l0,53362,0,49852,341,46372,8993,23700,10939,20789,13151,18093,15629,15619,18106,13139,49858,0,53362,0,394879,0,398383,0,401853,340,405289,1021,408726,1702,424525,8976,427439,10929,430134,13139,432612,15619,435089,18093,447216,42932,447899,46372,448241,49852,448241,53362,448241,74706,448241,78208,447899,81676,447216,85108,446532,88540,421612,121009,405289,127033,401853,127721,398383,128061,394879,128069,53362,128069,15629,112435,0,78208,0,74706xe">
                  <v:fill on="f" focussize="0,0"/>
                  <v:stroke weight="0.560157480314961pt" color="#000000" joinstyle="round"/>
                  <v:imagedata o:title=""/>
                  <o:lock v:ext="edit" aspectratio="f"/>
                  <v:textbox inset="0mm,0mm,0mm,0mm"/>
                </v:shape>
                <v:shape id="Textbox 257" o:spid="_x0000_s1026" o:spt="202" type="#_x0000_t202" style="position:absolute;left:10977;top:9196;height:764540;width:6922770;" filled="f" stroked="f" coordsize="21600,21600" o:gfxdata="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y1P6W8QAAADjAAAADwAAAAAAAAABACAAAAAiAAAAZHJzL2Rvd25yZXYueG1sUEsBAhQAFAAAAAgA&#10;h07iQDMvBZ47AAAAOQAAABAAAAAAAAAAAQAgAAAAEwEAAGRycy9zaGFwZXhtbC54bWxQSwUGAAAA&#10;AAYABgBbAQAAvQMAAAAA&#10;">
                  <v:fill on="f" focussize="0,0"/>
                  <v:stroke on="f"/>
                  <v:imagedata o:title=""/>
                  <o:lock v:ext="edit" aspectratio="f"/>
                  <v:textbox inset="0mm,0mm,0mm,0mm">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26</w:t>
                        </w:r>
                      </w:p>
                      <w:p>
                        <w:pPr>
                          <w:spacing w:before="79"/>
                          <w:ind w:left="77"/>
                          <w:rPr>
                            <w:sz w:val="13"/>
                          </w:rPr>
                        </w:pPr>
                        <w:r>
                          <w:rPr>
                            <w:color w:val="1C2025"/>
                            <w:sz w:val="13"/>
                          </w:rPr>
                          <w:t>Not</w:t>
                        </w:r>
                        <w:r>
                          <w:rPr>
                            <w:color w:val="1C2025"/>
                            <w:spacing w:val="4"/>
                            <w:sz w:val="13"/>
                          </w:rPr>
                          <w:t xml:space="preserve"> </w:t>
                        </w:r>
                        <w:r>
                          <w:rPr>
                            <w:color w:val="1C2025"/>
                            <w:spacing w:val="-2"/>
                            <w:sz w:val="13"/>
                          </w:rPr>
                          <w:t>answered</w:t>
                        </w:r>
                      </w:p>
                      <w:p>
                        <w:pPr>
                          <w:spacing w:before="118"/>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38"/>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pPr>
    </w:p>
    <w:p>
      <w:pPr>
        <w:pStyle w:val="4"/>
        <w:spacing w:before="107"/>
      </w:pPr>
    </w:p>
    <w:p>
      <w:pPr>
        <w:pStyle w:val="4"/>
        <w:ind w:left="468"/>
      </w:pPr>
      <w:r>
        <mc:AlternateContent>
          <mc:Choice Requires="wpg">
            <w:drawing>
              <wp:anchor distT="0" distB="0" distL="0" distR="0" simplePos="0" relativeHeight="251952128" behindDoc="0" locked="0" layoutInCell="1" allowOverlap="1">
                <wp:simplePos x="0" y="0"/>
                <wp:positionH relativeFrom="page">
                  <wp:posOffset>7025640</wp:posOffset>
                </wp:positionH>
                <wp:positionV relativeFrom="paragraph">
                  <wp:posOffset>-267335</wp:posOffset>
                </wp:positionV>
                <wp:extent cx="384810" cy="429895"/>
                <wp:effectExtent l="0" t="0" r="0" b="0"/>
                <wp:wrapNone/>
                <wp:docPr id="380631353" name="Group 380631353"/>
                <wp:cNvGraphicFramePr/>
                <a:graphic xmlns:a="http://schemas.openxmlformats.org/drawingml/2006/main">
                  <a:graphicData uri="http://schemas.microsoft.com/office/word/2010/wordprocessingGroup">
                    <wpg:wgp>
                      <wpg:cNvGrpSpPr/>
                      <wpg:grpSpPr>
                        <a:xfrm>
                          <a:off x="0" y="0"/>
                          <a:ext cx="384810" cy="429895"/>
                          <a:chOff x="0" y="0"/>
                          <a:chExt cx="384810" cy="429895"/>
                        </a:xfrm>
                      </wpg:grpSpPr>
                      <wps:wsp>
                        <wps:cNvPr id="1781686299" name="Graphic 259"/>
                        <wps:cNvSpPr/>
                        <wps:spPr>
                          <a:xfrm>
                            <a:off x="0" y="0"/>
                            <a:ext cx="384810" cy="429895"/>
                          </a:xfrm>
                          <a:custGeom>
                            <a:avLst/>
                            <a:gdLst/>
                            <a:ahLst/>
                            <a:cxnLst/>
                            <a:rect l="l" t="t" r="r" b="b"/>
                            <a:pathLst>
                              <a:path w="384810" h="429895">
                                <a:moveTo>
                                  <a:pt x="384810" y="429767"/>
                                </a:moveTo>
                                <a:lnTo>
                                  <a:pt x="0" y="429767"/>
                                </a:lnTo>
                                <a:lnTo>
                                  <a:pt x="0" y="0"/>
                                </a:lnTo>
                                <a:lnTo>
                                  <a:pt x="384810" y="0"/>
                                </a:lnTo>
                                <a:lnTo>
                                  <a:pt x="384810" y="93173"/>
                                </a:lnTo>
                                <a:lnTo>
                                  <a:pt x="214052" y="93173"/>
                                </a:lnTo>
                                <a:lnTo>
                                  <a:pt x="203538" y="93681"/>
                                </a:lnTo>
                                <a:lnTo>
                                  <a:pt x="163691" y="105789"/>
                                </a:lnTo>
                                <a:lnTo>
                                  <a:pt x="131510" y="132225"/>
                                </a:lnTo>
                                <a:lnTo>
                                  <a:pt x="111895" y="168963"/>
                                </a:lnTo>
                                <a:lnTo>
                                  <a:pt x="107327" y="199897"/>
                                </a:lnTo>
                                <a:lnTo>
                                  <a:pt x="107834" y="210411"/>
                                </a:lnTo>
                                <a:lnTo>
                                  <a:pt x="119942" y="250257"/>
                                </a:lnTo>
                                <a:lnTo>
                                  <a:pt x="146378" y="282437"/>
                                </a:lnTo>
                                <a:lnTo>
                                  <a:pt x="183117" y="302051"/>
                                </a:lnTo>
                                <a:lnTo>
                                  <a:pt x="214052" y="306621"/>
                                </a:lnTo>
                                <a:lnTo>
                                  <a:pt x="384810" y="306621"/>
                                </a:lnTo>
                                <a:lnTo>
                                  <a:pt x="384810" y="429767"/>
                                </a:lnTo>
                                <a:close/>
                              </a:path>
                              <a:path w="384810" h="429895">
                                <a:moveTo>
                                  <a:pt x="384810" y="306621"/>
                                </a:moveTo>
                                <a:lnTo>
                                  <a:pt x="214052" y="306621"/>
                                </a:lnTo>
                                <a:lnTo>
                                  <a:pt x="224565" y="306113"/>
                                </a:lnTo>
                                <a:lnTo>
                                  <a:pt x="234876" y="304590"/>
                                </a:lnTo>
                                <a:lnTo>
                                  <a:pt x="273355" y="288651"/>
                                </a:lnTo>
                                <a:lnTo>
                                  <a:pt x="302805" y="259200"/>
                                </a:lnTo>
                                <a:lnTo>
                                  <a:pt x="318744" y="220722"/>
                                </a:lnTo>
                                <a:lnTo>
                                  <a:pt x="320776" y="199897"/>
                                </a:lnTo>
                                <a:lnTo>
                                  <a:pt x="320267" y="189384"/>
                                </a:lnTo>
                                <a:lnTo>
                                  <a:pt x="308159" y="149536"/>
                                </a:lnTo>
                                <a:lnTo>
                                  <a:pt x="281723" y="117357"/>
                                </a:lnTo>
                                <a:lnTo>
                                  <a:pt x="244985" y="97743"/>
                                </a:lnTo>
                                <a:lnTo>
                                  <a:pt x="214052" y="93173"/>
                                </a:lnTo>
                                <a:lnTo>
                                  <a:pt x="384810" y="93173"/>
                                </a:lnTo>
                                <a:lnTo>
                                  <a:pt x="384810" y="306621"/>
                                </a:lnTo>
                                <a:close/>
                              </a:path>
                            </a:pathLst>
                          </a:custGeom>
                          <a:solidFill>
                            <a:srgbClr val="000000">
                              <a:alpha val="19999"/>
                            </a:srgbClr>
                          </a:solidFill>
                        </wps:spPr>
                        <wps:bodyPr wrap="square" lIns="0" tIns="0" rIns="0" bIns="0" rtlCol="0">
                          <a:noAutofit/>
                        </wps:bodyPr>
                      </wps:wsp>
                      <pic:pic xmlns:pic="http://schemas.openxmlformats.org/drawingml/2006/picture">
                        <pic:nvPicPr>
                          <pic:cNvPr id="1731207813" name="Image 260"/>
                          <pic:cNvPicPr/>
                        </pic:nvPicPr>
                        <pic:blipFill>
                          <a:blip r:embed="rId8" cstate="print"/>
                          <a:stretch>
                            <a:fillRect/>
                          </a:stretch>
                        </pic:blipFill>
                        <pic:spPr>
                          <a:xfrm>
                            <a:off x="100212" y="86057"/>
                            <a:ext cx="227678" cy="227678"/>
                          </a:xfrm>
                          <a:prstGeom prst="rect">
                            <a:avLst/>
                          </a:prstGeom>
                        </pic:spPr>
                      </pic:pic>
                    </wpg:wgp>
                  </a:graphicData>
                </a:graphic>
              </wp:anchor>
            </w:drawing>
          </mc:Choice>
          <mc:Fallback>
            <w:pict>
              <v:group id="_x0000_s1026" o:spid="_x0000_s1026" o:spt="203" style="position:absolute;left:0pt;margin-left:553.2pt;margin-top:-21.05pt;height:33.85pt;width:30.3pt;mso-position-horizontal-relative:page;z-index:251952128;mso-width-relative:page;mso-height-relative:page;" coordsize="384810,429895" o:gfxdata="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">
                <o:lock v:ext="edit" aspectratio="f"/>
                <v:shape id="Graphic 259" o:spid="_x0000_s1026" o:spt="100" style="position:absolute;left:0;top:0;height:429895;width:384810;" fillcolor="#000000" filled="t" stroked="f" coordsize="384810,429895" o:gfxdata="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I8&#10;P8EAAADjAAAADwAAAAAAAAABACAAAAAiAAAAZHJzL2Rvd25yZXYueG1sUEsBAhQAFAAAAAgAh07i&#10;QDMvBZ47AAAAOQAAABAAAAAAAAAAAQAgAAAAEAEAAGRycy9zaGFwZXhtbC54bWxQSwUGAAAAAAYA&#10;BgBbAQAAugMAAAAA&#10;" path="m384810,429767l0,429767,0,0,384810,0,384810,93173,214052,93173,203538,93681,163691,105789,131510,132225,111895,168963,107327,199897,107834,210411,119942,250257,146378,282437,183117,302051,214052,306621,384810,306621,384810,429767xem384810,306621l214052,306621,224565,306113,234876,304590,273355,288651,302805,259200,318744,220722,320776,199897,320267,189384,308159,149536,281723,117357,244985,97743,214052,93173,384810,93173,384810,306621xe">
                  <v:fill on="t" opacity="13106f" focussize="0,0"/>
                  <v:stroke on="f"/>
                  <v:imagedata o:title=""/>
                  <o:lock v:ext="edit" aspectratio="f"/>
                  <v:textbox inset="0mm,0mm,0mm,0mm"/>
                </v:shape>
                <v:shape id="Image 260" o:spid="_x0000_s1026" o:spt="75" type="#_x0000_t75" style="position:absolute;left:100212;top:86057;height:227678;width:227678;" filled="f" o:preferrelative="t" stroked="f" coordsize="21600,21600" o:gfxdata="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TiY+w&#10;wAAAAOMAAAAPAAAAAAAAAAEAIAAAACIAAABkcnMvZG93bnJldi54bWxQSwECFAAUAAAACACHTuJA&#10;My8FnjsAAAA5AAAAEAAAAAAAAAABACAAAAAPAQAAZHJzL3NoYXBleG1sLnhtbFBLBQYAAAAABgAG&#10;AFsBAAC5AwAAAAA=&#10;">
                  <v:fill on="f" focussize="0,0"/>
                  <v:stroke on="f"/>
                  <v:imagedata r:id="rId8" o:title=""/>
                  <o:lock v:ext="edit" aspectratio="f"/>
                </v:shape>
              </v:group>
            </w:pict>
          </mc:Fallback>
        </mc:AlternateContent>
      </w:r>
      <w:r>
        <w:rPr>
          <w:color w:val="001A1D"/>
          <w:w w:val="105"/>
        </w:rPr>
        <w:t>Metamorphic</w:t>
      </w:r>
      <w:r>
        <w:rPr>
          <w:color w:val="001A1D"/>
          <w:spacing w:val="-6"/>
          <w:w w:val="105"/>
        </w:rPr>
        <w:t xml:space="preserve"> </w:t>
      </w:r>
      <w:r>
        <w:rPr>
          <w:color w:val="001A1D"/>
          <w:w w:val="105"/>
        </w:rPr>
        <w:t>virus</w:t>
      </w:r>
      <w:r>
        <w:rPr>
          <w:color w:val="001A1D"/>
          <w:spacing w:val="-5"/>
          <w:w w:val="105"/>
        </w:rPr>
        <w:t xml:space="preserve"> </w:t>
      </w:r>
      <w:r>
        <w:rPr>
          <w:color w:val="001A1D"/>
          <w:w w:val="105"/>
        </w:rPr>
        <w:t>có</w:t>
      </w:r>
      <w:r>
        <w:rPr>
          <w:color w:val="001A1D"/>
          <w:spacing w:val="-5"/>
          <w:w w:val="105"/>
        </w:rPr>
        <w:t xml:space="preserve"> </w:t>
      </w:r>
      <w:r>
        <w:rPr>
          <w:color w:val="001A1D"/>
          <w:w w:val="105"/>
        </w:rPr>
        <w:t>đặc</w:t>
      </w:r>
      <w:r>
        <w:rPr>
          <w:color w:val="001A1D"/>
          <w:spacing w:val="-6"/>
          <w:w w:val="105"/>
        </w:rPr>
        <w:t xml:space="preserve"> </w:t>
      </w:r>
      <w:r>
        <w:rPr>
          <w:color w:val="001A1D"/>
          <w:w w:val="105"/>
        </w:rPr>
        <w:t>điểm</w:t>
      </w:r>
      <w:r>
        <w:rPr>
          <w:color w:val="001A1D"/>
          <w:spacing w:val="-5"/>
          <w:w w:val="105"/>
        </w:rPr>
        <w:t xml:space="preserve"> gì?</w:t>
      </w:r>
    </w:p>
    <w:p>
      <w:pPr>
        <w:pStyle w:val="4"/>
        <w:spacing w:before="124"/>
      </w:pPr>
    </w:p>
    <w:p>
      <w:pPr>
        <w:pStyle w:val="5"/>
        <w:numPr>
          <w:ilvl w:val="0"/>
          <w:numId w:val="26"/>
        </w:numPr>
        <w:tabs>
          <w:tab w:val="left" w:pos="1098"/>
        </w:tabs>
        <w:spacing w:before="0"/>
        <w:ind w:left="1098" w:hanging="294"/>
        <w:rPr>
          <w:sz w:val="16"/>
        </w:rPr>
      </w:pPr>
      <w:r>
        <w:drawing>
          <wp:anchor distT="0" distB="0" distL="0" distR="0" simplePos="0" relativeHeight="251948032" behindDoc="0" locked="0" layoutInCell="1" allowOverlap="1">
            <wp:simplePos x="0" y="0"/>
            <wp:positionH relativeFrom="page">
              <wp:posOffset>611505</wp:posOffset>
            </wp:positionH>
            <wp:positionV relativeFrom="paragraph">
              <wp:posOffset>17145</wp:posOffset>
            </wp:positionV>
            <wp:extent cx="92710" cy="92710"/>
            <wp:effectExtent l="0" t="0" r="0" b="0"/>
            <wp:wrapNone/>
            <wp:docPr id="1796856456" name="Picture 1796856456"/>
            <wp:cNvGraphicFramePr/>
            <a:graphic xmlns:a="http://schemas.openxmlformats.org/drawingml/2006/main">
              <a:graphicData uri="http://schemas.openxmlformats.org/drawingml/2006/picture">
                <pic:pic xmlns:pic="http://schemas.openxmlformats.org/drawingml/2006/picture">
                  <pic:nvPicPr>
                    <pic:cNvPr id="1796856456" name="Picture 1796856456"/>
                    <pic:cNvPicPr/>
                  </pic:nvPicPr>
                  <pic:blipFill>
                    <a:blip r:embed="rId82" cstate="print"/>
                    <a:stretch>
                      <a:fillRect/>
                    </a:stretch>
                  </pic:blipFill>
                  <pic:spPr>
                    <a:xfrm>
                      <a:off x="0" y="0"/>
                      <a:ext cx="92494" cy="92494"/>
                    </a:xfrm>
                    <a:prstGeom prst="rect">
                      <a:avLst/>
                    </a:prstGeom>
                  </pic:spPr>
                </pic:pic>
              </a:graphicData>
            </a:graphic>
          </wp:anchor>
        </w:drawing>
      </w:r>
      <w:r>
        <w:rPr>
          <w:color w:val="001A1D"/>
          <w:w w:val="105"/>
          <w:sz w:val="16"/>
        </w:rPr>
        <w:t>Lẩn</w:t>
      </w:r>
      <w:r>
        <w:rPr>
          <w:color w:val="001A1D"/>
          <w:spacing w:val="-5"/>
          <w:w w:val="105"/>
          <w:sz w:val="16"/>
        </w:rPr>
        <w:t xml:space="preserve"> </w:t>
      </w:r>
      <w:r>
        <w:rPr>
          <w:color w:val="001A1D"/>
          <w:w w:val="105"/>
          <w:sz w:val="16"/>
        </w:rPr>
        <w:t>tránh</w:t>
      </w:r>
      <w:r>
        <w:rPr>
          <w:color w:val="001A1D"/>
          <w:spacing w:val="-4"/>
          <w:w w:val="105"/>
          <w:sz w:val="16"/>
        </w:rPr>
        <w:t xml:space="preserve"> </w:t>
      </w:r>
      <w:r>
        <w:rPr>
          <w:color w:val="001A1D"/>
          <w:w w:val="105"/>
          <w:sz w:val="16"/>
        </w:rPr>
        <w:t>phát</w:t>
      </w:r>
      <w:r>
        <w:rPr>
          <w:color w:val="001A1D"/>
          <w:spacing w:val="-4"/>
          <w:w w:val="105"/>
          <w:sz w:val="16"/>
        </w:rPr>
        <w:t xml:space="preserve"> </w:t>
      </w:r>
      <w:r>
        <w:rPr>
          <w:color w:val="001A1D"/>
          <w:w w:val="105"/>
          <w:sz w:val="16"/>
        </w:rPr>
        <w:t>hiện</w:t>
      </w:r>
      <w:r>
        <w:rPr>
          <w:color w:val="001A1D"/>
          <w:spacing w:val="-5"/>
          <w:w w:val="105"/>
          <w:sz w:val="16"/>
        </w:rPr>
        <w:t xml:space="preserve"> </w:t>
      </w:r>
      <w:r>
        <w:rPr>
          <w:color w:val="001A1D"/>
          <w:w w:val="105"/>
          <w:sz w:val="16"/>
        </w:rPr>
        <w:t>thông</w:t>
      </w:r>
      <w:r>
        <w:rPr>
          <w:color w:val="001A1D"/>
          <w:spacing w:val="-4"/>
          <w:w w:val="105"/>
          <w:sz w:val="16"/>
        </w:rPr>
        <w:t xml:space="preserve"> </w:t>
      </w:r>
      <w:r>
        <w:rPr>
          <w:color w:val="001A1D"/>
          <w:w w:val="105"/>
          <w:sz w:val="16"/>
        </w:rPr>
        <w:t>qua</w:t>
      </w:r>
      <w:r>
        <w:rPr>
          <w:color w:val="001A1D"/>
          <w:spacing w:val="-4"/>
          <w:w w:val="105"/>
          <w:sz w:val="16"/>
        </w:rPr>
        <w:t xml:space="preserve"> </w:t>
      </w:r>
      <w:r>
        <w:rPr>
          <w:color w:val="001A1D"/>
          <w:w w:val="105"/>
          <w:sz w:val="16"/>
        </w:rPr>
        <w:t>nén</w:t>
      </w:r>
      <w:r>
        <w:rPr>
          <w:color w:val="001A1D"/>
          <w:spacing w:val="-5"/>
          <w:w w:val="105"/>
          <w:sz w:val="16"/>
        </w:rPr>
        <w:t xml:space="preserve"> </w:t>
      </w:r>
      <w:r>
        <w:rPr>
          <w:color w:val="001A1D"/>
          <w:w w:val="105"/>
          <w:sz w:val="16"/>
        </w:rPr>
        <w:t>kích</w:t>
      </w:r>
      <w:r>
        <w:rPr>
          <w:color w:val="001A1D"/>
          <w:spacing w:val="-4"/>
          <w:w w:val="105"/>
          <w:sz w:val="16"/>
        </w:rPr>
        <w:t xml:space="preserve"> </w:t>
      </w:r>
      <w:r>
        <w:rPr>
          <w:color w:val="001A1D"/>
          <w:spacing w:val="-2"/>
          <w:w w:val="105"/>
          <w:sz w:val="16"/>
        </w:rPr>
        <w:t>thước</w:t>
      </w:r>
    </w:p>
    <w:p>
      <w:pPr>
        <w:pStyle w:val="5"/>
        <w:numPr>
          <w:ilvl w:val="0"/>
          <w:numId w:val="26"/>
        </w:numPr>
        <w:tabs>
          <w:tab w:val="left" w:pos="1098"/>
        </w:tabs>
        <w:spacing w:before="78"/>
        <w:ind w:left="1098" w:hanging="294"/>
        <w:rPr>
          <w:sz w:val="16"/>
        </w:rPr>
      </w:pPr>
      <w:r>
        <w:drawing>
          <wp:anchor distT="0" distB="0" distL="0" distR="0" simplePos="0" relativeHeight="251949056" behindDoc="0" locked="0" layoutInCell="1" allowOverlap="1">
            <wp:simplePos x="0" y="0"/>
            <wp:positionH relativeFrom="page">
              <wp:posOffset>611505</wp:posOffset>
            </wp:positionH>
            <wp:positionV relativeFrom="paragraph">
              <wp:posOffset>73660</wp:posOffset>
            </wp:positionV>
            <wp:extent cx="92710" cy="92710"/>
            <wp:effectExtent l="0" t="0" r="0" b="0"/>
            <wp:wrapNone/>
            <wp:docPr id="869692936" name="Picture 869692936"/>
            <wp:cNvGraphicFramePr/>
            <a:graphic xmlns:a="http://schemas.openxmlformats.org/drawingml/2006/main">
              <a:graphicData uri="http://schemas.openxmlformats.org/drawingml/2006/picture">
                <pic:pic xmlns:pic="http://schemas.openxmlformats.org/drawingml/2006/picture">
                  <pic:nvPicPr>
                    <pic:cNvPr id="869692936" name="Picture 869692936"/>
                    <pic:cNvPicPr/>
                  </pic:nvPicPr>
                  <pic:blipFill>
                    <a:blip r:embed="rId83" cstate="print"/>
                    <a:stretch>
                      <a:fillRect/>
                    </a:stretch>
                  </pic:blipFill>
                  <pic:spPr>
                    <a:xfrm>
                      <a:off x="0" y="0"/>
                      <a:ext cx="92494" cy="92494"/>
                    </a:xfrm>
                    <a:prstGeom prst="rect">
                      <a:avLst/>
                    </a:prstGeom>
                  </pic:spPr>
                </pic:pic>
              </a:graphicData>
            </a:graphic>
          </wp:anchor>
        </w:drawing>
      </w:r>
      <w:r>
        <w:rPr>
          <w:color w:val="001A1D"/>
          <w:w w:val="105"/>
          <w:sz w:val="16"/>
        </w:rPr>
        <w:t>Lẩn</w:t>
      </w:r>
      <w:r>
        <w:rPr>
          <w:color w:val="001A1D"/>
          <w:spacing w:val="-5"/>
          <w:w w:val="105"/>
          <w:sz w:val="16"/>
        </w:rPr>
        <w:t xml:space="preserve"> </w:t>
      </w:r>
      <w:r>
        <w:rPr>
          <w:color w:val="001A1D"/>
          <w:w w:val="105"/>
          <w:sz w:val="16"/>
        </w:rPr>
        <w:t>tránh</w:t>
      </w:r>
      <w:r>
        <w:rPr>
          <w:color w:val="001A1D"/>
          <w:spacing w:val="-4"/>
          <w:w w:val="105"/>
          <w:sz w:val="16"/>
        </w:rPr>
        <w:t xml:space="preserve"> </w:t>
      </w:r>
      <w:r>
        <w:rPr>
          <w:color w:val="001A1D"/>
          <w:w w:val="105"/>
          <w:sz w:val="16"/>
        </w:rPr>
        <w:t>phát</w:t>
      </w:r>
      <w:r>
        <w:rPr>
          <w:color w:val="001A1D"/>
          <w:spacing w:val="-4"/>
          <w:w w:val="105"/>
          <w:sz w:val="16"/>
        </w:rPr>
        <w:t xml:space="preserve"> </w:t>
      </w:r>
      <w:r>
        <w:rPr>
          <w:color w:val="001A1D"/>
          <w:w w:val="105"/>
          <w:sz w:val="16"/>
        </w:rPr>
        <w:t>hiện</w:t>
      </w:r>
      <w:r>
        <w:rPr>
          <w:color w:val="001A1D"/>
          <w:spacing w:val="-4"/>
          <w:w w:val="105"/>
          <w:sz w:val="16"/>
        </w:rPr>
        <w:t xml:space="preserve"> </w:t>
      </w:r>
      <w:r>
        <w:rPr>
          <w:color w:val="001A1D"/>
          <w:w w:val="105"/>
          <w:sz w:val="16"/>
        </w:rPr>
        <w:t>nhờ</w:t>
      </w:r>
      <w:r>
        <w:rPr>
          <w:color w:val="001A1D"/>
          <w:spacing w:val="-4"/>
          <w:w w:val="105"/>
          <w:sz w:val="16"/>
        </w:rPr>
        <w:t xml:space="preserve"> </w:t>
      </w:r>
      <w:r>
        <w:rPr>
          <w:color w:val="001A1D"/>
          <w:w w:val="105"/>
          <w:sz w:val="16"/>
        </w:rPr>
        <w:t>mã</w:t>
      </w:r>
      <w:r>
        <w:rPr>
          <w:color w:val="001A1D"/>
          <w:spacing w:val="-4"/>
          <w:w w:val="105"/>
          <w:sz w:val="16"/>
        </w:rPr>
        <w:t xml:space="preserve"> </w:t>
      </w:r>
      <w:r>
        <w:rPr>
          <w:color w:val="001A1D"/>
          <w:spacing w:val="-5"/>
          <w:w w:val="105"/>
          <w:sz w:val="16"/>
        </w:rPr>
        <w:t>hóa</w:t>
      </w:r>
    </w:p>
    <w:p>
      <w:pPr>
        <w:pStyle w:val="5"/>
        <w:numPr>
          <w:ilvl w:val="0"/>
          <w:numId w:val="26"/>
        </w:numPr>
        <w:tabs>
          <w:tab w:val="left" w:pos="1098"/>
        </w:tabs>
        <w:ind w:left="1098" w:hanging="294"/>
        <w:rPr>
          <w:sz w:val="16"/>
        </w:rPr>
      </w:pPr>
      <w:r>
        <w:drawing>
          <wp:anchor distT="0" distB="0" distL="0" distR="0" simplePos="0" relativeHeight="251950080"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313910216" name="Picture 313910216"/>
            <wp:cNvGraphicFramePr/>
            <a:graphic xmlns:a="http://schemas.openxmlformats.org/drawingml/2006/main">
              <a:graphicData uri="http://schemas.openxmlformats.org/drawingml/2006/picture">
                <pic:pic xmlns:pic="http://schemas.openxmlformats.org/drawingml/2006/picture">
                  <pic:nvPicPr>
                    <pic:cNvPr id="313910216" name="Picture 313910216"/>
                    <pic:cNvPicPr/>
                  </pic:nvPicPr>
                  <pic:blipFill>
                    <a:blip r:embed="rId84" cstate="print"/>
                    <a:stretch>
                      <a:fillRect/>
                    </a:stretch>
                  </pic:blipFill>
                  <pic:spPr>
                    <a:xfrm>
                      <a:off x="0" y="0"/>
                      <a:ext cx="92494" cy="92494"/>
                    </a:xfrm>
                    <a:prstGeom prst="rect">
                      <a:avLst/>
                    </a:prstGeom>
                  </pic:spPr>
                </pic:pic>
              </a:graphicData>
            </a:graphic>
          </wp:anchor>
        </w:drawing>
      </w:r>
      <w:r>
        <w:rPr>
          <w:color w:val="001A1D"/>
          <w:w w:val="105"/>
          <w:sz w:val="16"/>
        </w:rPr>
        <w:t>Lẩn</w:t>
      </w:r>
      <w:r>
        <w:rPr>
          <w:color w:val="001A1D"/>
          <w:spacing w:val="-5"/>
          <w:w w:val="105"/>
          <w:sz w:val="16"/>
        </w:rPr>
        <w:t xml:space="preserve"> </w:t>
      </w:r>
      <w:r>
        <w:rPr>
          <w:color w:val="001A1D"/>
          <w:w w:val="105"/>
          <w:sz w:val="16"/>
        </w:rPr>
        <w:t>tránh</w:t>
      </w:r>
      <w:r>
        <w:rPr>
          <w:color w:val="001A1D"/>
          <w:spacing w:val="-4"/>
          <w:w w:val="105"/>
          <w:sz w:val="16"/>
        </w:rPr>
        <w:t xml:space="preserve"> </w:t>
      </w:r>
      <w:r>
        <w:rPr>
          <w:color w:val="001A1D"/>
          <w:w w:val="105"/>
          <w:sz w:val="16"/>
        </w:rPr>
        <w:t>phát</w:t>
      </w:r>
      <w:r>
        <w:rPr>
          <w:color w:val="001A1D"/>
          <w:spacing w:val="-5"/>
          <w:w w:val="105"/>
          <w:sz w:val="16"/>
        </w:rPr>
        <w:t xml:space="preserve"> </w:t>
      </w:r>
      <w:r>
        <w:rPr>
          <w:color w:val="001A1D"/>
          <w:w w:val="105"/>
          <w:sz w:val="16"/>
        </w:rPr>
        <w:t>hiện</w:t>
      </w:r>
      <w:r>
        <w:rPr>
          <w:color w:val="001A1D"/>
          <w:spacing w:val="-4"/>
          <w:w w:val="105"/>
          <w:sz w:val="16"/>
        </w:rPr>
        <w:t xml:space="preserve"> </w:t>
      </w:r>
      <w:r>
        <w:rPr>
          <w:color w:val="001A1D"/>
          <w:w w:val="105"/>
          <w:sz w:val="16"/>
        </w:rPr>
        <w:t>nhờ</w:t>
      </w:r>
      <w:r>
        <w:rPr>
          <w:color w:val="001A1D"/>
          <w:spacing w:val="-5"/>
          <w:w w:val="105"/>
          <w:sz w:val="16"/>
        </w:rPr>
        <w:t xml:space="preserve"> </w:t>
      </w:r>
      <w:r>
        <w:rPr>
          <w:color w:val="001A1D"/>
          <w:w w:val="105"/>
          <w:sz w:val="16"/>
        </w:rPr>
        <w:t>thông</w:t>
      </w:r>
      <w:r>
        <w:rPr>
          <w:color w:val="001A1D"/>
          <w:spacing w:val="-4"/>
          <w:w w:val="105"/>
          <w:sz w:val="16"/>
        </w:rPr>
        <w:t xml:space="preserve"> minh</w:t>
      </w:r>
    </w:p>
    <w:p>
      <w:pPr>
        <w:pStyle w:val="5"/>
        <w:numPr>
          <w:ilvl w:val="0"/>
          <w:numId w:val="26"/>
        </w:numPr>
        <w:tabs>
          <w:tab w:val="left" w:pos="1098"/>
        </w:tabs>
        <w:spacing w:before="90"/>
        <w:ind w:left="1098" w:hanging="294"/>
        <w:rPr>
          <w:sz w:val="16"/>
          <w:highlight w:val="green"/>
        </w:rPr>
      </w:pPr>
      <w:r>
        <w:rPr>
          <w:highlight w:val="green"/>
        </w:rPr>
        <w:drawing>
          <wp:anchor distT="0" distB="0" distL="0" distR="0" simplePos="0" relativeHeight="251951104" behindDoc="0" locked="0" layoutInCell="1" allowOverlap="1">
            <wp:simplePos x="0" y="0"/>
            <wp:positionH relativeFrom="page">
              <wp:posOffset>611505</wp:posOffset>
            </wp:positionH>
            <wp:positionV relativeFrom="paragraph">
              <wp:posOffset>74295</wp:posOffset>
            </wp:positionV>
            <wp:extent cx="92710" cy="92710"/>
            <wp:effectExtent l="0" t="0" r="0" b="0"/>
            <wp:wrapNone/>
            <wp:docPr id="1843267184" name="Picture 1843267184"/>
            <wp:cNvGraphicFramePr/>
            <a:graphic xmlns:a="http://schemas.openxmlformats.org/drawingml/2006/main">
              <a:graphicData uri="http://schemas.openxmlformats.org/drawingml/2006/picture">
                <pic:pic xmlns:pic="http://schemas.openxmlformats.org/drawingml/2006/picture">
                  <pic:nvPicPr>
                    <pic:cNvPr id="1843267184" name="Picture 1843267184"/>
                    <pic:cNvPicPr/>
                  </pic:nvPicPr>
                  <pic:blipFill>
                    <a:blip r:embed="rId85" cstate="print"/>
                    <a:stretch>
                      <a:fillRect/>
                    </a:stretch>
                  </pic:blipFill>
                  <pic:spPr>
                    <a:xfrm>
                      <a:off x="0" y="0"/>
                      <a:ext cx="92494" cy="92494"/>
                    </a:xfrm>
                    <a:prstGeom prst="rect">
                      <a:avLst/>
                    </a:prstGeom>
                  </pic:spPr>
                </pic:pic>
              </a:graphicData>
            </a:graphic>
          </wp:anchor>
        </w:drawing>
      </w:r>
      <w:r>
        <w:rPr>
          <w:color w:val="001A1D"/>
          <w:w w:val="105"/>
          <w:sz w:val="16"/>
          <w:highlight w:val="green"/>
        </w:rPr>
        <w:t>Lẩn</w:t>
      </w:r>
      <w:r>
        <w:rPr>
          <w:color w:val="001A1D"/>
          <w:spacing w:val="-5"/>
          <w:w w:val="105"/>
          <w:sz w:val="16"/>
          <w:highlight w:val="green"/>
        </w:rPr>
        <w:t xml:space="preserve"> </w:t>
      </w:r>
      <w:r>
        <w:rPr>
          <w:color w:val="001A1D"/>
          <w:w w:val="105"/>
          <w:sz w:val="16"/>
          <w:highlight w:val="green"/>
        </w:rPr>
        <w:t>tránh</w:t>
      </w:r>
      <w:r>
        <w:rPr>
          <w:color w:val="001A1D"/>
          <w:spacing w:val="-4"/>
          <w:w w:val="105"/>
          <w:sz w:val="16"/>
          <w:highlight w:val="green"/>
        </w:rPr>
        <w:t xml:space="preserve"> </w:t>
      </w:r>
      <w:r>
        <w:rPr>
          <w:color w:val="001A1D"/>
          <w:w w:val="105"/>
          <w:sz w:val="16"/>
          <w:highlight w:val="green"/>
        </w:rPr>
        <w:t>phát</w:t>
      </w:r>
      <w:r>
        <w:rPr>
          <w:color w:val="001A1D"/>
          <w:spacing w:val="-4"/>
          <w:w w:val="105"/>
          <w:sz w:val="16"/>
          <w:highlight w:val="green"/>
        </w:rPr>
        <w:t xml:space="preserve"> </w:t>
      </w:r>
      <w:r>
        <w:rPr>
          <w:color w:val="001A1D"/>
          <w:w w:val="105"/>
          <w:sz w:val="16"/>
          <w:highlight w:val="green"/>
        </w:rPr>
        <w:t>hiện</w:t>
      </w:r>
      <w:r>
        <w:rPr>
          <w:color w:val="001A1D"/>
          <w:spacing w:val="-4"/>
          <w:w w:val="105"/>
          <w:sz w:val="16"/>
          <w:highlight w:val="green"/>
        </w:rPr>
        <w:t xml:space="preserve"> </w:t>
      </w:r>
      <w:r>
        <w:rPr>
          <w:color w:val="001A1D"/>
          <w:w w:val="105"/>
          <w:sz w:val="16"/>
          <w:highlight w:val="green"/>
        </w:rPr>
        <w:t>thông</w:t>
      </w:r>
      <w:r>
        <w:rPr>
          <w:color w:val="001A1D"/>
          <w:spacing w:val="-4"/>
          <w:w w:val="105"/>
          <w:sz w:val="16"/>
          <w:highlight w:val="green"/>
        </w:rPr>
        <w:t xml:space="preserve"> </w:t>
      </w:r>
      <w:r>
        <w:rPr>
          <w:color w:val="001A1D"/>
          <w:w w:val="105"/>
          <w:sz w:val="16"/>
          <w:highlight w:val="green"/>
        </w:rPr>
        <w:t>qua</w:t>
      </w:r>
      <w:r>
        <w:rPr>
          <w:color w:val="001A1D"/>
          <w:spacing w:val="-4"/>
          <w:w w:val="105"/>
          <w:sz w:val="16"/>
          <w:highlight w:val="green"/>
        </w:rPr>
        <w:t xml:space="preserve"> </w:t>
      </w:r>
      <w:r>
        <w:rPr>
          <w:color w:val="001A1D"/>
          <w:w w:val="105"/>
          <w:sz w:val="16"/>
          <w:highlight w:val="green"/>
        </w:rPr>
        <w:t>việc</w:t>
      </w:r>
      <w:r>
        <w:rPr>
          <w:color w:val="001A1D"/>
          <w:spacing w:val="-4"/>
          <w:w w:val="105"/>
          <w:sz w:val="16"/>
          <w:highlight w:val="green"/>
        </w:rPr>
        <w:t xml:space="preserve"> </w:t>
      </w:r>
      <w:r>
        <w:rPr>
          <w:color w:val="001A1D"/>
          <w:w w:val="105"/>
          <w:sz w:val="16"/>
          <w:highlight w:val="green"/>
        </w:rPr>
        <w:t>ghi</w:t>
      </w:r>
      <w:r>
        <w:rPr>
          <w:color w:val="001A1D"/>
          <w:spacing w:val="-4"/>
          <w:w w:val="105"/>
          <w:sz w:val="16"/>
          <w:highlight w:val="green"/>
        </w:rPr>
        <w:t xml:space="preserve"> </w:t>
      </w:r>
      <w:r>
        <w:rPr>
          <w:color w:val="001A1D"/>
          <w:w w:val="105"/>
          <w:sz w:val="16"/>
          <w:highlight w:val="green"/>
        </w:rPr>
        <w:t>đè</w:t>
      </w:r>
      <w:r>
        <w:rPr>
          <w:color w:val="001A1D"/>
          <w:spacing w:val="-4"/>
          <w:w w:val="105"/>
          <w:sz w:val="16"/>
          <w:highlight w:val="green"/>
        </w:rPr>
        <w:t xml:space="preserve"> </w:t>
      </w:r>
      <w:r>
        <w:rPr>
          <w:color w:val="001A1D"/>
          <w:w w:val="105"/>
          <w:sz w:val="16"/>
          <w:highlight w:val="green"/>
        </w:rPr>
        <w:t>lên</w:t>
      </w:r>
      <w:r>
        <w:rPr>
          <w:color w:val="001A1D"/>
          <w:spacing w:val="-5"/>
          <w:w w:val="105"/>
          <w:sz w:val="16"/>
          <w:highlight w:val="green"/>
        </w:rPr>
        <w:t xml:space="preserve"> </w:t>
      </w:r>
      <w:r>
        <w:rPr>
          <w:color w:val="001A1D"/>
          <w:w w:val="105"/>
          <w:sz w:val="16"/>
          <w:highlight w:val="green"/>
        </w:rPr>
        <w:t>chính</w:t>
      </w:r>
      <w:r>
        <w:rPr>
          <w:color w:val="001A1D"/>
          <w:spacing w:val="-4"/>
          <w:w w:val="105"/>
          <w:sz w:val="16"/>
          <w:highlight w:val="green"/>
        </w:rPr>
        <w:t xml:space="preserve"> </w:t>
      </w:r>
      <w:r>
        <w:rPr>
          <w:color w:val="001A1D"/>
          <w:spacing w:val="-5"/>
          <w:w w:val="105"/>
          <w:sz w:val="16"/>
          <w:highlight w:val="green"/>
        </w:rPr>
        <w:t>nó</w:t>
      </w:r>
    </w:p>
    <w:p>
      <w:pPr>
        <w:pStyle w:val="4"/>
      </w:pPr>
    </w:p>
    <w:p>
      <w:pPr>
        <w:pStyle w:val="4"/>
        <w:spacing w:before="118"/>
      </w:pPr>
    </w:p>
    <w:p>
      <w:pPr>
        <w:pStyle w:val="4"/>
        <w:spacing w:line="330" w:lineRule="atLeast"/>
        <w:ind w:left="468" w:right="9125"/>
      </w:pPr>
      <w:r>
        <w:rPr>
          <w:color w:val="8E662E"/>
          <w:w w:val="105"/>
        </w:rPr>
        <w:t>Câu</w:t>
      </w:r>
      <w:r>
        <w:rPr>
          <w:color w:val="8E662E"/>
          <w:spacing w:val="-10"/>
          <w:w w:val="105"/>
        </w:rPr>
        <w:t xml:space="preserve"> </w:t>
      </w:r>
      <w:r>
        <w:rPr>
          <w:color w:val="8E662E"/>
          <w:w w:val="105"/>
        </w:rPr>
        <w:t>trả</w:t>
      </w:r>
      <w:r>
        <w:rPr>
          <w:color w:val="8E662E"/>
          <w:spacing w:val="-10"/>
          <w:w w:val="105"/>
        </w:rPr>
        <w:t xml:space="preserve"> </w:t>
      </w:r>
      <w:r>
        <w:rPr>
          <w:color w:val="8E662E"/>
          <w:w w:val="105"/>
        </w:rPr>
        <w:t>lời</w:t>
      </w:r>
      <w:r>
        <w:rPr>
          <w:color w:val="8E662E"/>
          <w:spacing w:val="-10"/>
          <w:w w:val="105"/>
        </w:rPr>
        <w:t xml:space="preserve"> </w:t>
      </w:r>
      <w:r>
        <w:rPr>
          <w:color w:val="8E662E"/>
          <w:w w:val="105"/>
        </w:rPr>
        <w:t>của</w:t>
      </w:r>
      <w:r>
        <w:rPr>
          <w:color w:val="8E662E"/>
          <w:spacing w:val="-10"/>
          <w:w w:val="105"/>
        </w:rPr>
        <w:t xml:space="preserve"> </w:t>
      </w:r>
      <w:r>
        <w:rPr>
          <w:color w:val="8E662E"/>
          <w:w w:val="105"/>
        </w:rPr>
        <w:t>bạn</w:t>
      </w:r>
      <w:r>
        <w:rPr>
          <w:color w:val="8E662E"/>
          <w:spacing w:val="-10"/>
          <w:w w:val="105"/>
        </w:rPr>
        <w:t xml:space="preserve"> </w:t>
      </w:r>
      <w:r>
        <w:rPr>
          <w:color w:val="8E662E"/>
          <w:w w:val="105"/>
        </w:rPr>
        <w:t>sai. The correct answer is:</w:t>
      </w:r>
    </w:p>
    <w:p>
      <w:pPr>
        <w:pStyle w:val="4"/>
        <w:spacing w:before="40"/>
        <w:ind w:left="468"/>
      </w:pPr>
      <w:r>
        <w:rPr>
          <w:color w:val="8E662E"/>
          <w:w w:val="105"/>
        </w:rPr>
        <w:t>Lẩn</w:t>
      </w:r>
      <w:r>
        <w:rPr>
          <w:color w:val="8E662E"/>
          <w:spacing w:val="-5"/>
          <w:w w:val="105"/>
        </w:rPr>
        <w:t xml:space="preserve"> </w:t>
      </w:r>
      <w:r>
        <w:rPr>
          <w:color w:val="8E662E"/>
          <w:w w:val="105"/>
        </w:rPr>
        <w:t>tránh</w:t>
      </w:r>
      <w:r>
        <w:rPr>
          <w:color w:val="8E662E"/>
          <w:spacing w:val="-4"/>
          <w:w w:val="105"/>
        </w:rPr>
        <w:t xml:space="preserve"> </w:t>
      </w:r>
      <w:r>
        <w:rPr>
          <w:color w:val="8E662E"/>
          <w:w w:val="105"/>
        </w:rPr>
        <w:t>phát</w:t>
      </w:r>
      <w:r>
        <w:rPr>
          <w:color w:val="8E662E"/>
          <w:spacing w:val="-4"/>
          <w:w w:val="105"/>
        </w:rPr>
        <w:t xml:space="preserve"> </w:t>
      </w:r>
      <w:r>
        <w:rPr>
          <w:color w:val="8E662E"/>
          <w:w w:val="105"/>
        </w:rPr>
        <w:t>hiện</w:t>
      </w:r>
      <w:r>
        <w:rPr>
          <w:color w:val="8E662E"/>
          <w:spacing w:val="-4"/>
          <w:w w:val="105"/>
        </w:rPr>
        <w:t xml:space="preserve"> </w:t>
      </w:r>
      <w:r>
        <w:rPr>
          <w:color w:val="8E662E"/>
          <w:w w:val="105"/>
        </w:rPr>
        <w:t>thông</w:t>
      </w:r>
      <w:r>
        <w:rPr>
          <w:color w:val="8E662E"/>
          <w:spacing w:val="-4"/>
          <w:w w:val="105"/>
        </w:rPr>
        <w:t xml:space="preserve"> </w:t>
      </w:r>
      <w:r>
        <w:rPr>
          <w:color w:val="8E662E"/>
          <w:w w:val="105"/>
        </w:rPr>
        <w:t>qua</w:t>
      </w:r>
      <w:r>
        <w:rPr>
          <w:color w:val="8E662E"/>
          <w:spacing w:val="-4"/>
          <w:w w:val="105"/>
        </w:rPr>
        <w:t xml:space="preserve"> </w:t>
      </w:r>
      <w:r>
        <w:rPr>
          <w:color w:val="8E662E"/>
          <w:w w:val="105"/>
        </w:rPr>
        <w:t>việc</w:t>
      </w:r>
      <w:r>
        <w:rPr>
          <w:color w:val="8E662E"/>
          <w:spacing w:val="-4"/>
          <w:w w:val="105"/>
        </w:rPr>
        <w:t xml:space="preserve"> </w:t>
      </w:r>
      <w:r>
        <w:rPr>
          <w:color w:val="8E662E"/>
          <w:w w:val="105"/>
        </w:rPr>
        <w:t>ghi</w:t>
      </w:r>
      <w:r>
        <w:rPr>
          <w:color w:val="8E662E"/>
          <w:spacing w:val="-4"/>
          <w:w w:val="105"/>
        </w:rPr>
        <w:t xml:space="preserve"> </w:t>
      </w:r>
      <w:r>
        <w:rPr>
          <w:color w:val="8E662E"/>
          <w:w w:val="105"/>
        </w:rPr>
        <w:t>đè</w:t>
      </w:r>
      <w:r>
        <w:rPr>
          <w:color w:val="8E662E"/>
          <w:spacing w:val="-4"/>
          <w:w w:val="105"/>
        </w:rPr>
        <w:t xml:space="preserve"> </w:t>
      </w:r>
      <w:r>
        <w:rPr>
          <w:color w:val="8E662E"/>
          <w:w w:val="105"/>
        </w:rPr>
        <w:t>lên</w:t>
      </w:r>
      <w:r>
        <w:rPr>
          <w:color w:val="8E662E"/>
          <w:spacing w:val="-5"/>
          <w:w w:val="105"/>
        </w:rPr>
        <w:t xml:space="preserve"> </w:t>
      </w:r>
      <w:r>
        <w:rPr>
          <w:color w:val="8E662E"/>
          <w:w w:val="105"/>
        </w:rPr>
        <w:t>chính</w:t>
      </w:r>
      <w:r>
        <w:rPr>
          <w:color w:val="8E662E"/>
          <w:spacing w:val="-4"/>
          <w:w w:val="105"/>
        </w:rPr>
        <w:t xml:space="preserve"> </w:t>
      </w:r>
      <w:r>
        <w:rPr>
          <w:color w:val="8E662E"/>
          <w:spacing w:val="-5"/>
          <w:w w:val="105"/>
        </w:rPr>
        <w:t>nó</w:t>
      </w:r>
    </w:p>
    <w:p>
      <w:pPr>
        <w:sectPr>
          <w:pgSz w:w="12240" w:h="15840"/>
          <w:pgMar w:top="220" w:right="460" w:bottom="440" w:left="400" w:header="0" w:footer="260" w:gutter="0"/>
          <w:cols w:space="720" w:num="1"/>
        </w:sectPr>
      </w:pPr>
    </w:p>
    <w:p>
      <w:pPr>
        <w:pStyle w:val="4"/>
        <w:tabs>
          <w:tab w:val="left" w:pos="4725"/>
        </w:tabs>
        <w:spacing w:before="65"/>
        <w:ind w:left="110"/>
        <w:rPr>
          <w:rFonts w:ascii="Arial MT"/>
        </w:rPr>
      </w:pPr>
      <w:r>
        <w:rPr>
          <w:rFonts w:ascii="Arial MT"/>
        </w:rPr>
        <w:t>11/16/23,</w:t>
      </w:r>
      <w:r>
        <w:rPr>
          <w:rFonts w:ascii="Arial MT"/>
          <w:spacing w:val="-7"/>
        </w:rPr>
        <w:t xml:space="preserve"> </w:t>
      </w:r>
      <w:r>
        <w:rPr>
          <w:rFonts w:ascii="Arial MT"/>
        </w:rPr>
        <w:t>3:09</w:t>
      </w:r>
      <w:r>
        <w:rPr>
          <w:rFonts w:ascii="Arial MT"/>
          <w:spacing w:val="-7"/>
        </w:rPr>
        <w:t xml:space="preserve"> </w:t>
      </w:r>
      <w:r>
        <w:rPr>
          <w:rFonts w:ascii="Arial MT"/>
          <w:spacing w:val="-5"/>
        </w:rPr>
        <w:t>PM</w:t>
      </w:r>
      <w:r>
        <w:rPr>
          <w:rFonts w:ascii="Arial MT"/>
        </w:rPr>
        <w:tab/>
      </w:r>
      <w:r>
        <w:rPr>
          <w:rFonts w:ascii="Arial MT"/>
        </w:rPr>
        <w:t>Kiem</w:t>
      </w:r>
      <w:r>
        <w:rPr>
          <w:rFonts w:ascii="Arial MT"/>
          <w:spacing w:val="-3"/>
        </w:rPr>
        <w:t xml:space="preserve"> </w:t>
      </w:r>
      <w:r>
        <w:rPr>
          <w:rFonts w:ascii="Arial MT"/>
        </w:rPr>
        <w:t>tra</w:t>
      </w:r>
      <w:r>
        <w:rPr>
          <w:rFonts w:ascii="Arial MT"/>
          <w:spacing w:val="-1"/>
        </w:rPr>
        <w:t xml:space="preserve"> </w:t>
      </w:r>
      <w:r>
        <w:rPr>
          <w:rFonts w:ascii="Arial MT"/>
        </w:rPr>
        <w:t>cuoi</w:t>
      </w:r>
      <w:r>
        <w:rPr>
          <w:rFonts w:ascii="Arial MT"/>
          <w:spacing w:val="-1"/>
        </w:rPr>
        <w:t xml:space="preserve"> </w:t>
      </w:r>
      <w:r>
        <w:rPr>
          <w:rFonts w:ascii="Arial MT"/>
        </w:rPr>
        <w:t>ki</w:t>
      </w:r>
      <w:r>
        <w:rPr>
          <w:rFonts w:ascii="Arial MT"/>
          <w:spacing w:val="-1"/>
        </w:rPr>
        <w:t xml:space="preserve"> </w:t>
      </w:r>
      <w:r>
        <w:rPr>
          <w:rFonts w:ascii="Arial MT"/>
        </w:rPr>
        <w:t>2:</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(page</w:t>
      </w:r>
      <w:r>
        <w:rPr>
          <w:rFonts w:ascii="Arial MT"/>
          <w:spacing w:val="-1"/>
        </w:rPr>
        <w:t xml:space="preserve"> </w:t>
      </w:r>
      <w:r>
        <w:rPr>
          <w:rFonts w:ascii="Arial MT"/>
        </w:rPr>
        <w:t>1</w:t>
      </w:r>
      <w:r>
        <w:rPr>
          <w:rFonts w:ascii="Arial MT"/>
          <w:spacing w:val="-1"/>
        </w:rPr>
        <w:t xml:space="preserve"> </w:t>
      </w:r>
      <w:r>
        <w:rPr>
          <w:rFonts w:ascii="Arial MT"/>
        </w:rPr>
        <w:t>of</w:t>
      </w:r>
      <w:r>
        <w:rPr>
          <w:rFonts w:ascii="Arial MT"/>
          <w:spacing w:val="-1"/>
        </w:rPr>
        <w:t xml:space="preserve"> </w:t>
      </w:r>
      <w:r>
        <w:rPr>
          <w:rFonts w:ascii="Arial MT"/>
        </w:rPr>
        <w:t>20)</w:t>
      </w:r>
      <w:r>
        <w:rPr>
          <w:rFonts w:ascii="Arial MT"/>
          <w:spacing w:val="-1"/>
        </w:rPr>
        <w:t xml:space="preserve"> </w:t>
      </w:r>
      <w:r>
        <w:rPr>
          <w:rFonts w:ascii="Arial MT"/>
        </w:rPr>
        <w:t>|</w:t>
      </w:r>
      <w:r>
        <w:rPr>
          <w:rFonts w:ascii="Arial MT"/>
          <w:spacing w:val="-1"/>
        </w:rPr>
        <w:t xml:space="preserve"> </w:t>
      </w:r>
      <w:r>
        <w:rPr>
          <w:rFonts w:ascii="Arial MT"/>
          <w:spacing w:val="-5"/>
        </w:rPr>
        <w:t>MMS</w:t>
      </w:r>
    </w:p>
    <w:p>
      <w:pPr>
        <w:pStyle w:val="4"/>
        <w:spacing w:before="4"/>
        <w:rPr>
          <w:rFonts w:ascii="Arial MT"/>
          <w:sz w:val="5"/>
        </w:rPr>
      </w:pPr>
      <w:r>
        <mc:AlternateContent>
          <mc:Choice Requires="wpg">
            <w:drawing>
              <wp:anchor distT="0" distB="0" distL="0" distR="0" simplePos="0" relativeHeight="252028928" behindDoc="1" locked="0" layoutInCell="1" allowOverlap="1">
                <wp:simplePos x="0" y="0"/>
                <wp:positionH relativeFrom="page">
                  <wp:posOffset>408940</wp:posOffset>
                </wp:positionH>
                <wp:positionV relativeFrom="paragraph">
                  <wp:posOffset>54610</wp:posOffset>
                </wp:positionV>
                <wp:extent cx="6944360" cy="782955"/>
                <wp:effectExtent l="0" t="0" r="0" b="0"/>
                <wp:wrapTopAndBottom/>
                <wp:docPr id="2114829631" name="Group 2114829631"/>
                <wp:cNvGraphicFramePr/>
                <a:graphic xmlns:a="http://schemas.openxmlformats.org/drawingml/2006/main">
                  <a:graphicData uri="http://schemas.microsoft.com/office/word/2010/wordprocessingGroup">
                    <wpg:wgp>
                      <wpg:cNvGrpSpPr/>
                      <wpg:grpSpPr>
                        <a:xfrm>
                          <a:off x="0" y="0"/>
                          <a:ext cx="6944359" cy="782955"/>
                          <a:chOff x="0" y="0"/>
                          <a:chExt cx="6944359" cy="782955"/>
                        </a:xfrm>
                      </wpg:grpSpPr>
                      <wps:wsp>
                        <wps:cNvPr id="484985258" name="Graphic 266"/>
                        <wps:cNvSpPr/>
                        <wps:spPr>
                          <a:xfrm>
                            <a:off x="3557" y="3557"/>
                            <a:ext cx="6937375" cy="775970"/>
                          </a:xfrm>
                          <a:custGeom>
                            <a:avLst/>
                            <a:gdLst/>
                            <a:ahLst/>
                            <a:cxnLst/>
                            <a:rect l="l" t="t" r="r" b="b"/>
                            <a:pathLst>
                              <a:path w="6937375" h="775970">
                                <a:moveTo>
                                  <a:pt x="0" y="764856"/>
                                </a:moveTo>
                                <a:lnTo>
                                  <a:pt x="0" y="10672"/>
                                </a:lnTo>
                                <a:lnTo>
                                  <a:pt x="0" y="7712"/>
                                </a:lnTo>
                                <a:lnTo>
                                  <a:pt x="1041" y="5193"/>
                                </a:lnTo>
                                <a:lnTo>
                                  <a:pt x="3125" y="3116"/>
                                </a:lnTo>
                                <a:lnTo>
                                  <a:pt x="5209" y="1038"/>
                                </a:lnTo>
                                <a:lnTo>
                                  <a:pt x="7725" y="0"/>
                                </a:lnTo>
                                <a:lnTo>
                                  <a:pt x="10672" y="0"/>
                                </a:lnTo>
                                <a:lnTo>
                                  <a:pt x="6926398" y="0"/>
                                </a:lnTo>
                                <a:lnTo>
                                  <a:pt x="6929345" y="0"/>
                                </a:lnTo>
                                <a:lnTo>
                                  <a:pt x="6931860" y="1038"/>
                                </a:lnTo>
                                <a:lnTo>
                                  <a:pt x="6933944" y="3116"/>
                                </a:lnTo>
                                <a:lnTo>
                                  <a:pt x="6936028" y="5193"/>
                                </a:lnTo>
                                <a:lnTo>
                                  <a:pt x="6937070" y="7712"/>
                                </a:lnTo>
                                <a:lnTo>
                                  <a:pt x="6937071" y="10672"/>
                                </a:lnTo>
                                <a:lnTo>
                                  <a:pt x="6937071" y="764856"/>
                                </a:lnTo>
                                <a:lnTo>
                                  <a:pt x="6926398" y="775528"/>
                                </a:lnTo>
                                <a:lnTo>
                                  <a:pt x="10672" y="775528"/>
                                </a:lnTo>
                                <a:lnTo>
                                  <a:pt x="7725" y="775514"/>
                                </a:lnTo>
                                <a:lnTo>
                                  <a:pt x="5209" y="774475"/>
                                </a:lnTo>
                                <a:lnTo>
                                  <a:pt x="3125" y="772391"/>
                                </a:lnTo>
                                <a:lnTo>
                                  <a:pt x="1041" y="770306"/>
                                </a:lnTo>
                                <a:lnTo>
                                  <a:pt x="0" y="767787"/>
                                </a:lnTo>
                                <a:lnTo>
                                  <a:pt x="0" y="764856"/>
                                </a:lnTo>
                                <a:close/>
                              </a:path>
                            </a:pathLst>
                          </a:custGeom>
                          <a:ln w="7114">
                            <a:solidFill>
                              <a:srgbClr val="CAD0D6"/>
                            </a:solidFill>
                            <a:prstDash val="solid"/>
                          </a:ln>
                        </wps:spPr>
                        <wps:bodyPr wrap="square" lIns="0" tIns="0" rIns="0" bIns="0" rtlCol="0">
                          <a:noAutofit/>
                        </wps:bodyPr>
                      </wps:wsp>
                      <wps:wsp>
                        <wps:cNvPr id="1364955378" name="Graphic 267"/>
                        <wps:cNvSpPr/>
                        <wps:spPr>
                          <a:xfrm>
                            <a:off x="60477" y="586982"/>
                            <a:ext cx="448309" cy="128270"/>
                          </a:xfrm>
                          <a:custGeom>
                            <a:avLst/>
                            <a:gdLst/>
                            <a:ahLst/>
                            <a:cxnLst/>
                            <a:rect l="l" t="t" r="r" b="b"/>
                            <a:pathLst>
                              <a:path w="448309" h="128270">
                                <a:moveTo>
                                  <a:pt x="0" y="74706"/>
                                </a:moveTo>
                                <a:lnTo>
                                  <a:pt x="0" y="53362"/>
                                </a:lnTo>
                                <a:lnTo>
                                  <a:pt x="0" y="49847"/>
                                </a:lnTo>
                                <a:lnTo>
                                  <a:pt x="341" y="46375"/>
                                </a:lnTo>
                                <a:lnTo>
                                  <a:pt x="1025" y="42938"/>
                                </a:lnTo>
                                <a:lnTo>
                                  <a:pt x="1708" y="39509"/>
                                </a:lnTo>
                                <a:lnTo>
                                  <a:pt x="2721" y="36172"/>
                                </a:lnTo>
                                <a:lnTo>
                                  <a:pt x="4061" y="32935"/>
                                </a:lnTo>
                                <a:lnTo>
                                  <a:pt x="5402" y="29697"/>
                                </a:lnTo>
                                <a:lnTo>
                                  <a:pt x="7046" y="26609"/>
                                </a:lnTo>
                                <a:lnTo>
                                  <a:pt x="8993" y="23706"/>
                                </a:lnTo>
                                <a:lnTo>
                                  <a:pt x="10939" y="20789"/>
                                </a:lnTo>
                                <a:lnTo>
                                  <a:pt x="23715" y="8993"/>
                                </a:lnTo>
                                <a:lnTo>
                                  <a:pt x="26629" y="7029"/>
                                </a:lnTo>
                                <a:lnTo>
                                  <a:pt x="42951" y="1017"/>
                                </a:lnTo>
                                <a:lnTo>
                                  <a:pt x="46388" y="334"/>
                                </a:lnTo>
                                <a:lnTo>
                                  <a:pt x="49858" y="0"/>
                                </a:lnTo>
                                <a:lnTo>
                                  <a:pt x="53362" y="0"/>
                                </a:lnTo>
                                <a:lnTo>
                                  <a:pt x="394879" y="0"/>
                                </a:lnTo>
                                <a:lnTo>
                                  <a:pt x="398383" y="0"/>
                                </a:lnTo>
                                <a:lnTo>
                                  <a:pt x="401853" y="334"/>
                                </a:lnTo>
                                <a:lnTo>
                                  <a:pt x="405289" y="1017"/>
                                </a:lnTo>
                                <a:lnTo>
                                  <a:pt x="408726" y="1693"/>
                                </a:lnTo>
                                <a:lnTo>
                                  <a:pt x="424525" y="8993"/>
                                </a:lnTo>
                                <a:lnTo>
                                  <a:pt x="427439" y="10935"/>
                                </a:lnTo>
                                <a:lnTo>
                                  <a:pt x="439248" y="23706"/>
                                </a:lnTo>
                                <a:lnTo>
                                  <a:pt x="441194" y="26609"/>
                                </a:lnTo>
                                <a:lnTo>
                                  <a:pt x="442838" y="29697"/>
                                </a:lnTo>
                                <a:lnTo>
                                  <a:pt x="444179" y="32935"/>
                                </a:lnTo>
                                <a:lnTo>
                                  <a:pt x="445520" y="36172"/>
                                </a:lnTo>
                                <a:lnTo>
                                  <a:pt x="446532" y="39509"/>
                                </a:lnTo>
                                <a:lnTo>
                                  <a:pt x="447216" y="42938"/>
                                </a:lnTo>
                                <a:lnTo>
                                  <a:pt x="447899" y="46375"/>
                                </a:lnTo>
                                <a:lnTo>
                                  <a:pt x="448241" y="49847"/>
                                </a:lnTo>
                                <a:lnTo>
                                  <a:pt x="448241" y="53362"/>
                                </a:lnTo>
                                <a:lnTo>
                                  <a:pt x="448241" y="74706"/>
                                </a:lnTo>
                                <a:lnTo>
                                  <a:pt x="448241" y="78207"/>
                                </a:lnTo>
                                <a:lnTo>
                                  <a:pt x="447899" y="81672"/>
                                </a:lnTo>
                                <a:lnTo>
                                  <a:pt x="447216" y="85101"/>
                                </a:lnTo>
                                <a:lnTo>
                                  <a:pt x="446532" y="88531"/>
                                </a:lnTo>
                                <a:lnTo>
                                  <a:pt x="445520" y="91868"/>
                                </a:lnTo>
                                <a:lnTo>
                                  <a:pt x="444179" y="95105"/>
                                </a:lnTo>
                                <a:lnTo>
                                  <a:pt x="442838" y="98342"/>
                                </a:lnTo>
                                <a:lnTo>
                                  <a:pt x="424525" y="119061"/>
                                </a:lnTo>
                                <a:lnTo>
                                  <a:pt x="421612" y="121010"/>
                                </a:lnTo>
                                <a:lnTo>
                                  <a:pt x="418537" y="122647"/>
                                </a:lnTo>
                                <a:lnTo>
                                  <a:pt x="415300" y="123985"/>
                                </a:lnTo>
                                <a:lnTo>
                                  <a:pt x="412063" y="125329"/>
                                </a:lnTo>
                                <a:lnTo>
                                  <a:pt x="408726" y="126347"/>
                                </a:lnTo>
                                <a:lnTo>
                                  <a:pt x="405289" y="127030"/>
                                </a:lnTo>
                                <a:lnTo>
                                  <a:pt x="401853" y="127720"/>
                                </a:lnTo>
                                <a:lnTo>
                                  <a:pt x="398383" y="128069"/>
                                </a:lnTo>
                                <a:lnTo>
                                  <a:pt x="394879" y="128069"/>
                                </a:lnTo>
                                <a:lnTo>
                                  <a:pt x="53362" y="128069"/>
                                </a:lnTo>
                                <a:lnTo>
                                  <a:pt x="49858" y="128069"/>
                                </a:lnTo>
                                <a:lnTo>
                                  <a:pt x="46388" y="127720"/>
                                </a:lnTo>
                                <a:lnTo>
                                  <a:pt x="42951" y="127030"/>
                                </a:lnTo>
                                <a:lnTo>
                                  <a:pt x="39515" y="126347"/>
                                </a:lnTo>
                                <a:lnTo>
                                  <a:pt x="36178" y="125329"/>
                                </a:lnTo>
                                <a:lnTo>
                                  <a:pt x="32941" y="123985"/>
                                </a:lnTo>
                                <a:lnTo>
                                  <a:pt x="29704" y="122647"/>
                                </a:lnTo>
                                <a:lnTo>
                                  <a:pt x="26629" y="121010"/>
                                </a:lnTo>
                                <a:lnTo>
                                  <a:pt x="23715" y="119061"/>
                                </a:lnTo>
                                <a:lnTo>
                                  <a:pt x="20802" y="117119"/>
                                </a:lnTo>
                                <a:lnTo>
                                  <a:pt x="4061" y="95105"/>
                                </a:lnTo>
                                <a:lnTo>
                                  <a:pt x="2721" y="91868"/>
                                </a:lnTo>
                                <a:lnTo>
                                  <a:pt x="1708" y="88531"/>
                                </a:lnTo>
                                <a:lnTo>
                                  <a:pt x="1025" y="85101"/>
                                </a:lnTo>
                                <a:lnTo>
                                  <a:pt x="341" y="81672"/>
                                </a:lnTo>
                                <a:lnTo>
                                  <a:pt x="0" y="78207"/>
                                </a:lnTo>
                                <a:lnTo>
                                  <a:pt x="0" y="74706"/>
                                </a:lnTo>
                                <a:close/>
                              </a:path>
                            </a:pathLst>
                          </a:custGeom>
                          <a:ln w="7114">
                            <a:solidFill>
                              <a:srgbClr val="000000"/>
                            </a:solidFill>
                            <a:prstDash val="solid"/>
                          </a:ln>
                        </wps:spPr>
                        <wps:bodyPr wrap="square" lIns="0" tIns="0" rIns="0" bIns="0" rtlCol="0">
                          <a:noAutofit/>
                        </wps:bodyPr>
                      </wps:wsp>
                      <wps:wsp>
                        <wps:cNvPr id="172281816" name="Textbox 268"/>
                        <wps:cNvSpPr txBox="1"/>
                        <wps:spPr>
                          <a:xfrm>
                            <a:off x="10977" y="9192"/>
                            <a:ext cx="6922770" cy="764540"/>
                          </a:xfrm>
                          <a:prstGeom prst="rect">
                            <a:avLst/>
                          </a:prstGeom>
                        </wps:spPr>
                        <wps:txbx>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27</w:t>
                              </w:r>
                            </w:p>
                            <w:p>
                              <w:pPr>
                                <w:spacing w:before="79"/>
                                <w:ind w:left="77"/>
                                <w:rPr>
                                  <w:sz w:val="13"/>
                                </w:rPr>
                              </w:pPr>
                              <w:r>
                                <w:rPr>
                                  <w:color w:val="1C2025"/>
                                  <w:sz w:val="13"/>
                                </w:rPr>
                                <w:t>Not</w:t>
                              </w:r>
                              <w:r>
                                <w:rPr>
                                  <w:color w:val="1C2025"/>
                                  <w:spacing w:val="4"/>
                                  <w:sz w:val="13"/>
                                </w:rPr>
                                <w:t xml:space="preserve"> </w:t>
                              </w:r>
                              <w:r>
                                <w:rPr>
                                  <w:color w:val="1C2025"/>
                                  <w:spacing w:val="-2"/>
                                  <w:sz w:val="13"/>
                                </w:rPr>
                                <w:t>answered</w:t>
                              </w:r>
                            </w:p>
                            <w:p>
                              <w:pPr>
                                <w:spacing w:before="118"/>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38"/>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4.3pt;height:61.65pt;width:546.8pt;mso-position-horizontal-relative:page;mso-wrap-distance-bottom:0pt;mso-wrap-distance-top:0pt;z-index:-251287552;mso-width-relative:page;mso-height-relative:page;" coordsize="6944359,782955" o:gfxdata="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">
                <o:lock v:ext="edit" aspectratio="f"/>
                <v:shape id="Graphic 266" o:spid="_x0000_s1026" o:spt="100" style="position:absolute;left:3557;top:3557;height:775970;width:6937375;" filled="f" stroked="t" coordsize="6937375,775970" o:gfxdata="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u2&#10;8vvCAAAA4gAAAA8AAAAAAAAAAQAgAAAAIgAAAGRycy9kb3ducmV2LnhtbFBLAQIUABQAAAAIAIdO&#10;4kAzLwWeOwAAADkAAAAQAAAAAAAAAAEAIAAAABEBAABkcnMvc2hhcGV4bWwueG1sUEsFBgAAAAAG&#10;AAYAWwEAALsDAAAAAA==&#10;" path="m0,764856l0,10672,0,7712,1041,5193,3125,3116,5209,1038,7725,0,10672,0,6926398,0,6929345,0,6931860,1038,6933944,3116,6936028,5193,6937070,7712,6937071,10672,6937071,764856,6926398,775528,10672,775528,7725,775514,5209,774475,3125,772391,1041,770306,0,767787,0,764856xe">
                  <v:fill on="f" focussize="0,0"/>
                  <v:stroke weight="0.560157480314961pt" color="#CAD0D6" joinstyle="round"/>
                  <v:imagedata o:title=""/>
                  <o:lock v:ext="edit" aspectratio="f"/>
                  <v:textbox inset="0mm,0mm,0mm,0mm"/>
                </v:shape>
                <v:shape id="Graphic 267" o:spid="_x0000_s1026" o:spt="100" style="position:absolute;left:60477;top:586982;height:128270;width:448309;" filled="f" stroked="t" coordsize="448309,128270" o:gfxdata="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9&#10;CnaiwwAAAOMAAAAPAAAAAAAAAAEAIAAAACIAAABkcnMvZG93bnJldi54bWxQSwECFAAUAAAACACH&#10;TuJAMy8FnjsAAAA5AAAAEAAAAAAAAAABACAAAAASAQAAZHJzL3NoYXBleG1sLnhtbFBLBQYAAAAA&#10;BgAGAFsBAAC8AwAAAAA=&#10;" path="m0,74706l0,53362,0,49847,341,46375,1025,42938,1708,39509,2721,36172,4061,32935,5402,29697,7046,26609,8993,23706,10939,20789,23715,8993,26629,7029,42951,1017,46388,334,49858,0,53362,0,394879,0,398383,0,401853,334,405289,1017,408726,1693,424525,8993,427439,10935,439248,23706,441194,26609,442838,29697,444179,32935,445520,36172,446532,39509,447216,42938,447899,46375,448241,49847,448241,53362,448241,74706,448241,78207,447899,81672,447216,85101,446532,88531,445520,91868,444179,95105,442838,98342,424525,119061,421612,121010,418537,122647,415300,123985,412063,125329,408726,126347,405289,127030,401853,127720,398383,128069,394879,128069,53362,128069,49858,128069,46388,127720,42951,127030,39515,126347,36178,125329,32941,123985,29704,122647,26629,121010,23715,119061,20802,117119,4061,95105,2721,91868,1708,88531,1025,85101,341,81672,0,78207,0,74706xe">
                  <v:fill on="f" focussize="0,0"/>
                  <v:stroke weight="0.560157480314961pt" color="#000000" joinstyle="round"/>
                  <v:imagedata o:title=""/>
                  <o:lock v:ext="edit" aspectratio="f"/>
                  <v:textbox inset="0mm,0mm,0mm,0mm"/>
                </v:shape>
                <v:shape id="Textbox 268" o:spid="_x0000_s1026" o:spt="202" type="#_x0000_t202" style="position:absolute;left:10977;top:9192;height:764540;width:6922770;" filled="f" stroked="f" coordsize="21600,21600" o:gfxdata="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mSruj&#10;wAAAAOI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27</w:t>
                        </w:r>
                      </w:p>
                      <w:p>
                        <w:pPr>
                          <w:spacing w:before="79"/>
                          <w:ind w:left="77"/>
                          <w:rPr>
                            <w:sz w:val="13"/>
                          </w:rPr>
                        </w:pPr>
                        <w:r>
                          <w:rPr>
                            <w:color w:val="1C2025"/>
                            <w:sz w:val="13"/>
                          </w:rPr>
                          <w:t>Not</w:t>
                        </w:r>
                        <w:r>
                          <w:rPr>
                            <w:color w:val="1C2025"/>
                            <w:spacing w:val="4"/>
                            <w:sz w:val="13"/>
                          </w:rPr>
                          <w:t xml:space="preserve"> </w:t>
                        </w:r>
                        <w:r>
                          <w:rPr>
                            <w:color w:val="1C2025"/>
                            <w:spacing w:val="-2"/>
                            <w:sz w:val="13"/>
                          </w:rPr>
                          <w:t>answered</w:t>
                        </w:r>
                      </w:p>
                      <w:p>
                        <w:pPr>
                          <w:spacing w:before="118"/>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38"/>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rPr>
          <w:rFonts w:ascii="Arial MT"/>
        </w:rPr>
      </w:pPr>
    </w:p>
    <w:p>
      <w:pPr>
        <w:pStyle w:val="4"/>
        <w:spacing w:before="165"/>
        <w:rPr>
          <w:rFonts w:ascii="Arial MT"/>
        </w:rPr>
      </w:pPr>
    </w:p>
    <w:p>
      <w:pPr>
        <w:pStyle w:val="4"/>
        <w:ind w:left="468"/>
      </w:pPr>
      <w:r>
        <w:rPr>
          <w:color w:val="001A1D"/>
          <w:w w:val="105"/>
        </w:rPr>
        <w:t>Firewall</w:t>
      </w:r>
      <w:r>
        <w:rPr>
          <w:color w:val="001A1D"/>
          <w:spacing w:val="-4"/>
          <w:w w:val="105"/>
        </w:rPr>
        <w:t xml:space="preserve"> </w:t>
      </w:r>
      <w:r>
        <w:rPr>
          <w:color w:val="001A1D"/>
          <w:w w:val="105"/>
        </w:rPr>
        <w:t>lọc</w:t>
      </w:r>
      <w:r>
        <w:rPr>
          <w:color w:val="001A1D"/>
          <w:spacing w:val="-4"/>
          <w:w w:val="105"/>
        </w:rPr>
        <w:t xml:space="preserve"> </w:t>
      </w:r>
      <w:r>
        <w:rPr>
          <w:color w:val="001A1D"/>
          <w:w w:val="105"/>
        </w:rPr>
        <w:t>gói</w:t>
      </w:r>
      <w:r>
        <w:rPr>
          <w:color w:val="001A1D"/>
          <w:spacing w:val="-4"/>
          <w:w w:val="105"/>
        </w:rPr>
        <w:t xml:space="preserve"> </w:t>
      </w:r>
      <w:r>
        <w:rPr>
          <w:color w:val="001A1D"/>
          <w:w w:val="105"/>
        </w:rPr>
        <w:t>dữ</w:t>
      </w:r>
      <w:r>
        <w:rPr>
          <w:color w:val="001A1D"/>
          <w:spacing w:val="-4"/>
          <w:w w:val="105"/>
        </w:rPr>
        <w:t xml:space="preserve"> </w:t>
      </w:r>
      <w:r>
        <w:rPr>
          <w:color w:val="001A1D"/>
          <w:w w:val="105"/>
        </w:rPr>
        <w:t>liệu</w:t>
      </w:r>
      <w:r>
        <w:rPr>
          <w:color w:val="001A1D"/>
          <w:spacing w:val="-4"/>
          <w:w w:val="105"/>
        </w:rPr>
        <w:t xml:space="preserve"> </w:t>
      </w:r>
      <w:r>
        <w:rPr>
          <w:color w:val="001A1D"/>
          <w:w w:val="105"/>
        </w:rPr>
        <w:t>dựa</w:t>
      </w:r>
      <w:r>
        <w:rPr>
          <w:color w:val="001A1D"/>
          <w:spacing w:val="-4"/>
          <w:w w:val="105"/>
        </w:rPr>
        <w:t xml:space="preserve"> </w:t>
      </w:r>
      <w:r>
        <w:rPr>
          <w:color w:val="001A1D"/>
          <w:w w:val="105"/>
        </w:rPr>
        <w:t>vào</w:t>
      </w:r>
      <w:r>
        <w:rPr>
          <w:color w:val="001A1D"/>
          <w:spacing w:val="-4"/>
          <w:w w:val="105"/>
        </w:rPr>
        <w:t xml:space="preserve"> </w:t>
      </w:r>
      <w:r>
        <w:rPr>
          <w:color w:val="001A1D"/>
          <w:w w:val="105"/>
        </w:rPr>
        <w:t>những</w:t>
      </w:r>
      <w:r>
        <w:rPr>
          <w:color w:val="001A1D"/>
          <w:spacing w:val="-4"/>
          <w:w w:val="105"/>
        </w:rPr>
        <w:t xml:space="preserve"> </w:t>
      </w:r>
      <w:r>
        <w:rPr>
          <w:color w:val="001A1D"/>
          <w:w w:val="105"/>
        </w:rPr>
        <w:t>yếu</w:t>
      </w:r>
      <w:r>
        <w:rPr>
          <w:color w:val="001A1D"/>
          <w:spacing w:val="-4"/>
          <w:w w:val="105"/>
        </w:rPr>
        <w:t xml:space="preserve"> </w:t>
      </w:r>
      <w:r>
        <w:rPr>
          <w:color w:val="001A1D"/>
          <w:w w:val="105"/>
        </w:rPr>
        <w:t>tố</w:t>
      </w:r>
      <w:r>
        <w:rPr>
          <w:color w:val="001A1D"/>
          <w:spacing w:val="-4"/>
          <w:w w:val="105"/>
        </w:rPr>
        <w:t xml:space="preserve"> nào?</w:t>
      </w:r>
    </w:p>
    <w:p>
      <w:pPr>
        <w:pStyle w:val="4"/>
        <w:spacing w:before="123"/>
      </w:pPr>
    </w:p>
    <w:p>
      <w:pPr>
        <w:pStyle w:val="5"/>
        <w:numPr>
          <w:ilvl w:val="0"/>
          <w:numId w:val="27"/>
        </w:numPr>
        <w:tabs>
          <w:tab w:val="left" w:pos="1098"/>
        </w:tabs>
        <w:spacing w:before="0"/>
        <w:ind w:left="1098" w:hanging="294"/>
        <w:rPr>
          <w:sz w:val="16"/>
        </w:rPr>
      </w:pPr>
      <w:r>
        <w:drawing>
          <wp:anchor distT="0" distB="0" distL="0" distR="0" simplePos="0" relativeHeight="251953152" behindDoc="0" locked="0" layoutInCell="1" allowOverlap="1">
            <wp:simplePos x="0" y="0"/>
            <wp:positionH relativeFrom="page">
              <wp:posOffset>611505</wp:posOffset>
            </wp:positionH>
            <wp:positionV relativeFrom="paragraph">
              <wp:posOffset>17145</wp:posOffset>
            </wp:positionV>
            <wp:extent cx="92710" cy="92710"/>
            <wp:effectExtent l="0" t="0" r="0" b="0"/>
            <wp:wrapNone/>
            <wp:docPr id="1918663490" name="Picture 1918663490"/>
            <wp:cNvGraphicFramePr/>
            <a:graphic xmlns:a="http://schemas.openxmlformats.org/drawingml/2006/main">
              <a:graphicData uri="http://schemas.openxmlformats.org/drawingml/2006/picture">
                <pic:pic xmlns:pic="http://schemas.openxmlformats.org/drawingml/2006/picture">
                  <pic:nvPicPr>
                    <pic:cNvPr id="1918663490" name="Picture 1918663490"/>
                    <pic:cNvPicPr/>
                  </pic:nvPicPr>
                  <pic:blipFill>
                    <a:blip r:embed="rId86" cstate="print"/>
                    <a:stretch>
                      <a:fillRect/>
                    </a:stretch>
                  </pic:blipFill>
                  <pic:spPr>
                    <a:xfrm>
                      <a:off x="0" y="0"/>
                      <a:ext cx="92494" cy="92494"/>
                    </a:xfrm>
                    <a:prstGeom prst="rect">
                      <a:avLst/>
                    </a:prstGeom>
                  </pic:spPr>
                </pic:pic>
              </a:graphicData>
            </a:graphic>
          </wp:anchor>
        </w:drawing>
      </w:r>
      <w:r>
        <w:rPr>
          <w:color w:val="001A1D"/>
          <w:w w:val="105"/>
          <w:sz w:val="16"/>
        </w:rPr>
        <w:t>Vị</w:t>
      </w:r>
      <w:r>
        <w:rPr>
          <w:color w:val="001A1D"/>
          <w:spacing w:val="-3"/>
          <w:w w:val="105"/>
          <w:sz w:val="16"/>
        </w:rPr>
        <w:t xml:space="preserve"> </w:t>
      </w:r>
      <w:r>
        <w:rPr>
          <w:color w:val="001A1D"/>
          <w:w w:val="105"/>
          <w:sz w:val="16"/>
        </w:rPr>
        <w:t>trí</w:t>
      </w:r>
      <w:r>
        <w:rPr>
          <w:color w:val="001A1D"/>
          <w:spacing w:val="-3"/>
          <w:w w:val="105"/>
          <w:sz w:val="16"/>
        </w:rPr>
        <w:t xml:space="preserve"> </w:t>
      </w:r>
      <w:r>
        <w:rPr>
          <w:color w:val="001A1D"/>
          <w:w w:val="105"/>
          <w:sz w:val="16"/>
        </w:rPr>
        <w:t>đặt</w:t>
      </w:r>
      <w:r>
        <w:rPr>
          <w:color w:val="001A1D"/>
          <w:spacing w:val="-3"/>
          <w:w w:val="105"/>
          <w:sz w:val="16"/>
        </w:rPr>
        <w:t xml:space="preserve"> </w:t>
      </w:r>
      <w:r>
        <w:rPr>
          <w:color w:val="001A1D"/>
          <w:spacing w:val="-2"/>
          <w:w w:val="105"/>
          <w:sz w:val="16"/>
        </w:rPr>
        <w:t>server</w:t>
      </w:r>
    </w:p>
    <w:p>
      <w:pPr>
        <w:pStyle w:val="5"/>
        <w:numPr>
          <w:ilvl w:val="0"/>
          <w:numId w:val="27"/>
        </w:numPr>
        <w:tabs>
          <w:tab w:val="left" w:pos="1098"/>
        </w:tabs>
        <w:spacing w:before="157"/>
        <w:ind w:left="1098" w:hanging="294"/>
        <w:rPr>
          <w:sz w:val="16"/>
        </w:rPr>
      </w:pPr>
      <w:r>
        <w:drawing>
          <wp:anchor distT="0" distB="0" distL="0" distR="0" simplePos="0" relativeHeight="251954176"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1534087090" name="Picture 1534087090"/>
            <wp:cNvGraphicFramePr/>
            <a:graphic xmlns:a="http://schemas.openxmlformats.org/drawingml/2006/main">
              <a:graphicData uri="http://schemas.openxmlformats.org/drawingml/2006/picture">
                <pic:pic xmlns:pic="http://schemas.openxmlformats.org/drawingml/2006/picture">
                  <pic:nvPicPr>
                    <pic:cNvPr id="1534087090" name="Picture 1534087090"/>
                    <pic:cNvPicPr/>
                  </pic:nvPicPr>
                  <pic:blipFill>
                    <a:blip r:embed="rId6" cstate="print"/>
                    <a:stretch>
                      <a:fillRect/>
                    </a:stretch>
                  </pic:blipFill>
                  <pic:spPr>
                    <a:xfrm>
                      <a:off x="0" y="0"/>
                      <a:ext cx="92494" cy="92494"/>
                    </a:xfrm>
                    <a:prstGeom prst="rect">
                      <a:avLst/>
                    </a:prstGeom>
                  </pic:spPr>
                </pic:pic>
              </a:graphicData>
            </a:graphic>
          </wp:anchor>
        </w:drawing>
      </w:r>
      <w:r>
        <w:rPr>
          <w:color w:val="001A1D"/>
          <w:w w:val="105"/>
          <w:sz w:val="16"/>
        </w:rPr>
        <w:t>Đường</w:t>
      </w:r>
      <w:r>
        <w:rPr>
          <w:color w:val="001A1D"/>
          <w:spacing w:val="-7"/>
          <w:w w:val="105"/>
          <w:sz w:val="16"/>
        </w:rPr>
        <w:t xml:space="preserve"> </w:t>
      </w:r>
      <w:r>
        <w:rPr>
          <w:color w:val="001A1D"/>
          <w:spacing w:val="-4"/>
          <w:w w:val="105"/>
          <w:sz w:val="16"/>
        </w:rPr>
        <w:t>link</w:t>
      </w:r>
    </w:p>
    <w:p>
      <w:pPr>
        <w:pStyle w:val="5"/>
        <w:numPr>
          <w:ilvl w:val="0"/>
          <w:numId w:val="27"/>
        </w:numPr>
        <w:tabs>
          <w:tab w:val="left" w:pos="1098"/>
        </w:tabs>
        <w:spacing w:before="90"/>
        <w:ind w:left="1098" w:hanging="294"/>
        <w:rPr>
          <w:sz w:val="16"/>
          <w:highlight w:val="green"/>
        </w:rPr>
      </w:pPr>
      <w:r>
        <w:rPr>
          <w:highlight w:val="green"/>
        </w:rPr>
        <w:drawing>
          <wp:anchor distT="0" distB="0" distL="0" distR="0" simplePos="0" relativeHeight="251955200" behindDoc="0" locked="0" layoutInCell="1" allowOverlap="1">
            <wp:simplePos x="0" y="0"/>
            <wp:positionH relativeFrom="page">
              <wp:posOffset>611505</wp:posOffset>
            </wp:positionH>
            <wp:positionV relativeFrom="paragraph">
              <wp:posOffset>81280</wp:posOffset>
            </wp:positionV>
            <wp:extent cx="92710" cy="92710"/>
            <wp:effectExtent l="0" t="0" r="0" b="0"/>
            <wp:wrapNone/>
            <wp:docPr id="1797342665" name="Picture 1797342665"/>
            <wp:cNvGraphicFramePr/>
            <a:graphic xmlns:a="http://schemas.openxmlformats.org/drawingml/2006/main">
              <a:graphicData uri="http://schemas.openxmlformats.org/drawingml/2006/picture">
                <pic:pic xmlns:pic="http://schemas.openxmlformats.org/drawingml/2006/picture">
                  <pic:nvPicPr>
                    <pic:cNvPr id="1797342665" name="Picture 1797342665"/>
                    <pic:cNvPicPr/>
                  </pic:nvPicPr>
                  <pic:blipFill>
                    <a:blip r:embed="rId86" cstate="print"/>
                    <a:stretch>
                      <a:fillRect/>
                    </a:stretch>
                  </pic:blipFill>
                  <pic:spPr>
                    <a:xfrm>
                      <a:off x="0" y="0"/>
                      <a:ext cx="92494" cy="92494"/>
                    </a:xfrm>
                    <a:prstGeom prst="rect">
                      <a:avLst/>
                    </a:prstGeom>
                  </pic:spPr>
                </pic:pic>
              </a:graphicData>
            </a:graphic>
          </wp:anchor>
        </w:drawing>
      </w:r>
      <w:r>
        <w:rPr>
          <w:color w:val="001A1D"/>
          <w:w w:val="105"/>
          <w:sz w:val="16"/>
          <w:highlight w:val="green"/>
        </w:rPr>
        <w:t>IP</w:t>
      </w:r>
      <w:r>
        <w:rPr>
          <w:color w:val="001A1D"/>
          <w:spacing w:val="-4"/>
          <w:w w:val="105"/>
          <w:sz w:val="16"/>
          <w:highlight w:val="green"/>
        </w:rPr>
        <w:t xml:space="preserve"> </w:t>
      </w:r>
      <w:r>
        <w:rPr>
          <w:color w:val="001A1D"/>
          <w:w w:val="105"/>
          <w:sz w:val="16"/>
          <w:highlight w:val="green"/>
        </w:rPr>
        <w:t>nguồn,</w:t>
      </w:r>
      <w:r>
        <w:rPr>
          <w:color w:val="001A1D"/>
          <w:spacing w:val="-4"/>
          <w:w w:val="105"/>
          <w:sz w:val="16"/>
          <w:highlight w:val="green"/>
        </w:rPr>
        <w:t xml:space="preserve"> </w:t>
      </w:r>
      <w:r>
        <w:rPr>
          <w:color w:val="001A1D"/>
          <w:w w:val="105"/>
          <w:sz w:val="16"/>
          <w:highlight w:val="green"/>
        </w:rPr>
        <w:t>IP</w:t>
      </w:r>
      <w:r>
        <w:rPr>
          <w:color w:val="001A1D"/>
          <w:spacing w:val="-4"/>
          <w:w w:val="105"/>
          <w:sz w:val="16"/>
          <w:highlight w:val="green"/>
        </w:rPr>
        <w:t xml:space="preserve"> đích</w:t>
      </w:r>
    </w:p>
    <w:p>
      <w:pPr>
        <w:pStyle w:val="5"/>
        <w:numPr>
          <w:ilvl w:val="0"/>
          <w:numId w:val="27"/>
        </w:numPr>
        <w:tabs>
          <w:tab w:val="left" w:pos="1098"/>
        </w:tabs>
        <w:ind w:left="1098" w:hanging="294"/>
        <w:rPr>
          <w:sz w:val="16"/>
        </w:rPr>
      </w:pPr>
      <w:r>
        <w:drawing>
          <wp:anchor distT="0" distB="0" distL="0" distR="0" simplePos="0" relativeHeight="251956224"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1601812430" name="Picture 1601812430"/>
            <wp:cNvGraphicFramePr/>
            <a:graphic xmlns:a="http://schemas.openxmlformats.org/drawingml/2006/main">
              <a:graphicData uri="http://schemas.openxmlformats.org/drawingml/2006/picture">
                <pic:pic xmlns:pic="http://schemas.openxmlformats.org/drawingml/2006/picture">
                  <pic:nvPicPr>
                    <pic:cNvPr id="1601812430" name="Picture 1601812430"/>
                    <pic:cNvPicPr/>
                  </pic:nvPicPr>
                  <pic:blipFill>
                    <a:blip r:embed="rId86" cstate="print"/>
                    <a:stretch>
                      <a:fillRect/>
                    </a:stretch>
                  </pic:blipFill>
                  <pic:spPr>
                    <a:xfrm>
                      <a:off x="0" y="0"/>
                      <a:ext cx="92494" cy="92494"/>
                    </a:xfrm>
                    <a:prstGeom prst="rect">
                      <a:avLst/>
                    </a:prstGeom>
                  </pic:spPr>
                </pic:pic>
              </a:graphicData>
            </a:graphic>
          </wp:anchor>
        </w:drawing>
      </w:r>
      <w:r>
        <w:rPr>
          <w:color w:val="001A1D"/>
          <w:w w:val="105"/>
          <w:sz w:val="16"/>
        </w:rPr>
        <w:t>Hệ</w:t>
      </w:r>
      <w:r>
        <w:rPr>
          <w:color w:val="001A1D"/>
          <w:spacing w:val="-4"/>
          <w:w w:val="105"/>
          <w:sz w:val="16"/>
        </w:rPr>
        <w:t xml:space="preserve"> </w:t>
      </w:r>
      <w:r>
        <w:rPr>
          <w:color w:val="001A1D"/>
          <w:w w:val="105"/>
          <w:sz w:val="16"/>
        </w:rPr>
        <w:t>điều</w:t>
      </w:r>
      <w:r>
        <w:rPr>
          <w:color w:val="001A1D"/>
          <w:spacing w:val="-4"/>
          <w:w w:val="105"/>
          <w:sz w:val="16"/>
        </w:rPr>
        <w:t xml:space="preserve"> </w:t>
      </w:r>
      <w:r>
        <w:rPr>
          <w:color w:val="001A1D"/>
          <w:w w:val="105"/>
          <w:sz w:val="16"/>
        </w:rPr>
        <w:t>hành</w:t>
      </w:r>
      <w:r>
        <w:rPr>
          <w:color w:val="001A1D"/>
          <w:spacing w:val="-4"/>
          <w:w w:val="105"/>
          <w:sz w:val="16"/>
        </w:rPr>
        <w:t xml:space="preserve"> </w:t>
      </w:r>
      <w:r>
        <w:rPr>
          <w:color w:val="001A1D"/>
          <w:w w:val="105"/>
          <w:sz w:val="16"/>
        </w:rPr>
        <w:t>của</w:t>
      </w:r>
      <w:r>
        <w:rPr>
          <w:color w:val="001A1D"/>
          <w:spacing w:val="-4"/>
          <w:w w:val="105"/>
          <w:sz w:val="16"/>
        </w:rPr>
        <w:t xml:space="preserve"> </w:t>
      </w:r>
      <w:r>
        <w:rPr>
          <w:color w:val="001A1D"/>
          <w:spacing w:val="-2"/>
          <w:w w:val="105"/>
          <w:sz w:val="16"/>
        </w:rPr>
        <w:t>server</w:t>
      </w:r>
    </w:p>
    <w:p>
      <w:pPr>
        <w:pStyle w:val="4"/>
      </w:pPr>
    </w:p>
    <w:p>
      <w:pPr>
        <w:pStyle w:val="4"/>
        <w:spacing w:before="29"/>
      </w:pPr>
    </w:p>
    <w:p>
      <w:pPr>
        <w:pStyle w:val="4"/>
        <w:spacing w:line="330" w:lineRule="atLeast"/>
        <w:ind w:left="468" w:right="9125"/>
      </w:pPr>
      <w:r>
        <w:rPr>
          <w:color w:val="8E662E"/>
          <w:w w:val="105"/>
        </w:rPr>
        <w:t>Câu</w:t>
      </w:r>
      <w:r>
        <w:rPr>
          <w:color w:val="8E662E"/>
          <w:spacing w:val="-10"/>
          <w:w w:val="105"/>
        </w:rPr>
        <w:t xml:space="preserve"> </w:t>
      </w:r>
      <w:r>
        <w:rPr>
          <w:color w:val="8E662E"/>
          <w:w w:val="105"/>
        </w:rPr>
        <w:t>trả</w:t>
      </w:r>
      <w:r>
        <w:rPr>
          <w:color w:val="8E662E"/>
          <w:spacing w:val="-10"/>
          <w:w w:val="105"/>
        </w:rPr>
        <w:t xml:space="preserve"> </w:t>
      </w:r>
      <w:r>
        <w:rPr>
          <w:color w:val="8E662E"/>
          <w:w w:val="105"/>
        </w:rPr>
        <w:t>lời</w:t>
      </w:r>
      <w:r>
        <w:rPr>
          <w:color w:val="8E662E"/>
          <w:spacing w:val="-10"/>
          <w:w w:val="105"/>
        </w:rPr>
        <w:t xml:space="preserve"> </w:t>
      </w:r>
      <w:r>
        <w:rPr>
          <w:color w:val="8E662E"/>
          <w:w w:val="105"/>
        </w:rPr>
        <w:t>của</w:t>
      </w:r>
      <w:r>
        <w:rPr>
          <w:color w:val="8E662E"/>
          <w:spacing w:val="-10"/>
          <w:w w:val="105"/>
        </w:rPr>
        <w:t xml:space="preserve"> </w:t>
      </w:r>
      <w:r>
        <w:rPr>
          <w:color w:val="8E662E"/>
          <w:w w:val="105"/>
        </w:rPr>
        <w:t>bạn</w:t>
      </w:r>
      <w:r>
        <w:rPr>
          <w:color w:val="8E662E"/>
          <w:spacing w:val="-10"/>
          <w:w w:val="105"/>
        </w:rPr>
        <w:t xml:space="preserve"> </w:t>
      </w:r>
      <w:r>
        <w:rPr>
          <w:color w:val="8E662E"/>
          <w:w w:val="105"/>
        </w:rPr>
        <w:t>sai. The correct answer is:</w:t>
      </w:r>
    </w:p>
    <w:p>
      <w:pPr>
        <w:pStyle w:val="4"/>
        <w:spacing w:before="40"/>
        <w:ind w:left="468"/>
      </w:pPr>
      <w:r>
        <w:rPr>
          <w:color w:val="8E662E"/>
          <w:w w:val="105"/>
        </w:rPr>
        <w:t>IP</w:t>
      </w:r>
      <w:r>
        <w:rPr>
          <w:color w:val="8E662E"/>
          <w:spacing w:val="-4"/>
          <w:w w:val="105"/>
        </w:rPr>
        <w:t xml:space="preserve"> </w:t>
      </w:r>
      <w:r>
        <w:rPr>
          <w:color w:val="8E662E"/>
          <w:w w:val="105"/>
        </w:rPr>
        <w:t>nguồn,</w:t>
      </w:r>
      <w:r>
        <w:rPr>
          <w:color w:val="8E662E"/>
          <w:spacing w:val="-4"/>
          <w:w w:val="105"/>
        </w:rPr>
        <w:t xml:space="preserve"> </w:t>
      </w:r>
      <w:r>
        <w:rPr>
          <w:color w:val="8E662E"/>
          <w:w w:val="105"/>
        </w:rPr>
        <w:t>IP</w:t>
      </w:r>
      <w:r>
        <w:rPr>
          <w:color w:val="8E662E"/>
          <w:spacing w:val="-4"/>
          <w:w w:val="105"/>
        </w:rPr>
        <w:t xml:space="preserve"> đích</w:t>
      </w:r>
    </w:p>
    <w:p>
      <w:pPr>
        <w:pStyle w:val="4"/>
        <w:spacing w:before="252"/>
        <w:rPr>
          <w:sz w:val="20"/>
        </w:rPr>
      </w:pPr>
      <w:r>
        <mc:AlternateContent>
          <mc:Choice Requires="wpg">
            <w:drawing>
              <wp:anchor distT="0" distB="0" distL="0" distR="0" simplePos="0" relativeHeight="252029952" behindDoc="1" locked="0" layoutInCell="1" allowOverlap="1">
                <wp:simplePos x="0" y="0"/>
                <wp:positionH relativeFrom="page">
                  <wp:posOffset>408940</wp:posOffset>
                </wp:positionH>
                <wp:positionV relativeFrom="paragraph">
                  <wp:posOffset>344170</wp:posOffset>
                </wp:positionV>
                <wp:extent cx="6944360" cy="775970"/>
                <wp:effectExtent l="0" t="0" r="0" b="0"/>
                <wp:wrapTopAndBottom/>
                <wp:docPr id="1244375237" name="Group 1244375237"/>
                <wp:cNvGraphicFramePr/>
                <a:graphic xmlns:a="http://schemas.openxmlformats.org/drawingml/2006/main">
                  <a:graphicData uri="http://schemas.microsoft.com/office/word/2010/wordprocessingGroup">
                    <wpg:wgp>
                      <wpg:cNvGrpSpPr/>
                      <wpg:grpSpPr>
                        <a:xfrm>
                          <a:off x="0" y="0"/>
                          <a:ext cx="6944359" cy="775970"/>
                          <a:chOff x="0" y="0"/>
                          <a:chExt cx="6944359" cy="775970"/>
                        </a:xfrm>
                      </wpg:grpSpPr>
                      <wps:wsp>
                        <wps:cNvPr id="1703912670" name="Graphic 274"/>
                        <wps:cNvSpPr/>
                        <wps:spPr>
                          <a:xfrm>
                            <a:off x="3557" y="3557"/>
                            <a:ext cx="6937375" cy="768985"/>
                          </a:xfrm>
                          <a:custGeom>
                            <a:avLst/>
                            <a:gdLst/>
                            <a:ahLst/>
                            <a:cxnLst/>
                            <a:rect l="l" t="t" r="r" b="b"/>
                            <a:pathLst>
                              <a:path w="6937375" h="768985">
                                <a:moveTo>
                                  <a:pt x="0" y="757741"/>
                                </a:moveTo>
                                <a:lnTo>
                                  <a:pt x="0" y="10672"/>
                                </a:lnTo>
                                <a:lnTo>
                                  <a:pt x="0" y="7712"/>
                                </a:lnTo>
                                <a:lnTo>
                                  <a:pt x="1041" y="5193"/>
                                </a:lnTo>
                                <a:lnTo>
                                  <a:pt x="3125" y="3116"/>
                                </a:lnTo>
                                <a:lnTo>
                                  <a:pt x="5209" y="1038"/>
                                </a:lnTo>
                                <a:lnTo>
                                  <a:pt x="7725" y="0"/>
                                </a:lnTo>
                                <a:lnTo>
                                  <a:pt x="10672" y="0"/>
                                </a:lnTo>
                                <a:lnTo>
                                  <a:pt x="6926398" y="0"/>
                                </a:lnTo>
                                <a:lnTo>
                                  <a:pt x="6929345" y="0"/>
                                </a:lnTo>
                                <a:lnTo>
                                  <a:pt x="6931860" y="1038"/>
                                </a:lnTo>
                                <a:lnTo>
                                  <a:pt x="6933944" y="3116"/>
                                </a:lnTo>
                                <a:lnTo>
                                  <a:pt x="6936028" y="5193"/>
                                </a:lnTo>
                                <a:lnTo>
                                  <a:pt x="6937070" y="7712"/>
                                </a:lnTo>
                                <a:lnTo>
                                  <a:pt x="6937071" y="10672"/>
                                </a:lnTo>
                                <a:lnTo>
                                  <a:pt x="6937071" y="757741"/>
                                </a:lnTo>
                                <a:lnTo>
                                  <a:pt x="6926398" y="768414"/>
                                </a:lnTo>
                                <a:lnTo>
                                  <a:pt x="10672" y="768414"/>
                                </a:lnTo>
                                <a:lnTo>
                                  <a:pt x="7725" y="768399"/>
                                </a:lnTo>
                                <a:lnTo>
                                  <a:pt x="5209" y="767361"/>
                                </a:lnTo>
                                <a:lnTo>
                                  <a:pt x="3125" y="765276"/>
                                </a:lnTo>
                                <a:lnTo>
                                  <a:pt x="1041" y="763191"/>
                                </a:lnTo>
                                <a:lnTo>
                                  <a:pt x="0" y="760672"/>
                                </a:lnTo>
                                <a:lnTo>
                                  <a:pt x="0" y="757741"/>
                                </a:lnTo>
                                <a:close/>
                              </a:path>
                            </a:pathLst>
                          </a:custGeom>
                          <a:ln w="7114">
                            <a:solidFill>
                              <a:srgbClr val="CAD0D6"/>
                            </a:solidFill>
                            <a:prstDash val="solid"/>
                          </a:ln>
                        </wps:spPr>
                        <wps:bodyPr wrap="square" lIns="0" tIns="0" rIns="0" bIns="0" rtlCol="0">
                          <a:noAutofit/>
                        </wps:bodyPr>
                      </wps:wsp>
                      <wps:wsp>
                        <wps:cNvPr id="1986380433" name="Graphic 275"/>
                        <wps:cNvSpPr/>
                        <wps:spPr>
                          <a:xfrm>
                            <a:off x="60477" y="586982"/>
                            <a:ext cx="448309" cy="121285"/>
                          </a:xfrm>
                          <a:custGeom>
                            <a:avLst/>
                            <a:gdLst/>
                            <a:ahLst/>
                            <a:cxnLst/>
                            <a:rect l="l" t="t" r="r" b="b"/>
                            <a:pathLst>
                              <a:path w="448309" h="121285">
                                <a:moveTo>
                                  <a:pt x="0" y="67591"/>
                                </a:moveTo>
                                <a:lnTo>
                                  <a:pt x="0" y="53362"/>
                                </a:lnTo>
                                <a:lnTo>
                                  <a:pt x="0" y="49847"/>
                                </a:lnTo>
                                <a:lnTo>
                                  <a:pt x="341" y="46375"/>
                                </a:lnTo>
                                <a:lnTo>
                                  <a:pt x="1025" y="42924"/>
                                </a:lnTo>
                                <a:lnTo>
                                  <a:pt x="1708" y="39495"/>
                                </a:lnTo>
                                <a:lnTo>
                                  <a:pt x="2721" y="36172"/>
                                </a:lnTo>
                                <a:lnTo>
                                  <a:pt x="4061" y="32935"/>
                                </a:lnTo>
                                <a:lnTo>
                                  <a:pt x="5402" y="29697"/>
                                </a:lnTo>
                                <a:lnTo>
                                  <a:pt x="7046" y="26609"/>
                                </a:lnTo>
                                <a:lnTo>
                                  <a:pt x="8993" y="23706"/>
                                </a:lnTo>
                                <a:lnTo>
                                  <a:pt x="10939" y="20789"/>
                                </a:lnTo>
                                <a:lnTo>
                                  <a:pt x="13151" y="18093"/>
                                </a:lnTo>
                                <a:lnTo>
                                  <a:pt x="15629" y="15617"/>
                                </a:lnTo>
                                <a:lnTo>
                                  <a:pt x="18106" y="13134"/>
                                </a:lnTo>
                                <a:lnTo>
                                  <a:pt x="20802" y="10921"/>
                                </a:lnTo>
                                <a:lnTo>
                                  <a:pt x="23715" y="8979"/>
                                </a:lnTo>
                                <a:lnTo>
                                  <a:pt x="26629" y="7029"/>
                                </a:lnTo>
                                <a:lnTo>
                                  <a:pt x="42951" y="1031"/>
                                </a:lnTo>
                                <a:lnTo>
                                  <a:pt x="46388" y="348"/>
                                </a:lnTo>
                                <a:lnTo>
                                  <a:pt x="49858" y="0"/>
                                </a:lnTo>
                                <a:lnTo>
                                  <a:pt x="53362" y="0"/>
                                </a:lnTo>
                                <a:lnTo>
                                  <a:pt x="394879" y="0"/>
                                </a:lnTo>
                                <a:lnTo>
                                  <a:pt x="398383" y="0"/>
                                </a:lnTo>
                                <a:lnTo>
                                  <a:pt x="401853" y="348"/>
                                </a:lnTo>
                                <a:lnTo>
                                  <a:pt x="405289" y="1031"/>
                                </a:lnTo>
                                <a:lnTo>
                                  <a:pt x="408726" y="1707"/>
                                </a:lnTo>
                                <a:lnTo>
                                  <a:pt x="424525" y="8979"/>
                                </a:lnTo>
                                <a:lnTo>
                                  <a:pt x="427439" y="10921"/>
                                </a:lnTo>
                                <a:lnTo>
                                  <a:pt x="430134" y="13134"/>
                                </a:lnTo>
                                <a:lnTo>
                                  <a:pt x="432612" y="15617"/>
                                </a:lnTo>
                                <a:lnTo>
                                  <a:pt x="435089" y="18093"/>
                                </a:lnTo>
                                <a:lnTo>
                                  <a:pt x="437301" y="20789"/>
                                </a:lnTo>
                                <a:lnTo>
                                  <a:pt x="439248" y="23706"/>
                                </a:lnTo>
                                <a:lnTo>
                                  <a:pt x="441194" y="26609"/>
                                </a:lnTo>
                                <a:lnTo>
                                  <a:pt x="442838" y="29697"/>
                                </a:lnTo>
                                <a:lnTo>
                                  <a:pt x="444179" y="32935"/>
                                </a:lnTo>
                                <a:lnTo>
                                  <a:pt x="445520" y="36172"/>
                                </a:lnTo>
                                <a:lnTo>
                                  <a:pt x="446532" y="39495"/>
                                </a:lnTo>
                                <a:lnTo>
                                  <a:pt x="447216" y="42924"/>
                                </a:lnTo>
                                <a:lnTo>
                                  <a:pt x="447899" y="46375"/>
                                </a:lnTo>
                                <a:lnTo>
                                  <a:pt x="448241" y="49847"/>
                                </a:lnTo>
                                <a:lnTo>
                                  <a:pt x="448241" y="53362"/>
                                </a:lnTo>
                                <a:lnTo>
                                  <a:pt x="448241" y="67591"/>
                                </a:lnTo>
                                <a:lnTo>
                                  <a:pt x="448241" y="71078"/>
                                </a:lnTo>
                                <a:lnTo>
                                  <a:pt x="447899" y="74557"/>
                                </a:lnTo>
                                <a:lnTo>
                                  <a:pt x="447216" y="77986"/>
                                </a:lnTo>
                                <a:lnTo>
                                  <a:pt x="446532" y="81416"/>
                                </a:lnTo>
                                <a:lnTo>
                                  <a:pt x="445520" y="84753"/>
                                </a:lnTo>
                                <a:lnTo>
                                  <a:pt x="444179" y="87990"/>
                                </a:lnTo>
                                <a:lnTo>
                                  <a:pt x="442838" y="91227"/>
                                </a:lnTo>
                                <a:lnTo>
                                  <a:pt x="441194" y="94315"/>
                                </a:lnTo>
                                <a:lnTo>
                                  <a:pt x="439248" y="97218"/>
                                </a:lnTo>
                                <a:lnTo>
                                  <a:pt x="437301" y="100135"/>
                                </a:lnTo>
                                <a:lnTo>
                                  <a:pt x="424525" y="111932"/>
                                </a:lnTo>
                                <a:lnTo>
                                  <a:pt x="421612" y="113881"/>
                                </a:lnTo>
                                <a:lnTo>
                                  <a:pt x="405289" y="119922"/>
                                </a:lnTo>
                                <a:lnTo>
                                  <a:pt x="401853" y="120605"/>
                                </a:lnTo>
                                <a:lnTo>
                                  <a:pt x="398383" y="120939"/>
                                </a:lnTo>
                                <a:lnTo>
                                  <a:pt x="394879" y="120954"/>
                                </a:lnTo>
                                <a:lnTo>
                                  <a:pt x="53362" y="120954"/>
                                </a:lnTo>
                                <a:lnTo>
                                  <a:pt x="49858" y="120939"/>
                                </a:lnTo>
                                <a:lnTo>
                                  <a:pt x="46388" y="120605"/>
                                </a:lnTo>
                                <a:lnTo>
                                  <a:pt x="42951" y="119922"/>
                                </a:lnTo>
                                <a:lnTo>
                                  <a:pt x="39515" y="119246"/>
                                </a:lnTo>
                                <a:lnTo>
                                  <a:pt x="8993" y="97218"/>
                                </a:lnTo>
                                <a:lnTo>
                                  <a:pt x="7046" y="94315"/>
                                </a:lnTo>
                                <a:lnTo>
                                  <a:pt x="5402" y="91227"/>
                                </a:lnTo>
                                <a:lnTo>
                                  <a:pt x="4061" y="87990"/>
                                </a:lnTo>
                                <a:lnTo>
                                  <a:pt x="2721" y="84753"/>
                                </a:lnTo>
                                <a:lnTo>
                                  <a:pt x="1708" y="81416"/>
                                </a:lnTo>
                                <a:lnTo>
                                  <a:pt x="1025" y="77986"/>
                                </a:lnTo>
                                <a:lnTo>
                                  <a:pt x="341" y="74557"/>
                                </a:lnTo>
                                <a:lnTo>
                                  <a:pt x="0" y="71078"/>
                                </a:lnTo>
                                <a:lnTo>
                                  <a:pt x="0" y="67591"/>
                                </a:lnTo>
                                <a:close/>
                              </a:path>
                            </a:pathLst>
                          </a:custGeom>
                          <a:ln w="7114">
                            <a:solidFill>
                              <a:srgbClr val="000000"/>
                            </a:solidFill>
                            <a:prstDash val="solid"/>
                          </a:ln>
                        </wps:spPr>
                        <wps:bodyPr wrap="square" lIns="0" tIns="0" rIns="0" bIns="0" rtlCol="0">
                          <a:noAutofit/>
                        </wps:bodyPr>
                      </wps:wsp>
                      <wps:wsp>
                        <wps:cNvPr id="1154227786" name="Textbox 276"/>
                        <wps:cNvSpPr txBox="1"/>
                        <wps:spPr>
                          <a:xfrm>
                            <a:off x="10977" y="9192"/>
                            <a:ext cx="6922770" cy="757555"/>
                          </a:xfrm>
                          <a:prstGeom prst="rect">
                            <a:avLst/>
                          </a:prstGeom>
                        </wps:spPr>
                        <wps:txbx>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28</w:t>
                              </w:r>
                            </w:p>
                            <w:p>
                              <w:pPr>
                                <w:spacing w:before="68"/>
                                <w:ind w:left="77"/>
                                <w:rPr>
                                  <w:sz w:val="13"/>
                                </w:rPr>
                              </w:pPr>
                              <w:r>
                                <w:rPr>
                                  <w:color w:val="1C2025"/>
                                  <w:sz w:val="13"/>
                                </w:rPr>
                                <w:t>Not</w:t>
                              </w:r>
                              <w:r>
                                <w:rPr>
                                  <w:color w:val="1C2025"/>
                                  <w:spacing w:val="4"/>
                                  <w:sz w:val="13"/>
                                </w:rPr>
                                <w:t xml:space="preserve"> </w:t>
                              </w:r>
                              <w:r>
                                <w:rPr>
                                  <w:color w:val="1C2025"/>
                                  <w:spacing w:val="-2"/>
                                  <w:sz w:val="13"/>
                                </w:rPr>
                                <w:t>answered</w:t>
                              </w:r>
                            </w:p>
                            <w:p>
                              <w:pPr>
                                <w:spacing w:before="129"/>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73"/>
                                <w:ind w:left="138"/>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27.1pt;height:61.1pt;width:546.8pt;mso-position-horizontal-relative:page;mso-wrap-distance-bottom:0pt;mso-wrap-distance-top:0pt;z-index:-251286528;mso-width-relative:page;mso-height-relative:page;" coordsize="6944359,775970" o:gfxdata="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">
                <o:lock v:ext="edit" aspectratio="f"/>
                <v:shape id="Graphic 274" o:spid="_x0000_s1026" o:spt="100" style="position:absolute;left:3557;top:3557;height:768985;width:6937375;" filled="f" stroked="t" coordsize="6937375,768985" o:gfxdata="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Ifgj37FAAAA4wAAAA8AAAAAAAAAAQAgAAAAIgAAAGRycy9kb3ducmV2LnhtbFBLAQIUABQAAAAI&#10;AIdO4kAzLwWeOwAAADkAAAAQAAAAAAAAAAEAIAAAABQBAABkcnMvc2hhcGV4bWwueG1sUEsFBgAA&#10;AAAGAAYAWwEAAL4DAAAAAA==&#10;" path="m0,757741l0,10672,0,7712,1041,5193,3125,3116,5209,1038,7725,0,10672,0,6926398,0,6929345,0,6931860,1038,6933944,3116,6936028,5193,6937070,7712,6937071,10672,6937071,757741,6926398,768414,10672,768414,7725,768399,5209,767361,3125,765276,1041,763191,0,760672,0,757741xe">
                  <v:fill on="f" focussize="0,0"/>
                  <v:stroke weight="0.560157480314961pt" color="#CAD0D6" joinstyle="round"/>
                  <v:imagedata o:title=""/>
                  <o:lock v:ext="edit" aspectratio="f"/>
                  <v:textbox inset="0mm,0mm,0mm,0mm"/>
                </v:shape>
                <v:shape id="Graphic 275" o:spid="_x0000_s1026" o:spt="100" style="position:absolute;left:60477;top:586982;height:121285;width:448309;" filled="f" stroked="t" coordsize="448309,121285" o:gfxdata="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1yIR5&#10;wAAAAOMAAAAPAAAAAAAAAAEAIAAAACIAAABkcnMvZG93bnJldi54bWxQSwECFAAUAAAACACHTuJA&#10;My8FnjsAAAA5AAAAEAAAAAAAAAABACAAAAAPAQAAZHJzL3NoYXBleG1sLnhtbFBLBQYAAAAABgAG&#10;AFsBAAC5AwAAAAA=&#10;" path="m0,67591l0,53362,0,49847,341,46375,1025,42924,1708,39495,2721,36172,4061,32935,5402,29697,7046,26609,8993,23706,10939,20789,13151,18093,15629,15617,18106,13134,20802,10921,23715,8979,26629,7029,42951,1031,46388,348,49858,0,53362,0,394879,0,398383,0,401853,348,405289,1031,408726,1707,424525,8979,427439,10921,430134,13134,432612,15617,435089,18093,437301,20789,439248,23706,441194,26609,442838,29697,444179,32935,445520,36172,446532,39495,447216,42924,447899,46375,448241,49847,448241,53362,448241,67591,448241,71078,447899,74557,447216,77986,446532,81416,445520,84753,444179,87990,442838,91227,441194,94315,439248,97218,437301,100135,424525,111932,421612,113881,405289,119922,401853,120605,398383,120939,394879,120954,53362,120954,49858,120939,46388,120605,42951,119922,39515,119246,8993,97218,7046,94315,5402,91227,4061,87990,2721,84753,1708,81416,1025,77986,341,74557,0,71078,0,67591xe">
                  <v:fill on="f" focussize="0,0"/>
                  <v:stroke weight="0.560157480314961pt" color="#000000" joinstyle="round"/>
                  <v:imagedata o:title=""/>
                  <o:lock v:ext="edit" aspectratio="f"/>
                  <v:textbox inset="0mm,0mm,0mm,0mm"/>
                </v:shape>
                <v:shape id="Textbox 276" o:spid="_x0000_s1026" o:spt="202" type="#_x0000_t202" style="position:absolute;left:10977;top:9192;height:757555;width:6922770;" filled="f" stroked="f" coordsize="21600,21600" o:gfxdata="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E&#10;5anCAAAA4wAAAA8AAAAAAAAAAQAgAAAAIgAAAGRycy9kb3ducmV2LnhtbFBLAQIUABQAAAAIAIdO&#10;4kAzLwWeOwAAADkAAAAQAAAAAAAAAAEAIAAAABEBAABkcnMvc2hhcGV4bWwueG1sUEsFBgAAAAAG&#10;AAYAWwEAALsDAAAAAA==&#10;">
                  <v:fill on="f" focussize="0,0"/>
                  <v:stroke on="f"/>
                  <v:imagedata o:title=""/>
                  <o:lock v:ext="edit" aspectratio="f"/>
                  <v:textbox inset="0mm,0mm,0mm,0mm">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28</w:t>
                        </w:r>
                      </w:p>
                      <w:p>
                        <w:pPr>
                          <w:spacing w:before="68"/>
                          <w:ind w:left="77"/>
                          <w:rPr>
                            <w:sz w:val="13"/>
                          </w:rPr>
                        </w:pPr>
                        <w:r>
                          <w:rPr>
                            <w:color w:val="1C2025"/>
                            <w:sz w:val="13"/>
                          </w:rPr>
                          <w:t>Not</w:t>
                        </w:r>
                        <w:r>
                          <w:rPr>
                            <w:color w:val="1C2025"/>
                            <w:spacing w:val="4"/>
                            <w:sz w:val="13"/>
                          </w:rPr>
                          <w:t xml:space="preserve"> </w:t>
                        </w:r>
                        <w:r>
                          <w:rPr>
                            <w:color w:val="1C2025"/>
                            <w:spacing w:val="-2"/>
                            <w:sz w:val="13"/>
                          </w:rPr>
                          <w:t>answered</w:t>
                        </w:r>
                      </w:p>
                      <w:p>
                        <w:pPr>
                          <w:spacing w:before="129"/>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73"/>
                          <w:ind w:left="138"/>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pPr>
    </w:p>
    <w:p>
      <w:pPr>
        <w:pStyle w:val="4"/>
        <w:spacing w:before="118"/>
      </w:pPr>
    </w:p>
    <w:p>
      <w:pPr>
        <w:pStyle w:val="4"/>
        <w:spacing w:before="1"/>
        <w:ind w:left="468"/>
      </w:pPr>
      <w:r>
        <mc:AlternateContent>
          <mc:Choice Requires="wpg">
            <w:drawing>
              <wp:anchor distT="0" distB="0" distL="0" distR="0" simplePos="0" relativeHeight="251961344" behindDoc="0" locked="0" layoutInCell="1" allowOverlap="1">
                <wp:simplePos x="0" y="0"/>
                <wp:positionH relativeFrom="page">
                  <wp:posOffset>7025640</wp:posOffset>
                </wp:positionH>
                <wp:positionV relativeFrom="paragraph">
                  <wp:posOffset>-210185</wp:posOffset>
                </wp:positionV>
                <wp:extent cx="384810" cy="429895"/>
                <wp:effectExtent l="0" t="0" r="0" b="0"/>
                <wp:wrapNone/>
                <wp:docPr id="1417454784" name="Group 1417454784"/>
                <wp:cNvGraphicFramePr/>
                <a:graphic xmlns:a="http://schemas.openxmlformats.org/drawingml/2006/main">
                  <a:graphicData uri="http://schemas.microsoft.com/office/word/2010/wordprocessingGroup">
                    <wpg:wgp>
                      <wpg:cNvGrpSpPr/>
                      <wpg:grpSpPr>
                        <a:xfrm>
                          <a:off x="0" y="0"/>
                          <a:ext cx="384810" cy="429895"/>
                          <a:chOff x="0" y="0"/>
                          <a:chExt cx="384810" cy="429895"/>
                        </a:xfrm>
                      </wpg:grpSpPr>
                      <wps:wsp>
                        <wps:cNvPr id="457929624" name="Graphic 278"/>
                        <wps:cNvSpPr/>
                        <wps:spPr>
                          <a:xfrm>
                            <a:off x="0" y="0"/>
                            <a:ext cx="384810" cy="429895"/>
                          </a:xfrm>
                          <a:custGeom>
                            <a:avLst/>
                            <a:gdLst/>
                            <a:ahLst/>
                            <a:cxnLst/>
                            <a:rect l="l" t="t" r="r" b="b"/>
                            <a:pathLst>
                              <a:path w="384810" h="429895">
                                <a:moveTo>
                                  <a:pt x="384810" y="429767"/>
                                </a:moveTo>
                                <a:lnTo>
                                  <a:pt x="0" y="429767"/>
                                </a:lnTo>
                                <a:lnTo>
                                  <a:pt x="0" y="0"/>
                                </a:lnTo>
                                <a:lnTo>
                                  <a:pt x="384810" y="0"/>
                                </a:lnTo>
                                <a:lnTo>
                                  <a:pt x="384810" y="93173"/>
                                </a:lnTo>
                                <a:lnTo>
                                  <a:pt x="214052" y="93173"/>
                                </a:lnTo>
                                <a:lnTo>
                                  <a:pt x="203538" y="93681"/>
                                </a:lnTo>
                                <a:lnTo>
                                  <a:pt x="163691" y="105789"/>
                                </a:lnTo>
                                <a:lnTo>
                                  <a:pt x="131510" y="132225"/>
                                </a:lnTo>
                                <a:lnTo>
                                  <a:pt x="111895" y="168963"/>
                                </a:lnTo>
                                <a:lnTo>
                                  <a:pt x="107327" y="199897"/>
                                </a:lnTo>
                                <a:lnTo>
                                  <a:pt x="107834" y="210411"/>
                                </a:lnTo>
                                <a:lnTo>
                                  <a:pt x="119942" y="250257"/>
                                </a:lnTo>
                                <a:lnTo>
                                  <a:pt x="146378" y="282437"/>
                                </a:lnTo>
                                <a:lnTo>
                                  <a:pt x="183117" y="302051"/>
                                </a:lnTo>
                                <a:lnTo>
                                  <a:pt x="214052" y="306621"/>
                                </a:lnTo>
                                <a:lnTo>
                                  <a:pt x="384810" y="306621"/>
                                </a:lnTo>
                                <a:lnTo>
                                  <a:pt x="384810" y="429767"/>
                                </a:lnTo>
                                <a:close/>
                              </a:path>
                              <a:path w="384810" h="429895">
                                <a:moveTo>
                                  <a:pt x="384810" y="306621"/>
                                </a:moveTo>
                                <a:lnTo>
                                  <a:pt x="214052" y="306621"/>
                                </a:lnTo>
                                <a:lnTo>
                                  <a:pt x="224565" y="306113"/>
                                </a:lnTo>
                                <a:lnTo>
                                  <a:pt x="234876" y="304590"/>
                                </a:lnTo>
                                <a:lnTo>
                                  <a:pt x="273355" y="288651"/>
                                </a:lnTo>
                                <a:lnTo>
                                  <a:pt x="302805" y="259200"/>
                                </a:lnTo>
                                <a:lnTo>
                                  <a:pt x="318744" y="220722"/>
                                </a:lnTo>
                                <a:lnTo>
                                  <a:pt x="320776" y="199897"/>
                                </a:lnTo>
                                <a:lnTo>
                                  <a:pt x="320267" y="189384"/>
                                </a:lnTo>
                                <a:lnTo>
                                  <a:pt x="308159" y="149536"/>
                                </a:lnTo>
                                <a:lnTo>
                                  <a:pt x="281723" y="117357"/>
                                </a:lnTo>
                                <a:lnTo>
                                  <a:pt x="244985" y="97743"/>
                                </a:lnTo>
                                <a:lnTo>
                                  <a:pt x="214052" y="93173"/>
                                </a:lnTo>
                                <a:lnTo>
                                  <a:pt x="384810" y="93173"/>
                                </a:lnTo>
                                <a:lnTo>
                                  <a:pt x="384810" y="306621"/>
                                </a:lnTo>
                                <a:close/>
                              </a:path>
                            </a:pathLst>
                          </a:custGeom>
                          <a:solidFill>
                            <a:srgbClr val="000000">
                              <a:alpha val="19999"/>
                            </a:srgbClr>
                          </a:solidFill>
                        </wps:spPr>
                        <wps:bodyPr wrap="square" lIns="0" tIns="0" rIns="0" bIns="0" rtlCol="0">
                          <a:noAutofit/>
                        </wps:bodyPr>
                      </wps:wsp>
                      <pic:pic xmlns:pic="http://schemas.openxmlformats.org/drawingml/2006/picture">
                        <pic:nvPicPr>
                          <pic:cNvPr id="911627011" name="Image 279"/>
                          <pic:cNvPicPr/>
                        </pic:nvPicPr>
                        <pic:blipFill>
                          <a:blip r:embed="rId8" cstate="print"/>
                          <a:stretch>
                            <a:fillRect/>
                          </a:stretch>
                        </pic:blipFill>
                        <pic:spPr>
                          <a:xfrm>
                            <a:off x="100212" y="86057"/>
                            <a:ext cx="227678" cy="227678"/>
                          </a:xfrm>
                          <a:prstGeom prst="rect">
                            <a:avLst/>
                          </a:prstGeom>
                        </pic:spPr>
                      </pic:pic>
                    </wpg:wgp>
                  </a:graphicData>
                </a:graphic>
              </wp:anchor>
            </w:drawing>
          </mc:Choice>
          <mc:Fallback>
            <w:pict>
              <v:group id="_x0000_s1026" o:spid="_x0000_s1026" o:spt="203" style="position:absolute;left:0pt;margin-left:553.2pt;margin-top:-16.55pt;height:33.85pt;width:30.3pt;mso-position-horizontal-relative:page;z-index:251961344;mso-width-relative:page;mso-height-relative:page;" coordsize="384810,429895" o:gfxdata="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KomDr62AAAAIQEA&#10;ABkAAABkcnMvX3JlbHMvZTJvRG9jLnhtbC5yZWxzhY9BasMwEEX3hdxBzD6WnUUoxbI3oeBtSA4w&#10;SGNZxBoJSS317SPIJoFAl/M//z2mH//8Kn4pZRdYQde0IIh1MI6tguvle/8JIhdkg2tgUrBRhnHY&#10;ffRnWrHUUV5czKJSOCtYSolfUma9kMfchEhcmzkkj6WeycqI+oaW5KFtjzI9M2B4YYrJKEiT6UBc&#10;tljN/7PDPDtNp6B/PHF5o5DOV3cFYrJUFHgyDh9h10S2IIdevjw23AF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">
                <o:lock v:ext="edit" aspectratio="f"/>
                <v:shape id="Graphic 278" o:spid="_x0000_s1026" o:spt="100" style="position:absolute;left:0;top:0;height:429895;width:384810;" fillcolor="#000000" filled="t" stroked="f" coordsize="384810,429895" o:gfxdata="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7P3hfcQAAADiAAAADwAAAAAAAAABACAAAAAiAAAAZHJzL2Rvd25yZXYueG1sUEsBAhQAFAAAAAgA&#10;h07iQDMvBZ47AAAAOQAAABAAAAAAAAAAAQAgAAAAEwEAAGRycy9zaGFwZXhtbC54bWxQSwUGAAAA&#10;AAYABgBbAQAAvQMAAAAA&#10;" path="m384810,429767l0,429767,0,0,384810,0,384810,93173,214052,93173,203538,93681,163691,105789,131510,132225,111895,168963,107327,199897,107834,210411,119942,250257,146378,282437,183117,302051,214052,306621,384810,306621,384810,429767xem384810,306621l214052,306621,224565,306113,234876,304590,273355,288651,302805,259200,318744,220722,320776,199897,320267,189384,308159,149536,281723,117357,244985,97743,214052,93173,384810,93173,384810,306621xe">
                  <v:fill on="t" opacity="13106f" focussize="0,0"/>
                  <v:stroke on="f"/>
                  <v:imagedata o:title=""/>
                  <o:lock v:ext="edit" aspectratio="f"/>
                  <v:textbox inset="0mm,0mm,0mm,0mm"/>
                </v:shape>
                <v:shape id="Image 279" o:spid="_x0000_s1026" o:spt="75" type="#_x0000_t75" style="position:absolute;left:100212;top:86057;height:227678;width:227678;" filled="f" o:preferrelative="t" stroked="f" coordsize="21600,21600" o:gfxdata="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aA&#10;h6nCAAAA4gAAAA8AAAAAAAAAAQAgAAAAIgAAAGRycy9kb3ducmV2LnhtbFBLAQIUABQAAAAIAIdO&#10;4kAzLwWeOwAAADkAAAAQAAAAAAAAAAEAIAAAABEBAABkcnMvc2hhcGV4bWwueG1sUEsFBgAAAAAG&#10;AAYAWwEAALsDAAAAAA==&#10;">
                  <v:fill on="f" focussize="0,0"/>
                  <v:stroke on="f"/>
                  <v:imagedata r:id="rId8" o:title=""/>
                  <o:lock v:ext="edit" aspectratio="f"/>
                </v:shape>
              </v:group>
            </w:pict>
          </mc:Fallback>
        </mc:AlternateContent>
      </w:r>
      <w:r>
        <w:rPr>
          <w:color w:val="001A1D"/>
          <w:w w:val="105"/>
        </w:rPr>
        <w:t>Một</w:t>
      </w:r>
      <w:r>
        <w:rPr>
          <w:color w:val="001A1D"/>
          <w:spacing w:val="-4"/>
          <w:w w:val="105"/>
        </w:rPr>
        <w:t xml:space="preserve"> </w:t>
      </w:r>
      <w:r>
        <w:rPr>
          <w:color w:val="001A1D"/>
          <w:w w:val="105"/>
        </w:rPr>
        <w:t>hệ</w:t>
      </w:r>
      <w:r>
        <w:rPr>
          <w:color w:val="001A1D"/>
          <w:spacing w:val="-4"/>
          <w:w w:val="105"/>
        </w:rPr>
        <w:t xml:space="preserve"> </w:t>
      </w:r>
      <w:r>
        <w:rPr>
          <w:color w:val="001A1D"/>
          <w:w w:val="105"/>
        </w:rPr>
        <w:t>thống</w:t>
      </w:r>
      <w:r>
        <w:rPr>
          <w:color w:val="001A1D"/>
          <w:spacing w:val="-4"/>
          <w:w w:val="105"/>
        </w:rPr>
        <w:t xml:space="preserve"> </w:t>
      </w:r>
      <w:r>
        <w:rPr>
          <w:color w:val="001A1D"/>
          <w:w w:val="105"/>
        </w:rPr>
        <w:t>xác</w:t>
      </w:r>
      <w:r>
        <w:rPr>
          <w:color w:val="001A1D"/>
          <w:spacing w:val="-4"/>
          <w:w w:val="105"/>
        </w:rPr>
        <w:t xml:space="preserve"> </w:t>
      </w:r>
      <w:r>
        <w:rPr>
          <w:color w:val="001A1D"/>
          <w:w w:val="105"/>
        </w:rPr>
        <w:t>thực</w:t>
      </w:r>
      <w:r>
        <w:rPr>
          <w:color w:val="001A1D"/>
          <w:spacing w:val="-4"/>
          <w:w w:val="105"/>
        </w:rPr>
        <w:t xml:space="preserve"> </w:t>
      </w:r>
      <w:r>
        <w:rPr>
          <w:color w:val="001A1D"/>
          <w:w w:val="105"/>
        </w:rPr>
        <w:t>sinh</w:t>
      </w:r>
      <w:r>
        <w:rPr>
          <w:color w:val="001A1D"/>
          <w:spacing w:val="-4"/>
          <w:w w:val="105"/>
        </w:rPr>
        <w:t xml:space="preserve"> </w:t>
      </w:r>
      <w:r>
        <w:rPr>
          <w:color w:val="001A1D"/>
          <w:w w:val="105"/>
        </w:rPr>
        <w:t>trắc</w:t>
      </w:r>
      <w:r>
        <w:rPr>
          <w:color w:val="001A1D"/>
          <w:spacing w:val="-4"/>
          <w:w w:val="105"/>
        </w:rPr>
        <w:t xml:space="preserve"> </w:t>
      </w:r>
      <w:r>
        <w:rPr>
          <w:color w:val="001A1D"/>
          <w:w w:val="105"/>
        </w:rPr>
        <w:t>học</w:t>
      </w:r>
      <w:r>
        <w:rPr>
          <w:color w:val="001A1D"/>
          <w:spacing w:val="-4"/>
          <w:w w:val="105"/>
        </w:rPr>
        <w:t xml:space="preserve"> </w:t>
      </w:r>
      <w:r>
        <w:rPr>
          <w:color w:val="001A1D"/>
          <w:w w:val="105"/>
        </w:rPr>
        <w:t>xác</w:t>
      </w:r>
      <w:r>
        <w:rPr>
          <w:color w:val="001A1D"/>
          <w:spacing w:val="-4"/>
          <w:w w:val="105"/>
        </w:rPr>
        <w:t xml:space="preserve"> </w:t>
      </w:r>
      <w:r>
        <w:rPr>
          <w:color w:val="001A1D"/>
          <w:w w:val="105"/>
        </w:rPr>
        <w:t>định</w:t>
      </w:r>
      <w:r>
        <w:rPr>
          <w:color w:val="001A1D"/>
          <w:spacing w:val="-4"/>
          <w:w w:val="105"/>
        </w:rPr>
        <w:t xml:space="preserve"> </w:t>
      </w:r>
      <w:r>
        <w:rPr>
          <w:color w:val="001A1D"/>
          <w:w w:val="105"/>
        </w:rPr>
        <w:t>một</w:t>
      </w:r>
      <w:r>
        <w:rPr>
          <w:color w:val="001A1D"/>
          <w:spacing w:val="-4"/>
          <w:w w:val="105"/>
        </w:rPr>
        <w:t xml:space="preserve"> </w:t>
      </w:r>
      <w:r>
        <w:rPr>
          <w:color w:val="001A1D"/>
          <w:w w:val="105"/>
        </w:rPr>
        <w:t>người</w:t>
      </w:r>
      <w:r>
        <w:rPr>
          <w:color w:val="001A1D"/>
          <w:spacing w:val="-4"/>
          <w:w w:val="105"/>
        </w:rPr>
        <w:t xml:space="preserve"> </w:t>
      </w:r>
      <w:r>
        <w:rPr>
          <w:color w:val="001A1D"/>
          <w:w w:val="105"/>
        </w:rPr>
        <w:t>dùng</w:t>
      </w:r>
      <w:r>
        <w:rPr>
          <w:color w:val="001A1D"/>
          <w:spacing w:val="-4"/>
          <w:w w:val="105"/>
        </w:rPr>
        <w:t xml:space="preserve"> </w:t>
      </w:r>
      <w:r>
        <w:rPr>
          <w:color w:val="001A1D"/>
          <w:w w:val="105"/>
        </w:rPr>
        <w:t>hợp</w:t>
      </w:r>
      <w:r>
        <w:rPr>
          <w:color w:val="001A1D"/>
          <w:spacing w:val="-4"/>
          <w:w w:val="105"/>
        </w:rPr>
        <w:t xml:space="preserve"> </w:t>
      </w:r>
      <w:r>
        <w:rPr>
          <w:color w:val="001A1D"/>
          <w:w w:val="105"/>
        </w:rPr>
        <w:t>pháp</w:t>
      </w:r>
      <w:r>
        <w:rPr>
          <w:color w:val="001A1D"/>
          <w:spacing w:val="-4"/>
          <w:w w:val="105"/>
        </w:rPr>
        <w:t xml:space="preserve"> </w:t>
      </w:r>
      <w:r>
        <w:rPr>
          <w:color w:val="001A1D"/>
          <w:w w:val="105"/>
        </w:rPr>
        <w:t>là</w:t>
      </w:r>
      <w:r>
        <w:rPr>
          <w:color w:val="001A1D"/>
          <w:spacing w:val="-4"/>
          <w:w w:val="105"/>
        </w:rPr>
        <w:t xml:space="preserve"> </w:t>
      </w:r>
      <w:r>
        <w:rPr>
          <w:color w:val="001A1D"/>
          <w:w w:val="105"/>
        </w:rPr>
        <w:t>trái</w:t>
      </w:r>
      <w:r>
        <w:rPr>
          <w:color w:val="001A1D"/>
          <w:spacing w:val="-4"/>
          <w:w w:val="105"/>
        </w:rPr>
        <w:t xml:space="preserve"> </w:t>
      </w:r>
      <w:r>
        <w:rPr>
          <w:color w:val="001A1D"/>
          <w:w w:val="105"/>
        </w:rPr>
        <w:t>phép</w:t>
      </w:r>
      <w:r>
        <w:rPr>
          <w:color w:val="001A1D"/>
          <w:spacing w:val="-4"/>
          <w:w w:val="105"/>
        </w:rPr>
        <w:t xml:space="preserve"> </w:t>
      </w:r>
      <w:r>
        <w:rPr>
          <w:color w:val="001A1D"/>
          <w:w w:val="105"/>
        </w:rPr>
        <w:t>khi</w:t>
      </w:r>
      <w:r>
        <w:rPr>
          <w:color w:val="001A1D"/>
          <w:spacing w:val="-4"/>
          <w:w w:val="105"/>
        </w:rPr>
        <w:t xml:space="preserve"> </w:t>
      </w:r>
      <w:r>
        <w:rPr>
          <w:color w:val="001A1D"/>
          <w:w w:val="105"/>
        </w:rPr>
        <w:t>vào</w:t>
      </w:r>
      <w:r>
        <w:rPr>
          <w:color w:val="001A1D"/>
          <w:spacing w:val="-4"/>
          <w:w w:val="105"/>
        </w:rPr>
        <w:t xml:space="preserve"> </w:t>
      </w:r>
      <w:r>
        <w:rPr>
          <w:color w:val="001A1D"/>
          <w:w w:val="105"/>
        </w:rPr>
        <w:t>hệ</w:t>
      </w:r>
      <w:r>
        <w:rPr>
          <w:color w:val="001A1D"/>
          <w:spacing w:val="-4"/>
          <w:w w:val="105"/>
        </w:rPr>
        <w:t xml:space="preserve"> </w:t>
      </w:r>
      <w:r>
        <w:rPr>
          <w:color w:val="001A1D"/>
          <w:w w:val="105"/>
        </w:rPr>
        <w:t>thống</w:t>
      </w:r>
      <w:r>
        <w:rPr>
          <w:color w:val="001A1D"/>
          <w:spacing w:val="-4"/>
          <w:w w:val="105"/>
        </w:rPr>
        <w:t xml:space="preserve"> </w:t>
      </w:r>
      <w:r>
        <w:rPr>
          <w:color w:val="001A1D"/>
          <w:w w:val="105"/>
        </w:rPr>
        <w:t>là</w:t>
      </w:r>
      <w:r>
        <w:rPr>
          <w:color w:val="001A1D"/>
          <w:spacing w:val="-4"/>
          <w:w w:val="105"/>
        </w:rPr>
        <w:t xml:space="preserve"> </w:t>
      </w:r>
      <w:r>
        <w:rPr>
          <w:color w:val="001A1D"/>
          <w:w w:val="105"/>
        </w:rPr>
        <w:t>hiện</w:t>
      </w:r>
      <w:r>
        <w:rPr>
          <w:color w:val="001A1D"/>
          <w:spacing w:val="-4"/>
          <w:w w:val="105"/>
        </w:rPr>
        <w:t xml:space="preserve"> </w:t>
      </w:r>
      <w:r>
        <w:rPr>
          <w:color w:val="001A1D"/>
          <w:w w:val="105"/>
        </w:rPr>
        <w:t>tượng</w:t>
      </w:r>
      <w:r>
        <w:rPr>
          <w:color w:val="001A1D"/>
          <w:spacing w:val="-4"/>
          <w:w w:val="105"/>
        </w:rPr>
        <w:t xml:space="preserve"> </w:t>
      </w:r>
      <w:r>
        <w:rPr>
          <w:color w:val="001A1D"/>
          <w:w w:val="105"/>
        </w:rPr>
        <w:t>gì</w:t>
      </w:r>
      <w:r>
        <w:rPr>
          <w:color w:val="001A1D"/>
          <w:spacing w:val="-4"/>
          <w:w w:val="105"/>
        </w:rPr>
        <w:t xml:space="preserve"> sau?</w:t>
      </w:r>
    </w:p>
    <w:p>
      <w:pPr>
        <w:pStyle w:val="4"/>
      </w:pPr>
    </w:p>
    <w:p>
      <w:pPr>
        <w:pStyle w:val="4"/>
      </w:pPr>
    </w:p>
    <w:p>
      <w:pPr>
        <w:pStyle w:val="4"/>
        <w:spacing w:before="22"/>
      </w:pPr>
    </w:p>
    <w:p>
      <w:pPr>
        <w:pStyle w:val="5"/>
        <w:numPr>
          <w:ilvl w:val="0"/>
          <w:numId w:val="28"/>
        </w:numPr>
        <w:tabs>
          <w:tab w:val="left" w:pos="1098"/>
        </w:tabs>
        <w:spacing w:before="0"/>
        <w:ind w:left="1098" w:hanging="294"/>
        <w:rPr>
          <w:sz w:val="16"/>
        </w:rPr>
      </w:pPr>
      <w:r>
        <w:drawing>
          <wp:anchor distT="0" distB="0" distL="0" distR="0" simplePos="0" relativeHeight="251957248"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1153372924" name="Picture 1153372924"/>
            <wp:cNvGraphicFramePr/>
            <a:graphic xmlns:a="http://schemas.openxmlformats.org/drawingml/2006/main">
              <a:graphicData uri="http://schemas.openxmlformats.org/drawingml/2006/picture">
                <pic:pic xmlns:pic="http://schemas.openxmlformats.org/drawingml/2006/picture">
                  <pic:nvPicPr>
                    <pic:cNvPr id="1153372924" name="Picture 1153372924"/>
                    <pic:cNvPicPr/>
                  </pic:nvPicPr>
                  <pic:blipFill>
                    <a:blip r:embed="rId87" cstate="print"/>
                    <a:stretch>
                      <a:fillRect/>
                    </a:stretch>
                  </pic:blipFill>
                  <pic:spPr>
                    <a:xfrm>
                      <a:off x="0" y="0"/>
                      <a:ext cx="92494" cy="92494"/>
                    </a:xfrm>
                    <a:prstGeom prst="rect">
                      <a:avLst/>
                    </a:prstGeom>
                  </pic:spPr>
                </pic:pic>
              </a:graphicData>
            </a:graphic>
          </wp:anchor>
        </w:drawing>
      </w:r>
      <w:r>
        <w:rPr>
          <w:color w:val="001A1D"/>
          <w:w w:val="105"/>
          <w:sz w:val="16"/>
        </w:rPr>
        <w:t>False</w:t>
      </w:r>
      <w:r>
        <w:rPr>
          <w:color w:val="001A1D"/>
          <w:spacing w:val="-11"/>
          <w:w w:val="105"/>
          <w:sz w:val="16"/>
        </w:rPr>
        <w:t xml:space="preserve"> </w:t>
      </w:r>
      <w:r>
        <w:rPr>
          <w:color w:val="001A1D"/>
          <w:spacing w:val="-2"/>
          <w:w w:val="105"/>
          <w:sz w:val="16"/>
        </w:rPr>
        <w:t>negative</w:t>
      </w:r>
    </w:p>
    <w:p>
      <w:pPr>
        <w:pStyle w:val="5"/>
        <w:numPr>
          <w:ilvl w:val="0"/>
          <w:numId w:val="28"/>
        </w:numPr>
        <w:tabs>
          <w:tab w:val="left" w:pos="1098"/>
        </w:tabs>
        <w:ind w:left="1098" w:hanging="294"/>
        <w:rPr>
          <w:sz w:val="16"/>
          <w:highlight w:val="green"/>
        </w:rPr>
      </w:pPr>
      <w:r>
        <w:rPr>
          <w:highlight w:val="green"/>
        </w:rPr>
        <w:drawing>
          <wp:anchor distT="0" distB="0" distL="0" distR="0" simplePos="0" relativeHeight="251958272"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1609752471" name="Picture 1609752471"/>
            <wp:cNvGraphicFramePr/>
            <a:graphic xmlns:a="http://schemas.openxmlformats.org/drawingml/2006/main">
              <a:graphicData uri="http://schemas.openxmlformats.org/drawingml/2006/picture">
                <pic:pic xmlns:pic="http://schemas.openxmlformats.org/drawingml/2006/picture">
                  <pic:nvPicPr>
                    <pic:cNvPr id="1609752471" name="Picture 1609752471"/>
                    <pic:cNvPicPr/>
                  </pic:nvPicPr>
                  <pic:blipFill>
                    <a:blip r:embed="rId88" cstate="print"/>
                    <a:stretch>
                      <a:fillRect/>
                    </a:stretch>
                  </pic:blipFill>
                  <pic:spPr>
                    <a:xfrm>
                      <a:off x="0" y="0"/>
                      <a:ext cx="92494" cy="92494"/>
                    </a:xfrm>
                    <a:prstGeom prst="rect">
                      <a:avLst/>
                    </a:prstGeom>
                  </pic:spPr>
                </pic:pic>
              </a:graphicData>
            </a:graphic>
          </wp:anchor>
        </w:drawing>
      </w:r>
      <w:r>
        <w:rPr>
          <w:color w:val="001A1D"/>
          <w:w w:val="105"/>
          <w:sz w:val="16"/>
          <w:highlight w:val="green"/>
        </w:rPr>
        <w:t>False</w:t>
      </w:r>
      <w:r>
        <w:rPr>
          <w:color w:val="001A1D"/>
          <w:spacing w:val="-11"/>
          <w:w w:val="105"/>
          <w:sz w:val="16"/>
          <w:highlight w:val="green"/>
        </w:rPr>
        <w:t xml:space="preserve"> </w:t>
      </w:r>
      <w:r>
        <w:rPr>
          <w:color w:val="001A1D"/>
          <w:spacing w:val="-2"/>
          <w:w w:val="105"/>
          <w:sz w:val="16"/>
          <w:highlight w:val="green"/>
        </w:rPr>
        <w:t>positive</w:t>
      </w:r>
    </w:p>
    <w:p>
      <w:pPr>
        <w:pStyle w:val="5"/>
        <w:numPr>
          <w:ilvl w:val="0"/>
          <w:numId w:val="28"/>
        </w:numPr>
        <w:tabs>
          <w:tab w:val="left" w:pos="1098"/>
        </w:tabs>
        <w:spacing w:before="169"/>
        <w:ind w:left="1098" w:hanging="294"/>
        <w:rPr>
          <w:sz w:val="16"/>
        </w:rPr>
      </w:pPr>
      <w:r>
        <w:drawing>
          <wp:anchor distT="0" distB="0" distL="0" distR="0" simplePos="0" relativeHeight="251959296"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579786879" name="Picture 579786879"/>
            <wp:cNvGraphicFramePr/>
            <a:graphic xmlns:a="http://schemas.openxmlformats.org/drawingml/2006/main">
              <a:graphicData uri="http://schemas.openxmlformats.org/drawingml/2006/picture">
                <pic:pic xmlns:pic="http://schemas.openxmlformats.org/drawingml/2006/picture">
                  <pic:nvPicPr>
                    <pic:cNvPr id="579786879" name="Picture 579786879"/>
                    <pic:cNvPicPr/>
                  </pic:nvPicPr>
                  <pic:blipFill>
                    <a:blip r:embed="rId89" cstate="print"/>
                    <a:stretch>
                      <a:fillRect/>
                    </a:stretch>
                  </pic:blipFill>
                  <pic:spPr>
                    <a:xfrm>
                      <a:off x="0" y="0"/>
                      <a:ext cx="92494" cy="92494"/>
                    </a:xfrm>
                    <a:prstGeom prst="rect">
                      <a:avLst/>
                    </a:prstGeom>
                  </pic:spPr>
                </pic:pic>
              </a:graphicData>
            </a:graphic>
          </wp:anchor>
        </w:drawing>
      </w:r>
      <w:r>
        <w:rPr>
          <w:color w:val="001A1D"/>
          <w:spacing w:val="-4"/>
          <w:w w:val="105"/>
          <w:sz w:val="16"/>
        </w:rPr>
        <w:t xml:space="preserve">True </w:t>
      </w:r>
      <w:r>
        <w:rPr>
          <w:color w:val="001A1D"/>
          <w:spacing w:val="-2"/>
          <w:w w:val="105"/>
          <w:sz w:val="16"/>
        </w:rPr>
        <w:t>negative</w:t>
      </w:r>
    </w:p>
    <w:p>
      <w:pPr>
        <w:pStyle w:val="5"/>
        <w:numPr>
          <w:ilvl w:val="0"/>
          <w:numId w:val="28"/>
        </w:numPr>
        <w:tabs>
          <w:tab w:val="left" w:pos="1098"/>
        </w:tabs>
        <w:spacing w:before="78"/>
        <w:ind w:left="1098" w:hanging="294"/>
        <w:rPr>
          <w:sz w:val="16"/>
        </w:rPr>
      </w:pPr>
      <w:r>
        <w:drawing>
          <wp:anchor distT="0" distB="0" distL="0" distR="0" simplePos="0" relativeHeight="251960320" behindDoc="0" locked="0" layoutInCell="1" allowOverlap="1">
            <wp:simplePos x="0" y="0"/>
            <wp:positionH relativeFrom="page">
              <wp:posOffset>611505</wp:posOffset>
            </wp:positionH>
            <wp:positionV relativeFrom="paragraph">
              <wp:posOffset>73660</wp:posOffset>
            </wp:positionV>
            <wp:extent cx="92710" cy="92710"/>
            <wp:effectExtent l="0" t="0" r="0" b="0"/>
            <wp:wrapNone/>
            <wp:docPr id="1878982784" name="Picture 1878982784"/>
            <wp:cNvGraphicFramePr/>
            <a:graphic xmlns:a="http://schemas.openxmlformats.org/drawingml/2006/main">
              <a:graphicData uri="http://schemas.openxmlformats.org/drawingml/2006/picture">
                <pic:pic xmlns:pic="http://schemas.openxmlformats.org/drawingml/2006/picture">
                  <pic:nvPicPr>
                    <pic:cNvPr id="1878982784" name="Picture 1878982784"/>
                    <pic:cNvPicPr/>
                  </pic:nvPicPr>
                  <pic:blipFill>
                    <a:blip r:embed="rId90" cstate="print"/>
                    <a:stretch>
                      <a:fillRect/>
                    </a:stretch>
                  </pic:blipFill>
                  <pic:spPr>
                    <a:xfrm>
                      <a:off x="0" y="0"/>
                      <a:ext cx="92494" cy="92494"/>
                    </a:xfrm>
                    <a:prstGeom prst="rect">
                      <a:avLst/>
                    </a:prstGeom>
                  </pic:spPr>
                </pic:pic>
              </a:graphicData>
            </a:graphic>
          </wp:anchor>
        </w:drawing>
      </w:r>
      <w:r>
        <w:rPr>
          <w:color w:val="001A1D"/>
          <w:spacing w:val="-4"/>
          <w:w w:val="105"/>
          <w:sz w:val="16"/>
        </w:rPr>
        <w:t xml:space="preserve">True </w:t>
      </w:r>
      <w:r>
        <w:rPr>
          <w:color w:val="001A1D"/>
          <w:spacing w:val="-2"/>
          <w:w w:val="105"/>
          <w:sz w:val="16"/>
        </w:rPr>
        <w:t>positive</w:t>
      </w:r>
    </w:p>
    <w:p>
      <w:pPr>
        <w:pStyle w:val="4"/>
      </w:pPr>
    </w:p>
    <w:p>
      <w:pPr>
        <w:pStyle w:val="4"/>
        <w:spacing w:before="157"/>
      </w:pPr>
    </w:p>
    <w:p>
      <w:pPr>
        <w:pStyle w:val="4"/>
        <w:ind w:left="468"/>
      </w:pPr>
      <w:r>
        <w:rPr>
          <w:color w:val="8E662E"/>
          <w:w w:val="105"/>
        </w:rPr>
        <w:t>Câu</w:t>
      </w:r>
      <w:r>
        <w:rPr>
          <w:color w:val="8E662E"/>
          <w:spacing w:val="-4"/>
          <w:w w:val="105"/>
        </w:rPr>
        <w:t xml:space="preserve"> </w:t>
      </w:r>
      <w:r>
        <w:rPr>
          <w:color w:val="8E662E"/>
          <w:w w:val="105"/>
        </w:rPr>
        <w:t>trả</w:t>
      </w:r>
      <w:r>
        <w:rPr>
          <w:color w:val="8E662E"/>
          <w:spacing w:val="-3"/>
          <w:w w:val="105"/>
        </w:rPr>
        <w:t xml:space="preserve"> </w:t>
      </w:r>
      <w:r>
        <w:rPr>
          <w:color w:val="8E662E"/>
          <w:w w:val="105"/>
        </w:rPr>
        <w:t>lời</w:t>
      </w:r>
      <w:r>
        <w:rPr>
          <w:color w:val="8E662E"/>
          <w:spacing w:val="-4"/>
          <w:w w:val="105"/>
        </w:rPr>
        <w:t xml:space="preserve"> </w:t>
      </w:r>
      <w:r>
        <w:rPr>
          <w:color w:val="8E662E"/>
          <w:w w:val="105"/>
        </w:rPr>
        <w:t>của</w:t>
      </w:r>
      <w:r>
        <w:rPr>
          <w:color w:val="8E662E"/>
          <w:spacing w:val="-3"/>
          <w:w w:val="105"/>
        </w:rPr>
        <w:t xml:space="preserve"> </w:t>
      </w:r>
      <w:r>
        <w:rPr>
          <w:color w:val="8E662E"/>
          <w:w w:val="105"/>
        </w:rPr>
        <w:t>bạn</w:t>
      </w:r>
      <w:r>
        <w:rPr>
          <w:color w:val="8E662E"/>
          <w:spacing w:val="-4"/>
          <w:w w:val="105"/>
        </w:rPr>
        <w:t xml:space="preserve"> sai.</w:t>
      </w:r>
    </w:p>
    <w:p>
      <w:pPr>
        <w:pStyle w:val="4"/>
        <w:spacing w:before="123" w:line="290" w:lineRule="auto"/>
        <w:ind w:left="468" w:right="9125"/>
      </w:pPr>
      <w:r>
        <w:rPr>
          <w:color w:val="8E662E"/>
          <w:w w:val="105"/>
        </w:rPr>
        <w:t>The</w:t>
      </w:r>
      <w:r>
        <w:rPr>
          <w:color w:val="8E662E"/>
          <w:spacing w:val="-12"/>
          <w:w w:val="105"/>
        </w:rPr>
        <w:t xml:space="preserve"> </w:t>
      </w:r>
      <w:r>
        <w:rPr>
          <w:color w:val="8E662E"/>
          <w:w w:val="105"/>
        </w:rPr>
        <w:t>correct</w:t>
      </w:r>
      <w:r>
        <w:rPr>
          <w:color w:val="8E662E"/>
          <w:spacing w:val="-11"/>
          <w:w w:val="105"/>
        </w:rPr>
        <w:t xml:space="preserve"> </w:t>
      </w:r>
      <w:r>
        <w:rPr>
          <w:color w:val="8E662E"/>
          <w:w w:val="105"/>
        </w:rPr>
        <w:t>answer</w:t>
      </w:r>
      <w:r>
        <w:rPr>
          <w:color w:val="8E662E"/>
          <w:spacing w:val="-12"/>
          <w:w w:val="105"/>
        </w:rPr>
        <w:t xml:space="preserve"> </w:t>
      </w:r>
      <w:r>
        <w:rPr>
          <w:color w:val="8E662E"/>
          <w:w w:val="105"/>
        </w:rPr>
        <w:t>is: False positive</w:t>
      </w:r>
    </w:p>
    <w:p>
      <w:pPr>
        <w:spacing w:line="290" w:lineRule="auto"/>
        <w:sectPr>
          <w:pgSz w:w="12240" w:h="15840"/>
          <w:pgMar w:top="220" w:right="460" w:bottom="440" w:left="400" w:header="0" w:footer="260" w:gutter="0"/>
          <w:cols w:space="720" w:num="1"/>
        </w:sectPr>
      </w:pPr>
    </w:p>
    <w:p>
      <w:pPr>
        <w:pStyle w:val="4"/>
        <w:tabs>
          <w:tab w:val="left" w:pos="4725"/>
        </w:tabs>
        <w:spacing w:before="65"/>
        <w:ind w:left="110"/>
        <w:rPr>
          <w:rFonts w:ascii="Arial MT"/>
        </w:rPr>
      </w:pPr>
      <w:r>
        <w:rPr>
          <w:rFonts w:ascii="Arial MT"/>
        </w:rPr>
        <w:t>11/16/23,</w:t>
      </w:r>
      <w:r>
        <w:rPr>
          <w:rFonts w:ascii="Arial MT"/>
          <w:spacing w:val="-7"/>
        </w:rPr>
        <w:t xml:space="preserve"> </w:t>
      </w:r>
      <w:r>
        <w:rPr>
          <w:rFonts w:ascii="Arial MT"/>
        </w:rPr>
        <w:t>3:09</w:t>
      </w:r>
      <w:r>
        <w:rPr>
          <w:rFonts w:ascii="Arial MT"/>
          <w:spacing w:val="-7"/>
        </w:rPr>
        <w:t xml:space="preserve"> </w:t>
      </w:r>
      <w:r>
        <w:rPr>
          <w:rFonts w:ascii="Arial MT"/>
          <w:spacing w:val="-5"/>
        </w:rPr>
        <w:t>PM</w:t>
      </w:r>
      <w:r>
        <w:rPr>
          <w:rFonts w:ascii="Arial MT"/>
        </w:rPr>
        <w:tab/>
      </w:r>
      <w:r>
        <w:rPr>
          <w:rFonts w:ascii="Arial MT"/>
        </w:rPr>
        <w:t>Kiem</w:t>
      </w:r>
      <w:r>
        <w:rPr>
          <w:rFonts w:ascii="Arial MT"/>
          <w:spacing w:val="-3"/>
        </w:rPr>
        <w:t xml:space="preserve"> </w:t>
      </w:r>
      <w:r>
        <w:rPr>
          <w:rFonts w:ascii="Arial MT"/>
        </w:rPr>
        <w:t>tra</w:t>
      </w:r>
      <w:r>
        <w:rPr>
          <w:rFonts w:ascii="Arial MT"/>
          <w:spacing w:val="-1"/>
        </w:rPr>
        <w:t xml:space="preserve"> </w:t>
      </w:r>
      <w:r>
        <w:rPr>
          <w:rFonts w:ascii="Arial MT"/>
        </w:rPr>
        <w:t>cuoi</w:t>
      </w:r>
      <w:r>
        <w:rPr>
          <w:rFonts w:ascii="Arial MT"/>
          <w:spacing w:val="-1"/>
        </w:rPr>
        <w:t xml:space="preserve"> </w:t>
      </w:r>
      <w:r>
        <w:rPr>
          <w:rFonts w:ascii="Arial MT"/>
        </w:rPr>
        <w:t>ki</w:t>
      </w:r>
      <w:r>
        <w:rPr>
          <w:rFonts w:ascii="Arial MT"/>
          <w:spacing w:val="-1"/>
        </w:rPr>
        <w:t xml:space="preserve"> </w:t>
      </w:r>
      <w:r>
        <w:rPr>
          <w:rFonts w:ascii="Arial MT"/>
        </w:rPr>
        <w:t>2:</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(page</w:t>
      </w:r>
      <w:r>
        <w:rPr>
          <w:rFonts w:ascii="Arial MT"/>
          <w:spacing w:val="-1"/>
        </w:rPr>
        <w:t xml:space="preserve"> </w:t>
      </w:r>
      <w:r>
        <w:rPr>
          <w:rFonts w:ascii="Arial MT"/>
        </w:rPr>
        <w:t>1</w:t>
      </w:r>
      <w:r>
        <w:rPr>
          <w:rFonts w:ascii="Arial MT"/>
          <w:spacing w:val="-1"/>
        </w:rPr>
        <w:t xml:space="preserve"> </w:t>
      </w:r>
      <w:r>
        <w:rPr>
          <w:rFonts w:ascii="Arial MT"/>
        </w:rPr>
        <w:t>of</w:t>
      </w:r>
      <w:r>
        <w:rPr>
          <w:rFonts w:ascii="Arial MT"/>
          <w:spacing w:val="-1"/>
        </w:rPr>
        <w:t xml:space="preserve"> </w:t>
      </w:r>
      <w:r>
        <w:rPr>
          <w:rFonts w:ascii="Arial MT"/>
        </w:rPr>
        <w:t>20)</w:t>
      </w:r>
      <w:r>
        <w:rPr>
          <w:rFonts w:ascii="Arial MT"/>
          <w:spacing w:val="-1"/>
        </w:rPr>
        <w:t xml:space="preserve"> </w:t>
      </w:r>
      <w:r>
        <w:rPr>
          <w:rFonts w:ascii="Arial MT"/>
        </w:rPr>
        <w:t>|</w:t>
      </w:r>
      <w:r>
        <w:rPr>
          <w:rFonts w:ascii="Arial MT"/>
          <w:spacing w:val="-1"/>
        </w:rPr>
        <w:t xml:space="preserve"> </w:t>
      </w:r>
      <w:r>
        <w:rPr>
          <w:rFonts w:ascii="Arial MT"/>
          <w:spacing w:val="-5"/>
        </w:rPr>
        <w:t>MMS</w:t>
      </w:r>
    </w:p>
    <w:p>
      <w:pPr>
        <w:pStyle w:val="4"/>
        <w:spacing w:before="4"/>
        <w:rPr>
          <w:rFonts w:ascii="Arial MT"/>
          <w:sz w:val="5"/>
        </w:rPr>
      </w:pPr>
      <w:r>
        <mc:AlternateContent>
          <mc:Choice Requires="wpg">
            <w:drawing>
              <wp:anchor distT="0" distB="0" distL="0" distR="0" simplePos="0" relativeHeight="252030976" behindDoc="1" locked="0" layoutInCell="1" allowOverlap="1">
                <wp:simplePos x="0" y="0"/>
                <wp:positionH relativeFrom="page">
                  <wp:posOffset>408940</wp:posOffset>
                </wp:positionH>
                <wp:positionV relativeFrom="paragraph">
                  <wp:posOffset>54610</wp:posOffset>
                </wp:positionV>
                <wp:extent cx="6944360" cy="782955"/>
                <wp:effectExtent l="0" t="0" r="0" b="0"/>
                <wp:wrapTopAndBottom/>
                <wp:docPr id="1991327761" name="Group 1991327761"/>
                <wp:cNvGraphicFramePr/>
                <a:graphic xmlns:a="http://schemas.openxmlformats.org/drawingml/2006/main">
                  <a:graphicData uri="http://schemas.microsoft.com/office/word/2010/wordprocessingGroup">
                    <wpg:wgp>
                      <wpg:cNvGrpSpPr/>
                      <wpg:grpSpPr>
                        <a:xfrm>
                          <a:off x="0" y="0"/>
                          <a:ext cx="6944359" cy="782955"/>
                          <a:chOff x="0" y="0"/>
                          <a:chExt cx="6944359" cy="782955"/>
                        </a:xfrm>
                      </wpg:grpSpPr>
                      <wps:wsp>
                        <wps:cNvPr id="369495473" name="Graphic 285"/>
                        <wps:cNvSpPr/>
                        <wps:spPr>
                          <a:xfrm>
                            <a:off x="3557" y="3557"/>
                            <a:ext cx="6937375" cy="775970"/>
                          </a:xfrm>
                          <a:custGeom>
                            <a:avLst/>
                            <a:gdLst/>
                            <a:ahLst/>
                            <a:cxnLst/>
                            <a:rect l="l" t="t" r="r" b="b"/>
                            <a:pathLst>
                              <a:path w="6937375" h="775970">
                                <a:moveTo>
                                  <a:pt x="0" y="764856"/>
                                </a:moveTo>
                                <a:lnTo>
                                  <a:pt x="0" y="10672"/>
                                </a:lnTo>
                                <a:lnTo>
                                  <a:pt x="0" y="7712"/>
                                </a:lnTo>
                                <a:lnTo>
                                  <a:pt x="1041" y="5193"/>
                                </a:lnTo>
                                <a:lnTo>
                                  <a:pt x="3125" y="3116"/>
                                </a:lnTo>
                                <a:lnTo>
                                  <a:pt x="5209" y="1038"/>
                                </a:lnTo>
                                <a:lnTo>
                                  <a:pt x="7725" y="0"/>
                                </a:lnTo>
                                <a:lnTo>
                                  <a:pt x="10672" y="0"/>
                                </a:lnTo>
                                <a:lnTo>
                                  <a:pt x="6926398" y="0"/>
                                </a:lnTo>
                                <a:lnTo>
                                  <a:pt x="6929345" y="0"/>
                                </a:lnTo>
                                <a:lnTo>
                                  <a:pt x="6931860" y="1038"/>
                                </a:lnTo>
                                <a:lnTo>
                                  <a:pt x="6933944" y="3116"/>
                                </a:lnTo>
                                <a:lnTo>
                                  <a:pt x="6936028" y="5193"/>
                                </a:lnTo>
                                <a:lnTo>
                                  <a:pt x="6937070" y="7712"/>
                                </a:lnTo>
                                <a:lnTo>
                                  <a:pt x="6937071" y="10672"/>
                                </a:lnTo>
                                <a:lnTo>
                                  <a:pt x="6937071" y="764856"/>
                                </a:lnTo>
                                <a:lnTo>
                                  <a:pt x="6926398" y="775528"/>
                                </a:lnTo>
                                <a:lnTo>
                                  <a:pt x="10672" y="775528"/>
                                </a:lnTo>
                                <a:lnTo>
                                  <a:pt x="7725" y="775514"/>
                                </a:lnTo>
                                <a:lnTo>
                                  <a:pt x="5209" y="774475"/>
                                </a:lnTo>
                                <a:lnTo>
                                  <a:pt x="3125" y="772391"/>
                                </a:lnTo>
                                <a:lnTo>
                                  <a:pt x="1041" y="770306"/>
                                </a:lnTo>
                                <a:lnTo>
                                  <a:pt x="0" y="767787"/>
                                </a:lnTo>
                                <a:lnTo>
                                  <a:pt x="0" y="764856"/>
                                </a:lnTo>
                                <a:close/>
                              </a:path>
                            </a:pathLst>
                          </a:custGeom>
                          <a:ln w="7114">
                            <a:solidFill>
                              <a:srgbClr val="CAD0D6"/>
                            </a:solidFill>
                            <a:prstDash val="solid"/>
                          </a:ln>
                        </wps:spPr>
                        <wps:bodyPr wrap="square" lIns="0" tIns="0" rIns="0" bIns="0" rtlCol="0">
                          <a:noAutofit/>
                        </wps:bodyPr>
                      </wps:wsp>
                      <wps:wsp>
                        <wps:cNvPr id="1798981614" name="Graphic 286"/>
                        <wps:cNvSpPr/>
                        <wps:spPr>
                          <a:xfrm>
                            <a:off x="60477" y="586982"/>
                            <a:ext cx="448309" cy="128270"/>
                          </a:xfrm>
                          <a:custGeom>
                            <a:avLst/>
                            <a:gdLst/>
                            <a:ahLst/>
                            <a:cxnLst/>
                            <a:rect l="l" t="t" r="r" b="b"/>
                            <a:pathLst>
                              <a:path w="448309" h="128270">
                                <a:moveTo>
                                  <a:pt x="0" y="74706"/>
                                </a:moveTo>
                                <a:lnTo>
                                  <a:pt x="0" y="53362"/>
                                </a:lnTo>
                                <a:lnTo>
                                  <a:pt x="0" y="49847"/>
                                </a:lnTo>
                                <a:lnTo>
                                  <a:pt x="341" y="46375"/>
                                </a:lnTo>
                                <a:lnTo>
                                  <a:pt x="1025" y="42938"/>
                                </a:lnTo>
                                <a:lnTo>
                                  <a:pt x="1708" y="39509"/>
                                </a:lnTo>
                                <a:lnTo>
                                  <a:pt x="2721" y="36172"/>
                                </a:lnTo>
                                <a:lnTo>
                                  <a:pt x="4061" y="32935"/>
                                </a:lnTo>
                                <a:lnTo>
                                  <a:pt x="5402" y="29697"/>
                                </a:lnTo>
                                <a:lnTo>
                                  <a:pt x="15629" y="15617"/>
                                </a:lnTo>
                                <a:lnTo>
                                  <a:pt x="18106" y="13134"/>
                                </a:lnTo>
                                <a:lnTo>
                                  <a:pt x="20802" y="10921"/>
                                </a:lnTo>
                                <a:lnTo>
                                  <a:pt x="23715" y="8979"/>
                                </a:lnTo>
                                <a:lnTo>
                                  <a:pt x="26629" y="7029"/>
                                </a:lnTo>
                                <a:lnTo>
                                  <a:pt x="42951" y="1031"/>
                                </a:lnTo>
                                <a:lnTo>
                                  <a:pt x="46388" y="348"/>
                                </a:lnTo>
                                <a:lnTo>
                                  <a:pt x="49858" y="0"/>
                                </a:lnTo>
                                <a:lnTo>
                                  <a:pt x="53362" y="0"/>
                                </a:lnTo>
                                <a:lnTo>
                                  <a:pt x="394879" y="0"/>
                                </a:lnTo>
                                <a:lnTo>
                                  <a:pt x="398383" y="0"/>
                                </a:lnTo>
                                <a:lnTo>
                                  <a:pt x="401853" y="348"/>
                                </a:lnTo>
                                <a:lnTo>
                                  <a:pt x="405289" y="1031"/>
                                </a:lnTo>
                                <a:lnTo>
                                  <a:pt x="408726" y="1707"/>
                                </a:lnTo>
                                <a:lnTo>
                                  <a:pt x="424525" y="8979"/>
                                </a:lnTo>
                                <a:lnTo>
                                  <a:pt x="427439" y="10921"/>
                                </a:lnTo>
                                <a:lnTo>
                                  <a:pt x="430134" y="13134"/>
                                </a:lnTo>
                                <a:lnTo>
                                  <a:pt x="432612" y="15617"/>
                                </a:lnTo>
                                <a:lnTo>
                                  <a:pt x="435089" y="18093"/>
                                </a:lnTo>
                                <a:lnTo>
                                  <a:pt x="444179" y="32935"/>
                                </a:lnTo>
                                <a:lnTo>
                                  <a:pt x="445520" y="36172"/>
                                </a:lnTo>
                                <a:lnTo>
                                  <a:pt x="446532" y="39509"/>
                                </a:lnTo>
                                <a:lnTo>
                                  <a:pt x="447216" y="42938"/>
                                </a:lnTo>
                                <a:lnTo>
                                  <a:pt x="447899" y="46375"/>
                                </a:lnTo>
                                <a:lnTo>
                                  <a:pt x="448241" y="49847"/>
                                </a:lnTo>
                                <a:lnTo>
                                  <a:pt x="448241" y="53362"/>
                                </a:lnTo>
                                <a:lnTo>
                                  <a:pt x="448241" y="74706"/>
                                </a:lnTo>
                                <a:lnTo>
                                  <a:pt x="448241" y="78207"/>
                                </a:lnTo>
                                <a:lnTo>
                                  <a:pt x="447899" y="81679"/>
                                </a:lnTo>
                                <a:lnTo>
                                  <a:pt x="447216" y="85116"/>
                                </a:lnTo>
                                <a:lnTo>
                                  <a:pt x="446532" y="88545"/>
                                </a:lnTo>
                                <a:lnTo>
                                  <a:pt x="445520" y="91882"/>
                                </a:lnTo>
                                <a:lnTo>
                                  <a:pt x="444179" y="95105"/>
                                </a:lnTo>
                                <a:lnTo>
                                  <a:pt x="442838" y="98342"/>
                                </a:lnTo>
                                <a:lnTo>
                                  <a:pt x="441194" y="101416"/>
                                </a:lnTo>
                                <a:lnTo>
                                  <a:pt x="439248" y="104333"/>
                                </a:lnTo>
                                <a:lnTo>
                                  <a:pt x="437301" y="107250"/>
                                </a:lnTo>
                                <a:lnTo>
                                  <a:pt x="424525" y="119061"/>
                                </a:lnTo>
                                <a:lnTo>
                                  <a:pt x="421612" y="121010"/>
                                </a:lnTo>
                                <a:lnTo>
                                  <a:pt x="398383" y="128069"/>
                                </a:lnTo>
                                <a:lnTo>
                                  <a:pt x="394879" y="128069"/>
                                </a:lnTo>
                                <a:lnTo>
                                  <a:pt x="53362" y="128069"/>
                                </a:lnTo>
                                <a:lnTo>
                                  <a:pt x="49858" y="128069"/>
                                </a:lnTo>
                                <a:lnTo>
                                  <a:pt x="46388" y="127720"/>
                                </a:lnTo>
                                <a:lnTo>
                                  <a:pt x="23715" y="119061"/>
                                </a:lnTo>
                                <a:lnTo>
                                  <a:pt x="20802" y="117119"/>
                                </a:lnTo>
                                <a:lnTo>
                                  <a:pt x="4061" y="95105"/>
                                </a:lnTo>
                                <a:lnTo>
                                  <a:pt x="2721" y="91882"/>
                                </a:lnTo>
                                <a:lnTo>
                                  <a:pt x="1708" y="88545"/>
                                </a:lnTo>
                                <a:lnTo>
                                  <a:pt x="1025" y="85116"/>
                                </a:lnTo>
                                <a:lnTo>
                                  <a:pt x="341" y="81679"/>
                                </a:lnTo>
                                <a:lnTo>
                                  <a:pt x="0" y="78207"/>
                                </a:lnTo>
                                <a:lnTo>
                                  <a:pt x="0" y="74706"/>
                                </a:lnTo>
                                <a:close/>
                              </a:path>
                            </a:pathLst>
                          </a:custGeom>
                          <a:ln w="7114">
                            <a:solidFill>
                              <a:srgbClr val="000000"/>
                            </a:solidFill>
                            <a:prstDash val="solid"/>
                          </a:ln>
                        </wps:spPr>
                        <wps:bodyPr wrap="square" lIns="0" tIns="0" rIns="0" bIns="0" rtlCol="0">
                          <a:noAutofit/>
                        </wps:bodyPr>
                      </wps:wsp>
                      <wps:wsp>
                        <wps:cNvPr id="680718651" name="Textbox 287"/>
                        <wps:cNvSpPr txBox="1"/>
                        <wps:spPr>
                          <a:xfrm>
                            <a:off x="10977" y="9192"/>
                            <a:ext cx="6922770" cy="764540"/>
                          </a:xfrm>
                          <a:prstGeom prst="rect">
                            <a:avLst/>
                          </a:prstGeom>
                        </wps:spPr>
                        <wps:txbx>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29</w:t>
                              </w:r>
                            </w:p>
                            <w:p>
                              <w:pPr>
                                <w:spacing w:before="79"/>
                                <w:ind w:left="77"/>
                                <w:rPr>
                                  <w:sz w:val="13"/>
                                </w:rPr>
                              </w:pPr>
                              <w:r>
                                <w:rPr>
                                  <w:color w:val="1C2025"/>
                                  <w:sz w:val="13"/>
                                </w:rPr>
                                <w:t>Not</w:t>
                              </w:r>
                              <w:r>
                                <w:rPr>
                                  <w:color w:val="1C2025"/>
                                  <w:spacing w:val="4"/>
                                  <w:sz w:val="13"/>
                                </w:rPr>
                                <w:t xml:space="preserve"> </w:t>
                              </w:r>
                              <w:r>
                                <w:rPr>
                                  <w:color w:val="1C2025"/>
                                  <w:spacing w:val="-2"/>
                                  <w:sz w:val="13"/>
                                </w:rPr>
                                <w:t>answered</w:t>
                              </w:r>
                            </w:p>
                            <w:p>
                              <w:pPr>
                                <w:spacing w:before="118"/>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38"/>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4.3pt;height:61.65pt;width:546.8pt;mso-position-horizontal-relative:page;mso-wrap-distance-bottom:0pt;mso-wrap-distance-top:0pt;z-index:-251285504;mso-width-relative:page;mso-height-relative:page;" coordsize="6944359,782955" o:gfxdata="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">
                <o:lock v:ext="edit" aspectratio="f"/>
                <v:shape id="Graphic 285" o:spid="_x0000_s1026" o:spt="100" style="position:absolute;left:3557;top:3557;height:775970;width:6937375;" filled="f" stroked="t" coordsize="6937375,775970" o:gfxdata="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AFobooxgAAAOIAAAAPAAAAAAAAAAEAIAAAACIAAABkcnMvZG93bnJldi54bWxQSwECFAAUAAAA&#10;CACHTuJAMy8FnjsAAAA5AAAAEAAAAAAAAAABACAAAAAVAQAAZHJzL3NoYXBleG1sLnhtbFBLBQYA&#10;AAAABgAGAFsBAAC/AwAAAAA=&#10;" path="m0,764856l0,10672,0,7712,1041,5193,3125,3116,5209,1038,7725,0,10672,0,6926398,0,6929345,0,6931860,1038,6933944,3116,6936028,5193,6937070,7712,6937071,10672,6937071,764856,6926398,775528,10672,775528,7725,775514,5209,774475,3125,772391,1041,770306,0,767787,0,764856xe">
                  <v:fill on="f" focussize="0,0"/>
                  <v:stroke weight="0.560157480314961pt" color="#CAD0D6" joinstyle="round"/>
                  <v:imagedata o:title=""/>
                  <o:lock v:ext="edit" aspectratio="f"/>
                  <v:textbox inset="0mm,0mm,0mm,0mm"/>
                </v:shape>
                <v:shape id="Graphic 286" o:spid="_x0000_s1026" o:spt="100" style="position:absolute;left:60477;top:586982;height:128270;width:448309;" filled="f" stroked="t" coordsize="448309,128270" o:gfxdata="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r1YcR&#10;wAAAAOMAAAAPAAAAAAAAAAEAIAAAACIAAABkcnMvZG93bnJldi54bWxQSwECFAAUAAAACACHTuJA&#10;My8FnjsAAAA5AAAAEAAAAAAAAAABACAAAAAPAQAAZHJzL3NoYXBleG1sLnhtbFBLBQYAAAAABgAG&#10;AFsBAAC5AwAAAAA=&#10;" path="m0,74706l0,53362,0,49847,341,46375,1025,42938,1708,39509,2721,36172,4061,32935,5402,29697,15629,15617,18106,13134,20802,10921,23715,8979,26629,7029,42951,1031,46388,348,49858,0,53362,0,394879,0,398383,0,401853,348,405289,1031,408726,1707,424525,8979,427439,10921,430134,13134,432612,15617,435089,18093,444179,32935,445520,36172,446532,39509,447216,42938,447899,46375,448241,49847,448241,53362,448241,74706,448241,78207,447899,81679,447216,85116,446532,88545,445520,91882,444179,95105,442838,98342,441194,101416,439248,104333,437301,107250,424525,119061,421612,121010,398383,128069,394879,128069,53362,128069,49858,128069,46388,127720,23715,119061,20802,117119,4061,95105,2721,91882,1708,88545,1025,85116,341,81679,0,78207,0,74706xe">
                  <v:fill on="f" focussize="0,0"/>
                  <v:stroke weight="0.560157480314961pt" color="#000000" joinstyle="round"/>
                  <v:imagedata o:title=""/>
                  <o:lock v:ext="edit" aspectratio="f"/>
                  <v:textbox inset="0mm,0mm,0mm,0mm"/>
                </v:shape>
                <v:shape id="Textbox 287" o:spid="_x0000_s1026" o:spt="202" type="#_x0000_t202" style="position:absolute;left:10977;top:9192;height:764540;width:6922770;" filled="f" stroked="f" coordsize="21600,21600" o:gfxdata="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nDKpJMQAAADiAAAADwAAAAAAAAABACAAAAAiAAAAZHJzL2Rvd25yZXYueG1sUEsBAhQAFAAAAAgA&#10;h07iQDMvBZ47AAAAOQAAABAAAAAAAAAAAQAgAAAAEwEAAGRycy9zaGFwZXhtbC54bWxQSwUGAAAA&#10;AAYABgBbAQAAvQMAAAAA&#10;">
                  <v:fill on="f" focussize="0,0"/>
                  <v:stroke on="f"/>
                  <v:imagedata o:title=""/>
                  <o:lock v:ext="edit" aspectratio="f"/>
                  <v:textbox inset="0mm,0mm,0mm,0mm">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29</w:t>
                        </w:r>
                      </w:p>
                      <w:p>
                        <w:pPr>
                          <w:spacing w:before="79"/>
                          <w:ind w:left="77"/>
                          <w:rPr>
                            <w:sz w:val="13"/>
                          </w:rPr>
                        </w:pPr>
                        <w:r>
                          <w:rPr>
                            <w:color w:val="1C2025"/>
                            <w:sz w:val="13"/>
                          </w:rPr>
                          <w:t>Not</w:t>
                        </w:r>
                        <w:r>
                          <w:rPr>
                            <w:color w:val="1C2025"/>
                            <w:spacing w:val="4"/>
                            <w:sz w:val="13"/>
                          </w:rPr>
                          <w:t xml:space="preserve"> </w:t>
                        </w:r>
                        <w:r>
                          <w:rPr>
                            <w:color w:val="1C2025"/>
                            <w:spacing w:val="-2"/>
                            <w:sz w:val="13"/>
                          </w:rPr>
                          <w:t>answered</w:t>
                        </w:r>
                      </w:p>
                      <w:p>
                        <w:pPr>
                          <w:spacing w:before="118"/>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38"/>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rPr>
          <w:rFonts w:ascii="Arial MT"/>
        </w:rPr>
      </w:pPr>
    </w:p>
    <w:p>
      <w:pPr>
        <w:pStyle w:val="4"/>
        <w:spacing w:before="165"/>
        <w:rPr>
          <w:rFonts w:ascii="Arial MT"/>
        </w:rPr>
      </w:pPr>
    </w:p>
    <w:p>
      <w:pPr>
        <w:pStyle w:val="4"/>
        <w:ind w:left="468"/>
      </w:pPr>
      <w:r>
        <w:rPr>
          <w:color w:val="001A1D"/>
          <w:w w:val="105"/>
        </w:rPr>
        <w:t>Một</w:t>
      </w:r>
      <w:r>
        <w:rPr>
          <w:color w:val="001A1D"/>
          <w:spacing w:val="-4"/>
          <w:w w:val="105"/>
        </w:rPr>
        <w:t xml:space="preserve"> </w:t>
      </w:r>
      <w:r>
        <w:rPr>
          <w:color w:val="001A1D"/>
          <w:w w:val="105"/>
        </w:rPr>
        <w:t>hệ</w:t>
      </w:r>
      <w:r>
        <w:rPr>
          <w:color w:val="001A1D"/>
          <w:spacing w:val="-5"/>
          <w:w w:val="105"/>
        </w:rPr>
        <w:t xml:space="preserve"> </w:t>
      </w:r>
      <w:r>
        <w:rPr>
          <w:color w:val="001A1D"/>
          <w:w w:val="105"/>
        </w:rPr>
        <w:t>thống</w:t>
      </w:r>
      <w:r>
        <w:rPr>
          <w:color w:val="001A1D"/>
          <w:spacing w:val="-4"/>
          <w:w w:val="105"/>
        </w:rPr>
        <w:t xml:space="preserve"> </w:t>
      </w:r>
      <w:r>
        <w:rPr>
          <w:color w:val="001A1D"/>
          <w:w w:val="105"/>
        </w:rPr>
        <w:t>xác</w:t>
      </w:r>
      <w:r>
        <w:rPr>
          <w:color w:val="001A1D"/>
          <w:spacing w:val="-4"/>
          <w:w w:val="105"/>
        </w:rPr>
        <w:t xml:space="preserve"> </w:t>
      </w:r>
      <w:r>
        <w:rPr>
          <w:color w:val="001A1D"/>
          <w:w w:val="105"/>
        </w:rPr>
        <w:t>thực</w:t>
      </w:r>
      <w:r>
        <w:rPr>
          <w:color w:val="001A1D"/>
          <w:spacing w:val="-4"/>
          <w:w w:val="105"/>
        </w:rPr>
        <w:t xml:space="preserve"> </w:t>
      </w:r>
      <w:r>
        <w:rPr>
          <w:color w:val="001A1D"/>
          <w:w w:val="105"/>
        </w:rPr>
        <w:t>sinh</w:t>
      </w:r>
      <w:r>
        <w:rPr>
          <w:color w:val="001A1D"/>
          <w:spacing w:val="-4"/>
          <w:w w:val="105"/>
        </w:rPr>
        <w:t xml:space="preserve"> </w:t>
      </w:r>
      <w:r>
        <w:rPr>
          <w:color w:val="001A1D"/>
          <w:w w:val="105"/>
        </w:rPr>
        <w:t>trắc</w:t>
      </w:r>
      <w:r>
        <w:rPr>
          <w:color w:val="001A1D"/>
          <w:spacing w:val="-4"/>
          <w:w w:val="105"/>
        </w:rPr>
        <w:t xml:space="preserve"> </w:t>
      </w:r>
      <w:r>
        <w:rPr>
          <w:color w:val="001A1D"/>
          <w:w w:val="105"/>
        </w:rPr>
        <w:t>học</w:t>
      </w:r>
      <w:r>
        <w:rPr>
          <w:color w:val="001A1D"/>
          <w:spacing w:val="-4"/>
          <w:w w:val="105"/>
        </w:rPr>
        <w:t xml:space="preserve"> </w:t>
      </w:r>
      <w:r>
        <w:rPr>
          <w:color w:val="001A1D"/>
          <w:w w:val="105"/>
        </w:rPr>
        <w:t>cho</w:t>
      </w:r>
      <w:r>
        <w:rPr>
          <w:color w:val="001A1D"/>
          <w:spacing w:val="-4"/>
          <w:w w:val="105"/>
        </w:rPr>
        <w:t xml:space="preserve"> </w:t>
      </w:r>
      <w:r>
        <w:rPr>
          <w:color w:val="001A1D"/>
          <w:w w:val="105"/>
        </w:rPr>
        <w:t>phép</w:t>
      </w:r>
      <w:r>
        <w:rPr>
          <w:color w:val="001A1D"/>
          <w:spacing w:val="-4"/>
          <w:w w:val="105"/>
        </w:rPr>
        <w:t xml:space="preserve"> </w:t>
      </w:r>
      <w:r>
        <w:rPr>
          <w:color w:val="001A1D"/>
          <w:w w:val="105"/>
        </w:rPr>
        <w:t>một</w:t>
      </w:r>
      <w:r>
        <w:rPr>
          <w:color w:val="001A1D"/>
          <w:spacing w:val="-4"/>
          <w:w w:val="105"/>
        </w:rPr>
        <w:t xml:space="preserve"> </w:t>
      </w:r>
      <w:r>
        <w:rPr>
          <w:color w:val="001A1D"/>
          <w:w w:val="105"/>
        </w:rPr>
        <w:t>người</w:t>
      </w:r>
      <w:r>
        <w:rPr>
          <w:color w:val="001A1D"/>
          <w:spacing w:val="-4"/>
          <w:w w:val="105"/>
        </w:rPr>
        <w:t xml:space="preserve"> </w:t>
      </w:r>
      <w:r>
        <w:rPr>
          <w:color w:val="001A1D"/>
          <w:w w:val="105"/>
        </w:rPr>
        <w:t>giả</w:t>
      </w:r>
      <w:r>
        <w:rPr>
          <w:color w:val="001A1D"/>
          <w:spacing w:val="-4"/>
          <w:w w:val="105"/>
        </w:rPr>
        <w:t xml:space="preserve"> </w:t>
      </w:r>
      <w:r>
        <w:rPr>
          <w:color w:val="001A1D"/>
          <w:w w:val="105"/>
        </w:rPr>
        <w:t>mạo</w:t>
      </w:r>
      <w:r>
        <w:rPr>
          <w:color w:val="001A1D"/>
          <w:spacing w:val="-4"/>
          <w:w w:val="105"/>
        </w:rPr>
        <w:t xml:space="preserve"> </w:t>
      </w:r>
      <w:r>
        <w:rPr>
          <w:color w:val="001A1D"/>
          <w:w w:val="105"/>
        </w:rPr>
        <w:t>hình</w:t>
      </w:r>
      <w:r>
        <w:rPr>
          <w:color w:val="001A1D"/>
          <w:spacing w:val="-4"/>
          <w:w w:val="105"/>
        </w:rPr>
        <w:t xml:space="preserve"> </w:t>
      </w:r>
      <w:r>
        <w:rPr>
          <w:color w:val="001A1D"/>
          <w:w w:val="105"/>
        </w:rPr>
        <w:t>thức</w:t>
      </w:r>
      <w:r>
        <w:rPr>
          <w:color w:val="001A1D"/>
          <w:spacing w:val="-4"/>
          <w:w w:val="105"/>
        </w:rPr>
        <w:t xml:space="preserve"> </w:t>
      </w:r>
      <w:r>
        <w:rPr>
          <w:color w:val="001A1D"/>
          <w:w w:val="105"/>
        </w:rPr>
        <w:t>nhân</w:t>
      </w:r>
      <w:r>
        <w:rPr>
          <w:color w:val="001A1D"/>
          <w:spacing w:val="-4"/>
          <w:w w:val="105"/>
        </w:rPr>
        <w:t xml:space="preserve"> </w:t>
      </w:r>
      <w:r>
        <w:rPr>
          <w:color w:val="001A1D"/>
          <w:w w:val="105"/>
        </w:rPr>
        <w:t>viên</w:t>
      </w:r>
      <w:r>
        <w:rPr>
          <w:color w:val="001A1D"/>
          <w:spacing w:val="-4"/>
          <w:w w:val="105"/>
        </w:rPr>
        <w:t xml:space="preserve"> </w:t>
      </w:r>
      <w:r>
        <w:rPr>
          <w:color w:val="001A1D"/>
          <w:w w:val="105"/>
        </w:rPr>
        <w:t>công</w:t>
      </w:r>
      <w:r>
        <w:rPr>
          <w:color w:val="001A1D"/>
          <w:spacing w:val="-4"/>
          <w:w w:val="105"/>
        </w:rPr>
        <w:t xml:space="preserve"> </w:t>
      </w:r>
      <w:r>
        <w:rPr>
          <w:color w:val="001A1D"/>
          <w:w w:val="105"/>
        </w:rPr>
        <w:t>ty</w:t>
      </w:r>
      <w:r>
        <w:rPr>
          <w:color w:val="001A1D"/>
          <w:spacing w:val="-4"/>
          <w:w w:val="105"/>
        </w:rPr>
        <w:t xml:space="preserve"> </w:t>
      </w:r>
      <w:r>
        <w:rPr>
          <w:color w:val="001A1D"/>
          <w:w w:val="105"/>
        </w:rPr>
        <w:t>khi</w:t>
      </w:r>
      <w:r>
        <w:rPr>
          <w:color w:val="001A1D"/>
          <w:spacing w:val="-4"/>
          <w:w w:val="105"/>
        </w:rPr>
        <w:t xml:space="preserve"> </w:t>
      </w:r>
      <w:r>
        <w:rPr>
          <w:color w:val="001A1D"/>
          <w:w w:val="105"/>
        </w:rPr>
        <w:t>vào</w:t>
      </w:r>
      <w:r>
        <w:rPr>
          <w:color w:val="001A1D"/>
          <w:spacing w:val="-4"/>
          <w:w w:val="105"/>
        </w:rPr>
        <w:t xml:space="preserve"> </w:t>
      </w:r>
      <w:r>
        <w:rPr>
          <w:color w:val="001A1D"/>
          <w:w w:val="105"/>
        </w:rPr>
        <w:t>hệ</w:t>
      </w:r>
      <w:r>
        <w:rPr>
          <w:color w:val="001A1D"/>
          <w:spacing w:val="-4"/>
          <w:w w:val="105"/>
        </w:rPr>
        <w:t xml:space="preserve"> </w:t>
      </w:r>
      <w:r>
        <w:rPr>
          <w:color w:val="001A1D"/>
          <w:w w:val="105"/>
        </w:rPr>
        <w:t>thống</w:t>
      </w:r>
      <w:r>
        <w:rPr>
          <w:color w:val="001A1D"/>
          <w:spacing w:val="-4"/>
          <w:w w:val="105"/>
        </w:rPr>
        <w:t xml:space="preserve"> </w:t>
      </w:r>
      <w:r>
        <w:rPr>
          <w:color w:val="001A1D"/>
          <w:w w:val="105"/>
        </w:rPr>
        <w:t>là</w:t>
      </w:r>
      <w:r>
        <w:rPr>
          <w:color w:val="001A1D"/>
          <w:spacing w:val="-4"/>
          <w:w w:val="105"/>
        </w:rPr>
        <w:t xml:space="preserve"> </w:t>
      </w:r>
      <w:r>
        <w:rPr>
          <w:color w:val="001A1D"/>
          <w:w w:val="105"/>
        </w:rPr>
        <w:t>hiện</w:t>
      </w:r>
      <w:r>
        <w:rPr>
          <w:color w:val="001A1D"/>
          <w:spacing w:val="-4"/>
          <w:w w:val="105"/>
        </w:rPr>
        <w:t xml:space="preserve"> </w:t>
      </w:r>
      <w:r>
        <w:rPr>
          <w:color w:val="001A1D"/>
          <w:w w:val="105"/>
        </w:rPr>
        <w:t>tượng</w:t>
      </w:r>
      <w:r>
        <w:rPr>
          <w:color w:val="001A1D"/>
          <w:spacing w:val="-4"/>
          <w:w w:val="105"/>
        </w:rPr>
        <w:t xml:space="preserve"> </w:t>
      </w:r>
      <w:r>
        <w:rPr>
          <w:color w:val="001A1D"/>
          <w:w w:val="105"/>
        </w:rPr>
        <w:t>gì</w:t>
      </w:r>
      <w:r>
        <w:rPr>
          <w:color w:val="001A1D"/>
          <w:spacing w:val="-4"/>
          <w:w w:val="105"/>
        </w:rPr>
        <w:t xml:space="preserve"> sau?</w:t>
      </w:r>
    </w:p>
    <w:p>
      <w:pPr>
        <w:pStyle w:val="4"/>
      </w:pPr>
    </w:p>
    <w:p>
      <w:pPr>
        <w:pStyle w:val="4"/>
      </w:pPr>
    </w:p>
    <w:p>
      <w:pPr>
        <w:pStyle w:val="4"/>
        <w:spacing w:before="22"/>
      </w:pPr>
    </w:p>
    <w:p>
      <w:pPr>
        <w:pStyle w:val="5"/>
        <w:numPr>
          <w:ilvl w:val="0"/>
          <w:numId w:val="29"/>
        </w:numPr>
        <w:tabs>
          <w:tab w:val="left" w:pos="1098"/>
        </w:tabs>
        <w:spacing w:before="1"/>
        <w:ind w:left="1098" w:hanging="294"/>
        <w:rPr>
          <w:sz w:val="16"/>
        </w:rPr>
      </w:pPr>
      <w:r>
        <w:drawing>
          <wp:anchor distT="0" distB="0" distL="0" distR="0" simplePos="0" relativeHeight="251962368" behindDoc="0" locked="0" layoutInCell="1" allowOverlap="1">
            <wp:simplePos x="0" y="0"/>
            <wp:positionH relativeFrom="page">
              <wp:posOffset>611505</wp:posOffset>
            </wp:positionH>
            <wp:positionV relativeFrom="paragraph">
              <wp:posOffset>24765</wp:posOffset>
            </wp:positionV>
            <wp:extent cx="92710" cy="92710"/>
            <wp:effectExtent l="0" t="0" r="0" b="0"/>
            <wp:wrapNone/>
            <wp:docPr id="1836519467" name="Picture 1836519467"/>
            <wp:cNvGraphicFramePr/>
            <a:graphic xmlns:a="http://schemas.openxmlformats.org/drawingml/2006/main">
              <a:graphicData uri="http://schemas.openxmlformats.org/drawingml/2006/picture">
                <pic:pic xmlns:pic="http://schemas.openxmlformats.org/drawingml/2006/picture">
                  <pic:nvPicPr>
                    <pic:cNvPr id="1836519467" name="Picture 1836519467"/>
                    <pic:cNvPicPr/>
                  </pic:nvPicPr>
                  <pic:blipFill>
                    <a:blip r:embed="rId91" cstate="print"/>
                    <a:stretch>
                      <a:fillRect/>
                    </a:stretch>
                  </pic:blipFill>
                  <pic:spPr>
                    <a:xfrm>
                      <a:off x="0" y="0"/>
                      <a:ext cx="92494" cy="92494"/>
                    </a:xfrm>
                    <a:prstGeom prst="rect">
                      <a:avLst/>
                    </a:prstGeom>
                  </pic:spPr>
                </pic:pic>
              </a:graphicData>
            </a:graphic>
          </wp:anchor>
        </w:drawing>
      </w:r>
      <w:r>
        <w:rPr>
          <w:color w:val="001A1D"/>
          <w:w w:val="105"/>
          <w:sz w:val="16"/>
        </w:rPr>
        <w:t>False</w:t>
      </w:r>
      <w:r>
        <w:rPr>
          <w:color w:val="001A1D"/>
          <w:spacing w:val="-11"/>
          <w:w w:val="105"/>
          <w:sz w:val="16"/>
        </w:rPr>
        <w:t xml:space="preserve"> </w:t>
      </w:r>
      <w:r>
        <w:rPr>
          <w:color w:val="001A1D"/>
          <w:spacing w:val="-2"/>
          <w:w w:val="105"/>
          <w:sz w:val="16"/>
        </w:rPr>
        <w:t>positive</w:t>
      </w:r>
    </w:p>
    <w:p>
      <w:pPr>
        <w:pStyle w:val="5"/>
        <w:numPr>
          <w:ilvl w:val="0"/>
          <w:numId w:val="29"/>
        </w:numPr>
        <w:tabs>
          <w:tab w:val="left" w:pos="1098"/>
        </w:tabs>
        <w:ind w:left="1098" w:hanging="294"/>
        <w:rPr>
          <w:sz w:val="16"/>
        </w:rPr>
      </w:pPr>
      <w:r>
        <w:drawing>
          <wp:anchor distT="0" distB="0" distL="0" distR="0" simplePos="0" relativeHeight="251963392"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662485565" name="Picture 662485565"/>
            <wp:cNvGraphicFramePr/>
            <a:graphic xmlns:a="http://schemas.openxmlformats.org/drawingml/2006/main">
              <a:graphicData uri="http://schemas.openxmlformats.org/drawingml/2006/picture">
                <pic:pic xmlns:pic="http://schemas.openxmlformats.org/drawingml/2006/picture">
                  <pic:nvPicPr>
                    <pic:cNvPr id="662485565" name="Picture 662485565"/>
                    <pic:cNvPicPr/>
                  </pic:nvPicPr>
                  <pic:blipFill>
                    <a:blip r:embed="rId92" cstate="print"/>
                    <a:stretch>
                      <a:fillRect/>
                    </a:stretch>
                  </pic:blipFill>
                  <pic:spPr>
                    <a:xfrm>
                      <a:off x="0" y="0"/>
                      <a:ext cx="92494" cy="92494"/>
                    </a:xfrm>
                    <a:prstGeom prst="rect">
                      <a:avLst/>
                    </a:prstGeom>
                  </pic:spPr>
                </pic:pic>
              </a:graphicData>
            </a:graphic>
          </wp:anchor>
        </w:drawing>
      </w:r>
      <w:r>
        <w:rPr>
          <w:color w:val="001A1D"/>
          <w:spacing w:val="-4"/>
          <w:w w:val="105"/>
          <w:sz w:val="16"/>
        </w:rPr>
        <w:t xml:space="preserve">True </w:t>
      </w:r>
      <w:r>
        <w:rPr>
          <w:color w:val="001A1D"/>
          <w:spacing w:val="-2"/>
          <w:w w:val="105"/>
          <w:sz w:val="16"/>
        </w:rPr>
        <w:t>negative</w:t>
      </w:r>
    </w:p>
    <w:p>
      <w:pPr>
        <w:pStyle w:val="5"/>
        <w:numPr>
          <w:ilvl w:val="0"/>
          <w:numId w:val="29"/>
        </w:numPr>
        <w:tabs>
          <w:tab w:val="left" w:pos="1098"/>
        </w:tabs>
        <w:spacing w:before="90"/>
        <w:ind w:left="1098" w:hanging="294"/>
        <w:rPr>
          <w:sz w:val="16"/>
        </w:rPr>
      </w:pPr>
      <w:r>
        <w:drawing>
          <wp:anchor distT="0" distB="0" distL="0" distR="0" simplePos="0" relativeHeight="251964416" behindDoc="0" locked="0" layoutInCell="1" allowOverlap="1">
            <wp:simplePos x="0" y="0"/>
            <wp:positionH relativeFrom="page">
              <wp:posOffset>611505</wp:posOffset>
            </wp:positionH>
            <wp:positionV relativeFrom="paragraph">
              <wp:posOffset>81280</wp:posOffset>
            </wp:positionV>
            <wp:extent cx="92710" cy="92710"/>
            <wp:effectExtent l="0" t="0" r="0" b="0"/>
            <wp:wrapNone/>
            <wp:docPr id="1309720960" name="Picture 1309720960"/>
            <wp:cNvGraphicFramePr/>
            <a:graphic xmlns:a="http://schemas.openxmlformats.org/drawingml/2006/main">
              <a:graphicData uri="http://schemas.openxmlformats.org/drawingml/2006/picture">
                <pic:pic xmlns:pic="http://schemas.openxmlformats.org/drawingml/2006/picture">
                  <pic:nvPicPr>
                    <pic:cNvPr id="1309720960" name="Picture 1309720960"/>
                    <pic:cNvPicPr/>
                  </pic:nvPicPr>
                  <pic:blipFill>
                    <a:blip r:embed="rId93" cstate="print"/>
                    <a:stretch>
                      <a:fillRect/>
                    </a:stretch>
                  </pic:blipFill>
                  <pic:spPr>
                    <a:xfrm>
                      <a:off x="0" y="0"/>
                      <a:ext cx="92494" cy="92494"/>
                    </a:xfrm>
                    <a:prstGeom prst="rect">
                      <a:avLst/>
                    </a:prstGeom>
                  </pic:spPr>
                </pic:pic>
              </a:graphicData>
            </a:graphic>
          </wp:anchor>
        </w:drawing>
      </w:r>
      <w:r>
        <w:rPr>
          <w:color w:val="001A1D"/>
          <w:spacing w:val="-4"/>
          <w:w w:val="105"/>
          <w:sz w:val="16"/>
        </w:rPr>
        <w:t xml:space="preserve">True </w:t>
      </w:r>
      <w:r>
        <w:rPr>
          <w:color w:val="001A1D"/>
          <w:spacing w:val="-2"/>
          <w:w w:val="105"/>
          <w:sz w:val="16"/>
        </w:rPr>
        <w:t>positive</w:t>
      </w:r>
    </w:p>
    <w:p>
      <w:pPr>
        <w:pStyle w:val="5"/>
        <w:numPr>
          <w:ilvl w:val="0"/>
          <w:numId w:val="29"/>
        </w:numPr>
        <w:tabs>
          <w:tab w:val="left" w:pos="1098"/>
        </w:tabs>
        <w:spacing w:before="78"/>
        <w:ind w:left="1098" w:hanging="294"/>
        <w:rPr>
          <w:sz w:val="16"/>
          <w:highlight w:val="green"/>
        </w:rPr>
      </w:pPr>
      <w:r>
        <w:rPr>
          <w:highlight w:val="green"/>
        </w:rPr>
        <w:drawing>
          <wp:anchor distT="0" distB="0" distL="0" distR="0" simplePos="0" relativeHeight="251965440" behindDoc="0" locked="0" layoutInCell="1" allowOverlap="1">
            <wp:simplePos x="0" y="0"/>
            <wp:positionH relativeFrom="page">
              <wp:posOffset>611505</wp:posOffset>
            </wp:positionH>
            <wp:positionV relativeFrom="paragraph">
              <wp:posOffset>73660</wp:posOffset>
            </wp:positionV>
            <wp:extent cx="92710" cy="92710"/>
            <wp:effectExtent l="0" t="0" r="0" b="0"/>
            <wp:wrapNone/>
            <wp:docPr id="344969273" name="Picture 344969273"/>
            <wp:cNvGraphicFramePr/>
            <a:graphic xmlns:a="http://schemas.openxmlformats.org/drawingml/2006/main">
              <a:graphicData uri="http://schemas.openxmlformats.org/drawingml/2006/picture">
                <pic:pic xmlns:pic="http://schemas.openxmlformats.org/drawingml/2006/picture">
                  <pic:nvPicPr>
                    <pic:cNvPr id="344969273" name="Picture 344969273"/>
                    <pic:cNvPicPr/>
                  </pic:nvPicPr>
                  <pic:blipFill>
                    <a:blip r:embed="rId94" cstate="print"/>
                    <a:stretch>
                      <a:fillRect/>
                    </a:stretch>
                  </pic:blipFill>
                  <pic:spPr>
                    <a:xfrm>
                      <a:off x="0" y="0"/>
                      <a:ext cx="92494" cy="92494"/>
                    </a:xfrm>
                    <a:prstGeom prst="rect">
                      <a:avLst/>
                    </a:prstGeom>
                  </pic:spPr>
                </pic:pic>
              </a:graphicData>
            </a:graphic>
          </wp:anchor>
        </w:drawing>
      </w:r>
      <w:r>
        <w:rPr>
          <w:color w:val="001A1D"/>
          <w:w w:val="105"/>
          <w:sz w:val="16"/>
          <w:highlight w:val="green"/>
        </w:rPr>
        <w:t>False</w:t>
      </w:r>
      <w:r>
        <w:rPr>
          <w:color w:val="001A1D"/>
          <w:spacing w:val="-11"/>
          <w:w w:val="105"/>
          <w:sz w:val="16"/>
          <w:highlight w:val="green"/>
        </w:rPr>
        <w:t xml:space="preserve"> </w:t>
      </w:r>
      <w:r>
        <w:rPr>
          <w:color w:val="001A1D"/>
          <w:spacing w:val="-2"/>
          <w:w w:val="105"/>
          <w:sz w:val="16"/>
          <w:highlight w:val="green"/>
        </w:rPr>
        <w:t>negative</w:t>
      </w:r>
    </w:p>
    <w:p>
      <w:pPr>
        <w:pStyle w:val="4"/>
      </w:pPr>
    </w:p>
    <w:p>
      <w:pPr>
        <w:pStyle w:val="4"/>
      </w:pPr>
    </w:p>
    <w:p>
      <w:pPr>
        <w:pStyle w:val="4"/>
        <w:spacing w:before="34"/>
      </w:pPr>
    </w:p>
    <w:p>
      <w:pPr>
        <w:pStyle w:val="4"/>
        <w:ind w:left="468"/>
      </w:pPr>
      <w:r>
        <w:rPr>
          <w:color w:val="8E662E"/>
          <w:w w:val="105"/>
        </w:rPr>
        <w:t>Câu</w:t>
      </w:r>
      <w:r>
        <w:rPr>
          <w:color w:val="8E662E"/>
          <w:spacing w:val="-4"/>
          <w:w w:val="105"/>
        </w:rPr>
        <w:t xml:space="preserve"> </w:t>
      </w:r>
      <w:r>
        <w:rPr>
          <w:color w:val="8E662E"/>
          <w:w w:val="105"/>
        </w:rPr>
        <w:t>trả</w:t>
      </w:r>
      <w:r>
        <w:rPr>
          <w:color w:val="8E662E"/>
          <w:spacing w:val="-3"/>
          <w:w w:val="105"/>
        </w:rPr>
        <w:t xml:space="preserve"> </w:t>
      </w:r>
      <w:r>
        <w:rPr>
          <w:color w:val="8E662E"/>
          <w:w w:val="105"/>
        </w:rPr>
        <w:t>lời</w:t>
      </w:r>
      <w:r>
        <w:rPr>
          <w:color w:val="8E662E"/>
          <w:spacing w:val="-4"/>
          <w:w w:val="105"/>
        </w:rPr>
        <w:t xml:space="preserve"> </w:t>
      </w:r>
      <w:r>
        <w:rPr>
          <w:color w:val="8E662E"/>
          <w:w w:val="105"/>
        </w:rPr>
        <w:t>của</w:t>
      </w:r>
      <w:r>
        <w:rPr>
          <w:color w:val="8E662E"/>
          <w:spacing w:val="-3"/>
          <w:w w:val="105"/>
        </w:rPr>
        <w:t xml:space="preserve"> </w:t>
      </w:r>
      <w:r>
        <w:rPr>
          <w:color w:val="8E662E"/>
          <w:w w:val="105"/>
        </w:rPr>
        <w:t>bạn</w:t>
      </w:r>
      <w:r>
        <w:rPr>
          <w:color w:val="8E662E"/>
          <w:spacing w:val="-4"/>
          <w:w w:val="105"/>
        </w:rPr>
        <w:t xml:space="preserve"> sai.</w:t>
      </w:r>
    </w:p>
    <w:p>
      <w:pPr>
        <w:pStyle w:val="4"/>
        <w:spacing w:before="123"/>
        <w:ind w:left="468"/>
      </w:pPr>
      <w:r>
        <w:rPr>
          <w:color w:val="8E662E"/>
          <w:w w:val="105"/>
        </w:rPr>
        <w:t>The</w:t>
      </w:r>
      <w:r>
        <w:rPr>
          <w:color w:val="8E662E"/>
          <w:spacing w:val="-6"/>
          <w:w w:val="105"/>
        </w:rPr>
        <w:t xml:space="preserve"> </w:t>
      </w:r>
      <w:r>
        <w:rPr>
          <w:color w:val="8E662E"/>
          <w:w w:val="105"/>
        </w:rPr>
        <w:t>correct</w:t>
      </w:r>
      <w:r>
        <w:rPr>
          <w:color w:val="8E662E"/>
          <w:spacing w:val="-6"/>
          <w:w w:val="105"/>
        </w:rPr>
        <w:t xml:space="preserve"> </w:t>
      </w:r>
      <w:r>
        <w:rPr>
          <w:color w:val="8E662E"/>
          <w:w w:val="105"/>
        </w:rPr>
        <w:t>answer</w:t>
      </w:r>
      <w:r>
        <w:rPr>
          <w:color w:val="8E662E"/>
          <w:spacing w:val="-6"/>
          <w:w w:val="105"/>
        </w:rPr>
        <w:t xml:space="preserve"> </w:t>
      </w:r>
      <w:r>
        <w:rPr>
          <w:color w:val="8E662E"/>
          <w:w w:val="105"/>
        </w:rPr>
        <w:t>is:</w:t>
      </w:r>
      <w:r>
        <w:rPr>
          <w:color w:val="8E662E"/>
          <w:spacing w:val="-6"/>
          <w:w w:val="105"/>
        </w:rPr>
        <w:t xml:space="preserve"> </w:t>
      </w:r>
      <w:r>
        <w:rPr>
          <w:color w:val="8E662E"/>
          <w:w w:val="105"/>
        </w:rPr>
        <w:t>False</w:t>
      </w:r>
      <w:r>
        <w:rPr>
          <w:color w:val="8E662E"/>
          <w:spacing w:val="-6"/>
          <w:w w:val="105"/>
        </w:rPr>
        <w:t xml:space="preserve"> </w:t>
      </w:r>
      <w:r>
        <w:rPr>
          <w:color w:val="8E662E"/>
          <w:spacing w:val="-2"/>
          <w:w w:val="105"/>
        </w:rPr>
        <w:t>negative</w:t>
      </w:r>
    </w:p>
    <w:p>
      <w:pPr>
        <w:pStyle w:val="4"/>
        <w:spacing w:before="241"/>
        <w:rPr>
          <w:sz w:val="20"/>
        </w:rPr>
      </w:pPr>
      <w:r>
        <mc:AlternateContent>
          <mc:Choice Requires="wpg">
            <w:drawing>
              <wp:anchor distT="0" distB="0" distL="0" distR="0" simplePos="0" relativeHeight="252032000" behindDoc="1" locked="0" layoutInCell="1" allowOverlap="1">
                <wp:simplePos x="0" y="0"/>
                <wp:positionH relativeFrom="page">
                  <wp:posOffset>408940</wp:posOffset>
                </wp:positionH>
                <wp:positionV relativeFrom="paragraph">
                  <wp:posOffset>337185</wp:posOffset>
                </wp:positionV>
                <wp:extent cx="6944360" cy="782955"/>
                <wp:effectExtent l="0" t="0" r="0" b="0"/>
                <wp:wrapTopAndBottom/>
                <wp:docPr id="266873371" name="Group 266873371"/>
                <wp:cNvGraphicFramePr/>
                <a:graphic xmlns:a="http://schemas.openxmlformats.org/drawingml/2006/main">
                  <a:graphicData uri="http://schemas.microsoft.com/office/word/2010/wordprocessingGroup">
                    <wpg:wgp>
                      <wpg:cNvGrpSpPr/>
                      <wpg:grpSpPr>
                        <a:xfrm>
                          <a:off x="0" y="0"/>
                          <a:ext cx="6944359" cy="782955"/>
                          <a:chOff x="0" y="0"/>
                          <a:chExt cx="6944359" cy="782955"/>
                        </a:xfrm>
                      </wpg:grpSpPr>
                      <wps:wsp>
                        <wps:cNvPr id="1566128494" name="Graphic 293"/>
                        <wps:cNvSpPr/>
                        <wps:spPr>
                          <a:xfrm>
                            <a:off x="3557" y="3557"/>
                            <a:ext cx="6937375" cy="775970"/>
                          </a:xfrm>
                          <a:custGeom>
                            <a:avLst/>
                            <a:gdLst/>
                            <a:ahLst/>
                            <a:cxnLst/>
                            <a:rect l="l" t="t" r="r" b="b"/>
                            <a:pathLst>
                              <a:path w="6937375" h="775970">
                                <a:moveTo>
                                  <a:pt x="0" y="764856"/>
                                </a:moveTo>
                                <a:lnTo>
                                  <a:pt x="0" y="10672"/>
                                </a:lnTo>
                                <a:lnTo>
                                  <a:pt x="0" y="7712"/>
                                </a:lnTo>
                                <a:lnTo>
                                  <a:pt x="1041" y="5193"/>
                                </a:lnTo>
                                <a:lnTo>
                                  <a:pt x="3125" y="3116"/>
                                </a:lnTo>
                                <a:lnTo>
                                  <a:pt x="5209" y="1038"/>
                                </a:lnTo>
                                <a:lnTo>
                                  <a:pt x="7725" y="0"/>
                                </a:lnTo>
                                <a:lnTo>
                                  <a:pt x="10672" y="0"/>
                                </a:lnTo>
                                <a:lnTo>
                                  <a:pt x="6926398" y="0"/>
                                </a:lnTo>
                                <a:lnTo>
                                  <a:pt x="6929345" y="0"/>
                                </a:lnTo>
                                <a:lnTo>
                                  <a:pt x="6931860" y="1038"/>
                                </a:lnTo>
                                <a:lnTo>
                                  <a:pt x="6933944" y="3116"/>
                                </a:lnTo>
                                <a:lnTo>
                                  <a:pt x="6936028" y="5193"/>
                                </a:lnTo>
                                <a:lnTo>
                                  <a:pt x="6937070" y="7712"/>
                                </a:lnTo>
                                <a:lnTo>
                                  <a:pt x="6937071" y="10672"/>
                                </a:lnTo>
                                <a:lnTo>
                                  <a:pt x="6937071" y="764856"/>
                                </a:lnTo>
                                <a:lnTo>
                                  <a:pt x="6926398" y="775528"/>
                                </a:lnTo>
                                <a:lnTo>
                                  <a:pt x="10672" y="775528"/>
                                </a:lnTo>
                                <a:lnTo>
                                  <a:pt x="7725" y="775514"/>
                                </a:lnTo>
                                <a:lnTo>
                                  <a:pt x="5209" y="774475"/>
                                </a:lnTo>
                                <a:lnTo>
                                  <a:pt x="3125" y="772391"/>
                                </a:lnTo>
                                <a:lnTo>
                                  <a:pt x="1041" y="770306"/>
                                </a:lnTo>
                                <a:lnTo>
                                  <a:pt x="0" y="767787"/>
                                </a:lnTo>
                                <a:lnTo>
                                  <a:pt x="0" y="764856"/>
                                </a:lnTo>
                                <a:close/>
                              </a:path>
                            </a:pathLst>
                          </a:custGeom>
                          <a:ln w="7114">
                            <a:solidFill>
                              <a:srgbClr val="CAD0D6"/>
                            </a:solidFill>
                            <a:prstDash val="solid"/>
                          </a:ln>
                        </wps:spPr>
                        <wps:bodyPr wrap="square" lIns="0" tIns="0" rIns="0" bIns="0" rtlCol="0">
                          <a:noAutofit/>
                        </wps:bodyPr>
                      </wps:wsp>
                      <wps:wsp>
                        <wps:cNvPr id="929046448" name="Graphic 294"/>
                        <wps:cNvSpPr/>
                        <wps:spPr>
                          <a:xfrm>
                            <a:off x="60477" y="586982"/>
                            <a:ext cx="448309" cy="128270"/>
                          </a:xfrm>
                          <a:custGeom>
                            <a:avLst/>
                            <a:gdLst/>
                            <a:ahLst/>
                            <a:cxnLst/>
                            <a:rect l="l" t="t" r="r" b="b"/>
                            <a:pathLst>
                              <a:path w="448309" h="128270">
                                <a:moveTo>
                                  <a:pt x="0" y="74706"/>
                                </a:moveTo>
                                <a:lnTo>
                                  <a:pt x="0" y="53362"/>
                                </a:lnTo>
                                <a:lnTo>
                                  <a:pt x="0" y="49847"/>
                                </a:lnTo>
                                <a:lnTo>
                                  <a:pt x="341" y="46375"/>
                                </a:lnTo>
                                <a:lnTo>
                                  <a:pt x="1025" y="42924"/>
                                </a:lnTo>
                                <a:lnTo>
                                  <a:pt x="1708" y="39495"/>
                                </a:lnTo>
                                <a:lnTo>
                                  <a:pt x="2721" y="36172"/>
                                </a:lnTo>
                                <a:lnTo>
                                  <a:pt x="4061" y="32935"/>
                                </a:lnTo>
                                <a:lnTo>
                                  <a:pt x="5402" y="29697"/>
                                </a:lnTo>
                                <a:lnTo>
                                  <a:pt x="7046" y="26609"/>
                                </a:lnTo>
                                <a:lnTo>
                                  <a:pt x="8993" y="23706"/>
                                </a:lnTo>
                                <a:lnTo>
                                  <a:pt x="10939" y="20789"/>
                                </a:lnTo>
                                <a:lnTo>
                                  <a:pt x="13151" y="18093"/>
                                </a:lnTo>
                                <a:lnTo>
                                  <a:pt x="15629" y="15617"/>
                                </a:lnTo>
                                <a:lnTo>
                                  <a:pt x="18106" y="13134"/>
                                </a:lnTo>
                                <a:lnTo>
                                  <a:pt x="20802" y="10921"/>
                                </a:lnTo>
                                <a:lnTo>
                                  <a:pt x="23715" y="8979"/>
                                </a:lnTo>
                                <a:lnTo>
                                  <a:pt x="26629" y="7029"/>
                                </a:lnTo>
                                <a:lnTo>
                                  <a:pt x="42951" y="1017"/>
                                </a:lnTo>
                                <a:lnTo>
                                  <a:pt x="46388" y="334"/>
                                </a:lnTo>
                                <a:lnTo>
                                  <a:pt x="49858" y="0"/>
                                </a:lnTo>
                                <a:lnTo>
                                  <a:pt x="53362" y="0"/>
                                </a:lnTo>
                                <a:lnTo>
                                  <a:pt x="394879" y="0"/>
                                </a:lnTo>
                                <a:lnTo>
                                  <a:pt x="398383" y="0"/>
                                </a:lnTo>
                                <a:lnTo>
                                  <a:pt x="401853" y="334"/>
                                </a:lnTo>
                                <a:lnTo>
                                  <a:pt x="405289" y="1017"/>
                                </a:lnTo>
                                <a:lnTo>
                                  <a:pt x="408726" y="1693"/>
                                </a:lnTo>
                                <a:lnTo>
                                  <a:pt x="424525" y="8979"/>
                                </a:lnTo>
                                <a:lnTo>
                                  <a:pt x="427439" y="10921"/>
                                </a:lnTo>
                                <a:lnTo>
                                  <a:pt x="430134" y="13134"/>
                                </a:lnTo>
                                <a:lnTo>
                                  <a:pt x="432612" y="15617"/>
                                </a:lnTo>
                                <a:lnTo>
                                  <a:pt x="435089" y="18093"/>
                                </a:lnTo>
                                <a:lnTo>
                                  <a:pt x="437301" y="20789"/>
                                </a:lnTo>
                                <a:lnTo>
                                  <a:pt x="439248" y="23706"/>
                                </a:lnTo>
                                <a:lnTo>
                                  <a:pt x="441194" y="26609"/>
                                </a:lnTo>
                                <a:lnTo>
                                  <a:pt x="442838" y="29697"/>
                                </a:lnTo>
                                <a:lnTo>
                                  <a:pt x="444179" y="32935"/>
                                </a:lnTo>
                                <a:lnTo>
                                  <a:pt x="445520" y="36172"/>
                                </a:lnTo>
                                <a:lnTo>
                                  <a:pt x="446532" y="39495"/>
                                </a:lnTo>
                                <a:lnTo>
                                  <a:pt x="447216" y="42924"/>
                                </a:lnTo>
                                <a:lnTo>
                                  <a:pt x="447899" y="46375"/>
                                </a:lnTo>
                                <a:lnTo>
                                  <a:pt x="448241" y="49847"/>
                                </a:lnTo>
                                <a:lnTo>
                                  <a:pt x="448241" y="53362"/>
                                </a:lnTo>
                                <a:lnTo>
                                  <a:pt x="448241" y="74706"/>
                                </a:lnTo>
                                <a:lnTo>
                                  <a:pt x="448241" y="78193"/>
                                </a:lnTo>
                                <a:lnTo>
                                  <a:pt x="447899" y="81672"/>
                                </a:lnTo>
                                <a:lnTo>
                                  <a:pt x="447216" y="85116"/>
                                </a:lnTo>
                                <a:lnTo>
                                  <a:pt x="446532" y="88545"/>
                                </a:lnTo>
                                <a:lnTo>
                                  <a:pt x="445520" y="91882"/>
                                </a:lnTo>
                                <a:lnTo>
                                  <a:pt x="444179" y="95119"/>
                                </a:lnTo>
                                <a:lnTo>
                                  <a:pt x="442838" y="98356"/>
                                </a:lnTo>
                                <a:lnTo>
                                  <a:pt x="424525" y="119061"/>
                                </a:lnTo>
                                <a:lnTo>
                                  <a:pt x="421612" y="121010"/>
                                </a:lnTo>
                                <a:lnTo>
                                  <a:pt x="418537" y="122647"/>
                                </a:lnTo>
                                <a:lnTo>
                                  <a:pt x="415300" y="123985"/>
                                </a:lnTo>
                                <a:lnTo>
                                  <a:pt x="412063" y="125329"/>
                                </a:lnTo>
                                <a:lnTo>
                                  <a:pt x="394879" y="128069"/>
                                </a:lnTo>
                                <a:lnTo>
                                  <a:pt x="53362" y="128069"/>
                                </a:lnTo>
                                <a:lnTo>
                                  <a:pt x="32941" y="123985"/>
                                </a:lnTo>
                                <a:lnTo>
                                  <a:pt x="29704" y="122647"/>
                                </a:lnTo>
                                <a:lnTo>
                                  <a:pt x="26629" y="121010"/>
                                </a:lnTo>
                                <a:lnTo>
                                  <a:pt x="23715" y="119061"/>
                                </a:lnTo>
                                <a:lnTo>
                                  <a:pt x="20802" y="117119"/>
                                </a:lnTo>
                                <a:lnTo>
                                  <a:pt x="8993" y="104333"/>
                                </a:lnTo>
                                <a:lnTo>
                                  <a:pt x="7046" y="101430"/>
                                </a:lnTo>
                                <a:lnTo>
                                  <a:pt x="5402" y="98356"/>
                                </a:lnTo>
                                <a:lnTo>
                                  <a:pt x="4061" y="95119"/>
                                </a:lnTo>
                                <a:lnTo>
                                  <a:pt x="2721" y="91882"/>
                                </a:lnTo>
                                <a:lnTo>
                                  <a:pt x="1708" y="88545"/>
                                </a:lnTo>
                                <a:lnTo>
                                  <a:pt x="1025" y="85116"/>
                                </a:lnTo>
                                <a:lnTo>
                                  <a:pt x="341" y="81672"/>
                                </a:lnTo>
                                <a:lnTo>
                                  <a:pt x="0" y="78193"/>
                                </a:lnTo>
                                <a:lnTo>
                                  <a:pt x="0" y="74706"/>
                                </a:lnTo>
                                <a:close/>
                              </a:path>
                            </a:pathLst>
                          </a:custGeom>
                          <a:ln w="7114">
                            <a:solidFill>
                              <a:srgbClr val="000000"/>
                            </a:solidFill>
                            <a:prstDash val="solid"/>
                          </a:ln>
                        </wps:spPr>
                        <wps:bodyPr wrap="square" lIns="0" tIns="0" rIns="0" bIns="0" rtlCol="0">
                          <a:noAutofit/>
                        </wps:bodyPr>
                      </wps:wsp>
                      <wps:wsp>
                        <wps:cNvPr id="1117999056" name="Textbox 295"/>
                        <wps:cNvSpPr txBox="1"/>
                        <wps:spPr>
                          <a:xfrm>
                            <a:off x="10977" y="9192"/>
                            <a:ext cx="6922770" cy="764540"/>
                          </a:xfrm>
                          <a:prstGeom prst="rect">
                            <a:avLst/>
                          </a:prstGeom>
                        </wps:spPr>
                        <wps:txbx>
                          <w:txbxContent>
                            <w:p>
                              <w:pPr>
                                <w:spacing w:before="50"/>
                                <w:ind w:left="77"/>
                                <w:rPr>
                                  <w:b/>
                                  <w:sz w:val="20"/>
                                </w:rPr>
                              </w:pPr>
                              <w:r>
                                <w:rPr>
                                  <w:b/>
                                  <w:color w:val="1C2025"/>
                                  <w:sz w:val="13"/>
                                </w:rPr>
                                <w:t>Question</w:t>
                              </w:r>
                              <w:r>
                                <w:rPr>
                                  <w:b/>
                                  <w:color w:val="1C2025"/>
                                  <w:spacing w:val="12"/>
                                  <w:sz w:val="13"/>
                                </w:rPr>
                                <w:t xml:space="preserve"> </w:t>
                              </w:r>
                              <w:r>
                                <w:rPr>
                                  <w:b/>
                                  <w:color w:val="1C2025"/>
                                  <w:spacing w:val="-5"/>
                                  <w:sz w:val="20"/>
                                </w:rPr>
                                <w:t>30</w:t>
                              </w:r>
                            </w:p>
                            <w:p>
                              <w:pPr>
                                <w:spacing w:before="67"/>
                                <w:ind w:left="77"/>
                                <w:rPr>
                                  <w:sz w:val="13"/>
                                </w:rPr>
                              </w:pPr>
                              <w:r>
                                <w:rPr>
                                  <w:color w:val="1C2025"/>
                                  <w:sz w:val="13"/>
                                </w:rPr>
                                <w:t>Not</w:t>
                              </w:r>
                              <w:r>
                                <w:rPr>
                                  <w:color w:val="1C2025"/>
                                  <w:spacing w:val="4"/>
                                  <w:sz w:val="13"/>
                                </w:rPr>
                                <w:t xml:space="preserve"> </w:t>
                              </w:r>
                              <w:r>
                                <w:rPr>
                                  <w:color w:val="1C2025"/>
                                  <w:spacing w:val="-2"/>
                                  <w:sz w:val="13"/>
                                </w:rPr>
                                <w:t>answered</w:t>
                              </w:r>
                            </w:p>
                            <w:p>
                              <w:pPr>
                                <w:spacing w:before="118"/>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38"/>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26.55pt;height:61.65pt;width:546.8pt;mso-position-horizontal-relative:page;mso-wrap-distance-bottom:0pt;mso-wrap-distance-top:0pt;z-index:-251284480;mso-width-relative:page;mso-height-relative:page;" coordsize="6944359,782955" o:gfxdata="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">
                <o:lock v:ext="edit" aspectratio="f"/>
                <v:shape id="Graphic 293" o:spid="_x0000_s1026" o:spt="100" style="position:absolute;left:3557;top:3557;height:775970;width:6937375;" filled="f" stroked="t" coordsize="6937375,775970" o:gfxdata="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oB&#10;e+TCAAAA4wAAAA8AAAAAAAAAAQAgAAAAIgAAAGRycy9kb3ducmV2LnhtbFBLAQIUABQAAAAIAIdO&#10;4kAzLwWeOwAAADkAAAAQAAAAAAAAAAEAIAAAABEBAABkcnMvc2hhcGV4bWwueG1sUEsFBgAAAAAG&#10;AAYAWwEAALsDAAAAAA==&#10;" path="m0,764856l0,10672,0,7712,1041,5193,3125,3116,5209,1038,7725,0,10672,0,6926398,0,6929345,0,6931860,1038,6933944,3116,6936028,5193,6937070,7712,6937071,10672,6937071,764856,6926398,775528,10672,775528,7725,775514,5209,774475,3125,772391,1041,770306,0,767787,0,764856xe">
                  <v:fill on="f" focussize="0,0"/>
                  <v:stroke weight="0.560157480314961pt" color="#CAD0D6" joinstyle="round"/>
                  <v:imagedata o:title=""/>
                  <o:lock v:ext="edit" aspectratio="f"/>
                  <v:textbox inset="0mm,0mm,0mm,0mm"/>
                </v:shape>
                <v:shape id="Graphic 294" o:spid="_x0000_s1026" o:spt="100" style="position:absolute;left:60477;top:586982;height:128270;width:448309;" filled="f" stroked="t" coordsize="448309,128270" o:gfxdata="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LZRd2/&#10;AAAA4gAAAA8AAAAAAAAAAQAgAAAAIgAAAGRycy9kb3ducmV2LnhtbFBLAQIUABQAAAAIAIdO4kAz&#10;LwWeOwAAADkAAAAQAAAAAAAAAAEAIAAAAA4BAABkcnMvc2hhcGV4bWwueG1sUEsFBgAAAAAGAAYA&#10;WwEAALgDAAAAAA==&#10;" path="m0,74706l0,53362,0,49847,341,46375,1025,42924,1708,39495,2721,36172,4061,32935,5402,29697,7046,26609,8993,23706,10939,20789,13151,18093,15629,15617,18106,13134,20802,10921,23715,8979,26629,7029,42951,1017,46388,334,49858,0,53362,0,394879,0,398383,0,401853,334,405289,1017,408726,1693,424525,8979,427439,10921,430134,13134,432612,15617,435089,18093,437301,20789,439248,23706,441194,26609,442838,29697,444179,32935,445520,36172,446532,39495,447216,42924,447899,46375,448241,49847,448241,53362,448241,74706,448241,78193,447899,81672,447216,85116,446532,88545,445520,91882,444179,95119,442838,98356,424525,119061,421612,121010,418537,122647,415300,123985,412063,125329,394879,128069,53362,128069,32941,123985,29704,122647,26629,121010,23715,119061,20802,117119,8993,104333,7046,101430,5402,98356,4061,95119,2721,91882,1708,88545,1025,85116,341,81672,0,78193,0,74706xe">
                  <v:fill on="f" focussize="0,0"/>
                  <v:stroke weight="0.560157480314961pt" color="#000000" joinstyle="round"/>
                  <v:imagedata o:title=""/>
                  <o:lock v:ext="edit" aspectratio="f"/>
                  <v:textbox inset="0mm,0mm,0mm,0mm"/>
                </v:shape>
                <v:shape id="Textbox 295" o:spid="_x0000_s1026" o:spt="202" type="#_x0000_t202" style="position:absolute;left:10977;top:9192;height:764540;width:6922770;" filled="f" stroked="f" coordsize="21600,21600" o:gfxdata="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7nI&#10;isEAAADj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pPr>
                          <w:spacing w:before="50"/>
                          <w:ind w:left="77"/>
                          <w:rPr>
                            <w:b/>
                            <w:sz w:val="20"/>
                          </w:rPr>
                        </w:pPr>
                        <w:r>
                          <w:rPr>
                            <w:b/>
                            <w:color w:val="1C2025"/>
                            <w:sz w:val="13"/>
                          </w:rPr>
                          <w:t>Question</w:t>
                        </w:r>
                        <w:r>
                          <w:rPr>
                            <w:b/>
                            <w:color w:val="1C2025"/>
                            <w:spacing w:val="12"/>
                            <w:sz w:val="13"/>
                          </w:rPr>
                          <w:t xml:space="preserve"> </w:t>
                        </w:r>
                        <w:r>
                          <w:rPr>
                            <w:b/>
                            <w:color w:val="1C2025"/>
                            <w:spacing w:val="-5"/>
                            <w:sz w:val="20"/>
                          </w:rPr>
                          <w:t>30</w:t>
                        </w:r>
                      </w:p>
                      <w:p>
                        <w:pPr>
                          <w:spacing w:before="67"/>
                          <w:ind w:left="77"/>
                          <w:rPr>
                            <w:sz w:val="13"/>
                          </w:rPr>
                        </w:pPr>
                        <w:r>
                          <w:rPr>
                            <w:color w:val="1C2025"/>
                            <w:sz w:val="13"/>
                          </w:rPr>
                          <w:t>Not</w:t>
                        </w:r>
                        <w:r>
                          <w:rPr>
                            <w:color w:val="1C2025"/>
                            <w:spacing w:val="4"/>
                            <w:sz w:val="13"/>
                          </w:rPr>
                          <w:t xml:space="preserve"> </w:t>
                        </w:r>
                        <w:r>
                          <w:rPr>
                            <w:color w:val="1C2025"/>
                            <w:spacing w:val="-2"/>
                            <w:sz w:val="13"/>
                          </w:rPr>
                          <w:t>answered</w:t>
                        </w:r>
                      </w:p>
                      <w:p>
                        <w:pPr>
                          <w:spacing w:before="118"/>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38"/>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pPr>
    </w:p>
    <w:p>
      <w:pPr>
        <w:pStyle w:val="4"/>
        <w:spacing w:before="107"/>
      </w:pPr>
    </w:p>
    <w:p>
      <w:pPr>
        <w:pStyle w:val="4"/>
        <w:ind w:left="468"/>
      </w:pPr>
      <w:r>
        <mc:AlternateContent>
          <mc:Choice Requires="wpg">
            <w:drawing>
              <wp:anchor distT="0" distB="0" distL="0" distR="0" simplePos="0" relativeHeight="251970560" behindDoc="0" locked="0" layoutInCell="1" allowOverlap="1">
                <wp:simplePos x="0" y="0"/>
                <wp:positionH relativeFrom="page">
                  <wp:posOffset>7025640</wp:posOffset>
                </wp:positionH>
                <wp:positionV relativeFrom="paragraph">
                  <wp:posOffset>-267335</wp:posOffset>
                </wp:positionV>
                <wp:extent cx="384810" cy="429895"/>
                <wp:effectExtent l="0" t="0" r="0" b="0"/>
                <wp:wrapNone/>
                <wp:docPr id="1140627844" name="Group 1140627844"/>
                <wp:cNvGraphicFramePr/>
                <a:graphic xmlns:a="http://schemas.openxmlformats.org/drawingml/2006/main">
                  <a:graphicData uri="http://schemas.microsoft.com/office/word/2010/wordprocessingGroup">
                    <wpg:wgp>
                      <wpg:cNvGrpSpPr/>
                      <wpg:grpSpPr>
                        <a:xfrm>
                          <a:off x="0" y="0"/>
                          <a:ext cx="384810" cy="429895"/>
                          <a:chOff x="0" y="0"/>
                          <a:chExt cx="384810" cy="429895"/>
                        </a:xfrm>
                      </wpg:grpSpPr>
                      <wps:wsp>
                        <wps:cNvPr id="1305377038" name="Graphic 297"/>
                        <wps:cNvSpPr/>
                        <wps:spPr>
                          <a:xfrm>
                            <a:off x="0" y="0"/>
                            <a:ext cx="384810" cy="429895"/>
                          </a:xfrm>
                          <a:custGeom>
                            <a:avLst/>
                            <a:gdLst/>
                            <a:ahLst/>
                            <a:cxnLst/>
                            <a:rect l="l" t="t" r="r" b="b"/>
                            <a:pathLst>
                              <a:path w="384810" h="429895">
                                <a:moveTo>
                                  <a:pt x="384810" y="429767"/>
                                </a:moveTo>
                                <a:lnTo>
                                  <a:pt x="0" y="429767"/>
                                </a:lnTo>
                                <a:lnTo>
                                  <a:pt x="0" y="0"/>
                                </a:lnTo>
                                <a:lnTo>
                                  <a:pt x="384810" y="0"/>
                                </a:lnTo>
                                <a:lnTo>
                                  <a:pt x="384810" y="93173"/>
                                </a:lnTo>
                                <a:lnTo>
                                  <a:pt x="214052" y="93173"/>
                                </a:lnTo>
                                <a:lnTo>
                                  <a:pt x="203538" y="93681"/>
                                </a:lnTo>
                                <a:lnTo>
                                  <a:pt x="163691" y="105789"/>
                                </a:lnTo>
                                <a:lnTo>
                                  <a:pt x="131510" y="132225"/>
                                </a:lnTo>
                                <a:lnTo>
                                  <a:pt x="111895" y="168963"/>
                                </a:lnTo>
                                <a:lnTo>
                                  <a:pt x="107327" y="199897"/>
                                </a:lnTo>
                                <a:lnTo>
                                  <a:pt x="107834" y="210411"/>
                                </a:lnTo>
                                <a:lnTo>
                                  <a:pt x="119942" y="250257"/>
                                </a:lnTo>
                                <a:lnTo>
                                  <a:pt x="146378" y="282437"/>
                                </a:lnTo>
                                <a:lnTo>
                                  <a:pt x="183117" y="302051"/>
                                </a:lnTo>
                                <a:lnTo>
                                  <a:pt x="214052" y="306621"/>
                                </a:lnTo>
                                <a:lnTo>
                                  <a:pt x="384810" y="306621"/>
                                </a:lnTo>
                                <a:lnTo>
                                  <a:pt x="384810" y="429767"/>
                                </a:lnTo>
                                <a:close/>
                              </a:path>
                              <a:path w="384810" h="429895">
                                <a:moveTo>
                                  <a:pt x="384810" y="306621"/>
                                </a:moveTo>
                                <a:lnTo>
                                  <a:pt x="214052" y="306621"/>
                                </a:lnTo>
                                <a:lnTo>
                                  <a:pt x="224565" y="306113"/>
                                </a:lnTo>
                                <a:lnTo>
                                  <a:pt x="234876" y="304590"/>
                                </a:lnTo>
                                <a:lnTo>
                                  <a:pt x="273355" y="288651"/>
                                </a:lnTo>
                                <a:lnTo>
                                  <a:pt x="302805" y="259200"/>
                                </a:lnTo>
                                <a:lnTo>
                                  <a:pt x="318744" y="220722"/>
                                </a:lnTo>
                                <a:lnTo>
                                  <a:pt x="320776" y="199897"/>
                                </a:lnTo>
                                <a:lnTo>
                                  <a:pt x="320267" y="189384"/>
                                </a:lnTo>
                                <a:lnTo>
                                  <a:pt x="308159" y="149536"/>
                                </a:lnTo>
                                <a:lnTo>
                                  <a:pt x="281723" y="117357"/>
                                </a:lnTo>
                                <a:lnTo>
                                  <a:pt x="244985" y="97743"/>
                                </a:lnTo>
                                <a:lnTo>
                                  <a:pt x="214052" y="93173"/>
                                </a:lnTo>
                                <a:lnTo>
                                  <a:pt x="384810" y="93173"/>
                                </a:lnTo>
                                <a:lnTo>
                                  <a:pt x="384810" y="306621"/>
                                </a:lnTo>
                                <a:close/>
                              </a:path>
                            </a:pathLst>
                          </a:custGeom>
                          <a:solidFill>
                            <a:srgbClr val="000000">
                              <a:alpha val="19999"/>
                            </a:srgbClr>
                          </a:solidFill>
                        </wps:spPr>
                        <wps:bodyPr wrap="square" lIns="0" tIns="0" rIns="0" bIns="0" rtlCol="0">
                          <a:noAutofit/>
                        </wps:bodyPr>
                      </wps:wsp>
                      <pic:pic xmlns:pic="http://schemas.openxmlformats.org/drawingml/2006/picture">
                        <pic:nvPicPr>
                          <pic:cNvPr id="1908517551" name="Image 298"/>
                          <pic:cNvPicPr/>
                        </pic:nvPicPr>
                        <pic:blipFill>
                          <a:blip r:embed="rId8" cstate="print"/>
                          <a:stretch>
                            <a:fillRect/>
                          </a:stretch>
                        </pic:blipFill>
                        <pic:spPr>
                          <a:xfrm>
                            <a:off x="100212" y="86057"/>
                            <a:ext cx="227678" cy="227678"/>
                          </a:xfrm>
                          <a:prstGeom prst="rect">
                            <a:avLst/>
                          </a:prstGeom>
                        </pic:spPr>
                      </pic:pic>
                    </wpg:wgp>
                  </a:graphicData>
                </a:graphic>
              </wp:anchor>
            </w:drawing>
          </mc:Choice>
          <mc:Fallback>
            <w:pict>
              <v:group id="_x0000_s1026" o:spid="_x0000_s1026" o:spt="203" style="position:absolute;left:0pt;margin-left:553.2pt;margin-top:-21.05pt;height:33.85pt;width:30.3pt;mso-position-horizontal-relative:page;z-index:251970560;mso-width-relative:page;mso-height-relative:page;" coordsize="384810,429895" o:gfxdata="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">
                <o:lock v:ext="edit" aspectratio="f"/>
                <v:shape id="Graphic 297" o:spid="_x0000_s1026" o:spt="100" style="position:absolute;left:0;top:0;height:429895;width:384810;" fillcolor="#000000" filled="t" stroked="f" coordsize="384810,429895" o:gfxdata="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p23z8MQAAADjAAAADwAAAAAAAAABACAAAAAiAAAAZHJzL2Rvd25yZXYueG1sUEsBAhQAFAAAAAgA&#10;h07iQDMvBZ47AAAAOQAAABAAAAAAAAAAAQAgAAAAEwEAAGRycy9zaGFwZXhtbC54bWxQSwUGAAAA&#10;AAYABgBbAQAAvQMAAAAA&#10;" path="m384810,429767l0,429767,0,0,384810,0,384810,93173,214052,93173,203538,93681,163691,105789,131510,132225,111895,168963,107327,199897,107834,210411,119942,250257,146378,282437,183117,302051,214052,306621,384810,306621,384810,429767xem384810,306621l214052,306621,224565,306113,234876,304590,273355,288651,302805,259200,318744,220722,320776,199897,320267,189384,308159,149536,281723,117357,244985,97743,214052,93173,384810,93173,384810,306621xe">
                  <v:fill on="t" opacity="13106f" focussize="0,0"/>
                  <v:stroke on="f"/>
                  <v:imagedata o:title=""/>
                  <o:lock v:ext="edit" aspectratio="f"/>
                  <v:textbox inset="0mm,0mm,0mm,0mm"/>
                </v:shape>
                <v:shape id="Image 298" o:spid="_x0000_s1026" o:spt="75" type="#_x0000_t75" style="position:absolute;left:100212;top:86057;height:227678;width:227678;" filled="f" o:preferrelative="t" stroked="f" coordsize="21600,21600" o:gfxdata="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DWg&#10;58EAAADjAAAADwAAAAAAAAABACAAAAAiAAAAZHJzL2Rvd25yZXYueG1sUEsBAhQAFAAAAAgAh07i&#10;QDMvBZ47AAAAOQAAABAAAAAAAAAAAQAgAAAAEAEAAGRycy9zaGFwZXhtbC54bWxQSwUGAAAAAAYA&#10;BgBbAQAAugMAAAAA&#10;">
                  <v:fill on="f" focussize="0,0"/>
                  <v:stroke on="f"/>
                  <v:imagedata r:id="rId8" o:title=""/>
                  <o:lock v:ext="edit" aspectratio="f"/>
                </v:shape>
              </v:group>
            </w:pict>
          </mc:Fallback>
        </mc:AlternateContent>
      </w:r>
      <w:r>
        <w:rPr>
          <w:color w:val="001A1D"/>
          <w:w w:val="105"/>
        </w:rPr>
        <w:t>Ví</w:t>
      </w:r>
      <w:r>
        <w:rPr>
          <w:color w:val="001A1D"/>
          <w:spacing w:val="-4"/>
          <w:w w:val="105"/>
        </w:rPr>
        <w:t xml:space="preserve"> </w:t>
      </w:r>
      <w:r>
        <w:rPr>
          <w:color w:val="001A1D"/>
          <w:w w:val="105"/>
        </w:rPr>
        <w:t>dụ</w:t>
      </w:r>
      <w:r>
        <w:rPr>
          <w:color w:val="001A1D"/>
          <w:spacing w:val="-3"/>
          <w:w w:val="105"/>
        </w:rPr>
        <w:t xml:space="preserve"> </w:t>
      </w:r>
      <w:r>
        <w:rPr>
          <w:color w:val="001A1D"/>
          <w:w w:val="105"/>
        </w:rPr>
        <w:t>nào</w:t>
      </w:r>
      <w:r>
        <w:rPr>
          <w:color w:val="001A1D"/>
          <w:spacing w:val="-3"/>
          <w:w w:val="105"/>
        </w:rPr>
        <w:t xml:space="preserve"> </w:t>
      </w:r>
      <w:r>
        <w:rPr>
          <w:color w:val="001A1D"/>
          <w:w w:val="105"/>
        </w:rPr>
        <w:t>sau</w:t>
      </w:r>
      <w:r>
        <w:rPr>
          <w:color w:val="001A1D"/>
          <w:spacing w:val="-3"/>
          <w:w w:val="105"/>
        </w:rPr>
        <w:t xml:space="preserve"> </w:t>
      </w:r>
      <w:r>
        <w:rPr>
          <w:color w:val="001A1D"/>
          <w:w w:val="105"/>
        </w:rPr>
        <w:t>đây</w:t>
      </w:r>
      <w:r>
        <w:rPr>
          <w:color w:val="001A1D"/>
          <w:spacing w:val="-4"/>
          <w:w w:val="105"/>
        </w:rPr>
        <w:t xml:space="preserve"> </w:t>
      </w:r>
      <w:r>
        <w:rPr>
          <w:color w:val="001A1D"/>
          <w:w w:val="105"/>
        </w:rPr>
        <w:t>là</w:t>
      </w:r>
      <w:r>
        <w:rPr>
          <w:color w:val="001A1D"/>
          <w:spacing w:val="-3"/>
          <w:w w:val="105"/>
        </w:rPr>
        <w:t xml:space="preserve"> </w:t>
      </w:r>
      <w:r>
        <w:rPr>
          <w:color w:val="001A1D"/>
          <w:w w:val="105"/>
        </w:rPr>
        <w:t>ví</w:t>
      </w:r>
      <w:r>
        <w:rPr>
          <w:color w:val="001A1D"/>
          <w:spacing w:val="-3"/>
          <w:w w:val="105"/>
        </w:rPr>
        <w:t xml:space="preserve"> </w:t>
      </w:r>
      <w:r>
        <w:rPr>
          <w:color w:val="001A1D"/>
          <w:w w:val="105"/>
        </w:rPr>
        <w:t>dụ</w:t>
      </w:r>
      <w:r>
        <w:rPr>
          <w:color w:val="001A1D"/>
          <w:spacing w:val="-3"/>
          <w:w w:val="105"/>
        </w:rPr>
        <w:t xml:space="preserve"> </w:t>
      </w:r>
      <w:r>
        <w:rPr>
          <w:color w:val="001A1D"/>
          <w:w w:val="105"/>
        </w:rPr>
        <w:t>về</w:t>
      </w:r>
      <w:r>
        <w:rPr>
          <w:color w:val="001A1D"/>
          <w:spacing w:val="-4"/>
          <w:w w:val="105"/>
        </w:rPr>
        <w:t xml:space="preserve"> </w:t>
      </w:r>
      <w:r>
        <w:rPr>
          <w:color w:val="001A1D"/>
          <w:w w:val="105"/>
        </w:rPr>
        <w:t>xác</w:t>
      </w:r>
      <w:r>
        <w:rPr>
          <w:color w:val="001A1D"/>
          <w:spacing w:val="-3"/>
          <w:w w:val="105"/>
        </w:rPr>
        <w:t xml:space="preserve"> </w:t>
      </w:r>
      <w:r>
        <w:rPr>
          <w:color w:val="001A1D"/>
          <w:w w:val="105"/>
        </w:rPr>
        <w:t>thực</w:t>
      </w:r>
      <w:r>
        <w:rPr>
          <w:color w:val="001A1D"/>
          <w:spacing w:val="-3"/>
          <w:w w:val="105"/>
        </w:rPr>
        <w:t xml:space="preserve"> </w:t>
      </w:r>
      <w:r>
        <w:rPr>
          <w:color w:val="001A1D"/>
          <w:w w:val="105"/>
        </w:rPr>
        <w:t>hai</w:t>
      </w:r>
      <w:r>
        <w:rPr>
          <w:color w:val="001A1D"/>
          <w:spacing w:val="-3"/>
          <w:w w:val="105"/>
        </w:rPr>
        <w:t xml:space="preserve"> </w:t>
      </w:r>
      <w:r>
        <w:rPr>
          <w:color w:val="001A1D"/>
          <w:w w:val="105"/>
        </w:rPr>
        <w:t>yếu</w:t>
      </w:r>
      <w:r>
        <w:rPr>
          <w:color w:val="001A1D"/>
          <w:spacing w:val="-4"/>
          <w:w w:val="105"/>
        </w:rPr>
        <w:t xml:space="preserve"> </w:t>
      </w:r>
      <w:r>
        <w:rPr>
          <w:color w:val="001A1D"/>
          <w:spacing w:val="-5"/>
          <w:w w:val="105"/>
        </w:rPr>
        <w:t>tố?</w:t>
      </w:r>
    </w:p>
    <w:p>
      <w:pPr>
        <w:pStyle w:val="4"/>
        <w:spacing w:before="124"/>
      </w:pPr>
    </w:p>
    <w:p>
      <w:pPr>
        <w:pStyle w:val="5"/>
        <w:numPr>
          <w:ilvl w:val="0"/>
          <w:numId w:val="30"/>
        </w:numPr>
        <w:tabs>
          <w:tab w:val="left" w:pos="1098"/>
        </w:tabs>
        <w:spacing w:before="0"/>
        <w:ind w:left="1098" w:hanging="294"/>
        <w:rPr>
          <w:sz w:val="16"/>
        </w:rPr>
      </w:pPr>
      <w:r>
        <w:drawing>
          <wp:anchor distT="0" distB="0" distL="0" distR="0" simplePos="0" relativeHeight="251966464"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1374779247" name="Picture 1374779247"/>
            <wp:cNvGraphicFramePr/>
            <a:graphic xmlns:a="http://schemas.openxmlformats.org/drawingml/2006/main">
              <a:graphicData uri="http://schemas.openxmlformats.org/drawingml/2006/picture">
                <pic:pic xmlns:pic="http://schemas.openxmlformats.org/drawingml/2006/picture">
                  <pic:nvPicPr>
                    <pic:cNvPr id="1374779247" name="Picture 1374779247"/>
                    <pic:cNvPicPr/>
                  </pic:nvPicPr>
                  <pic:blipFill>
                    <a:blip r:embed="rId95" cstate="print"/>
                    <a:stretch>
                      <a:fillRect/>
                    </a:stretch>
                  </pic:blipFill>
                  <pic:spPr>
                    <a:xfrm>
                      <a:off x="0" y="0"/>
                      <a:ext cx="92494" cy="92494"/>
                    </a:xfrm>
                    <a:prstGeom prst="rect">
                      <a:avLst/>
                    </a:prstGeom>
                  </pic:spPr>
                </pic:pic>
              </a:graphicData>
            </a:graphic>
          </wp:anchor>
        </w:drawing>
      </w:r>
      <w:r>
        <w:rPr>
          <w:color w:val="001A1D"/>
          <w:w w:val="105"/>
          <w:sz w:val="16"/>
        </w:rPr>
        <w:t>L2TP</w:t>
      </w:r>
      <w:r>
        <w:rPr>
          <w:color w:val="001A1D"/>
          <w:spacing w:val="-4"/>
          <w:w w:val="105"/>
          <w:sz w:val="16"/>
        </w:rPr>
        <w:t xml:space="preserve"> </w:t>
      </w:r>
      <w:r>
        <w:rPr>
          <w:color w:val="001A1D"/>
          <w:w w:val="105"/>
          <w:sz w:val="16"/>
        </w:rPr>
        <w:t>và</w:t>
      </w:r>
      <w:r>
        <w:rPr>
          <w:color w:val="001A1D"/>
          <w:spacing w:val="-4"/>
          <w:w w:val="105"/>
          <w:sz w:val="16"/>
        </w:rPr>
        <w:t xml:space="preserve"> </w:t>
      </w:r>
      <w:r>
        <w:rPr>
          <w:color w:val="001A1D"/>
          <w:spacing w:val="-2"/>
          <w:w w:val="105"/>
          <w:sz w:val="16"/>
        </w:rPr>
        <w:t>IpSec</w:t>
      </w:r>
    </w:p>
    <w:p>
      <w:pPr>
        <w:pStyle w:val="5"/>
        <w:numPr>
          <w:ilvl w:val="0"/>
          <w:numId w:val="30"/>
        </w:numPr>
        <w:tabs>
          <w:tab w:val="left" w:pos="1098"/>
        </w:tabs>
        <w:spacing w:before="78"/>
        <w:ind w:left="1098" w:hanging="294"/>
        <w:rPr>
          <w:sz w:val="16"/>
          <w:highlight w:val="green"/>
        </w:rPr>
      </w:pPr>
      <w:r>
        <w:rPr>
          <w:highlight w:val="green"/>
        </w:rPr>
        <w:drawing>
          <wp:anchor distT="0" distB="0" distL="0" distR="0" simplePos="0" relativeHeight="251967488" behindDoc="0" locked="0" layoutInCell="1" allowOverlap="1">
            <wp:simplePos x="0" y="0"/>
            <wp:positionH relativeFrom="page">
              <wp:posOffset>611505</wp:posOffset>
            </wp:positionH>
            <wp:positionV relativeFrom="paragraph">
              <wp:posOffset>73660</wp:posOffset>
            </wp:positionV>
            <wp:extent cx="92710" cy="92710"/>
            <wp:effectExtent l="0" t="0" r="0" b="0"/>
            <wp:wrapNone/>
            <wp:docPr id="2041007143" name="Picture 2041007143"/>
            <wp:cNvGraphicFramePr/>
            <a:graphic xmlns:a="http://schemas.openxmlformats.org/drawingml/2006/main">
              <a:graphicData uri="http://schemas.openxmlformats.org/drawingml/2006/picture">
                <pic:pic xmlns:pic="http://schemas.openxmlformats.org/drawingml/2006/picture">
                  <pic:nvPicPr>
                    <pic:cNvPr id="2041007143" name="Picture 2041007143"/>
                    <pic:cNvPicPr/>
                  </pic:nvPicPr>
                  <pic:blipFill>
                    <a:blip r:embed="rId96" cstate="print"/>
                    <a:stretch>
                      <a:fillRect/>
                    </a:stretch>
                  </pic:blipFill>
                  <pic:spPr>
                    <a:xfrm>
                      <a:off x="0" y="0"/>
                      <a:ext cx="92494" cy="92494"/>
                    </a:xfrm>
                    <a:prstGeom prst="rect">
                      <a:avLst/>
                    </a:prstGeom>
                  </pic:spPr>
                </pic:pic>
              </a:graphicData>
            </a:graphic>
          </wp:anchor>
        </w:drawing>
      </w:r>
      <w:r>
        <w:rPr>
          <w:color w:val="001A1D"/>
          <w:w w:val="105"/>
          <w:sz w:val="16"/>
          <w:highlight w:val="green"/>
        </w:rPr>
        <w:t>Thumbprint</w:t>
      </w:r>
      <w:r>
        <w:rPr>
          <w:color w:val="001A1D"/>
          <w:spacing w:val="-7"/>
          <w:w w:val="105"/>
          <w:sz w:val="16"/>
          <w:highlight w:val="green"/>
        </w:rPr>
        <w:t xml:space="preserve"> </w:t>
      </w:r>
      <w:r>
        <w:rPr>
          <w:color w:val="001A1D"/>
          <w:w w:val="105"/>
          <w:sz w:val="16"/>
          <w:highlight w:val="green"/>
        </w:rPr>
        <w:t>và</w:t>
      </w:r>
      <w:r>
        <w:rPr>
          <w:color w:val="001A1D"/>
          <w:spacing w:val="-6"/>
          <w:w w:val="105"/>
          <w:sz w:val="16"/>
          <w:highlight w:val="green"/>
        </w:rPr>
        <w:t xml:space="preserve"> </w:t>
      </w:r>
      <w:r>
        <w:rPr>
          <w:color w:val="001A1D"/>
          <w:spacing w:val="-4"/>
          <w:w w:val="105"/>
          <w:sz w:val="16"/>
          <w:highlight w:val="green"/>
        </w:rPr>
        <w:t>card</w:t>
      </w:r>
    </w:p>
    <w:p>
      <w:pPr>
        <w:pStyle w:val="5"/>
        <w:numPr>
          <w:ilvl w:val="0"/>
          <w:numId w:val="30"/>
        </w:numPr>
        <w:tabs>
          <w:tab w:val="left" w:pos="1098"/>
        </w:tabs>
        <w:ind w:left="1098" w:hanging="294"/>
        <w:rPr>
          <w:sz w:val="16"/>
        </w:rPr>
      </w:pPr>
      <w:r>
        <w:drawing>
          <wp:anchor distT="0" distB="0" distL="0" distR="0" simplePos="0" relativeHeight="251968512"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252391461" name="Picture 252391461"/>
            <wp:cNvGraphicFramePr/>
            <a:graphic xmlns:a="http://schemas.openxmlformats.org/drawingml/2006/main">
              <a:graphicData uri="http://schemas.openxmlformats.org/drawingml/2006/picture">
                <pic:pic xmlns:pic="http://schemas.openxmlformats.org/drawingml/2006/picture">
                  <pic:nvPicPr>
                    <pic:cNvPr id="252391461" name="Picture 252391461"/>
                    <pic:cNvPicPr/>
                  </pic:nvPicPr>
                  <pic:blipFill>
                    <a:blip r:embed="rId97" cstate="print"/>
                    <a:stretch>
                      <a:fillRect/>
                    </a:stretch>
                  </pic:blipFill>
                  <pic:spPr>
                    <a:xfrm>
                      <a:off x="0" y="0"/>
                      <a:ext cx="92494" cy="92494"/>
                    </a:xfrm>
                    <a:prstGeom prst="rect">
                      <a:avLst/>
                    </a:prstGeom>
                  </pic:spPr>
                </pic:pic>
              </a:graphicData>
            </a:graphic>
          </wp:anchor>
        </w:drawing>
      </w:r>
      <w:r>
        <w:rPr>
          <w:color w:val="001A1D"/>
          <w:w w:val="105"/>
          <w:sz w:val="16"/>
        </w:rPr>
        <w:t>Username</w:t>
      </w:r>
      <w:r>
        <w:rPr>
          <w:color w:val="001A1D"/>
          <w:spacing w:val="-6"/>
          <w:w w:val="105"/>
          <w:sz w:val="16"/>
        </w:rPr>
        <w:t xml:space="preserve"> </w:t>
      </w:r>
      <w:r>
        <w:rPr>
          <w:color w:val="001A1D"/>
          <w:w w:val="105"/>
          <w:sz w:val="16"/>
        </w:rPr>
        <w:t>và</w:t>
      </w:r>
      <w:r>
        <w:rPr>
          <w:color w:val="001A1D"/>
          <w:spacing w:val="-6"/>
          <w:w w:val="105"/>
          <w:sz w:val="16"/>
        </w:rPr>
        <w:t xml:space="preserve"> </w:t>
      </w:r>
      <w:r>
        <w:rPr>
          <w:color w:val="001A1D"/>
          <w:spacing w:val="-2"/>
          <w:w w:val="105"/>
          <w:sz w:val="16"/>
        </w:rPr>
        <w:t>password</w:t>
      </w:r>
    </w:p>
    <w:p>
      <w:pPr>
        <w:pStyle w:val="5"/>
        <w:numPr>
          <w:ilvl w:val="0"/>
          <w:numId w:val="30"/>
        </w:numPr>
        <w:tabs>
          <w:tab w:val="left" w:pos="1098"/>
        </w:tabs>
        <w:spacing w:before="169"/>
        <w:ind w:left="1098" w:hanging="294"/>
        <w:rPr>
          <w:sz w:val="16"/>
        </w:rPr>
      </w:pPr>
      <w:r>
        <w:drawing>
          <wp:anchor distT="0" distB="0" distL="0" distR="0" simplePos="0" relativeHeight="251969536" behindDoc="0" locked="0" layoutInCell="1" allowOverlap="1">
            <wp:simplePos x="0" y="0"/>
            <wp:positionH relativeFrom="page">
              <wp:posOffset>611505</wp:posOffset>
            </wp:positionH>
            <wp:positionV relativeFrom="paragraph">
              <wp:posOffset>131445</wp:posOffset>
            </wp:positionV>
            <wp:extent cx="92710" cy="92710"/>
            <wp:effectExtent l="0" t="0" r="0" b="0"/>
            <wp:wrapNone/>
            <wp:docPr id="1588167796" name="Picture 1588167796"/>
            <wp:cNvGraphicFramePr/>
            <a:graphic xmlns:a="http://schemas.openxmlformats.org/drawingml/2006/main">
              <a:graphicData uri="http://schemas.openxmlformats.org/drawingml/2006/picture">
                <pic:pic xmlns:pic="http://schemas.openxmlformats.org/drawingml/2006/picture">
                  <pic:nvPicPr>
                    <pic:cNvPr id="1588167796" name="Picture 1588167796"/>
                    <pic:cNvPicPr/>
                  </pic:nvPicPr>
                  <pic:blipFill>
                    <a:blip r:embed="rId98" cstate="print"/>
                    <a:stretch>
                      <a:fillRect/>
                    </a:stretch>
                  </pic:blipFill>
                  <pic:spPr>
                    <a:xfrm>
                      <a:off x="0" y="0"/>
                      <a:ext cx="92494" cy="92494"/>
                    </a:xfrm>
                    <a:prstGeom prst="rect">
                      <a:avLst/>
                    </a:prstGeom>
                  </pic:spPr>
                </pic:pic>
              </a:graphicData>
            </a:graphic>
          </wp:anchor>
        </w:drawing>
      </w:r>
      <w:r>
        <w:rPr>
          <w:color w:val="001A1D"/>
          <w:w w:val="105"/>
          <w:sz w:val="16"/>
        </w:rPr>
        <w:t>Client</w:t>
      </w:r>
      <w:r>
        <w:rPr>
          <w:color w:val="001A1D"/>
          <w:spacing w:val="-4"/>
          <w:w w:val="105"/>
          <w:sz w:val="16"/>
        </w:rPr>
        <w:t xml:space="preserve"> </w:t>
      </w:r>
      <w:r>
        <w:rPr>
          <w:color w:val="001A1D"/>
          <w:w w:val="105"/>
          <w:sz w:val="16"/>
        </w:rPr>
        <w:t>và</w:t>
      </w:r>
      <w:r>
        <w:rPr>
          <w:color w:val="001A1D"/>
          <w:spacing w:val="-5"/>
          <w:w w:val="105"/>
          <w:sz w:val="16"/>
        </w:rPr>
        <w:t xml:space="preserve"> </w:t>
      </w:r>
      <w:r>
        <w:rPr>
          <w:color w:val="001A1D"/>
          <w:spacing w:val="-2"/>
          <w:w w:val="105"/>
          <w:sz w:val="16"/>
        </w:rPr>
        <w:t>server</w:t>
      </w:r>
    </w:p>
    <w:p>
      <w:pPr>
        <w:pStyle w:val="4"/>
      </w:pPr>
    </w:p>
    <w:p>
      <w:pPr>
        <w:pStyle w:val="4"/>
        <w:spacing w:before="156"/>
      </w:pPr>
    </w:p>
    <w:p>
      <w:pPr>
        <w:pStyle w:val="4"/>
        <w:spacing w:before="1"/>
        <w:ind w:left="468"/>
      </w:pPr>
      <w:r>
        <w:rPr>
          <w:color w:val="8E662E"/>
          <w:w w:val="105"/>
        </w:rPr>
        <w:t>Câu</w:t>
      </w:r>
      <w:r>
        <w:rPr>
          <w:color w:val="8E662E"/>
          <w:spacing w:val="-4"/>
          <w:w w:val="105"/>
        </w:rPr>
        <w:t xml:space="preserve"> </w:t>
      </w:r>
      <w:r>
        <w:rPr>
          <w:color w:val="8E662E"/>
          <w:w w:val="105"/>
        </w:rPr>
        <w:t>trả</w:t>
      </w:r>
      <w:r>
        <w:rPr>
          <w:color w:val="8E662E"/>
          <w:spacing w:val="-3"/>
          <w:w w:val="105"/>
        </w:rPr>
        <w:t xml:space="preserve"> </w:t>
      </w:r>
      <w:r>
        <w:rPr>
          <w:color w:val="8E662E"/>
          <w:w w:val="105"/>
        </w:rPr>
        <w:t>lời</w:t>
      </w:r>
      <w:r>
        <w:rPr>
          <w:color w:val="8E662E"/>
          <w:spacing w:val="-4"/>
          <w:w w:val="105"/>
        </w:rPr>
        <w:t xml:space="preserve"> </w:t>
      </w:r>
      <w:r>
        <w:rPr>
          <w:color w:val="8E662E"/>
          <w:w w:val="105"/>
        </w:rPr>
        <w:t>của</w:t>
      </w:r>
      <w:r>
        <w:rPr>
          <w:color w:val="8E662E"/>
          <w:spacing w:val="-3"/>
          <w:w w:val="105"/>
        </w:rPr>
        <w:t xml:space="preserve"> </w:t>
      </w:r>
      <w:r>
        <w:rPr>
          <w:color w:val="8E662E"/>
          <w:w w:val="105"/>
        </w:rPr>
        <w:t>bạn</w:t>
      </w:r>
      <w:r>
        <w:rPr>
          <w:color w:val="8E662E"/>
          <w:spacing w:val="-4"/>
          <w:w w:val="105"/>
        </w:rPr>
        <w:t xml:space="preserve"> sai.</w:t>
      </w:r>
    </w:p>
    <w:p>
      <w:pPr>
        <w:pStyle w:val="4"/>
        <w:spacing w:before="123"/>
        <w:ind w:left="468"/>
      </w:pPr>
      <w:r>
        <w:rPr>
          <w:color w:val="8E662E"/>
          <w:w w:val="105"/>
        </w:rPr>
        <w:t>The</w:t>
      </w:r>
      <w:r>
        <w:rPr>
          <w:color w:val="8E662E"/>
          <w:spacing w:val="-6"/>
          <w:w w:val="105"/>
        </w:rPr>
        <w:t xml:space="preserve"> </w:t>
      </w:r>
      <w:r>
        <w:rPr>
          <w:color w:val="8E662E"/>
          <w:w w:val="105"/>
        </w:rPr>
        <w:t>correct</w:t>
      </w:r>
      <w:r>
        <w:rPr>
          <w:color w:val="8E662E"/>
          <w:spacing w:val="-5"/>
          <w:w w:val="105"/>
        </w:rPr>
        <w:t xml:space="preserve"> </w:t>
      </w:r>
      <w:r>
        <w:rPr>
          <w:color w:val="8E662E"/>
          <w:w w:val="105"/>
        </w:rPr>
        <w:t>answer</w:t>
      </w:r>
      <w:r>
        <w:rPr>
          <w:color w:val="8E662E"/>
          <w:spacing w:val="-5"/>
          <w:w w:val="105"/>
        </w:rPr>
        <w:t xml:space="preserve"> </w:t>
      </w:r>
      <w:r>
        <w:rPr>
          <w:color w:val="8E662E"/>
          <w:w w:val="105"/>
        </w:rPr>
        <w:t>is:</w:t>
      </w:r>
      <w:r>
        <w:rPr>
          <w:color w:val="8E662E"/>
          <w:spacing w:val="-5"/>
          <w:w w:val="105"/>
        </w:rPr>
        <w:t xml:space="preserve"> </w:t>
      </w:r>
      <w:r>
        <w:rPr>
          <w:color w:val="8E662E"/>
          <w:w w:val="105"/>
        </w:rPr>
        <w:t>Thumbprint</w:t>
      </w:r>
      <w:r>
        <w:rPr>
          <w:color w:val="8E662E"/>
          <w:spacing w:val="-5"/>
          <w:w w:val="105"/>
        </w:rPr>
        <w:t xml:space="preserve"> </w:t>
      </w:r>
      <w:r>
        <w:rPr>
          <w:color w:val="8E662E"/>
          <w:w w:val="105"/>
        </w:rPr>
        <w:t>và</w:t>
      </w:r>
      <w:r>
        <w:rPr>
          <w:color w:val="8E662E"/>
          <w:spacing w:val="-5"/>
          <w:w w:val="105"/>
        </w:rPr>
        <w:t xml:space="preserve"> </w:t>
      </w:r>
      <w:r>
        <w:rPr>
          <w:color w:val="8E662E"/>
          <w:spacing w:val="-4"/>
          <w:w w:val="105"/>
        </w:rPr>
        <w:t>card</w:t>
      </w:r>
    </w:p>
    <w:p>
      <w:pPr>
        <w:sectPr>
          <w:pgSz w:w="12240" w:h="15840"/>
          <w:pgMar w:top="220" w:right="460" w:bottom="440" w:left="400" w:header="0" w:footer="260" w:gutter="0"/>
          <w:cols w:space="720" w:num="1"/>
        </w:sectPr>
      </w:pPr>
    </w:p>
    <w:p>
      <w:pPr>
        <w:pStyle w:val="4"/>
        <w:tabs>
          <w:tab w:val="left" w:pos="4725"/>
        </w:tabs>
        <w:spacing w:before="65"/>
        <w:ind w:left="110"/>
        <w:rPr>
          <w:rFonts w:ascii="Arial MT"/>
        </w:rPr>
      </w:pPr>
      <w:r>
        <w:rPr>
          <w:rFonts w:ascii="Arial MT"/>
        </w:rPr>
        <w:t>11/16/23,</w:t>
      </w:r>
      <w:r>
        <w:rPr>
          <w:rFonts w:ascii="Arial MT"/>
          <w:spacing w:val="-7"/>
        </w:rPr>
        <w:t xml:space="preserve"> </w:t>
      </w:r>
      <w:r>
        <w:rPr>
          <w:rFonts w:ascii="Arial MT"/>
        </w:rPr>
        <w:t>3:09</w:t>
      </w:r>
      <w:r>
        <w:rPr>
          <w:rFonts w:ascii="Arial MT"/>
          <w:spacing w:val="-7"/>
        </w:rPr>
        <w:t xml:space="preserve"> </w:t>
      </w:r>
      <w:r>
        <w:rPr>
          <w:rFonts w:ascii="Arial MT"/>
          <w:spacing w:val="-5"/>
        </w:rPr>
        <w:t>PM</w:t>
      </w:r>
      <w:r>
        <w:rPr>
          <w:rFonts w:ascii="Arial MT"/>
        </w:rPr>
        <w:tab/>
      </w:r>
      <w:r>
        <w:rPr>
          <w:rFonts w:ascii="Arial MT"/>
        </w:rPr>
        <w:t>Kiem</w:t>
      </w:r>
      <w:r>
        <w:rPr>
          <w:rFonts w:ascii="Arial MT"/>
          <w:spacing w:val="-3"/>
        </w:rPr>
        <w:t xml:space="preserve"> </w:t>
      </w:r>
      <w:r>
        <w:rPr>
          <w:rFonts w:ascii="Arial MT"/>
        </w:rPr>
        <w:t>tra</w:t>
      </w:r>
      <w:r>
        <w:rPr>
          <w:rFonts w:ascii="Arial MT"/>
          <w:spacing w:val="-1"/>
        </w:rPr>
        <w:t xml:space="preserve"> </w:t>
      </w:r>
      <w:r>
        <w:rPr>
          <w:rFonts w:ascii="Arial MT"/>
        </w:rPr>
        <w:t>cuoi</w:t>
      </w:r>
      <w:r>
        <w:rPr>
          <w:rFonts w:ascii="Arial MT"/>
          <w:spacing w:val="-1"/>
        </w:rPr>
        <w:t xml:space="preserve"> </w:t>
      </w:r>
      <w:r>
        <w:rPr>
          <w:rFonts w:ascii="Arial MT"/>
        </w:rPr>
        <w:t>ki</w:t>
      </w:r>
      <w:r>
        <w:rPr>
          <w:rFonts w:ascii="Arial MT"/>
          <w:spacing w:val="-1"/>
        </w:rPr>
        <w:t xml:space="preserve"> </w:t>
      </w:r>
      <w:r>
        <w:rPr>
          <w:rFonts w:ascii="Arial MT"/>
        </w:rPr>
        <w:t>2:</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(page</w:t>
      </w:r>
      <w:r>
        <w:rPr>
          <w:rFonts w:ascii="Arial MT"/>
          <w:spacing w:val="-1"/>
        </w:rPr>
        <w:t xml:space="preserve"> </w:t>
      </w:r>
      <w:r>
        <w:rPr>
          <w:rFonts w:ascii="Arial MT"/>
        </w:rPr>
        <w:t>1</w:t>
      </w:r>
      <w:r>
        <w:rPr>
          <w:rFonts w:ascii="Arial MT"/>
          <w:spacing w:val="-1"/>
        </w:rPr>
        <w:t xml:space="preserve"> </w:t>
      </w:r>
      <w:r>
        <w:rPr>
          <w:rFonts w:ascii="Arial MT"/>
        </w:rPr>
        <w:t>of</w:t>
      </w:r>
      <w:r>
        <w:rPr>
          <w:rFonts w:ascii="Arial MT"/>
          <w:spacing w:val="-1"/>
        </w:rPr>
        <w:t xml:space="preserve"> </w:t>
      </w:r>
      <w:r>
        <w:rPr>
          <w:rFonts w:ascii="Arial MT"/>
        </w:rPr>
        <w:t>20)</w:t>
      </w:r>
      <w:r>
        <w:rPr>
          <w:rFonts w:ascii="Arial MT"/>
          <w:spacing w:val="-1"/>
        </w:rPr>
        <w:t xml:space="preserve"> </w:t>
      </w:r>
      <w:r>
        <w:rPr>
          <w:rFonts w:ascii="Arial MT"/>
        </w:rPr>
        <w:t>|</w:t>
      </w:r>
      <w:r>
        <w:rPr>
          <w:rFonts w:ascii="Arial MT"/>
          <w:spacing w:val="-1"/>
        </w:rPr>
        <w:t xml:space="preserve"> </w:t>
      </w:r>
      <w:r>
        <w:rPr>
          <w:rFonts w:ascii="Arial MT"/>
          <w:spacing w:val="-5"/>
        </w:rPr>
        <w:t>MMS</w:t>
      </w:r>
    </w:p>
    <w:p>
      <w:pPr>
        <w:pStyle w:val="4"/>
        <w:spacing w:before="4"/>
        <w:rPr>
          <w:rFonts w:ascii="Arial MT"/>
          <w:sz w:val="5"/>
        </w:rPr>
      </w:pPr>
      <w:r>
        <mc:AlternateContent>
          <mc:Choice Requires="wpg">
            <w:drawing>
              <wp:anchor distT="0" distB="0" distL="0" distR="0" simplePos="0" relativeHeight="252033024" behindDoc="1" locked="0" layoutInCell="1" allowOverlap="1">
                <wp:simplePos x="0" y="0"/>
                <wp:positionH relativeFrom="page">
                  <wp:posOffset>408940</wp:posOffset>
                </wp:positionH>
                <wp:positionV relativeFrom="paragraph">
                  <wp:posOffset>54610</wp:posOffset>
                </wp:positionV>
                <wp:extent cx="6944360" cy="782955"/>
                <wp:effectExtent l="0" t="0" r="0" b="0"/>
                <wp:wrapTopAndBottom/>
                <wp:docPr id="1077317347" name="Group 1077317347"/>
                <wp:cNvGraphicFramePr/>
                <a:graphic xmlns:a="http://schemas.openxmlformats.org/drawingml/2006/main">
                  <a:graphicData uri="http://schemas.microsoft.com/office/word/2010/wordprocessingGroup">
                    <wpg:wgp>
                      <wpg:cNvGrpSpPr/>
                      <wpg:grpSpPr>
                        <a:xfrm>
                          <a:off x="0" y="0"/>
                          <a:ext cx="6944359" cy="782955"/>
                          <a:chOff x="0" y="0"/>
                          <a:chExt cx="6944359" cy="782955"/>
                        </a:xfrm>
                      </wpg:grpSpPr>
                      <wps:wsp>
                        <wps:cNvPr id="228870685" name="Graphic 304"/>
                        <wps:cNvSpPr/>
                        <wps:spPr>
                          <a:xfrm>
                            <a:off x="3557" y="3557"/>
                            <a:ext cx="6937375" cy="775970"/>
                          </a:xfrm>
                          <a:custGeom>
                            <a:avLst/>
                            <a:gdLst/>
                            <a:ahLst/>
                            <a:cxnLst/>
                            <a:rect l="l" t="t" r="r" b="b"/>
                            <a:pathLst>
                              <a:path w="6937375" h="775970">
                                <a:moveTo>
                                  <a:pt x="0" y="764856"/>
                                </a:moveTo>
                                <a:lnTo>
                                  <a:pt x="0" y="10672"/>
                                </a:lnTo>
                                <a:lnTo>
                                  <a:pt x="0" y="7712"/>
                                </a:lnTo>
                                <a:lnTo>
                                  <a:pt x="1041" y="5193"/>
                                </a:lnTo>
                                <a:lnTo>
                                  <a:pt x="3125" y="3116"/>
                                </a:lnTo>
                                <a:lnTo>
                                  <a:pt x="5209" y="1038"/>
                                </a:lnTo>
                                <a:lnTo>
                                  <a:pt x="7725" y="0"/>
                                </a:lnTo>
                                <a:lnTo>
                                  <a:pt x="10672" y="0"/>
                                </a:lnTo>
                                <a:lnTo>
                                  <a:pt x="6926398" y="0"/>
                                </a:lnTo>
                                <a:lnTo>
                                  <a:pt x="6929345" y="0"/>
                                </a:lnTo>
                                <a:lnTo>
                                  <a:pt x="6931860" y="1038"/>
                                </a:lnTo>
                                <a:lnTo>
                                  <a:pt x="6933944" y="3116"/>
                                </a:lnTo>
                                <a:lnTo>
                                  <a:pt x="6936028" y="5193"/>
                                </a:lnTo>
                                <a:lnTo>
                                  <a:pt x="6937070" y="7712"/>
                                </a:lnTo>
                                <a:lnTo>
                                  <a:pt x="6937071" y="10672"/>
                                </a:lnTo>
                                <a:lnTo>
                                  <a:pt x="6937071" y="764856"/>
                                </a:lnTo>
                                <a:lnTo>
                                  <a:pt x="6929345" y="775528"/>
                                </a:lnTo>
                                <a:lnTo>
                                  <a:pt x="6926398" y="775528"/>
                                </a:lnTo>
                                <a:lnTo>
                                  <a:pt x="10672" y="775528"/>
                                </a:lnTo>
                                <a:lnTo>
                                  <a:pt x="7725" y="775528"/>
                                </a:lnTo>
                                <a:lnTo>
                                  <a:pt x="5209" y="774490"/>
                                </a:lnTo>
                                <a:lnTo>
                                  <a:pt x="3125" y="772405"/>
                                </a:lnTo>
                                <a:lnTo>
                                  <a:pt x="1041" y="770320"/>
                                </a:lnTo>
                                <a:lnTo>
                                  <a:pt x="0" y="767802"/>
                                </a:lnTo>
                                <a:lnTo>
                                  <a:pt x="0" y="764856"/>
                                </a:lnTo>
                                <a:close/>
                              </a:path>
                            </a:pathLst>
                          </a:custGeom>
                          <a:ln w="7114">
                            <a:solidFill>
                              <a:srgbClr val="CAD0D6"/>
                            </a:solidFill>
                            <a:prstDash val="solid"/>
                          </a:ln>
                        </wps:spPr>
                        <wps:bodyPr wrap="square" lIns="0" tIns="0" rIns="0" bIns="0" rtlCol="0">
                          <a:noAutofit/>
                        </wps:bodyPr>
                      </wps:wsp>
                      <wps:wsp>
                        <wps:cNvPr id="1126917851" name="Graphic 305"/>
                        <wps:cNvSpPr/>
                        <wps:spPr>
                          <a:xfrm>
                            <a:off x="60477" y="586982"/>
                            <a:ext cx="448309" cy="128270"/>
                          </a:xfrm>
                          <a:custGeom>
                            <a:avLst/>
                            <a:gdLst/>
                            <a:ahLst/>
                            <a:cxnLst/>
                            <a:rect l="l" t="t" r="r" b="b"/>
                            <a:pathLst>
                              <a:path w="448309" h="128270">
                                <a:moveTo>
                                  <a:pt x="0" y="74706"/>
                                </a:moveTo>
                                <a:lnTo>
                                  <a:pt x="0" y="53362"/>
                                </a:lnTo>
                                <a:lnTo>
                                  <a:pt x="0" y="49847"/>
                                </a:lnTo>
                                <a:lnTo>
                                  <a:pt x="341" y="46375"/>
                                </a:lnTo>
                                <a:lnTo>
                                  <a:pt x="1025" y="42924"/>
                                </a:lnTo>
                                <a:lnTo>
                                  <a:pt x="1708" y="39495"/>
                                </a:lnTo>
                                <a:lnTo>
                                  <a:pt x="2721" y="36158"/>
                                </a:lnTo>
                                <a:lnTo>
                                  <a:pt x="4061" y="32920"/>
                                </a:lnTo>
                                <a:lnTo>
                                  <a:pt x="5402" y="29683"/>
                                </a:lnTo>
                                <a:lnTo>
                                  <a:pt x="15629" y="15617"/>
                                </a:lnTo>
                                <a:lnTo>
                                  <a:pt x="18106" y="13134"/>
                                </a:lnTo>
                                <a:lnTo>
                                  <a:pt x="20802" y="10921"/>
                                </a:lnTo>
                                <a:lnTo>
                                  <a:pt x="23715" y="8979"/>
                                </a:lnTo>
                                <a:lnTo>
                                  <a:pt x="26629" y="7015"/>
                                </a:lnTo>
                                <a:lnTo>
                                  <a:pt x="53362" y="0"/>
                                </a:lnTo>
                                <a:lnTo>
                                  <a:pt x="394879" y="0"/>
                                </a:lnTo>
                                <a:lnTo>
                                  <a:pt x="424525" y="8979"/>
                                </a:lnTo>
                                <a:lnTo>
                                  <a:pt x="427439" y="10921"/>
                                </a:lnTo>
                                <a:lnTo>
                                  <a:pt x="430134" y="13134"/>
                                </a:lnTo>
                                <a:lnTo>
                                  <a:pt x="432612" y="15617"/>
                                </a:lnTo>
                                <a:lnTo>
                                  <a:pt x="435089" y="18093"/>
                                </a:lnTo>
                                <a:lnTo>
                                  <a:pt x="444179" y="32920"/>
                                </a:lnTo>
                                <a:lnTo>
                                  <a:pt x="445520" y="36158"/>
                                </a:lnTo>
                                <a:lnTo>
                                  <a:pt x="446532" y="39495"/>
                                </a:lnTo>
                                <a:lnTo>
                                  <a:pt x="447216" y="42924"/>
                                </a:lnTo>
                                <a:lnTo>
                                  <a:pt x="447899" y="46375"/>
                                </a:lnTo>
                                <a:lnTo>
                                  <a:pt x="448241" y="49847"/>
                                </a:lnTo>
                                <a:lnTo>
                                  <a:pt x="448241" y="53362"/>
                                </a:lnTo>
                                <a:lnTo>
                                  <a:pt x="448241" y="74706"/>
                                </a:lnTo>
                                <a:lnTo>
                                  <a:pt x="448241" y="78207"/>
                                </a:lnTo>
                                <a:lnTo>
                                  <a:pt x="447899" y="81679"/>
                                </a:lnTo>
                                <a:lnTo>
                                  <a:pt x="447216" y="85116"/>
                                </a:lnTo>
                                <a:lnTo>
                                  <a:pt x="446532" y="88545"/>
                                </a:lnTo>
                                <a:lnTo>
                                  <a:pt x="445520" y="91882"/>
                                </a:lnTo>
                                <a:lnTo>
                                  <a:pt x="444179" y="95119"/>
                                </a:lnTo>
                                <a:lnTo>
                                  <a:pt x="442838" y="98356"/>
                                </a:lnTo>
                                <a:lnTo>
                                  <a:pt x="441194" y="101416"/>
                                </a:lnTo>
                                <a:lnTo>
                                  <a:pt x="439248" y="104319"/>
                                </a:lnTo>
                                <a:lnTo>
                                  <a:pt x="437301" y="107236"/>
                                </a:lnTo>
                                <a:lnTo>
                                  <a:pt x="424525" y="119047"/>
                                </a:lnTo>
                                <a:lnTo>
                                  <a:pt x="421612" y="120996"/>
                                </a:lnTo>
                                <a:lnTo>
                                  <a:pt x="394879" y="128069"/>
                                </a:lnTo>
                                <a:lnTo>
                                  <a:pt x="53362" y="128069"/>
                                </a:lnTo>
                                <a:lnTo>
                                  <a:pt x="23715" y="119047"/>
                                </a:lnTo>
                                <a:lnTo>
                                  <a:pt x="20802" y="117104"/>
                                </a:lnTo>
                                <a:lnTo>
                                  <a:pt x="4061" y="95119"/>
                                </a:lnTo>
                                <a:lnTo>
                                  <a:pt x="2721" y="91882"/>
                                </a:lnTo>
                                <a:lnTo>
                                  <a:pt x="1708" y="88545"/>
                                </a:lnTo>
                                <a:lnTo>
                                  <a:pt x="1025" y="85116"/>
                                </a:lnTo>
                                <a:lnTo>
                                  <a:pt x="341" y="81679"/>
                                </a:lnTo>
                                <a:lnTo>
                                  <a:pt x="0" y="78207"/>
                                </a:lnTo>
                                <a:lnTo>
                                  <a:pt x="0" y="74706"/>
                                </a:lnTo>
                                <a:close/>
                              </a:path>
                            </a:pathLst>
                          </a:custGeom>
                          <a:ln w="7114">
                            <a:solidFill>
                              <a:srgbClr val="000000"/>
                            </a:solidFill>
                            <a:prstDash val="solid"/>
                          </a:ln>
                        </wps:spPr>
                        <wps:bodyPr wrap="square" lIns="0" tIns="0" rIns="0" bIns="0" rtlCol="0">
                          <a:noAutofit/>
                        </wps:bodyPr>
                      </wps:wsp>
                      <wps:wsp>
                        <wps:cNvPr id="2053880847" name="Textbox 306"/>
                        <wps:cNvSpPr txBox="1"/>
                        <wps:spPr>
                          <a:xfrm>
                            <a:off x="10977" y="9192"/>
                            <a:ext cx="6922770" cy="764540"/>
                          </a:xfrm>
                          <a:prstGeom prst="rect">
                            <a:avLst/>
                          </a:prstGeom>
                        </wps:spPr>
                        <wps:txbx>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31</w:t>
                              </w:r>
                            </w:p>
                            <w:p>
                              <w:pPr>
                                <w:spacing w:before="79"/>
                                <w:ind w:left="77"/>
                                <w:rPr>
                                  <w:sz w:val="13"/>
                                </w:rPr>
                              </w:pPr>
                              <w:r>
                                <w:rPr>
                                  <w:color w:val="1C2025"/>
                                  <w:sz w:val="13"/>
                                </w:rPr>
                                <w:t>Not</w:t>
                              </w:r>
                              <w:r>
                                <w:rPr>
                                  <w:color w:val="1C2025"/>
                                  <w:spacing w:val="4"/>
                                  <w:sz w:val="13"/>
                                </w:rPr>
                                <w:t xml:space="preserve"> </w:t>
                              </w:r>
                              <w:r>
                                <w:rPr>
                                  <w:color w:val="1C2025"/>
                                  <w:spacing w:val="-2"/>
                                  <w:sz w:val="13"/>
                                </w:rPr>
                                <w:t>answered</w:t>
                              </w:r>
                            </w:p>
                            <w:p>
                              <w:pPr>
                                <w:spacing w:before="118"/>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38"/>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4.3pt;height:61.65pt;width:546.8pt;mso-position-horizontal-relative:page;mso-wrap-distance-bottom:0pt;mso-wrap-distance-top:0pt;z-index:-251283456;mso-width-relative:page;mso-height-relative:page;" coordsize="6944359,782955" o:gfxdata="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">
                <o:lock v:ext="edit" aspectratio="f"/>
                <v:shape id="Graphic 304" o:spid="_x0000_s1026" o:spt="100" style="position:absolute;left:3557;top:3557;height:775970;width:6937375;" filled="f" stroked="t" coordsize="6937375,775970" o:gfxdata="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SbXZ5MQAAADiAAAADwAAAAAAAAABACAAAAAiAAAAZHJzL2Rvd25yZXYueG1sUEsBAhQAFAAAAAgA&#10;h07iQDMvBZ47AAAAOQAAABAAAAAAAAAAAQAgAAAAEwEAAGRycy9zaGFwZXhtbC54bWxQSwUGAAAA&#10;AAYABgBbAQAAvQMAAAAA&#10;" path="m0,764856l0,10672,0,7712,1041,5193,3125,3116,5209,1038,7725,0,10672,0,6926398,0,6929345,0,6931860,1038,6933944,3116,6936028,5193,6937070,7712,6937071,10672,6937071,764856,6929345,775528,6926398,775528,10672,775528,7725,775528,5209,774490,3125,772405,1041,770320,0,767802,0,764856xe">
                  <v:fill on="f" focussize="0,0"/>
                  <v:stroke weight="0.560157480314961pt" color="#CAD0D6" joinstyle="round"/>
                  <v:imagedata o:title=""/>
                  <o:lock v:ext="edit" aspectratio="f"/>
                  <v:textbox inset="0mm,0mm,0mm,0mm"/>
                </v:shape>
                <v:shape id="Graphic 305" o:spid="_x0000_s1026" o:spt="100" style="position:absolute;left:60477;top:586982;height:128270;width:448309;" filled="f" stroked="t" coordsize="448309,128270" o:gfxdata="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FTfkq/&#10;AAAA4wAAAA8AAAAAAAAAAQAgAAAAIgAAAGRycy9kb3ducmV2LnhtbFBLAQIUABQAAAAIAIdO4kAz&#10;LwWeOwAAADkAAAAQAAAAAAAAAAEAIAAAAA4BAABkcnMvc2hhcGV4bWwueG1sUEsFBgAAAAAGAAYA&#10;WwEAALgDAAAAAA==&#10;" path="m0,74706l0,53362,0,49847,341,46375,1025,42924,1708,39495,2721,36158,4061,32920,5402,29683,15629,15617,18106,13134,20802,10921,23715,8979,26629,7015,53362,0,394879,0,424525,8979,427439,10921,430134,13134,432612,15617,435089,18093,444179,32920,445520,36158,446532,39495,447216,42924,447899,46375,448241,49847,448241,53362,448241,74706,448241,78207,447899,81679,447216,85116,446532,88545,445520,91882,444179,95119,442838,98356,441194,101416,439248,104319,437301,107236,424525,119047,421612,120996,394879,128069,53362,128069,23715,119047,20802,117104,4061,95119,2721,91882,1708,88545,1025,85116,341,81679,0,78207,0,74706xe">
                  <v:fill on="f" focussize="0,0"/>
                  <v:stroke weight="0.560157480314961pt" color="#000000" joinstyle="round"/>
                  <v:imagedata o:title=""/>
                  <o:lock v:ext="edit" aspectratio="f"/>
                  <v:textbox inset="0mm,0mm,0mm,0mm"/>
                </v:shape>
                <v:shape id="Textbox 306" o:spid="_x0000_s1026" o:spt="202" type="#_x0000_t202" style="position:absolute;left:10977;top:9192;height:764540;width:6922770;" filled="f" stroked="f" coordsize="21600,21600" o:gfxdata="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CzHKdcxgAAAOMAAAAPAAAAAAAAAAEAIAAAACIAAABkcnMvZG93bnJldi54bWxQSwECFAAUAAAA&#10;CACHTuJAMy8FnjsAAAA5AAAAEAAAAAAAAAABACAAAAAVAQAAZHJzL3NoYXBleG1sLnhtbFBLBQYA&#10;AAAABgAGAFsBAAC/AwAAAAA=&#10;">
                  <v:fill on="f" focussize="0,0"/>
                  <v:stroke on="f"/>
                  <v:imagedata o:title=""/>
                  <o:lock v:ext="edit" aspectratio="f"/>
                  <v:textbox inset="0mm,0mm,0mm,0mm">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31</w:t>
                        </w:r>
                      </w:p>
                      <w:p>
                        <w:pPr>
                          <w:spacing w:before="79"/>
                          <w:ind w:left="77"/>
                          <w:rPr>
                            <w:sz w:val="13"/>
                          </w:rPr>
                        </w:pPr>
                        <w:r>
                          <w:rPr>
                            <w:color w:val="1C2025"/>
                            <w:sz w:val="13"/>
                          </w:rPr>
                          <w:t>Not</w:t>
                        </w:r>
                        <w:r>
                          <w:rPr>
                            <w:color w:val="1C2025"/>
                            <w:spacing w:val="4"/>
                            <w:sz w:val="13"/>
                          </w:rPr>
                          <w:t xml:space="preserve"> </w:t>
                        </w:r>
                        <w:r>
                          <w:rPr>
                            <w:color w:val="1C2025"/>
                            <w:spacing w:val="-2"/>
                            <w:sz w:val="13"/>
                          </w:rPr>
                          <w:t>answered</w:t>
                        </w:r>
                      </w:p>
                      <w:p>
                        <w:pPr>
                          <w:spacing w:before="118"/>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38"/>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rPr>
          <w:rFonts w:ascii="Arial MT"/>
        </w:rPr>
      </w:pPr>
    </w:p>
    <w:p>
      <w:pPr>
        <w:pStyle w:val="4"/>
        <w:spacing w:before="165"/>
        <w:rPr>
          <w:rFonts w:ascii="Arial MT"/>
        </w:rPr>
      </w:pPr>
    </w:p>
    <w:p>
      <w:pPr>
        <w:pStyle w:val="4"/>
        <w:ind w:left="468"/>
      </w:pPr>
      <w:r>
        <w:rPr>
          <w:color w:val="001A1D"/>
          <w:w w:val="105"/>
        </w:rPr>
        <w:t>Hệ</w:t>
      </w:r>
      <w:r>
        <w:rPr>
          <w:color w:val="001A1D"/>
          <w:spacing w:val="-5"/>
          <w:w w:val="105"/>
        </w:rPr>
        <w:t xml:space="preserve"> </w:t>
      </w:r>
      <w:r>
        <w:rPr>
          <w:color w:val="001A1D"/>
          <w:w w:val="105"/>
        </w:rPr>
        <w:t>thống</w:t>
      </w:r>
      <w:r>
        <w:rPr>
          <w:color w:val="001A1D"/>
          <w:spacing w:val="-5"/>
          <w:w w:val="105"/>
        </w:rPr>
        <w:t xml:space="preserve"> </w:t>
      </w:r>
      <w:r>
        <w:rPr>
          <w:color w:val="001A1D"/>
          <w:w w:val="105"/>
        </w:rPr>
        <w:t>phát</w:t>
      </w:r>
      <w:r>
        <w:rPr>
          <w:color w:val="001A1D"/>
          <w:spacing w:val="-4"/>
          <w:w w:val="105"/>
        </w:rPr>
        <w:t xml:space="preserve"> </w:t>
      </w:r>
      <w:r>
        <w:rPr>
          <w:color w:val="001A1D"/>
          <w:w w:val="105"/>
        </w:rPr>
        <w:t>hiện</w:t>
      </w:r>
      <w:r>
        <w:rPr>
          <w:color w:val="001A1D"/>
          <w:spacing w:val="-5"/>
          <w:w w:val="105"/>
        </w:rPr>
        <w:t xml:space="preserve"> </w:t>
      </w:r>
      <w:r>
        <w:rPr>
          <w:color w:val="001A1D"/>
          <w:w w:val="105"/>
        </w:rPr>
        <w:t>xâm</w:t>
      </w:r>
      <w:r>
        <w:rPr>
          <w:color w:val="001A1D"/>
          <w:spacing w:val="-4"/>
          <w:w w:val="105"/>
        </w:rPr>
        <w:t xml:space="preserve"> </w:t>
      </w:r>
      <w:r>
        <w:rPr>
          <w:color w:val="001A1D"/>
          <w:w w:val="105"/>
        </w:rPr>
        <w:t>nhập</w:t>
      </w:r>
      <w:r>
        <w:rPr>
          <w:color w:val="001A1D"/>
          <w:spacing w:val="-5"/>
          <w:w w:val="105"/>
        </w:rPr>
        <w:t xml:space="preserve"> </w:t>
      </w:r>
      <w:r>
        <w:rPr>
          <w:color w:val="001A1D"/>
          <w:w w:val="105"/>
        </w:rPr>
        <w:t>dựa</w:t>
      </w:r>
      <w:r>
        <w:rPr>
          <w:color w:val="001A1D"/>
          <w:spacing w:val="-5"/>
          <w:w w:val="105"/>
        </w:rPr>
        <w:t xml:space="preserve"> </w:t>
      </w:r>
      <w:r>
        <w:rPr>
          <w:color w:val="001A1D"/>
          <w:w w:val="105"/>
        </w:rPr>
        <w:t>vào</w:t>
      </w:r>
      <w:r>
        <w:rPr>
          <w:color w:val="001A1D"/>
          <w:spacing w:val="-4"/>
          <w:w w:val="105"/>
        </w:rPr>
        <w:t xml:space="preserve"> </w:t>
      </w:r>
      <w:r>
        <w:rPr>
          <w:color w:val="001A1D"/>
          <w:w w:val="105"/>
        </w:rPr>
        <w:t>dấu</w:t>
      </w:r>
      <w:r>
        <w:rPr>
          <w:color w:val="001A1D"/>
          <w:spacing w:val="-5"/>
          <w:w w:val="105"/>
        </w:rPr>
        <w:t xml:space="preserve"> </w:t>
      </w:r>
      <w:r>
        <w:rPr>
          <w:color w:val="001A1D"/>
          <w:w w:val="105"/>
        </w:rPr>
        <w:t>hiệu</w:t>
      </w:r>
      <w:r>
        <w:rPr>
          <w:color w:val="001A1D"/>
          <w:spacing w:val="-4"/>
          <w:w w:val="105"/>
        </w:rPr>
        <w:t xml:space="preserve"> </w:t>
      </w:r>
      <w:r>
        <w:rPr>
          <w:color w:val="001A1D"/>
          <w:w w:val="105"/>
        </w:rPr>
        <w:t>(Signature-based</w:t>
      </w:r>
      <w:r>
        <w:rPr>
          <w:color w:val="001A1D"/>
          <w:spacing w:val="-5"/>
          <w:w w:val="105"/>
        </w:rPr>
        <w:t xml:space="preserve"> </w:t>
      </w:r>
      <w:r>
        <w:rPr>
          <w:color w:val="001A1D"/>
          <w:w w:val="105"/>
        </w:rPr>
        <w:t>IDS)</w:t>
      </w:r>
      <w:r>
        <w:rPr>
          <w:color w:val="001A1D"/>
          <w:spacing w:val="-4"/>
          <w:w w:val="105"/>
        </w:rPr>
        <w:t xml:space="preserve"> </w:t>
      </w:r>
      <w:r>
        <w:rPr>
          <w:color w:val="001A1D"/>
          <w:w w:val="105"/>
        </w:rPr>
        <w:t>hoạt</w:t>
      </w:r>
      <w:r>
        <w:rPr>
          <w:color w:val="001A1D"/>
          <w:spacing w:val="-5"/>
          <w:w w:val="105"/>
        </w:rPr>
        <w:t xml:space="preserve"> </w:t>
      </w:r>
      <w:r>
        <w:rPr>
          <w:color w:val="001A1D"/>
          <w:w w:val="105"/>
        </w:rPr>
        <w:t>động</w:t>
      </w:r>
      <w:r>
        <w:rPr>
          <w:color w:val="001A1D"/>
          <w:spacing w:val="-5"/>
          <w:w w:val="105"/>
        </w:rPr>
        <w:t xml:space="preserve"> </w:t>
      </w:r>
      <w:r>
        <w:rPr>
          <w:color w:val="001A1D"/>
          <w:w w:val="105"/>
        </w:rPr>
        <w:t>dựa</w:t>
      </w:r>
      <w:r>
        <w:rPr>
          <w:color w:val="001A1D"/>
          <w:spacing w:val="-4"/>
          <w:w w:val="105"/>
        </w:rPr>
        <w:t xml:space="preserve"> </w:t>
      </w:r>
      <w:r>
        <w:rPr>
          <w:color w:val="001A1D"/>
          <w:w w:val="105"/>
        </w:rPr>
        <w:t>vào</w:t>
      </w:r>
      <w:r>
        <w:rPr>
          <w:color w:val="001A1D"/>
          <w:spacing w:val="-5"/>
          <w:w w:val="105"/>
        </w:rPr>
        <w:t xml:space="preserve"> </w:t>
      </w:r>
      <w:r>
        <w:rPr>
          <w:color w:val="001A1D"/>
          <w:w w:val="105"/>
        </w:rPr>
        <w:t>yếu</w:t>
      </w:r>
      <w:r>
        <w:rPr>
          <w:color w:val="001A1D"/>
          <w:spacing w:val="-4"/>
          <w:w w:val="105"/>
        </w:rPr>
        <w:t xml:space="preserve"> </w:t>
      </w:r>
      <w:r>
        <w:rPr>
          <w:color w:val="001A1D"/>
          <w:w w:val="105"/>
        </w:rPr>
        <w:t>tố</w:t>
      </w:r>
      <w:r>
        <w:rPr>
          <w:color w:val="001A1D"/>
          <w:spacing w:val="-5"/>
          <w:w w:val="105"/>
        </w:rPr>
        <w:t xml:space="preserve"> </w:t>
      </w:r>
      <w:r>
        <w:rPr>
          <w:color w:val="001A1D"/>
          <w:spacing w:val="-4"/>
          <w:w w:val="105"/>
        </w:rPr>
        <w:t>nào?</w:t>
      </w:r>
    </w:p>
    <w:p>
      <w:pPr>
        <w:pStyle w:val="4"/>
        <w:spacing w:before="123"/>
      </w:pPr>
    </w:p>
    <w:p>
      <w:pPr>
        <w:pStyle w:val="5"/>
        <w:numPr>
          <w:ilvl w:val="0"/>
          <w:numId w:val="31"/>
        </w:numPr>
        <w:tabs>
          <w:tab w:val="left" w:pos="1098"/>
        </w:tabs>
        <w:spacing w:before="0"/>
        <w:ind w:left="1098" w:hanging="294"/>
        <w:rPr>
          <w:sz w:val="16"/>
        </w:rPr>
      </w:pPr>
      <w:r>
        <w:drawing>
          <wp:anchor distT="0" distB="0" distL="0" distR="0" simplePos="0" relativeHeight="251971584" behindDoc="0" locked="0" layoutInCell="1" allowOverlap="1">
            <wp:simplePos x="0" y="0"/>
            <wp:positionH relativeFrom="page">
              <wp:posOffset>611505</wp:posOffset>
            </wp:positionH>
            <wp:positionV relativeFrom="paragraph">
              <wp:posOffset>17145</wp:posOffset>
            </wp:positionV>
            <wp:extent cx="92710" cy="92710"/>
            <wp:effectExtent l="0" t="0" r="0" b="0"/>
            <wp:wrapNone/>
            <wp:docPr id="534566565" name="Picture 534566565"/>
            <wp:cNvGraphicFramePr/>
            <a:graphic xmlns:a="http://schemas.openxmlformats.org/drawingml/2006/main">
              <a:graphicData uri="http://schemas.openxmlformats.org/drawingml/2006/picture">
                <pic:pic xmlns:pic="http://schemas.openxmlformats.org/drawingml/2006/picture">
                  <pic:nvPicPr>
                    <pic:cNvPr id="534566565" name="Picture 534566565"/>
                    <pic:cNvPicPr/>
                  </pic:nvPicPr>
                  <pic:blipFill>
                    <a:blip r:embed="rId99" cstate="print"/>
                    <a:stretch>
                      <a:fillRect/>
                    </a:stretch>
                  </pic:blipFill>
                  <pic:spPr>
                    <a:xfrm>
                      <a:off x="0" y="0"/>
                      <a:ext cx="92494" cy="92494"/>
                    </a:xfrm>
                    <a:prstGeom prst="rect">
                      <a:avLst/>
                    </a:prstGeom>
                  </pic:spPr>
                </pic:pic>
              </a:graphicData>
            </a:graphic>
          </wp:anchor>
        </w:drawing>
      </w:r>
      <w:r>
        <w:rPr>
          <w:color w:val="001A1D"/>
          <w:w w:val="105"/>
          <w:sz w:val="16"/>
        </w:rPr>
        <w:t>Các</w:t>
      </w:r>
      <w:r>
        <w:rPr>
          <w:color w:val="001A1D"/>
          <w:spacing w:val="-4"/>
          <w:w w:val="105"/>
          <w:sz w:val="16"/>
        </w:rPr>
        <w:t xml:space="preserve"> </w:t>
      </w:r>
      <w:r>
        <w:rPr>
          <w:color w:val="001A1D"/>
          <w:w w:val="105"/>
          <w:sz w:val="16"/>
        </w:rPr>
        <w:t>dấu</w:t>
      </w:r>
      <w:r>
        <w:rPr>
          <w:color w:val="001A1D"/>
          <w:spacing w:val="-4"/>
          <w:w w:val="105"/>
          <w:sz w:val="16"/>
        </w:rPr>
        <w:t xml:space="preserve"> </w:t>
      </w:r>
      <w:r>
        <w:rPr>
          <w:color w:val="001A1D"/>
          <w:w w:val="105"/>
          <w:sz w:val="16"/>
        </w:rPr>
        <w:t>hiệu</w:t>
      </w:r>
      <w:r>
        <w:rPr>
          <w:color w:val="001A1D"/>
          <w:spacing w:val="-4"/>
          <w:w w:val="105"/>
          <w:sz w:val="16"/>
        </w:rPr>
        <w:t xml:space="preserve"> </w:t>
      </w:r>
      <w:r>
        <w:rPr>
          <w:color w:val="001A1D"/>
          <w:w w:val="105"/>
          <w:sz w:val="16"/>
        </w:rPr>
        <w:t>bất</w:t>
      </w:r>
      <w:r>
        <w:rPr>
          <w:color w:val="001A1D"/>
          <w:spacing w:val="-4"/>
          <w:w w:val="105"/>
          <w:sz w:val="16"/>
        </w:rPr>
        <w:t xml:space="preserve"> </w:t>
      </w:r>
      <w:r>
        <w:rPr>
          <w:color w:val="001A1D"/>
          <w:spacing w:val="-2"/>
          <w:w w:val="105"/>
          <w:sz w:val="16"/>
        </w:rPr>
        <w:t>thường</w:t>
      </w:r>
    </w:p>
    <w:p>
      <w:pPr>
        <w:pStyle w:val="5"/>
        <w:numPr>
          <w:ilvl w:val="0"/>
          <w:numId w:val="31"/>
        </w:numPr>
        <w:tabs>
          <w:tab w:val="left" w:pos="1098"/>
        </w:tabs>
        <w:spacing w:before="79"/>
        <w:ind w:left="1098" w:hanging="294"/>
        <w:rPr>
          <w:sz w:val="16"/>
        </w:rPr>
      </w:pPr>
      <w:r>
        <w:drawing>
          <wp:anchor distT="0" distB="0" distL="0" distR="0" simplePos="0" relativeHeight="251972608" behindDoc="0" locked="0" layoutInCell="1" allowOverlap="1">
            <wp:simplePos x="0" y="0"/>
            <wp:positionH relativeFrom="page">
              <wp:posOffset>611505</wp:posOffset>
            </wp:positionH>
            <wp:positionV relativeFrom="paragraph">
              <wp:posOffset>74295</wp:posOffset>
            </wp:positionV>
            <wp:extent cx="92710" cy="92710"/>
            <wp:effectExtent l="0" t="0" r="0" b="0"/>
            <wp:wrapNone/>
            <wp:docPr id="572643023" name="Picture 572643023"/>
            <wp:cNvGraphicFramePr/>
            <a:graphic xmlns:a="http://schemas.openxmlformats.org/drawingml/2006/main">
              <a:graphicData uri="http://schemas.openxmlformats.org/drawingml/2006/picture">
                <pic:pic xmlns:pic="http://schemas.openxmlformats.org/drawingml/2006/picture">
                  <pic:nvPicPr>
                    <pic:cNvPr id="572643023" name="Picture 572643023"/>
                    <pic:cNvPicPr/>
                  </pic:nvPicPr>
                  <pic:blipFill>
                    <a:blip r:embed="rId100" cstate="print"/>
                    <a:stretch>
                      <a:fillRect/>
                    </a:stretch>
                  </pic:blipFill>
                  <pic:spPr>
                    <a:xfrm>
                      <a:off x="0" y="0"/>
                      <a:ext cx="92494" cy="92494"/>
                    </a:xfrm>
                    <a:prstGeom prst="rect">
                      <a:avLst/>
                    </a:prstGeom>
                  </pic:spPr>
                </pic:pic>
              </a:graphicData>
            </a:graphic>
          </wp:anchor>
        </w:drawing>
      </w:r>
      <w:r>
        <w:rPr>
          <w:color w:val="001A1D"/>
          <w:w w:val="105"/>
          <w:sz w:val="16"/>
        </w:rPr>
        <w:t>Nội</w:t>
      </w:r>
      <w:r>
        <w:rPr>
          <w:color w:val="001A1D"/>
          <w:spacing w:val="-5"/>
          <w:w w:val="105"/>
          <w:sz w:val="16"/>
        </w:rPr>
        <w:t xml:space="preserve"> </w:t>
      </w:r>
      <w:r>
        <w:rPr>
          <w:color w:val="001A1D"/>
          <w:w w:val="105"/>
          <w:sz w:val="16"/>
        </w:rPr>
        <w:t>dung</w:t>
      </w:r>
      <w:r>
        <w:rPr>
          <w:color w:val="001A1D"/>
          <w:spacing w:val="-4"/>
          <w:w w:val="105"/>
          <w:sz w:val="16"/>
        </w:rPr>
        <w:t xml:space="preserve"> </w:t>
      </w:r>
      <w:r>
        <w:rPr>
          <w:color w:val="001A1D"/>
          <w:spacing w:val="-2"/>
          <w:w w:val="105"/>
          <w:sz w:val="16"/>
        </w:rPr>
        <w:t>website</w:t>
      </w:r>
    </w:p>
    <w:p>
      <w:pPr>
        <w:pStyle w:val="5"/>
        <w:numPr>
          <w:ilvl w:val="0"/>
          <w:numId w:val="31"/>
        </w:numPr>
        <w:tabs>
          <w:tab w:val="left" w:pos="1098"/>
        </w:tabs>
        <w:spacing w:before="90"/>
        <w:ind w:left="1098" w:hanging="294"/>
        <w:rPr>
          <w:sz w:val="16"/>
        </w:rPr>
      </w:pPr>
      <w:r>
        <w:drawing>
          <wp:anchor distT="0" distB="0" distL="0" distR="0" simplePos="0" relativeHeight="251973632" behindDoc="0" locked="0" layoutInCell="1" allowOverlap="1">
            <wp:simplePos x="0" y="0"/>
            <wp:positionH relativeFrom="page">
              <wp:posOffset>611505</wp:posOffset>
            </wp:positionH>
            <wp:positionV relativeFrom="paragraph">
              <wp:posOffset>81280</wp:posOffset>
            </wp:positionV>
            <wp:extent cx="92710" cy="92710"/>
            <wp:effectExtent l="0" t="0" r="0" b="0"/>
            <wp:wrapNone/>
            <wp:docPr id="1619898953" name="Picture 1619898953"/>
            <wp:cNvGraphicFramePr/>
            <a:graphic xmlns:a="http://schemas.openxmlformats.org/drawingml/2006/main">
              <a:graphicData uri="http://schemas.openxmlformats.org/drawingml/2006/picture">
                <pic:pic xmlns:pic="http://schemas.openxmlformats.org/drawingml/2006/picture">
                  <pic:nvPicPr>
                    <pic:cNvPr id="1619898953" name="Picture 1619898953"/>
                    <pic:cNvPicPr/>
                  </pic:nvPicPr>
                  <pic:blipFill>
                    <a:blip r:embed="rId101" cstate="print"/>
                    <a:stretch>
                      <a:fillRect/>
                    </a:stretch>
                  </pic:blipFill>
                  <pic:spPr>
                    <a:xfrm>
                      <a:off x="0" y="0"/>
                      <a:ext cx="92494" cy="92494"/>
                    </a:xfrm>
                    <a:prstGeom prst="rect">
                      <a:avLst/>
                    </a:prstGeom>
                  </pic:spPr>
                </pic:pic>
              </a:graphicData>
            </a:graphic>
          </wp:anchor>
        </w:drawing>
      </w:r>
      <w:r>
        <w:rPr>
          <w:color w:val="001A1D"/>
          <w:w w:val="105"/>
          <w:sz w:val="16"/>
        </w:rPr>
        <w:t>Các</w:t>
      </w:r>
      <w:r>
        <w:rPr>
          <w:color w:val="001A1D"/>
          <w:spacing w:val="-5"/>
          <w:w w:val="105"/>
          <w:sz w:val="16"/>
        </w:rPr>
        <w:t xml:space="preserve"> </w:t>
      </w:r>
      <w:r>
        <w:rPr>
          <w:color w:val="001A1D"/>
          <w:w w:val="105"/>
          <w:sz w:val="16"/>
        </w:rPr>
        <w:t>dấu</w:t>
      </w:r>
      <w:r>
        <w:rPr>
          <w:color w:val="001A1D"/>
          <w:spacing w:val="-4"/>
          <w:w w:val="105"/>
          <w:sz w:val="16"/>
        </w:rPr>
        <w:t xml:space="preserve"> </w:t>
      </w:r>
      <w:r>
        <w:rPr>
          <w:color w:val="001A1D"/>
          <w:w w:val="105"/>
          <w:sz w:val="16"/>
        </w:rPr>
        <w:t>hiệu</w:t>
      </w:r>
      <w:r>
        <w:rPr>
          <w:color w:val="001A1D"/>
          <w:spacing w:val="-4"/>
          <w:w w:val="105"/>
          <w:sz w:val="16"/>
        </w:rPr>
        <w:t xml:space="preserve"> </w:t>
      </w:r>
      <w:r>
        <w:rPr>
          <w:color w:val="001A1D"/>
          <w:w w:val="105"/>
          <w:sz w:val="16"/>
        </w:rPr>
        <w:t>bình</w:t>
      </w:r>
      <w:r>
        <w:rPr>
          <w:color w:val="001A1D"/>
          <w:spacing w:val="-4"/>
          <w:w w:val="105"/>
          <w:sz w:val="16"/>
        </w:rPr>
        <w:t xml:space="preserve"> </w:t>
      </w:r>
      <w:r>
        <w:rPr>
          <w:color w:val="001A1D"/>
          <w:spacing w:val="-2"/>
          <w:w w:val="105"/>
          <w:sz w:val="16"/>
        </w:rPr>
        <w:t>thường</w:t>
      </w:r>
    </w:p>
    <w:p>
      <w:pPr>
        <w:pStyle w:val="5"/>
        <w:numPr>
          <w:ilvl w:val="0"/>
          <w:numId w:val="31"/>
        </w:numPr>
        <w:tabs>
          <w:tab w:val="left" w:pos="1098"/>
        </w:tabs>
        <w:ind w:left="1098" w:hanging="294"/>
        <w:rPr>
          <w:sz w:val="16"/>
          <w:highlight w:val="green"/>
        </w:rPr>
      </w:pPr>
      <w:r>
        <w:rPr>
          <w:highlight w:val="green"/>
        </w:rPr>
        <w:drawing>
          <wp:anchor distT="0" distB="0" distL="0" distR="0" simplePos="0" relativeHeight="251974656"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1713061941" name="Picture 1713061941"/>
            <wp:cNvGraphicFramePr/>
            <a:graphic xmlns:a="http://schemas.openxmlformats.org/drawingml/2006/main">
              <a:graphicData uri="http://schemas.openxmlformats.org/drawingml/2006/picture">
                <pic:pic xmlns:pic="http://schemas.openxmlformats.org/drawingml/2006/picture">
                  <pic:nvPicPr>
                    <pic:cNvPr id="1713061941" name="Picture 1713061941"/>
                    <pic:cNvPicPr/>
                  </pic:nvPicPr>
                  <pic:blipFill>
                    <a:blip r:embed="rId102" cstate="print"/>
                    <a:stretch>
                      <a:fillRect/>
                    </a:stretch>
                  </pic:blipFill>
                  <pic:spPr>
                    <a:xfrm>
                      <a:off x="0" y="0"/>
                      <a:ext cx="92494" cy="92494"/>
                    </a:xfrm>
                    <a:prstGeom prst="rect">
                      <a:avLst/>
                    </a:prstGeom>
                  </pic:spPr>
                </pic:pic>
              </a:graphicData>
            </a:graphic>
          </wp:anchor>
        </w:drawing>
      </w:r>
      <w:r>
        <w:rPr>
          <w:color w:val="001A1D"/>
          <w:w w:val="105"/>
          <w:sz w:val="16"/>
          <w:highlight w:val="green"/>
        </w:rPr>
        <w:t>Các</w:t>
      </w:r>
      <w:r>
        <w:rPr>
          <w:color w:val="001A1D"/>
          <w:spacing w:val="-4"/>
          <w:w w:val="105"/>
          <w:sz w:val="16"/>
          <w:highlight w:val="green"/>
        </w:rPr>
        <w:t xml:space="preserve"> </w:t>
      </w:r>
      <w:r>
        <w:rPr>
          <w:color w:val="001A1D"/>
          <w:w w:val="105"/>
          <w:sz w:val="16"/>
          <w:highlight w:val="green"/>
        </w:rPr>
        <w:t>dấu</w:t>
      </w:r>
      <w:r>
        <w:rPr>
          <w:color w:val="001A1D"/>
          <w:spacing w:val="-4"/>
          <w:w w:val="105"/>
          <w:sz w:val="16"/>
          <w:highlight w:val="green"/>
        </w:rPr>
        <w:t xml:space="preserve"> </w:t>
      </w:r>
      <w:r>
        <w:rPr>
          <w:color w:val="001A1D"/>
          <w:w w:val="105"/>
          <w:sz w:val="16"/>
          <w:highlight w:val="green"/>
        </w:rPr>
        <w:t>hiệu</w:t>
      </w:r>
      <w:r>
        <w:rPr>
          <w:color w:val="001A1D"/>
          <w:spacing w:val="-4"/>
          <w:w w:val="105"/>
          <w:sz w:val="16"/>
          <w:highlight w:val="green"/>
        </w:rPr>
        <w:t xml:space="preserve"> </w:t>
      </w:r>
      <w:r>
        <w:rPr>
          <w:color w:val="001A1D"/>
          <w:w w:val="105"/>
          <w:sz w:val="16"/>
          <w:highlight w:val="green"/>
        </w:rPr>
        <w:t>tấn</w:t>
      </w:r>
      <w:r>
        <w:rPr>
          <w:color w:val="001A1D"/>
          <w:spacing w:val="-4"/>
          <w:w w:val="105"/>
          <w:sz w:val="16"/>
          <w:highlight w:val="green"/>
        </w:rPr>
        <w:t xml:space="preserve"> công</w:t>
      </w:r>
    </w:p>
    <w:p>
      <w:pPr>
        <w:pStyle w:val="4"/>
      </w:pPr>
    </w:p>
    <w:p>
      <w:pPr>
        <w:pStyle w:val="4"/>
        <w:spacing w:before="118"/>
      </w:pPr>
    </w:p>
    <w:p>
      <w:pPr>
        <w:pStyle w:val="4"/>
        <w:spacing w:line="330" w:lineRule="atLeast"/>
        <w:ind w:left="468" w:right="9125"/>
      </w:pPr>
      <w:r>
        <w:rPr>
          <w:color w:val="8E662E"/>
          <w:w w:val="105"/>
        </w:rPr>
        <w:t>Câu</w:t>
      </w:r>
      <w:r>
        <w:rPr>
          <w:color w:val="8E662E"/>
          <w:spacing w:val="-10"/>
          <w:w w:val="105"/>
        </w:rPr>
        <w:t xml:space="preserve"> </w:t>
      </w:r>
      <w:r>
        <w:rPr>
          <w:color w:val="8E662E"/>
          <w:w w:val="105"/>
        </w:rPr>
        <w:t>trả</w:t>
      </w:r>
      <w:r>
        <w:rPr>
          <w:color w:val="8E662E"/>
          <w:spacing w:val="-10"/>
          <w:w w:val="105"/>
        </w:rPr>
        <w:t xml:space="preserve"> </w:t>
      </w:r>
      <w:r>
        <w:rPr>
          <w:color w:val="8E662E"/>
          <w:w w:val="105"/>
        </w:rPr>
        <w:t>lời</w:t>
      </w:r>
      <w:r>
        <w:rPr>
          <w:color w:val="8E662E"/>
          <w:spacing w:val="-10"/>
          <w:w w:val="105"/>
        </w:rPr>
        <w:t xml:space="preserve"> </w:t>
      </w:r>
      <w:r>
        <w:rPr>
          <w:color w:val="8E662E"/>
          <w:w w:val="105"/>
        </w:rPr>
        <w:t>của</w:t>
      </w:r>
      <w:r>
        <w:rPr>
          <w:color w:val="8E662E"/>
          <w:spacing w:val="-10"/>
          <w:w w:val="105"/>
        </w:rPr>
        <w:t xml:space="preserve"> </w:t>
      </w:r>
      <w:r>
        <w:rPr>
          <w:color w:val="8E662E"/>
          <w:w w:val="105"/>
        </w:rPr>
        <w:t>bạn</w:t>
      </w:r>
      <w:r>
        <w:rPr>
          <w:color w:val="8E662E"/>
          <w:spacing w:val="-10"/>
          <w:w w:val="105"/>
        </w:rPr>
        <w:t xml:space="preserve"> </w:t>
      </w:r>
      <w:r>
        <w:rPr>
          <w:color w:val="8E662E"/>
          <w:w w:val="105"/>
        </w:rPr>
        <w:t>sai. The correct answer is:</w:t>
      </w:r>
    </w:p>
    <w:p>
      <w:pPr>
        <w:pStyle w:val="4"/>
        <w:spacing w:before="40"/>
        <w:ind w:left="468"/>
      </w:pPr>
      <w:r>
        <w:rPr>
          <w:color w:val="8E662E"/>
          <w:w w:val="105"/>
        </w:rPr>
        <w:t>Các</w:t>
      </w:r>
      <w:r>
        <w:rPr>
          <w:color w:val="8E662E"/>
          <w:spacing w:val="-4"/>
          <w:w w:val="105"/>
        </w:rPr>
        <w:t xml:space="preserve"> </w:t>
      </w:r>
      <w:r>
        <w:rPr>
          <w:color w:val="8E662E"/>
          <w:w w:val="105"/>
        </w:rPr>
        <w:t>dấu</w:t>
      </w:r>
      <w:r>
        <w:rPr>
          <w:color w:val="8E662E"/>
          <w:spacing w:val="-4"/>
          <w:w w:val="105"/>
        </w:rPr>
        <w:t xml:space="preserve"> </w:t>
      </w:r>
      <w:r>
        <w:rPr>
          <w:color w:val="8E662E"/>
          <w:w w:val="105"/>
        </w:rPr>
        <w:t>hiệu</w:t>
      </w:r>
      <w:r>
        <w:rPr>
          <w:color w:val="8E662E"/>
          <w:spacing w:val="-4"/>
          <w:w w:val="105"/>
        </w:rPr>
        <w:t xml:space="preserve"> </w:t>
      </w:r>
      <w:r>
        <w:rPr>
          <w:color w:val="8E662E"/>
          <w:w w:val="105"/>
        </w:rPr>
        <w:t>tấn</w:t>
      </w:r>
      <w:r>
        <w:rPr>
          <w:color w:val="8E662E"/>
          <w:spacing w:val="-4"/>
          <w:w w:val="105"/>
        </w:rPr>
        <w:t xml:space="preserve"> công</w:t>
      </w:r>
    </w:p>
    <w:p>
      <w:pPr>
        <w:pStyle w:val="4"/>
        <w:spacing w:before="252"/>
        <w:rPr>
          <w:sz w:val="20"/>
        </w:rPr>
      </w:pPr>
      <w:r>
        <mc:AlternateContent>
          <mc:Choice Requires="wpg">
            <w:drawing>
              <wp:anchor distT="0" distB="0" distL="0" distR="0" simplePos="0" relativeHeight="252034048" behindDoc="1" locked="0" layoutInCell="1" allowOverlap="1">
                <wp:simplePos x="0" y="0"/>
                <wp:positionH relativeFrom="page">
                  <wp:posOffset>408940</wp:posOffset>
                </wp:positionH>
                <wp:positionV relativeFrom="paragraph">
                  <wp:posOffset>344170</wp:posOffset>
                </wp:positionV>
                <wp:extent cx="6944360" cy="775970"/>
                <wp:effectExtent l="0" t="0" r="0" b="0"/>
                <wp:wrapTopAndBottom/>
                <wp:docPr id="1580731527" name="Group 1580731527"/>
                <wp:cNvGraphicFramePr/>
                <a:graphic xmlns:a="http://schemas.openxmlformats.org/drawingml/2006/main">
                  <a:graphicData uri="http://schemas.microsoft.com/office/word/2010/wordprocessingGroup">
                    <wpg:wgp>
                      <wpg:cNvGrpSpPr/>
                      <wpg:grpSpPr>
                        <a:xfrm>
                          <a:off x="0" y="0"/>
                          <a:ext cx="6944359" cy="775970"/>
                          <a:chOff x="0" y="0"/>
                          <a:chExt cx="6944359" cy="775970"/>
                        </a:xfrm>
                      </wpg:grpSpPr>
                      <wps:wsp>
                        <wps:cNvPr id="183193023" name="Graphic 312"/>
                        <wps:cNvSpPr/>
                        <wps:spPr>
                          <a:xfrm>
                            <a:off x="3557" y="3557"/>
                            <a:ext cx="6937375" cy="768985"/>
                          </a:xfrm>
                          <a:custGeom>
                            <a:avLst/>
                            <a:gdLst/>
                            <a:ahLst/>
                            <a:cxnLst/>
                            <a:rect l="l" t="t" r="r" b="b"/>
                            <a:pathLst>
                              <a:path w="6937375" h="768985">
                                <a:moveTo>
                                  <a:pt x="0" y="757741"/>
                                </a:moveTo>
                                <a:lnTo>
                                  <a:pt x="0" y="10672"/>
                                </a:lnTo>
                                <a:lnTo>
                                  <a:pt x="0" y="7712"/>
                                </a:lnTo>
                                <a:lnTo>
                                  <a:pt x="1041" y="5193"/>
                                </a:lnTo>
                                <a:lnTo>
                                  <a:pt x="3125" y="3123"/>
                                </a:lnTo>
                                <a:lnTo>
                                  <a:pt x="5209" y="1038"/>
                                </a:lnTo>
                                <a:lnTo>
                                  <a:pt x="7725" y="0"/>
                                </a:lnTo>
                                <a:lnTo>
                                  <a:pt x="10672" y="0"/>
                                </a:lnTo>
                                <a:lnTo>
                                  <a:pt x="6926398" y="0"/>
                                </a:lnTo>
                                <a:lnTo>
                                  <a:pt x="6929345" y="0"/>
                                </a:lnTo>
                                <a:lnTo>
                                  <a:pt x="6931860" y="1038"/>
                                </a:lnTo>
                                <a:lnTo>
                                  <a:pt x="6933944" y="3123"/>
                                </a:lnTo>
                                <a:lnTo>
                                  <a:pt x="6936028" y="5193"/>
                                </a:lnTo>
                                <a:lnTo>
                                  <a:pt x="6937070" y="7712"/>
                                </a:lnTo>
                                <a:lnTo>
                                  <a:pt x="6937071" y="10672"/>
                                </a:lnTo>
                                <a:lnTo>
                                  <a:pt x="6937071" y="757741"/>
                                </a:lnTo>
                                <a:lnTo>
                                  <a:pt x="6926398" y="768414"/>
                                </a:lnTo>
                                <a:lnTo>
                                  <a:pt x="10672" y="768414"/>
                                </a:lnTo>
                                <a:lnTo>
                                  <a:pt x="0" y="760687"/>
                                </a:lnTo>
                                <a:lnTo>
                                  <a:pt x="0" y="757741"/>
                                </a:lnTo>
                                <a:close/>
                              </a:path>
                            </a:pathLst>
                          </a:custGeom>
                          <a:ln w="7114">
                            <a:solidFill>
                              <a:srgbClr val="CAD0D6"/>
                            </a:solidFill>
                            <a:prstDash val="solid"/>
                          </a:ln>
                        </wps:spPr>
                        <wps:bodyPr wrap="square" lIns="0" tIns="0" rIns="0" bIns="0" rtlCol="0">
                          <a:noAutofit/>
                        </wps:bodyPr>
                      </wps:wsp>
                      <wps:wsp>
                        <wps:cNvPr id="1476809660" name="Graphic 313"/>
                        <wps:cNvSpPr/>
                        <wps:spPr>
                          <a:xfrm>
                            <a:off x="60477" y="586982"/>
                            <a:ext cx="448309" cy="128270"/>
                          </a:xfrm>
                          <a:custGeom>
                            <a:avLst/>
                            <a:gdLst/>
                            <a:ahLst/>
                            <a:cxnLst/>
                            <a:rect l="l" t="t" r="r" b="b"/>
                            <a:pathLst>
                              <a:path w="448309" h="128270">
                                <a:moveTo>
                                  <a:pt x="0" y="74706"/>
                                </a:moveTo>
                                <a:lnTo>
                                  <a:pt x="0" y="53362"/>
                                </a:lnTo>
                                <a:lnTo>
                                  <a:pt x="0" y="49847"/>
                                </a:lnTo>
                                <a:lnTo>
                                  <a:pt x="341" y="46375"/>
                                </a:lnTo>
                                <a:lnTo>
                                  <a:pt x="1025" y="42938"/>
                                </a:lnTo>
                                <a:lnTo>
                                  <a:pt x="1708" y="39495"/>
                                </a:lnTo>
                                <a:lnTo>
                                  <a:pt x="2721" y="36143"/>
                                </a:lnTo>
                                <a:lnTo>
                                  <a:pt x="4061" y="32906"/>
                                </a:lnTo>
                                <a:lnTo>
                                  <a:pt x="5402" y="29669"/>
                                </a:lnTo>
                                <a:lnTo>
                                  <a:pt x="7046" y="26595"/>
                                </a:lnTo>
                                <a:lnTo>
                                  <a:pt x="8993" y="23678"/>
                                </a:lnTo>
                                <a:lnTo>
                                  <a:pt x="10939" y="20775"/>
                                </a:lnTo>
                                <a:lnTo>
                                  <a:pt x="13151" y="18093"/>
                                </a:lnTo>
                                <a:lnTo>
                                  <a:pt x="15629" y="15617"/>
                                </a:lnTo>
                                <a:lnTo>
                                  <a:pt x="18106" y="13134"/>
                                </a:lnTo>
                                <a:lnTo>
                                  <a:pt x="20802" y="10921"/>
                                </a:lnTo>
                                <a:lnTo>
                                  <a:pt x="23715" y="8979"/>
                                </a:lnTo>
                                <a:lnTo>
                                  <a:pt x="26629" y="7029"/>
                                </a:lnTo>
                                <a:lnTo>
                                  <a:pt x="42951" y="1031"/>
                                </a:lnTo>
                                <a:lnTo>
                                  <a:pt x="46388" y="348"/>
                                </a:lnTo>
                                <a:lnTo>
                                  <a:pt x="49858" y="0"/>
                                </a:lnTo>
                                <a:lnTo>
                                  <a:pt x="53362" y="0"/>
                                </a:lnTo>
                                <a:lnTo>
                                  <a:pt x="394879" y="0"/>
                                </a:lnTo>
                                <a:lnTo>
                                  <a:pt x="398383" y="0"/>
                                </a:lnTo>
                                <a:lnTo>
                                  <a:pt x="401853" y="348"/>
                                </a:lnTo>
                                <a:lnTo>
                                  <a:pt x="405289" y="1031"/>
                                </a:lnTo>
                                <a:lnTo>
                                  <a:pt x="408726" y="1707"/>
                                </a:lnTo>
                                <a:lnTo>
                                  <a:pt x="424525" y="8979"/>
                                </a:lnTo>
                                <a:lnTo>
                                  <a:pt x="427439" y="10921"/>
                                </a:lnTo>
                                <a:lnTo>
                                  <a:pt x="430134" y="13134"/>
                                </a:lnTo>
                                <a:lnTo>
                                  <a:pt x="432612" y="15617"/>
                                </a:lnTo>
                                <a:lnTo>
                                  <a:pt x="435089" y="18093"/>
                                </a:lnTo>
                                <a:lnTo>
                                  <a:pt x="444179" y="32906"/>
                                </a:lnTo>
                                <a:lnTo>
                                  <a:pt x="445520" y="36143"/>
                                </a:lnTo>
                                <a:lnTo>
                                  <a:pt x="446532" y="39495"/>
                                </a:lnTo>
                                <a:lnTo>
                                  <a:pt x="447216" y="42938"/>
                                </a:lnTo>
                                <a:lnTo>
                                  <a:pt x="447899" y="46375"/>
                                </a:lnTo>
                                <a:lnTo>
                                  <a:pt x="448241" y="49847"/>
                                </a:lnTo>
                                <a:lnTo>
                                  <a:pt x="448241" y="53362"/>
                                </a:lnTo>
                                <a:lnTo>
                                  <a:pt x="448241" y="74706"/>
                                </a:lnTo>
                                <a:lnTo>
                                  <a:pt x="448241" y="78193"/>
                                </a:lnTo>
                                <a:lnTo>
                                  <a:pt x="447899" y="81672"/>
                                </a:lnTo>
                                <a:lnTo>
                                  <a:pt x="439248" y="104333"/>
                                </a:lnTo>
                                <a:lnTo>
                                  <a:pt x="437301" y="107250"/>
                                </a:lnTo>
                                <a:lnTo>
                                  <a:pt x="424525" y="119061"/>
                                </a:lnTo>
                                <a:lnTo>
                                  <a:pt x="421612" y="121010"/>
                                </a:lnTo>
                                <a:lnTo>
                                  <a:pt x="394879" y="128069"/>
                                </a:lnTo>
                                <a:lnTo>
                                  <a:pt x="53362" y="128069"/>
                                </a:lnTo>
                                <a:lnTo>
                                  <a:pt x="23715" y="119061"/>
                                </a:lnTo>
                                <a:lnTo>
                                  <a:pt x="20802" y="117119"/>
                                </a:lnTo>
                                <a:lnTo>
                                  <a:pt x="341" y="81672"/>
                                </a:lnTo>
                                <a:lnTo>
                                  <a:pt x="0" y="78193"/>
                                </a:lnTo>
                                <a:lnTo>
                                  <a:pt x="0" y="74706"/>
                                </a:lnTo>
                                <a:close/>
                              </a:path>
                            </a:pathLst>
                          </a:custGeom>
                          <a:ln w="7114">
                            <a:solidFill>
                              <a:srgbClr val="000000"/>
                            </a:solidFill>
                            <a:prstDash val="solid"/>
                          </a:ln>
                        </wps:spPr>
                        <wps:bodyPr wrap="square" lIns="0" tIns="0" rIns="0" bIns="0" rtlCol="0">
                          <a:noAutofit/>
                        </wps:bodyPr>
                      </wps:wsp>
                      <wps:wsp>
                        <wps:cNvPr id="1020256508" name="Textbox 314"/>
                        <wps:cNvSpPr txBox="1"/>
                        <wps:spPr>
                          <a:xfrm>
                            <a:off x="10977" y="9192"/>
                            <a:ext cx="6922770" cy="757555"/>
                          </a:xfrm>
                          <a:prstGeom prst="rect">
                            <a:avLst/>
                          </a:prstGeom>
                        </wps:spPr>
                        <wps:txbx>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32</w:t>
                              </w:r>
                            </w:p>
                            <w:p>
                              <w:pPr>
                                <w:spacing w:before="68"/>
                                <w:ind w:left="77"/>
                                <w:rPr>
                                  <w:sz w:val="13"/>
                                </w:rPr>
                              </w:pPr>
                              <w:r>
                                <w:rPr>
                                  <w:color w:val="1C2025"/>
                                  <w:sz w:val="13"/>
                                </w:rPr>
                                <w:t>Not</w:t>
                              </w:r>
                              <w:r>
                                <w:rPr>
                                  <w:color w:val="1C2025"/>
                                  <w:spacing w:val="4"/>
                                  <w:sz w:val="13"/>
                                </w:rPr>
                                <w:t xml:space="preserve"> </w:t>
                              </w:r>
                              <w:r>
                                <w:rPr>
                                  <w:color w:val="1C2025"/>
                                  <w:spacing w:val="-2"/>
                                  <w:sz w:val="13"/>
                                </w:rPr>
                                <w:t>answered</w:t>
                              </w:r>
                            </w:p>
                            <w:p>
                              <w:pPr>
                                <w:spacing w:before="129"/>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38"/>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27.1pt;height:61.1pt;width:546.8pt;mso-position-horizontal-relative:page;mso-wrap-distance-bottom:0pt;mso-wrap-distance-top:0pt;z-index:-251282432;mso-width-relative:page;mso-height-relative:page;" coordsize="6944359,775970" o:gfxdata="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">
                <o:lock v:ext="edit" aspectratio="f"/>
                <v:shape id="Graphic 312" o:spid="_x0000_s1026" o:spt="100" style="position:absolute;left:3557;top:3557;height:768985;width:6937375;" filled="f" stroked="t" coordsize="6937375,768985" o:gfxdata="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W3gvq/&#10;AAAA4gAAAA8AAAAAAAAAAQAgAAAAIgAAAGRycy9kb3ducmV2LnhtbFBLAQIUABQAAAAIAIdO4kAz&#10;LwWeOwAAADkAAAAQAAAAAAAAAAEAIAAAAA4BAABkcnMvc2hhcGV4bWwueG1sUEsFBgAAAAAGAAYA&#10;WwEAALgDAAAAAA==&#10;" path="m0,757741l0,10672,0,7712,1041,5193,3125,3123,5209,1038,7725,0,10672,0,6926398,0,6929345,0,6931860,1038,6933944,3123,6936028,5193,6937070,7712,6937071,10672,6937071,757741,6926398,768414,10672,768414,0,760687,0,757741xe">
                  <v:fill on="f" focussize="0,0"/>
                  <v:stroke weight="0.560157480314961pt" color="#CAD0D6" joinstyle="round"/>
                  <v:imagedata o:title=""/>
                  <o:lock v:ext="edit" aspectratio="f"/>
                  <v:textbox inset="0mm,0mm,0mm,0mm"/>
                </v:shape>
                <v:shape id="Graphic 313" o:spid="_x0000_s1026" o:spt="100" style="position:absolute;left:60477;top:586982;height:128270;width:448309;" filled="f" stroked="t" coordsize="448309,128270" o:gfxdata="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S&#10;OTd2wwAAAOMAAAAPAAAAAAAAAAEAIAAAACIAAABkcnMvZG93bnJldi54bWxQSwECFAAUAAAACACH&#10;TuJAMy8FnjsAAAA5AAAAEAAAAAAAAAABACAAAAASAQAAZHJzL3NoYXBleG1sLnhtbFBLBQYAAAAA&#10;BgAGAFsBAAC8AwAAAAA=&#10;" path="m0,74706l0,53362,0,49847,341,46375,1025,42938,1708,39495,2721,36143,4061,32906,5402,29669,7046,26595,8993,23678,10939,20775,13151,18093,15629,15617,18106,13134,20802,10921,23715,8979,26629,7029,42951,1031,46388,348,49858,0,53362,0,394879,0,398383,0,401853,348,405289,1031,408726,1707,424525,8979,427439,10921,430134,13134,432612,15617,435089,18093,444179,32906,445520,36143,446532,39495,447216,42938,447899,46375,448241,49847,448241,53362,448241,74706,448241,78193,447899,81672,439248,104333,437301,107250,424525,119061,421612,121010,394879,128069,53362,128069,23715,119061,20802,117119,341,81672,0,78193,0,74706xe">
                  <v:fill on="f" focussize="0,0"/>
                  <v:stroke weight="0.560157480314961pt" color="#000000" joinstyle="round"/>
                  <v:imagedata o:title=""/>
                  <o:lock v:ext="edit" aspectratio="f"/>
                  <v:textbox inset="0mm,0mm,0mm,0mm"/>
                </v:shape>
                <v:shape id="Textbox 314" o:spid="_x0000_s1026" o:spt="202" type="#_x0000_t202" style="position:absolute;left:10977;top:9192;height:757555;width:6922770;" filled="f" stroked="f" coordsize="21600,21600" o:gfxdata="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NwRKm8QAAADjAAAADwAAAAAAAAABACAAAAAiAAAAZHJzL2Rvd25yZXYueG1sUEsBAhQAFAAAAAgA&#10;h07iQDMvBZ47AAAAOQAAABAAAAAAAAAAAQAgAAAAEwEAAGRycy9zaGFwZXhtbC54bWxQSwUGAAAA&#10;AAYABgBbAQAAvQMAAAAA&#10;">
                  <v:fill on="f" focussize="0,0"/>
                  <v:stroke on="f"/>
                  <v:imagedata o:title=""/>
                  <o:lock v:ext="edit" aspectratio="f"/>
                  <v:textbox inset="0mm,0mm,0mm,0mm">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32</w:t>
                        </w:r>
                      </w:p>
                      <w:p>
                        <w:pPr>
                          <w:spacing w:before="68"/>
                          <w:ind w:left="77"/>
                          <w:rPr>
                            <w:sz w:val="13"/>
                          </w:rPr>
                        </w:pPr>
                        <w:r>
                          <w:rPr>
                            <w:color w:val="1C2025"/>
                            <w:sz w:val="13"/>
                          </w:rPr>
                          <w:t>Not</w:t>
                        </w:r>
                        <w:r>
                          <w:rPr>
                            <w:color w:val="1C2025"/>
                            <w:spacing w:val="4"/>
                            <w:sz w:val="13"/>
                          </w:rPr>
                          <w:t xml:space="preserve"> </w:t>
                        </w:r>
                        <w:r>
                          <w:rPr>
                            <w:color w:val="1C2025"/>
                            <w:spacing w:val="-2"/>
                            <w:sz w:val="13"/>
                          </w:rPr>
                          <w:t>answered</w:t>
                        </w:r>
                      </w:p>
                      <w:p>
                        <w:pPr>
                          <w:spacing w:before="129"/>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38"/>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pPr>
    </w:p>
    <w:p>
      <w:pPr>
        <w:pStyle w:val="4"/>
        <w:spacing w:before="118"/>
      </w:pPr>
    </w:p>
    <w:p>
      <w:pPr>
        <w:pStyle w:val="4"/>
        <w:spacing w:before="1"/>
        <w:ind w:left="468"/>
      </w:pPr>
      <w:r>
        <mc:AlternateContent>
          <mc:Choice Requires="wpg">
            <w:drawing>
              <wp:anchor distT="0" distB="0" distL="0" distR="0" simplePos="0" relativeHeight="251979776" behindDoc="0" locked="0" layoutInCell="1" allowOverlap="1">
                <wp:simplePos x="0" y="0"/>
                <wp:positionH relativeFrom="page">
                  <wp:posOffset>7025640</wp:posOffset>
                </wp:positionH>
                <wp:positionV relativeFrom="paragraph">
                  <wp:posOffset>-217170</wp:posOffset>
                </wp:positionV>
                <wp:extent cx="384810" cy="429895"/>
                <wp:effectExtent l="0" t="0" r="0" b="0"/>
                <wp:wrapNone/>
                <wp:docPr id="447737204" name="Group 447737204"/>
                <wp:cNvGraphicFramePr/>
                <a:graphic xmlns:a="http://schemas.openxmlformats.org/drawingml/2006/main">
                  <a:graphicData uri="http://schemas.microsoft.com/office/word/2010/wordprocessingGroup">
                    <wpg:wgp>
                      <wpg:cNvGrpSpPr/>
                      <wpg:grpSpPr>
                        <a:xfrm>
                          <a:off x="0" y="0"/>
                          <a:ext cx="384810" cy="429895"/>
                          <a:chOff x="0" y="0"/>
                          <a:chExt cx="384810" cy="429895"/>
                        </a:xfrm>
                      </wpg:grpSpPr>
                      <wps:wsp>
                        <wps:cNvPr id="267224070" name="Graphic 316"/>
                        <wps:cNvSpPr/>
                        <wps:spPr>
                          <a:xfrm>
                            <a:off x="0" y="0"/>
                            <a:ext cx="384810" cy="429895"/>
                          </a:xfrm>
                          <a:custGeom>
                            <a:avLst/>
                            <a:gdLst/>
                            <a:ahLst/>
                            <a:cxnLst/>
                            <a:rect l="l" t="t" r="r" b="b"/>
                            <a:pathLst>
                              <a:path w="384810" h="429895">
                                <a:moveTo>
                                  <a:pt x="384810" y="429767"/>
                                </a:moveTo>
                                <a:lnTo>
                                  <a:pt x="0" y="429767"/>
                                </a:lnTo>
                                <a:lnTo>
                                  <a:pt x="0" y="0"/>
                                </a:lnTo>
                                <a:lnTo>
                                  <a:pt x="384810" y="0"/>
                                </a:lnTo>
                                <a:lnTo>
                                  <a:pt x="384810" y="93161"/>
                                </a:lnTo>
                                <a:lnTo>
                                  <a:pt x="214052" y="93161"/>
                                </a:lnTo>
                                <a:lnTo>
                                  <a:pt x="203538" y="93669"/>
                                </a:lnTo>
                                <a:lnTo>
                                  <a:pt x="163691" y="105777"/>
                                </a:lnTo>
                                <a:lnTo>
                                  <a:pt x="131510" y="132212"/>
                                </a:lnTo>
                                <a:lnTo>
                                  <a:pt x="111896" y="168950"/>
                                </a:lnTo>
                                <a:lnTo>
                                  <a:pt x="107327" y="199885"/>
                                </a:lnTo>
                                <a:lnTo>
                                  <a:pt x="107834" y="210399"/>
                                </a:lnTo>
                                <a:lnTo>
                                  <a:pt x="119942" y="250245"/>
                                </a:lnTo>
                                <a:lnTo>
                                  <a:pt x="146378" y="282425"/>
                                </a:lnTo>
                                <a:lnTo>
                                  <a:pt x="183117" y="302039"/>
                                </a:lnTo>
                                <a:lnTo>
                                  <a:pt x="214052" y="306609"/>
                                </a:lnTo>
                                <a:lnTo>
                                  <a:pt x="384810" y="306609"/>
                                </a:lnTo>
                                <a:lnTo>
                                  <a:pt x="384810" y="429767"/>
                                </a:lnTo>
                                <a:close/>
                              </a:path>
                              <a:path w="384810" h="429895">
                                <a:moveTo>
                                  <a:pt x="384810" y="306609"/>
                                </a:moveTo>
                                <a:lnTo>
                                  <a:pt x="214052" y="306609"/>
                                </a:lnTo>
                                <a:lnTo>
                                  <a:pt x="224565" y="306101"/>
                                </a:lnTo>
                                <a:lnTo>
                                  <a:pt x="234876" y="304578"/>
                                </a:lnTo>
                                <a:lnTo>
                                  <a:pt x="273355" y="288639"/>
                                </a:lnTo>
                                <a:lnTo>
                                  <a:pt x="302805" y="259189"/>
                                </a:lnTo>
                                <a:lnTo>
                                  <a:pt x="318744" y="220710"/>
                                </a:lnTo>
                                <a:lnTo>
                                  <a:pt x="320776" y="199885"/>
                                </a:lnTo>
                                <a:lnTo>
                                  <a:pt x="320267" y="189372"/>
                                </a:lnTo>
                                <a:lnTo>
                                  <a:pt x="308159" y="149524"/>
                                </a:lnTo>
                                <a:lnTo>
                                  <a:pt x="281723" y="117344"/>
                                </a:lnTo>
                                <a:lnTo>
                                  <a:pt x="244985" y="97731"/>
                                </a:lnTo>
                                <a:lnTo>
                                  <a:pt x="214052" y="93161"/>
                                </a:lnTo>
                                <a:lnTo>
                                  <a:pt x="384810" y="93161"/>
                                </a:lnTo>
                                <a:lnTo>
                                  <a:pt x="384810" y="306609"/>
                                </a:lnTo>
                                <a:close/>
                              </a:path>
                            </a:pathLst>
                          </a:custGeom>
                          <a:solidFill>
                            <a:srgbClr val="000000">
                              <a:alpha val="19999"/>
                            </a:srgbClr>
                          </a:solidFill>
                        </wps:spPr>
                        <wps:bodyPr wrap="square" lIns="0" tIns="0" rIns="0" bIns="0" rtlCol="0">
                          <a:noAutofit/>
                        </wps:bodyPr>
                      </wps:wsp>
                      <pic:pic xmlns:pic="http://schemas.openxmlformats.org/drawingml/2006/picture">
                        <pic:nvPicPr>
                          <pic:cNvPr id="1849820673" name="Image 317"/>
                          <pic:cNvPicPr/>
                        </pic:nvPicPr>
                        <pic:blipFill>
                          <a:blip r:embed="rId8" cstate="print"/>
                          <a:stretch>
                            <a:fillRect/>
                          </a:stretch>
                        </pic:blipFill>
                        <pic:spPr>
                          <a:xfrm>
                            <a:off x="100212" y="86045"/>
                            <a:ext cx="227678" cy="227678"/>
                          </a:xfrm>
                          <a:prstGeom prst="rect">
                            <a:avLst/>
                          </a:prstGeom>
                        </pic:spPr>
                      </pic:pic>
                    </wpg:wgp>
                  </a:graphicData>
                </a:graphic>
              </wp:anchor>
            </w:drawing>
          </mc:Choice>
          <mc:Fallback>
            <w:pict>
              <v:group id="_x0000_s1026" o:spid="_x0000_s1026" o:spt="203" style="position:absolute;left:0pt;margin-left:553.2pt;margin-top:-17.1pt;height:33.85pt;width:30.3pt;mso-position-horizontal-relative:page;z-index:251979776;mso-width-relative:page;mso-height-relative:page;" coordsize="384810,429895" o:gfxdata="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KomDr62AAAAIQEAABkAAABkcnMvX3JlbHMvZTJvRG9jLnhtbC5yZWxzhY9BasMwEEX3hdxB&#10;zD6WnUUoxbI3oeBtSA4wSGNZxBoJSS317SPIJoFAl/M//z2mH//8Kn4pZRdYQde0IIh1MI6tguvl&#10;e/8JIhdkg2tgUrBRhnHYffRnWrHUUV5czKJSOCtYSolfUma9kMfchEhcmzkkj6WeycqI+oaW5KFt&#10;jzI9M2B4YYrJKEiT6UBctljN/7PDPDtNp6B/PHF5o5DOV3cFYrJUFHgyDh9h10S2IIdevjw23AF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">
                <o:lock v:ext="edit" aspectratio="f"/>
                <v:shape id="Graphic 316" o:spid="_x0000_s1026" o:spt="100" style="position:absolute;left:0;top:0;height:429895;width:384810;" fillcolor="#000000" filled="t" stroked="f" coordsize="384810,429895" o:gfxdata="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EP7&#10;9cEAAADiAAAADwAAAAAAAAABACAAAAAiAAAAZHJzL2Rvd25yZXYueG1sUEsBAhQAFAAAAAgAh07i&#10;QDMvBZ47AAAAOQAAABAAAAAAAAAAAQAgAAAAEAEAAGRycy9zaGFwZXhtbC54bWxQSwUGAAAAAAYA&#10;BgBbAQAAugMAAAAA&#10;" path="m384810,429767l0,429767,0,0,384810,0,384810,93161,214052,93161,203538,93669,163691,105777,131510,132212,111896,168950,107327,199885,107834,210399,119942,250245,146378,282425,183117,302039,214052,306609,384810,306609,384810,429767xem384810,306609l214052,306609,224565,306101,234876,304578,273355,288639,302805,259189,318744,220710,320776,199885,320267,189372,308159,149524,281723,117344,244985,97731,214052,93161,384810,93161,384810,306609xe">
                  <v:fill on="t" opacity="13106f" focussize="0,0"/>
                  <v:stroke on="f"/>
                  <v:imagedata o:title=""/>
                  <o:lock v:ext="edit" aspectratio="f"/>
                  <v:textbox inset="0mm,0mm,0mm,0mm"/>
                </v:shape>
                <v:shape id="Image 317" o:spid="_x0000_s1026" o:spt="75" type="#_x0000_t75" style="position:absolute;left:100212;top:86045;height:227678;width:227678;" filled="f" o:preferrelative="t" stroked="f" coordsize="21600,21600" o:gfxdata="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KOM&#10;1MEAAADjAAAADwAAAAAAAAABACAAAAAiAAAAZHJzL2Rvd25yZXYueG1sUEsBAhQAFAAAAAgAh07i&#10;QDMvBZ47AAAAOQAAABAAAAAAAAAAAQAgAAAAEAEAAGRycy9zaGFwZXhtbC54bWxQSwUGAAAAAAYA&#10;BgBbAQAAugMAAAAA&#10;">
                  <v:fill on="f" focussize="0,0"/>
                  <v:stroke on="f"/>
                  <v:imagedata r:id="rId8" o:title=""/>
                  <o:lock v:ext="edit" aspectratio="f"/>
                </v:shape>
              </v:group>
            </w:pict>
          </mc:Fallback>
        </mc:AlternateContent>
      </w:r>
      <w:r>
        <w:rPr>
          <w:color w:val="001A1D"/>
          <w:w w:val="105"/>
        </w:rPr>
        <w:t>Hệ</w:t>
      </w:r>
      <w:r>
        <w:rPr>
          <w:color w:val="001A1D"/>
          <w:spacing w:val="-5"/>
          <w:w w:val="105"/>
        </w:rPr>
        <w:t xml:space="preserve"> </w:t>
      </w:r>
      <w:r>
        <w:rPr>
          <w:color w:val="001A1D"/>
          <w:w w:val="105"/>
        </w:rPr>
        <w:t>thống</w:t>
      </w:r>
      <w:r>
        <w:rPr>
          <w:color w:val="001A1D"/>
          <w:spacing w:val="-5"/>
          <w:w w:val="105"/>
        </w:rPr>
        <w:t xml:space="preserve"> </w:t>
      </w:r>
      <w:r>
        <w:rPr>
          <w:color w:val="001A1D"/>
          <w:w w:val="105"/>
        </w:rPr>
        <w:t>phát</w:t>
      </w:r>
      <w:r>
        <w:rPr>
          <w:color w:val="001A1D"/>
          <w:spacing w:val="-4"/>
          <w:w w:val="105"/>
        </w:rPr>
        <w:t xml:space="preserve"> </w:t>
      </w:r>
      <w:r>
        <w:rPr>
          <w:color w:val="001A1D"/>
          <w:w w:val="105"/>
        </w:rPr>
        <w:t>hiện</w:t>
      </w:r>
      <w:r>
        <w:rPr>
          <w:color w:val="001A1D"/>
          <w:spacing w:val="-5"/>
          <w:w w:val="105"/>
        </w:rPr>
        <w:t xml:space="preserve"> </w:t>
      </w:r>
      <w:r>
        <w:rPr>
          <w:color w:val="001A1D"/>
          <w:w w:val="105"/>
        </w:rPr>
        <w:t>xâm</w:t>
      </w:r>
      <w:r>
        <w:rPr>
          <w:color w:val="001A1D"/>
          <w:spacing w:val="-5"/>
          <w:w w:val="105"/>
        </w:rPr>
        <w:t xml:space="preserve"> </w:t>
      </w:r>
      <w:r>
        <w:rPr>
          <w:color w:val="001A1D"/>
          <w:w w:val="105"/>
        </w:rPr>
        <w:t>nhập</w:t>
      </w:r>
      <w:r>
        <w:rPr>
          <w:color w:val="001A1D"/>
          <w:spacing w:val="-4"/>
          <w:w w:val="105"/>
        </w:rPr>
        <w:t xml:space="preserve"> </w:t>
      </w:r>
      <w:r>
        <w:rPr>
          <w:color w:val="001A1D"/>
          <w:w w:val="105"/>
        </w:rPr>
        <w:t>dựa</w:t>
      </w:r>
      <w:r>
        <w:rPr>
          <w:color w:val="001A1D"/>
          <w:spacing w:val="-5"/>
          <w:w w:val="105"/>
        </w:rPr>
        <w:t xml:space="preserve"> </w:t>
      </w:r>
      <w:r>
        <w:rPr>
          <w:color w:val="001A1D"/>
          <w:w w:val="105"/>
        </w:rPr>
        <w:t>vào</w:t>
      </w:r>
      <w:r>
        <w:rPr>
          <w:color w:val="001A1D"/>
          <w:spacing w:val="-5"/>
          <w:w w:val="105"/>
        </w:rPr>
        <w:t xml:space="preserve"> </w:t>
      </w:r>
      <w:r>
        <w:rPr>
          <w:color w:val="001A1D"/>
          <w:w w:val="105"/>
        </w:rPr>
        <w:t>bất</w:t>
      </w:r>
      <w:r>
        <w:rPr>
          <w:color w:val="001A1D"/>
          <w:spacing w:val="-4"/>
          <w:w w:val="105"/>
        </w:rPr>
        <w:t xml:space="preserve"> </w:t>
      </w:r>
      <w:r>
        <w:rPr>
          <w:color w:val="001A1D"/>
          <w:w w:val="105"/>
        </w:rPr>
        <w:t>thường</w:t>
      </w:r>
      <w:r>
        <w:rPr>
          <w:color w:val="001A1D"/>
          <w:spacing w:val="-5"/>
          <w:w w:val="105"/>
        </w:rPr>
        <w:t xml:space="preserve"> </w:t>
      </w:r>
      <w:r>
        <w:rPr>
          <w:color w:val="001A1D"/>
          <w:w w:val="105"/>
        </w:rPr>
        <w:t>(Anomaly-based</w:t>
      </w:r>
      <w:r>
        <w:rPr>
          <w:color w:val="001A1D"/>
          <w:spacing w:val="-5"/>
          <w:w w:val="105"/>
        </w:rPr>
        <w:t xml:space="preserve"> </w:t>
      </w:r>
      <w:r>
        <w:rPr>
          <w:color w:val="001A1D"/>
          <w:w w:val="105"/>
        </w:rPr>
        <w:t>IDS)</w:t>
      </w:r>
      <w:r>
        <w:rPr>
          <w:color w:val="001A1D"/>
          <w:spacing w:val="-4"/>
          <w:w w:val="105"/>
        </w:rPr>
        <w:t xml:space="preserve"> </w:t>
      </w:r>
      <w:r>
        <w:rPr>
          <w:color w:val="001A1D"/>
          <w:w w:val="105"/>
        </w:rPr>
        <w:t>hoạt</w:t>
      </w:r>
      <w:r>
        <w:rPr>
          <w:color w:val="001A1D"/>
          <w:spacing w:val="-5"/>
          <w:w w:val="105"/>
        </w:rPr>
        <w:t xml:space="preserve"> </w:t>
      </w:r>
      <w:r>
        <w:rPr>
          <w:color w:val="001A1D"/>
          <w:w w:val="105"/>
        </w:rPr>
        <w:t>động</w:t>
      </w:r>
      <w:r>
        <w:rPr>
          <w:color w:val="001A1D"/>
          <w:spacing w:val="-5"/>
          <w:w w:val="105"/>
        </w:rPr>
        <w:t xml:space="preserve"> </w:t>
      </w:r>
      <w:r>
        <w:rPr>
          <w:color w:val="001A1D"/>
          <w:w w:val="105"/>
        </w:rPr>
        <w:t>dựa</w:t>
      </w:r>
      <w:r>
        <w:rPr>
          <w:color w:val="001A1D"/>
          <w:spacing w:val="-4"/>
          <w:w w:val="105"/>
        </w:rPr>
        <w:t xml:space="preserve"> </w:t>
      </w:r>
      <w:r>
        <w:rPr>
          <w:color w:val="001A1D"/>
          <w:w w:val="105"/>
        </w:rPr>
        <w:t>vào</w:t>
      </w:r>
      <w:r>
        <w:rPr>
          <w:color w:val="001A1D"/>
          <w:spacing w:val="-5"/>
          <w:w w:val="105"/>
        </w:rPr>
        <w:t xml:space="preserve"> </w:t>
      </w:r>
      <w:r>
        <w:rPr>
          <w:color w:val="001A1D"/>
          <w:w w:val="105"/>
        </w:rPr>
        <w:t>yếu</w:t>
      </w:r>
      <w:r>
        <w:rPr>
          <w:color w:val="001A1D"/>
          <w:spacing w:val="-5"/>
          <w:w w:val="105"/>
        </w:rPr>
        <w:t xml:space="preserve"> </w:t>
      </w:r>
      <w:r>
        <w:rPr>
          <w:color w:val="001A1D"/>
          <w:w w:val="105"/>
        </w:rPr>
        <w:t>tố</w:t>
      </w:r>
      <w:r>
        <w:rPr>
          <w:color w:val="001A1D"/>
          <w:spacing w:val="-4"/>
          <w:w w:val="105"/>
        </w:rPr>
        <w:t xml:space="preserve"> nào?</w:t>
      </w:r>
    </w:p>
    <w:p>
      <w:pPr>
        <w:pStyle w:val="4"/>
        <w:spacing w:before="112"/>
      </w:pPr>
    </w:p>
    <w:p>
      <w:pPr>
        <w:pStyle w:val="5"/>
        <w:numPr>
          <w:ilvl w:val="0"/>
          <w:numId w:val="32"/>
        </w:numPr>
        <w:tabs>
          <w:tab w:val="left" w:pos="1098"/>
        </w:tabs>
        <w:spacing w:before="0"/>
        <w:ind w:left="1098" w:hanging="294"/>
        <w:rPr>
          <w:sz w:val="16"/>
        </w:rPr>
      </w:pPr>
      <w:r>
        <w:drawing>
          <wp:anchor distT="0" distB="0" distL="0" distR="0" simplePos="0" relativeHeight="251975680"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1820515515" name="Picture 1820515515"/>
            <wp:cNvGraphicFramePr/>
            <a:graphic xmlns:a="http://schemas.openxmlformats.org/drawingml/2006/main">
              <a:graphicData uri="http://schemas.openxmlformats.org/drawingml/2006/picture">
                <pic:pic xmlns:pic="http://schemas.openxmlformats.org/drawingml/2006/picture">
                  <pic:nvPicPr>
                    <pic:cNvPr id="1820515515" name="Picture 1820515515"/>
                    <pic:cNvPicPr/>
                  </pic:nvPicPr>
                  <pic:blipFill>
                    <a:blip r:embed="rId103" cstate="print"/>
                    <a:stretch>
                      <a:fillRect/>
                    </a:stretch>
                  </pic:blipFill>
                  <pic:spPr>
                    <a:xfrm>
                      <a:off x="0" y="0"/>
                      <a:ext cx="92494" cy="92494"/>
                    </a:xfrm>
                    <a:prstGeom prst="rect">
                      <a:avLst/>
                    </a:prstGeom>
                  </pic:spPr>
                </pic:pic>
              </a:graphicData>
            </a:graphic>
          </wp:anchor>
        </w:drawing>
      </w:r>
      <w:r>
        <w:rPr>
          <w:color w:val="001A1D"/>
          <w:w w:val="105"/>
          <w:sz w:val="16"/>
        </w:rPr>
        <w:t>Các</w:t>
      </w:r>
      <w:r>
        <w:rPr>
          <w:color w:val="001A1D"/>
          <w:spacing w:val="-4"/>
          <w:w w:val="105"/>
          <w:sz w:val="16"/>
        </w:rPr>
        <w:t xml:space="preserve"> </w:t>
      </w:r>
      <w:r>
        <w:rPr>
          <w:color w:val="001A1D"/>
          <w:w w:val="105"/>
          <w:sz w:val="16"/>
        </w:rPr>
        <w:t>tấn</w:t>
      </w:r>
      <w:r>
        <w:rPr>
          <w:color w:val="001A1D"/>
          <w:spacing w:val="-4"/>
          <w:w w:val="105"/>
          <w:sz w:val="16"/>
        </w:rPr>
        <w:t xml:space="preserve"> công</w:t>
      </w:r>
    </w:p>
    <w:p>
      <w:pPr>
        <w:pStyle w:val="5"/>
        <w:numPr>
          <w:ilvl w:val="0"/>
          <w:numId w:val="32"/>
        </w:numPr>
        <w:tabs>
          <w:tab w:val="left" w:pos="1098"/>
        </w:tabs>
        <w:spacing w:before="89"/>
        <w:ind w:left="1098" w:hanging="294"/>
        <w:rPr>
          <w:sz w:val="16"/>
        </w:rPr>
      </w:pPr>
      <w:r>
        <w:drawing>
          <wp:anchor distT="0" distB="0" distL="0" distR="0" simplePos="0" relativeHeight="251976704" behindDoc="0" locked="0" layoutInCell="1" allowOverlap="1">
            <wp:simplePos x="0" y="0"/>
            <wp:positionH relativeFrom="page">
              <wp:posOffset>611505</wp:posOffset>
            </wp:positionH>
            <wp:positionV relativeFrom="paragraph">
              <wp:posOffset>80645</wp:posOffset>
            </wp:positionV>
            <wp:extent cx="92710" cy="92710"/>
            <wp:effectExtent l="0" t="0" r="0" b="0"/>
            <wp:wrapNone/>
            <wp:docPr id="897329889" name="Picture 897329889"/>
            <wp:cNvGraphicFramePr/>
            <a:graphic xmlns:a="http://schemas.openxmlformats.org/drawingml/2006/main">
              <a:graphicData uri="http://schemas.openxmlformats.org/drawingml/2006/picture">
                <pic:pic xmlns:pic="http://schemas.openxmlformats.org/drawingml/2006/picture">
                  <pic:nvPicPr>
                    <pic:cNvPr id="897329889" name="Picture 897329889"/>
                    <pic:cNvPicPr/>
                  </pic:nvPicPr>
                  <pic:blipFill>
                    <a:blip r:embed="rId104" cstate="print"/>
                    <a:stretch>
                      <a:fillRect/>
                    </a:stretch>
                  </pic:blipFill>
                  <pic:spPr>
                    <a:xfrm>
                      <a:off x="0" y="0"/>
                      <a:ext cx="92494" cy="92494"/>
                    </a:xfrm>
                    <a:prstGeom prst="rect">
                      <a:avLst/>
                    </a:prstGeom>
                  </pic:spPr>
                </pic:pic>
              </a:graphicData>
            </a:graphic>
          </wp:anchor>
        </w:drawing>
      </w:r>
      <w:r>
        <w:rPr>
          <w:color w:val="001A1D"/>
          <w:w w:val="105"/>
          <w:sz w:val="16"/>
        </w:rPr>
        <w:t>Nội</w:t>
      </w:r>
      <w:r>
        <w:rPr>
          <w:color w:val="001A1D"/>
          <w:spacing w:val="-6"/>
          <w:w w:val="105"/>
          <w:sz w:val="16"/>
        </w:rPr>
        <w:t xml:space="preserve"> </w:t>
      </w:r>
      <w:r>
        <w:rPr>
          <w:color w:val="001A1D"/>
          <w:w w:val="105"/>
          <w:sz w:val="16"/>
        </w:rPr>
        <w:t>dung</w:t>
      </w:r>
      <w:r>
        <w:rPr>
          <w:color w:val="001A1D"/>
          <w:spacing w:val="-5"/>
          <w:w w:val="105"/>
          <w:sz w:val="16"/>
        </w:rPr>
        <w:t xml:space="preserve"> </w:t>
      </w:r>
      <w:r>
        <w:rPr>
          <w:color w:val="001A1D"/>
          <w:w w:val="105"/>
          <w:sz w:val="16"/>
        </w:rPr>
        <w:t>website</w:t>
      </w:r>
      <w:r>
        <w:rPr>
          <w:color w:val="001A1D"/>
          <w:spacing w:val="-5"/>
          <w:w w:val="105"/>
          <w:sz w:val="16"/>
        </w:rPr>
        <w:t xml:space="preserve"> xấu</w:t>
      </w:r>
    </w:p>
    <w:p>
      <w:pPr>
        <w:pStyle w:val="5"/>
        <w:numPr>
          <w:ilvl w:val="0"/>
          <w:numId w:val="32"/>
        </w:numPr>
        <w:tabs>
          <w:tab w:val="left" w:pos="1098"/>
        </w:tabs>
        <w:spacing w:before="90"/>
        <w:ind w:left="1098" w:hanging="294"/>
        <w:rPr>
          <w:sz w:val="16"/>
        </w:rPr>
      </w:pPr>
      <w:r>
        <w:drawing>
          <wp:anchor distT="0" distB="0" distL="0" distR="0" simplePos="0" relativeHeight="251977728" behindDoc="0" locked="0" layoutInCell="1" allowOverlap="1">
            <wp:simplePos x="0" y="0"/>
            <wp:positionH relativeFrom="page">
              <wp:posOffset>611505</wp:posOffset>
            </wp:positionH>
            <wp:positionV relativeFrom="paragraph">
              <wp:posOffset>74295</wp:posOffset>
            </wp:positionV>
            <wp:extent cx="92710" cy="92710"/>
            <wp:effectExtent l="0" t="0" r="0" b="0"/>
            <wp:wrapNone/>
            <wp:docPr id="394624043" name="Picture 394624043"/>
            <wp:cNvGraphicFramePr/>
            <a:graphic xmlns:a="http://schemas.openxmlformats.org/drawingml/2006/main">
              <a:graphicData uri="http://schemas.openxmlformats.org/drawingml/2006/picture">
                <pic:pic xmlns:pic="http://schemas.openxmlformats.org/drawingml/2006/picture">
                  <pic:nvPicPr>
                    <pic:cNvPr id="394624043" name="Picture 394624043"/>
                    <pic:cNvPicPr/>
                  </pic:nvPicPr>
                  <pic:blipFill>
                    <a:blip r:embed="rId105" cstate="print"/>
                    <a:stretch>
                      <a:fillRect/>
                    </a:stretch>
                  </pic:blipFill>
                  <pic:spPr>
                    <a:xfrm>
                      <a:off x="0" y="0"/>
                      <a:ext cx="92494" cy="92494"/>
                    </a:xfrm>
                    <a:prstGeom prst="rect">
                      <a:avLst/>
                    </a:prstGeom>
                  </pic:spPr>
                </pic:pic>
              </a:graphicData>
            </a:graphic>
          </wp:anchor>
        </w:drawing>
      </w:r>
      <w:r>
        <w:rPr>
          <w:color w:val="001A1D"/>
          <w:w w:val="105"/>
          <w:sz w:val="16"/>
        </w:rPr>
        <w:t>Các</w:t>
      </w:r>
      <w:r>
        <w:rPr>
          <w:color w:val="001A1D"/>
          <w:spacing w:val="-4"/>
          <w:w w:val="105"/>
          <w:sz w:val="16"/>
        </w:rPr>
        <w:t xml:space="preserve"> </w:t>
      </w:r>
      <w:r>
        <w:rPr>
          <w:color w:val="001A1D"/>
          <w:w w:val="105"/>
          <w:sz w:val="16"/>
        </w:rPr>
        <w:t>hành</w:t>
      </w:r>
      <w:r>
        <w:rPr>
          <w:color w:val="001A1D"/>
          <w:spacing w:val="-4"/>
          <w:w w:val="105"/>
          <w:sz w:val="16"/>
        </w:rPr>
        <w:t xml:space="preserve"> </w:t>
      </w:r>
      <w:r>
        <w:rPr>
          <w:color w:val="001A1D"/>
          <w:w w:val="105"/>
          <w:sz w:val="16"/>
        </w:rPr>
        <w:t>vi</w:t>
      </w:r>
      <w:r>
        <w:rPr>
          <w:color w:val="001A1D"/>
          <w:spacing w:val="-3"/>
          <w:w w:val="105"/>
          <w:sz w:val="16"/>
        </w:rPr>
        <w:t xml:space="preserve"> </w:t>
      </w:r>
      <w:r>
        <w:rPr>
          <w:color w:val="001A1D"/>
          <w:w w:val="105"/>
          <w:sz w:val="16"/>
        </w:rPr>
        <w:t>bất</w:t>
      </w:r>
      <w:r>
        <w:rPr>
          <w:color w:val="001A1D"/>
          <w:spacing w:val="-4"/>
          <w:w w:val="105"/>
          <w:sz w:val="16"/>
        </w:rPr>
        <w:t xml:space="preserve"> </w:t>
      </w:r>
      <w:r>
        <w:rPr>
          <w:color w:val="001A1D"/>
          <w:spacing w:val="-2"/>
          <w:w w:val="105"/>
          <w:sz w:val="16"/>
        </w:rPr>
        <w:t>thường</w:t>
      </w:r>
    </w:p>
    <w:p>
      <w:pPr>
        <w:pStyle w:val="5"/>
        <w:numPr>
          <w:ilvl w:val="0"/>
          <w:numId w:val="32"/>
        </w:numPr>
        <w:tabs>
          <w:tab w:val="left" w:pos="1098"/>
        </w:tabs>
        <w:spacing w:before="157"/>
        <w:ind w:left="1098" w:hanging="294"/>
        <w:rPr>
          <w:sz w:val="16"/>
          <w:highlight w:val="green"/>
        </w:rPr>
      </w:pPr>
      <w:r>
        <w:rPr>
          <w:highlight w:val="green"/>
        </w:rPr>
        <w:drawing>
          <wp:anchor distT="0" distB="0" distL="0" distR="0" simplePos="0" relativeHeight="251978752"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1485169831" name="Picture 1485169831"/>
            <wp:cNvGraphicFramePr/>
            <a:graphic xmlns:a="http://schemas.openxmlformats.org/drawingml/2006/main">
              <a:graphicData uri="http://schemas.openxmlformats.org/drawingml/2006/picture">
                <pic:pic xmlns:pic="http://schemas.openxmlformats.org/drawingml/2006/picture">
                  <pic:nvPicPr>
                    <pic:cNvPr id="1485169831" name="Picture 1485169831"/>
                    <pic:cNvPicPr/>
                  </pic:nvPicPr>
                  <pic:blipFill>
                    <a:blip r:embed="rId106" cstate="print"/>
                    <a:stretch>
                      <a:fillRect/>
                    </a:stretch>
                  </pic:blipFill>
                  <pic:spPr>
                    <a:xfrm>
                      <a:off x="0" y="0"/>
                      <a:ext cx="92494" cy="92494"/>
                    </a:xfrm>
                    <a:prstGeom prst="rect">
                      <a:avLst/>
                    </a:prstGeom>
                  </pic:spPr>
                </pic:pic>
              </a:graphicData>
            </a:graphic>
          </wp:anchor>
        </w:drawing>
      </w:r>
      <w:r>
        <w:rPr>
          <w:color w:val="001A1D"/>
          <w:w w:val="105"/>
          <w:sz w:val="16"/>
          <w:highlight w:val="green"/>
        </w:rPr>
        <w:t>Các</w:t>
      </w:r>
      <w:r>
        <w:rPr>
          <w:color w:val="001A1D"/>
          <w:spacing w:val="-4"/>
          <w:w w:val="105"/>
          <w:sz w:val="16"/>
          <w:highlight w:val="green"/>
        </w:rPr>
        <w:t xml:space="preserve"> </w:t>
      </w:r>
      <w:r>
        <w:rPr>
          <w:color w:val="001A1D"/>
          <w:w w:val="105"/>
          <w:sz w:val="16"/>
          <w:highlight w:val="green"/>
        </w:rPr>
        <w:t>hành</w:t>
      </w:r>
      <w:r>
        <w:rPr>
          <w:color w:val="001A1D"/>
          <w:spacing w:val="-4"/>
          <w:w w:val="105"/>
          <w:sz w:val="16"/>
          <w:highlight w:val="green"/>
        </w:rPr>
        <w:t xml:space="preserve"> </w:t>
      </w:r>
      <w:r>
        <w:rPr>
          <w:color w:val="001A1D"/>
          <w:w w:val="105"/>
          <w:sz w:val="16"/>
          <w:highlight w:val="green"/>
        </w:rPr>
        <w:t>vi</w:t>
      </w:r>
      <w:r>
        <w:rPr>
          <w:color w:val="001A1D"/>
          <w:spacing w:val="-4"/>
          <w:w w:val="105"/>
          <w:sz w:val="16"/>
          <w:highlight w:val="green"/>
        </w:rPr>
        <w:t xml:space="preserve"> </w:t>
      </w:r>
      <w:r>
        <w:rPr>
          <w:color w:val="001A1D"/>
          <w:w w:val="105"/>
          <w:sz w:val="16"/>
          <w:highlight w:val="green"/>
        </w:rPr>
        <w:t>bình</w:t>
      </w:r>
      <w:r>
        <w:rPr>
          <w:color w:val="001A1D"/>
          <w:spacing w:val="-4"/>
          <w:w w:val="105"/>
          <w:sz w:val="16"/>
          <w:highlight w:val="green"/>
        </w:rPr>
        <w:t xml:space="preserve"> </w:t>
      </w:r>
      <w:r>
        <w:rPr>
          <w:color w:val="001A1D"/>
          <w:spacing w:val="-2"/>
          <w:w w:val="105"/>
          <w:sz w:val="16"/>
          <w:highlight w:val="green"/>
        </w:rPr>
        <w:t>thường</w:t>
      </w:r>
    </w:p>
    <w:p>
      <w:pPr>
        <w:pStyle w:val="4"/>
      </w:pPr>
    </w:p>
    <w:p>
      <w:pPr>
        <w:pStyle w:val="4"/>
      </w:pPr>
    </w:p>
    <w:p>
      <w:pPr>
        <w:pStyle w:val="4"/>
        <w:spacing w:before="34"/>
      </w:pPr>
    </w:p>
    <w:p>
      <w:pPr>
        <w:pStyle w:val="4"/>
        <w:ind w:left="468"/>
      </w:pPr>
      <w:r>
        <w:rPr>
          <w:color w:val="8E662E"/>
          <w:w w:val="105"/>
        </w:rPr>
        <w:t>Câu</w:t>
      </w:r>
      <w:r>
        <w:rPr>
          <w:color w:val="8E662E"/>
          <w:spacing w:val="-4"/>
          <w:w w:val="105"/>
        </w:rPr>
        <w:t xml:space="preserve"> </w:t>
      </w:r>
      <w:r>
        <w:rPr>
          <w:color w:val="8E662E"/>
          <w:w w:val="105"/>
        </w:rPr>
        <w:t>trả</w:t>
      </w:r>
      <w:r>
        <w:rPr>
          <w:color w:val="8E662E"/>
          <w:spacing w:val="-3"/>
          <w:w w:val="105"/>
        </w:rPr>
        <w:t xml:space="preserve"> </w:t>
      </w:r>
      <w:r>
        <w:rPr>
          <w:color w:val="8E662E"/>
          <w:w w:val="105"/>
        </w:rPr>
        <w:t>lời</w:t>
      </w:r>
      <w:r>
        <w:rPr>
          <w:color w:val="8E662E"/>
          <w:spacing w:val="-4"/>
          <w:w w:val="105"/>
        </w:rPr>
        <w:t xml:space="preserve"> </w:t>
      </w:r>
      <w:r>
        <w:rPr>
          <w:color w:val="8E662E"/>
          <w:w w:val="105"/>
        </w:rPr>
        <w:t>của</w:t>
      </w:r>
      <w:r>
        <w:rPr>
          <w:color w:val="8E662E"/>
          <w:spacing w:val="-3"/>
          <w:w w:val="105"/>
        </w:rPr>
        <w:t xml:space="preserve"> </w:t>
      </w:r>
      <w:r>
        <w:rPr>
          <w:color w:val="8E662E"/>
          <w:w w:val="105"/>
        </w:rPr>
        <w:t>bạn</w:t>
      </w:r>
      <w:r>
        <w:rPr>
          <w:color w:val="8E662E"/>
          <w:spacing w:val="-4"/>
          <w:w w:val="105"/>
        </w:rPr>
        <w:t xml:space="preserve"> sai.</w:t>
      </w:r>
    </w:p>
    <w:p>
      <w:pPr>
        <w:pStyle w:val="4"/>
        <w:spacing w:before="112" w:line="290" w:lineRule="auto"/>
        <w:ind w:left="468" w:right="9072"/>
      </w:pPr>
      <w:r>
        <w:rPr>
          <w:color w:val="8E662E"/>
          <w:w w:val="105"/>
        </w:rPr>
        <w:t>The correct answer is: Các</w:t>
      </w:r>
      <w:r>
        <w:rPr>
          <w:color w:val="8E662E"/>
          <w:spacing w:val="-12"/>
          <w:w w:val="105"/>
        </w:rPr>
        <w:t xml:space="preserve"> </w:t>
      </w:r>
      <w:r>
        <w:rPr>
          <w:color w:val="8E662E"/>
          <w:w w:val="105"/>
        </w:rPr>
        <w:t>hành</w:t>
      </w:r>
      <w:r>
        <w:rPr>
          <w:color w:val="8E662E"/>
          <w:spacing w:val="-11"/>
          <w:w w:val="105"/>
        </w:rPr>
        <w:t xml:space="preserve"> </w:t>
      </w:r>
      <w:r>
        <w:rPr>
          <w:color w:val="8E662E"/>
          <w:w w:val="105"/>
        </w:rPr>
        <w:t>vi</w:t>
      </w:r>
      <w:r>
        <w:rPr>
          <w:color w:val="8E662E"/>
          <w:spacing w:val="-12"/>
          <w:w w:val="105"/>
        </w:rPr>
        <w:t xml:space="preserve"> </w:t>
      </w:r>
      <w:r>
        <w:rPr>
          <w:color w:val="8E662E"/>
          <w:w w:val="105"/>
        </w:rPr>
        <w:t>bình</w:t>
      </w:r>
      <w:r>
        <w:rPr>
          <w:color w:val="8E662E"/>
          <w:spacing w:val="-12"/>
          <w:w w:val="105"/>
        </w:rPr>
        <w:t xml:space="preserve"> </w:t>
      </w:r>
      <w:r>
        <w:rPr>
          <w:color w:val="8E662E"/>
          <w:w w:val="105"/>
        </w:rPr>
        <w:t>thường</w:t>
      </w:r>
    </w:p>
    <w:p>
      <w:pPr>
        <w:spacing w:line="290" w:lineRule="auto"/>
        <w:sectPr>
          <w:pgSz w:w="12240" w:h="15840"/>
          <w:pgMar w:top="220" w:right="460" w:bottom="440" w:left="400" w:header="0" w:footer="260" w:gutter="0"/>
          <w:cols w:space="720" w:num="1"/>
        </w:sectPr>
      </w:pPr>
    </w:p>
    <w:p>
      <w:pPr>
        <w:pStyle w:val="4"/>
        <w:tabs>
          <w:tab w:val="left" w:pos="4725"/>
        </w:tabs>
        <w:spacing w:before="65"/>
        <w:ind w:left="110"/>
        <w:rPr>
          <w:rFonts w:ascii="Arial MT"/>
        </w:rPr>
      </w:pPr>
      <w:r>
        <w:rPr>
          <w:rFonts w:ascii="Arial MT"/>
        </w:rPr>
        <w:t>11/16/23,</w:t>
      </w:r>
      <w:r>
        <w:rPr>
          <w:rFonts w:ascii="Arial MT"/>
          <w:spacing w:val="-7"/>
        </w:rPr>
        <w:t xml:space="preserve"> </w:t>
      </w:r>
      <w:r>
        <w:rPr>
          <w:rFonts w:ascii="Arial MT"/>
        </w:rPr>
        <w:t>3:09</w:t>
      </w:r>
      <w:r>
        <w:rPr>
          <w:rFonts w:ascii="Arial MT"/>
          <w:spacing w:val="-7"/>
        </w:rPr>
        <w:t xml:space="preserve"> </w:t>
      </w:r>
      <w:r>
        <w:rPr>
          <w:rFonts w:ascii="Arial MT"/>
          <w:spacing w:val="-5"/>
        </w:rPr>
        <w:t>PM</w:t>
      </w:r>
      <w:r>
        <w:rPr>
          <w:rFonts w:ascii="Arial MT"/>
        </w:rPr>
        <w:tab/>
      </w:r>
      <w:r>
        <w:rPr>
          <w:rFonts w:ascii="Arial MT"/>
        </w:rPr>
        <w:t>Kiem</w:t>
      </w:r>
      <w:r>
        <w:rPr>
          <w:rFonts w:ascii="Arial MT"/>
          <w:spacing w:val="-3"/>
        </w:rPr>
        <w:t xml:space="preserve"> </w:t>
      </w:r>
      <w:r>
        <w:rPr>
          <w:rFonts w:ascii="Arial MT"/>
        </w:rPr>
        <w:t>tra</w:t>
      </w:r>
      <w:r>
        <w:rPr>
          <w:rFonts w:ascii="Arial MT"/>
          <w:spacing w:val="-1"/>
        </w:rPr>
        <w:t xml:space="preserve"> </w:t>
      </w:r>
      <w:r>
        <w:rPr>
          <w:rFonts w:ascii="Arial MT"/>
        </w:rPr>
        <w:t>cuoi</w:t>
      </w:r>
      <w:r>
        <w:rPr>
          <w:rFonts w:ascii="Arial MT"/>
          <w:spacing w:val="-1"/>
        </w:rPr>
        <w:t xml:space="preserve"> </w:t>
      </w:r>
      <w:r>
        <w:rPr>
          <w:rFonts w:ascii="Arial MT"/>
        </w:rPr>
        <w:t>ki</w:t>
      </w:r>
      <w:r>
        <w:rPr>
          <w:rFonts w:ascii="Arial MT"/>
          <w:spacing w:val="-1"/>
        </w:rPr>
        <w:t xml:space="preserve"> </w:t>
      </w:r>
      <w:r>
        <w:rPr>
          <w:rFonts w:ascii="Arial MT"/>
        </w:rPr>
        <w:t>2:</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(page</w:t>
      </w:r>
      <w:r>
        <w:rPr>
          <w:rFonts w:ascii="Arial MT"/>
          <w:spacing w:val="-1"/>
        </w:rPr>
        <w:t xml:space="preserve"> </w:t>
      </w:r>
      <w:r>
        <w:rPr>
          <w:rFonts w:ascii="Arial MT"/>
        </w:rPr>
        <w:t>1</w:t>
      </w:r>
      <w:r>
        <w:rPr>
          <w:rFonts w:ascii="Arial MT"/>
          <w:spacing w:val="-1"/>
        </w:rPr>
        <w:t xml:space="preserve"> </w:t>
      </w:r>
      <w:r>
        <w:rPr>
          <w:rFonts w:ascii="Arial MT"/>
        </w:rPr>
        <w:t>of</w:t>
      </w:r>
      <w:r>
        <w:rPr>
          <w:rFonts w:ascii="Arial MT"/>
          <w:spacing w:val="-1"/>
        </w:rPr>
        <w:t xml:space="preserve"> </w:t>
      </w:r>
      <w:r>
        <w:rPr>
          <w:rFonts w:ascii="Arial MT"/>
        </w:rPr>
        <w:t>20)</w:t>
      </w:r>
      <w:r>
        <w:rPr>
          <w:rFonts w:ascii="Arial MT"/>
          <w:spacing w:val="-1"/>
        </w:rPr>
        <w:t xml:space="preserve"> </w:t>
      </w:r>
      <w:r>
        <w:rPr>
          <w:rFonts w:ascii="Arial MT"/>
        </w:rPr>
        <w:t>|</w:t>
      </w:r>
      <w:r>
        <w:rPr>
          <w:rFonts w:ascii="Arial MT"/>
          <w:spacing w:val="-1"/>
        </w:rPr>
        <w:t xml:space="preserve"> </w:t>
      </w:r>
      <w:r>
        <w:rPr>
          <w:rFonts w:ascii="Arial MT"/>
          <w:spacing w:val="-5"/>
        </w:rPr>
        <w:t>MMS</w:t>
      </w:r>
    </w:p>
    <w:p>
      <w:pPr>
        <w:pStyle w:val="4"/>
        <w:spacing w:before="4"/>
        <w:rPr>
          <w:rFonts w:ascii="Arial MT"/>
          <w:sz w:val="5"/>
        </w:rPr>
      </w:pPr>
      <w:r>
        <mc:AlternateContent>
          <mc:Choice Requires="wpg">
            <w:drawing>
              <wp:anchor distT="0" distB="0" distL="0" distR="0" simplePos="0" relativeHeight="252035072" behindDoc="1" locked="0" layoutInCell="1" allowOverlap="1">
                <wp:simplePos x="0" y="0"/>
                <wp:positionH relativeFrom="page">
                  <wp:posOffset>408940</wp:posOffset>
                </wp:positionH>
                <wp:positionV relativeFrom="paragraph">
                  <wp:posOffset>54610</wp:posOffset>
                </wp:positionV>
                <wp:extent cx="6944360" cy="782955"/>
                <wp:effectExtent l="0" t="0" r="0" b="0"/>
                <wp:wrapTopAndBottom/>
                <wp:docPr id="424514483" name="Group 424514483"/>
                <wp:cNvGraphicFramePr/>
                <a:graphic xmlns:a="http://schemas.openxmlformats.org/drawingml/2006/main">
                  <a:graphicData uri="http://schemas.microsoft.com/office/word/2010/wordprocessingGroup">
                    <wpg:wgp>
                      <wpg:cNvGrpSpPr/>
                      <wpg:grpSpPr>
                        <a:xfrm>
                          <a:off x="0" y="0"/>
                          <a:ext cx="6944359" cy="782955"/>
                          <a:chOff x="0" y="0"/>
                          <a:chExt cx="6944359" cy="782955"/>
                        </a:xfrm>
                      </wpg:grpSpPr>
                      <wps:wsp>
                        <wps:cNvPr id="1185090595" name="Graphic 323"/>
                        <wps:cNvSpPr/>
                        <wps:spPr>
                          <a:xfrm>
                            <a:off x="3557" y="3557"/>
                            <a:ext cx="6937375" cy="775970"/>
                          </a:xfrm>
                          <a:custGeom>
                            <a:avLst/>
                            <a:gdLst/>
                            <a:ahLst/>
                            <a:cxnLst/>
                            <a:rect l="l" t="t" r="r" b="b"/>
                            <a:pathLst>
                              <a:path w="6937375" h="775970">
                                <a:moveTo>
                                  <a:pt x="0" y="764856"/>
                                </a:moveTo>
                                <a:lnTo>
                                  <a:pt x="0" y="10672"/>
                                </a:lnTo>
                                <a:lnTo>
                                  <a:pt x="0" y="7726"/>
                                </a:lnTo>
                                <a:lnTo>
                                  <a:pt x="1041" y="5208"/>
                                </a:lnTo>
                                <a:lnTo>
                                  <a:pt x="3125" y="3123"/>
                                </a:lnTo>
                                <a:lnTo>
                                  <a:pt x="5209" y="1038"/>
                                </a:lnTo>
                                <a:lnTo>
                                  <a:pt x="7725" y="0"/>
                                </a:lnTo>
                                <a:lnTo>
                                  <a:pt x="10672" y="0"/>
                                </a:lnTo>
                                <a:lnTo>
                                  <a:pt x="6926398" y="0"/>
                                </a:lnTo>
                                <a:lnTo>
                                  <a:pt x="6929345" y="0"/>
                                </a:lnTo>
                                <a:lnTo>
                                  <a:pt x="6931860" y="1038"/>
                                </a:lnTo>
                                <a:lnTo>
                                  <a:pt x="6933944" y="3123"/>
                                </a:lnTo>
                                <a:lnTo>
                                  <a:pt x="6936028" y="5208"/>
                                </a:lnTo>
                                <a:lnTo>
                                  <a:pt x="6937070" y="7726"/>
                                </a:lnTo>
                                <a:lnTo>
                                  <a:pt x="6937071" y="10672"/>
                                </a:lnTo>
                                <a:lnTo>
                                  <a:pt x="6937071" y="764856"/>
                                </a:lnTo>
                                <a:lnTo>
                                  <a:pt x="6929345" y="775528"/>
                                </a:lnTo>
                                <a:lnTo>
                                  <a:pt x="6926398" y="775528"/>
                                </a:lnTo>
                                <a:lnTo>
                                  <a:pt x="10672" y="775528"/>
                                </a:lnTo>
                                <a:lnTo>
                                  <a:pt x="7725" y="775528"/>
                                </a:lnTo>
                                <a:lnTo>
                                  <a:pt x="5209" y="774490"/>
                                </a:lnTo>
                                <a:lnTo>
                                  <a:pt x="3125" y="772405"/>
                                </a:lnTo>
                                <a:lnTo>
                                  <a:pt x="1041" y="770320"/>
                                </a:lnTo>
                                <a:lnTo>
                                  <a:pt x="0" y="767802"/>
                                </a:lnTo>
                                <a:lnTo>
                                  <a:pt x="0" y="764856"/>
                                </a:lnTo>
                                <a:close/>
                              </a:path>
                            </a:pathLst>
                          </a:custGeom>
                          <a:ln w="7114">
                            <a:solidFill>
                              <a:srgbClr val="CAD0D6"/>
                            </a:solidFill>
                            <a:prstDash val="solid"/>
                          </a:ln>
                        </wps:spPr>
                        <wps:bodyPr wrap="square" lIns="0" tIns="0" rIns="0" bIns="0" rtlCol="0">
                          <a:noAutofit/>
                        </wps:bodyPr>
                      </wps:wsp>
                      <wps:wsp>
                        <wps:cNvPr id="1693426909" name="Graphic 324"/>
                        <wps:cNvSpPr/>
                        <wps:spPr>
                          <a:xfrm>
                            <a:off x="60477" y="586982"/>
                            <a:ext cx="448309" cy="128270"/>
                          </a:xfrm>
                          <a:custGeom>
                            <a:avLst/>
                            <a:gdLst/>
                            <a:ahLst/>
                            <a:cxnLst/>
                            <a:rect l="l" t="t" r="r" b="b"/>
                            <a:pathLst>
                              <a:path w="448309" h="128270">
                                <a:moveTo>
                                  <a:pt x="0" y="74706"/>
                                </a:moveTo>
                                <a:lnTo>
                                  <a:pt x="0" y="53362"/>
                                </a:lnTo>
                                <a:lnTo>
                                  <a:pt x="0" y="49847"/>
                                </a:lnTo>
                                <a:lnTo>
                                  <a:pt x="341" y="46375"/>
                                </a:lnTo>
                                <a:lnTo>
                                  <a:pt x="1025" y="42924"/>
                                </a:lnTo>
                                <a:lnTo>
                                  <a:pt x="1708" y="39480"/>
                                </a:lnTo>
                                <a:lnTo>
                                  <a:pt x="2721" y="36143"/>
                                </a:lnTo>
                                <a:lnTo>
                                  <a:pt x="4061" y="32906"/>
                                </a:lnTo>
                                <a:lnTo>
                                  <a:pt x="5402" y="29669"/>
                                </a:lnTo>
                                <a:lnTo>
                                  <a:pt x="7046" y="26609"/>
                                </a:lnTo>
                                <a:lnTo>
                                  <a:pt x="8993" y="23706"/>
                                </a:lnTo>
                                <a:lnTo>
                                  <a:pt x="10939" y="20789"/>
                                </a:lnTo>
                                <a:lnTo>
                                  <a:pt x="23715" y="8993"/>
                                </a:lnTo>
                                <a:lnTo>
                                  <a:pt x="26629" y="7029"/>
                                </a:lnTo>
                                <a:lnTo>
                                  <a:pt x="42951" y="1017"/>
                                </a:lnTo>
                                <a:lnTo>
                                  <a:pt x="46388" y="334"/>
                                </a:lnTo>
                                <a:lnTo>
                                  <a:pt x="49858" y="0"/>
                                </a:lnTo>
                                <a:lnTo>
                                  <a:pt x="53362" y="0"/>
                                </a:lnTo>
                                <a:lnTo>
                                  <a:pt x="394879" y="0"/>
                                </a:lnTo>
                                <a:lnTo>
                                  <a:pt x="398383" y="0"/>
                                </a:lnTo>
                                <a:lnTo>
                                  <a:pt x="401853" y="334"/>
                                </a:lnTo>
                                <a:lnTo>
                                  <a:pt x="405289" y="1017"/>
                                </a:lnTo>
                                <a:lnTo>
                                  <a:pt x="408726" y="1693"/>
                                </a:lnTo>
                                <a:lnTo>
                                  <a:pt x="424525" y="8993"/>
                                </a:lnTo>
                                <a:lnTo>
                                  <a:pt x="427439" y="10935"/>
                                </a:lnTo>
                                <a:lnTo>
                                  <a:pt x="439248" y="23706"/>
                                </a:lnTo>
                                <a:lnTo>
                                  <a:pt x="441194" y="26609"/>
                                </a:lnTo>
                                <a:lnTo>
                                  <a:pt x="442838" y="29669"/>
                                </a:lnTo>
                                <a:lnTo>
                                  <a:pt x="444179" y="32906"/>
                                </a:lnTo>
                                <a:lnTo>
                                  <a:pt x="445520" y="36143"/>
                                </a:lnTo>
                                <a:lnTo>
                                  <a:pt x="446532" y="39480"/>
                                </a:lnTo>
                                <a:lnTo>
                                  <a:pt x="447216" y="42924"/>
                                </a:lnTo>
                                <a:lnTo>
                                  <a:pt x="447899" y="46375"/>
                                </a:lnTo>
                                <a:lnTo>
                                  <a:pt x="448241" y="49847"/>
                                </a:lnTo>
                                <a:lnTo>
                                  <a:pt x="448241" y="53362"/>
                                </a:lnTo>
                                <a:lnTo>
                                  <a:pt x="448241" y="74706"/>
                                </a:lnTo>
                                <a:lnTo>
                                  <a:pt x="448241" y="78193"/>
                                </a:lnTo>
                                <a:lnTo>
                                  <a:pt x="447899" y="81672"/>
                                </a:lnTo>
                                <a:lnTo>
                                  <a:pt x="447216" y="85101"/>
                                </a:lnTo>
                                <a:lnTo>
                                  <a:pt x="446532" y="88531"/>
                                </a:lnTo>
                                <a:lnTo>
                                  <a:pt x="445520" y="91868"/>
                                </a:lnTo>
                                <a:lnTo>
                                  <a:pt x="444179" y="95105"/>
                                </a:lnTo>
                                <a:lnTo>
                                  <a:pt x="442838" y="98342"/>
                                </a:lnTo>
                                <a:lnTo>
                                  <a:pt x="441194" y="101416"/>
                                </a:lnTo>
                                <a:lnTo>
                                  <a:pt x="439248" y="104319"/>
                                </a:lnTo>
                                <a:lnTo>
                                  <a:pt x="437301" y="107236"/>
                                </a:lnTo>
                                <a:lnTo>
                                  <a:pt x="424525" y="119061"/>
                                </a:lnTo>
                                <a:lnTo>
                                  <a:pt x="421612" y="121010"/>
                                </a:lnTo>
                                <a:lnTo>
                                  <a:pt x="398383" y="128069"/>
                                </a:lnTo>
                                <a:lnTo>
                                  <a:pt x="394879" y="128069"/>
                                </a:lnTo>
                                <a:lnTo>
                                  <a:pt x="53362" y="128069"/>
                                </a:lnTo>
                                <a:lnTo>
                                  <a:pt x="49858" y="128069"/>
                                </a:lnTo>
                                <a:lnTo>
                                  <a:pt x="46388" y="127720"/>
                                </a:lnTo>
                                <a:lnTo>
                                  <a:pt x="23715" y="119061"/>
                                </a:lnTo>
                                <a:lnTo>
                                  <a:pt x="20802" y="117119"/>
                                </a:lnTo>
                                <a:lnTo>
                                  <a:pt x="8993" y="104319"/>
                                </a:lnTo>
                                <a:lnTo>
                                  <a:pt x="7046" y="101416"/>
                                </a:lnTo>
                                <a:lnTo>
                                  <a:pt x="5402" y="98342"/>
                                </a:lnTo>
                                <a:lnTo>
                                  <a:pt x="4061" y="95105"/>
                                </a:lnTo>
                                <a:lnTo>
                                  <a:pt x="2721" y="91868"/>
                                </a:lnTo>
                                <a:lnTo>
                                  <a:pt x="1708" y="88531"/>
                                </a:lnTo>
                                <a:lnTo>
                                  <a:pt x="1025" y="85101"/>
                                </a:lnTo>
                                <a:lnTo>
                                  <a:pt x="341" y="81672"/>
                                </a:lnTo>
                                <a:lnTo>
                                  <a:pt x="0" y="78193"/>
                                </a:lnTo>
                                <a:lnTo>
                                  <a:pt x="0" y="74706"/>
                                </a:lnTo>
                                <a:close/>
                              </a:path>
                            </a:pathLst>
                          </a:custGeom>
                          <a:ln w="7114">
                            <a:solidFill>
                              <a:srgbClr val="000000"/>
                            </a:solidFill>
                            <a:prstDash val="solid"/>
                          </a:ln>
                        </wps:spPr>
                        <wps:bodyPr wrap="square" lIns="0" tIns="0" rIns="0" bIns="0" rtlCol="0">
                          <a:noAutofit/>
                        </wps:bodyPr>
                      </wps:wsp>
                      <wps:wsp>
                        <wps:cNvPr id="1570040082" name="Textbox 325"/>
                        <wps:cNvSpPr txBox="1"/>
                        <wps:spPr>
                          <a:xfrm>
                            <a:off x="10977" y="9199"/>
                            <a:ext cx="6922770" cy="764540"/>
                          </a:xfrm>
                          <a:prstGeom prst="rect">
                            <a:avLst/>
                          </a:prstGeom>
                        </wps:spPr>
                        <wps:txbx>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33</w:t>
                              </w:r>
                            </w:p>
                            <w:p>
                              <w:pPr>
                                <w:spacing w:before="79"/>
                                <w:ind w:left="77"/>
                                <w:rPr>
                                  <w:sz w:val="13"/>
                                </w:rPr>
                              </w:pPr>
                              <w:r>
                                <w:rPr>
                                  <w:color w:val="1C2025"/>
                                  <w:sz w:val="13"/>
                                </w:rPr>
                                <w:t>Not</w:t>
                              </w:r>
                              <w:r>
                                <w:rPr>
                                  <w:color w:val="1C2025"/>
                                  <w:spacing w:val="4"/>
                                  <w:sz w:val="13"/>
                                </w:rPr>
                                <w:t xml:space="preserve"> </w:t>
                              </w:r>
                              <w:r>
                                <w:rPr>
                                  <w:color w:val="1C2025"/>
                                  <w:spacing w:val="-2"/>
                                  <w:sz w:val="13"/>
                                </w:rPr>
                                <w:t>answered</w:t>
                              </w:r>
                            </w:p>
                            <w:p>
                              <w:pPr>
                                <w:spacing w:before="118"/>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38"/>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4.3pt;height:61.65pt;width:546.8pt;mso-position-horizontal-relative:page;mso-wrap-distance-bottom:0pt;mso-wrap-distance-top:0pt;z-index:-251281408;mso-width-relative:page;mso-height-relative:page;" coordsize="6944359,782955" o:gfxdata="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">
                <o:lock v:ext="edit" aspectratio="f"/>
                <v:shape id="Graphic 323" o:spid="_x0000_s1026" o:spt="100" style="position:absolute;left:3557;top:3557;height:775970;width:6937375;" filled="f" stroked="t" coordsize="6937375,775970" o:gfxdata="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6Az&#10;wMEAAADjAAAADwAAAAAAAAABACAAAAAiAAAAZHJzL2Rvd25yZXYueG1sUEsBAhQAFAAAAAgAh07i&#10;QDMvBZ47AAAAOQAAABAAAAAAAAAAAQAgAAAAEAEAAGRycy9zaGFwZXhtbC54bWxQSwUGAAAAAAYA&#10;BgBbAQAAugMAAAAA&#10;" path="m0,764856l0,10672,0,7726,1041,5208,3125,3123,5209,1038,7725,0,10672,0,6926398,0,6929345,0,6931860,1038,6933944,3123,6936028,5208,6937070,7726,6937071,10672,6937071,764856,6929345,775528,6926398,775528,10672,775528,7725,775528,5209,774490,3125,772405,1041,770320,0,767802,0,764856xe">
                  <v:fill on="f" focussize="0,0"/>
                  <v:stroke weight="0.560157480314961pt" color="#CAD0D6" joinstyle="round"/>
                  <v:imagedata o:title=""/>
                  <o:lock v:ext="edit" aspectratio="f"/>
                  <v:textbox inset="0mm,0mm,0mm,0mm"/>
                </v:shape>
                <v:shape id="Graphic 324" o:spid="_x0000_s1026" o:spt="100" style="position:absolute;left:60477;top:586982;height:128270;width:448309;" filled="f" stroked="t" coordsize="448309,128270" o:gfxdata="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655bh&#10;wAAAAOMAAAAPAAAAAAAAAAEAIAAAACIAAABkcnMvZG93bnJldi54bWxQSwECFAAUAAAACACHTuJA&#10;My8FnjsAAAA5AAAAEAAAAAAAAAABACAAAAAPAQAAZHJzL3NoYXBleG1sLnhtbFBLBQYAAAAABgAG&#10;AFsBAAC5AwAAAAA=&#10;" path="m0,74706l0,53362,0,49847,341,46375,1025,42924,1708,39480,2721,36143,4061,32906,5402,29669,7046,26609,8993,23706,10939,20789,23715,8993,26629,7029,42951,1017,46388,334,49858,0,53362,0,394879,0,398383,0,401853,334,405289,1017,408726,1693,424525,8993,427439,10935,439248,23706,441194,26609,442838,29669,444179,32906,445520,36143,446532,39480,447216,42924,447899,46375,448241,49847,448241,53362,448241,74706,448241,78193,447899,81672,447216,85101,446532,88531,445520,91868,444179,95105,442838,98342,441194,101416,439248,104319,437301,107236,424525,119061,421612,121010,398383,128069,394879,128069,53362,128069,49858,128069,46388,127720,23715,119061,20802,117119,8993,104319,7046,101416,5402,98342,4061,95105,2721,91868,1708,88531,1025,85101,341,81672,0,78193,0,74706xe">
                  <v:fill on="f" focussize="0,0"/>
                  <v:stroke weight="0.560157480314961pt" color="#000000" joinstyle="round"/>
                  <v:imagedata o:title=""/>
                  <o:lock v:ext="edit" aspectratio="f"/>
                  <v:textbox inset="0mm,0mm,0mm,0mm"/>
                </v:shape>
                <v:shape id="Textbox 325" o:spid="_x0000_s1026" o:spt="202" type="#_x0000_t202" style="position:absolute;left:10977;top:9199;height:764540;width:6922770;" filled="f" stroked="f" coordsize="21600,21600" o:gfxdata="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9lz&#10;4sEAAADjAAAADwAAAAAAAAABACAAAAAiAAAAZHJzL2Rvd25yZXYueG1sUEsBAhQAFAAAAAgAh07i&#10;QDMvBZ47AAAAOQAAABAAAAAAAAAAAQAgAAAAEAEAAGRycy9zaGFwZXhtbC54bWxQSwUGAAAAAAYA&#10;BgBbAQAAugMAAAAA&#10;">
                  <v:fill on="f" focussize="0,0"/>
                  <v:stroke on="f"/>
                  <v:imagedata o:title=""/>
                  <o:lock v:ext="edit" aspectratio="f"/>
                  <v:textbox inset="0mm,0mm,0mm,0mm">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33</w:t>
                        </w:r>
                      </w:p>
                      <w:p>
                        <w:pPr>
                          <w:spacing w:before="79"/>
                          <w:ind w:left="77"/>
                          <w:rPr>
                            <w:sz w:val="13"/>
                          </w:rPr>
                        </w:pPr>
                        <w:r>
                          <w:rPr>
                            <w:color w:val="1C2025"/>
                            <w:sz w:val="13"/>
                          </w:rPr>
                          <w:t>Not</w:t>
                        </w:r>
                        <w:r>
                          <w:rPr>
                            <w:color w:val="1C2025"/>
                            <w:spacing w:val="4"/>
                            <w:sz w:val="13"/>
                          </w:rPr>
                          <w:t xml:space="preserve"> </w:t>
                        </w:r>
                        <w:r>
                          <w:rPr>
                            <w:color w:val="1C2025"/>
                            <w:spacing w:val="-2"/>
                            <w:sz w:val="13"/>
                          </w:rPr>
                          <w:t>answered</w:t>
                        </w:r>
                      </w:p>
                      <w:p>
                        <w:pPr>
                          <w:spacing w:before="118"/>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38"/>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rPr>
          <w:rFonts w:ascii="Arial MT"/>
        </w:rPr>
      </w:pPr>
    </w:p>
    <w:p>
      <w:pPr>
        <w:pStyle w:val="4"/>
        <w:spacing w:before="165"/>
        <w:rPr>
          <w:rFonts w:ascii="Arial MT"/>
        </w:rPr>
      </w:pPr>
    </w:p>
    <w:p>
      <w:pPr>
        <w:pStyle w:val="4"/>
        <w:ind w:left="468"/>
      </w:pPr>
      <w:r>
        <w:rPr>
          <w:color w:val="001A1D"/>
          <w:w w:val="105"/>
        </w:rPr>
        <w:t>Chế</w:t>
      </w:r>
      <w:r>
        <w:rPr>
          <w:color w:val="001A1D"/>
          <w:spacing w:val="-4"/>
          <w:w w:val="105"/>
        </w:rPr>
        <w:t xml:space="preserve"> </w:t>
      </w:r>
      <w:r>
        <w:rPr>
          <w:color w:val="001A1D"/>
          <w:w w:val="105"/>
        </w:rPr>
        <w:t>độ</w:t>
      </w:r>
      <w:r>
        <w:rPr>
          <w:color w:val="001A1D"/>
          <w:spacing w:val="-4"/>
          <w:w w:val="105"/>
        </w:rPr>
        <w:t xml:space="preserve"> </w:t>
      </w:r>
      <w:r>
        <w:rPr>
          <w:color w:val="001A1D"/>
          <w:w w:val="105"/>
        </w:rPr>
        <w:t>hoạt</w:t>
      </w:r>
      <w:r>
        <w:rPr>
          <w:color w:val="001A1D"/>
          <w:spacing w:val="-4"/>
          <w:w w:val="105"/>
        </w:rPr>
        <w:t xml:space="preserve"> </w:t>
      </w:r>
      <w:r>
        <w:rPr>
          <w:color w:val="001A1D"/>
          <w:w w:val="105"/>
        </w:rPr>
        <w:t>động</w:t>
      </w:r>
      <w:r>
        <w:rPr>
          <w:color w:val="001A1D"/>
          <w:spacing w:val="-4"/>
          <w:w w:val="105"/>
        </w:rPr>
        <w:t xml:space="preserve"> </w:t>
      </w:r>
      <w:r>
        <w:rPr>
          <w:color w:val="001A1D"/>
          <w:w w:val="105"/>
        </w:rPr>
        <w:t>nào</w:t>
      </w:r>
      <w:r>
        <w:rPr>
          <w:color w:val="001A1D"/>
          <w:spacing w:val="-4"/>
          <w:w w:val="105"/>
        </w:rPr>
        <w:t xml:space="preserve"> </w:t>
      </w:r>
      <w:r>
        <w:rPr>
          <w:color w:val="001A1D"/>
          <w:w w:val="105"/>
        </w:rPr>
        <w:t>sau</w:t>
      </w:r>
      <w:r>
        <w:rPr>
          <w:color w:val="001A1D"/>
          <w:spacing w:val="-4"/>
          <w:w w:val="105"/>
        </w:rPr>
        <w:t xml:space="preserve"> </w:t>
      </w:r>
      <w:r>
        <w:rPr>
          <w:color w:val="001A1D"/>
          <w:w w:val="105"/>
        </w:rPr>
        <w:t>đây</w:t>
      </w:r>
      <w:r>
        <w:rPr>
          <w:color w:val="001A1D"/>
          <w:spacing w:val="-4"/>
          <w:w w:val="105"/>
        </w:rPr>
        <w:t xml:space="preserve"> </w:t>
      </w:r>
      <w:r>
        <w:rPr>
          <w:color w:val="001A1D"/>
          <w:w w:val="105"/>
        </w:rPr>
        <w:t>mã</w:t>
      </w:r>
      <w:r>
        <w:rPr>
          <w:color w:val="001A1D"/>
          <w:spacing w:val="-4"/>
          <w:w w:val="105"/>
        </w:rPr>
        <w:t xml:space="preserve"> </w:t>
      </w:r>
      <w:r>
        <w:rPr>
          <w:color w:val="001A1D"/>
          <w:w w:val="105"/>
        </w:rPr>
        <w:t>hóa</w:t>
      </w:r>
      <w:r>
        <w:rPr>
          <w:color w:val="001A1D"/>
          <w:spacing w:val="-4"/>
          <w:w w:val="105"/>
        </w:rPr>
        <w:t xml:space="preserve"> </w:t>
      </w:r>
      <w:r>
        <w:rPr>
          <w:color w:val="001A1D"/>
          <w:w w:val="105"/>
        </w:rPr>
        <w:t>các</w:t>
      </w:r>
      <w:r>
        <w:rPr>
          <w:color w:val="001A1D"/>
          <w:spacing w:val="-4"/>
          <w:w w:val="105"/>
        </w:rPr>
        <w:t xml:space="preserve"> </w:t>
      </w:r>
      <w:r>
        <w:rPr>
          <w:color w:val="001A1D"/>
          <w:w w:val="105"/>
        </w:rPr>
        <w:t>khối</w:t>
      </w:r>
      <w:r>
        <w:rPr>
          <w:color w:val="001A1D"/>
          <w:spacing w:val="-4"/>
          <w:w w:val="105"/>
        </w:rPr>
        <w:t xml:space="preserve"> </w:t>
      </w:r>
      <w:r>
        <w:rPr>
          <w:color w:val="001A1D"/>
          <w:w w:val="105"/>
        </w:rPr>
        <w:t>một</w:t>
      </w:r>
      <w:r>
        <w:rPr>
          <w:color w:val="001A1D"/>
          <w:spacing w:val="-4"/>
          <w:w w:val="105"/>
        </w:rPr>
        <w:t xml:space="preserve"> </w:t>
      </w:r>
      <w:r>
        <w:rPr>
          <w:color w:val="001A1D"/>
          <w:w w:val="105"/>
        </w:rPr>
        <w:t>cách</w:t>
      </w:r>
      <w:r>
        <w:rPr>
          <w:color w:val="001A1D"/>
          <w:spacing w:val="-4"/>
          <w:w w:val="105"/>
        </w:rPr>
        <w:t xml:space="preserve"> </w:t>
      </w:r>
      <w:r>
        <w:rPr>
          <w:color w:val="001A1D"/>
          <w:w w:val="105"/>
        </w:rPr>
        <w:t>riêng</w:t>
      </w:r>
      <w:r>
        <w:rPr>
          <w:color w:val="001A1D"/>
          <w:spacing w:val="-4"/>
          <w:w w:val="105"/>
        </w:rPr>
        <w:t xml:space="preserve"> biệt?</w:t>
      </w:r>
    </w:p>
    <w:p>
      <w:pPr>
        <w:pStyle w:val="4"/>
        <w:spacing w:before="123"/>
      </w:pPr>
    </w:p>
    <w:p>
      <w:pPr>
        <w:pStyle w:val="5"/>
        <w:numPr>
          <w:ilvl w:val="0"/>
          <w:numId w:val="33"/>
        </w:numPr>
        <w:tabs>
          <w:tab w:val="left" w:pos="1098"/>
        </w:tabs>
        <w:spacing w:before="0"/>
        <w:ind w:left="1098" w:hanging="294"/>
        <w:rPr>
          <w:sz w:val="16"/>
        </w:rPr>
      </w:pPr>
      <w:r>
        <w:drawing>
          <wp:anchor distT="0" distB="0" distL="0" distR="0" simplePos="0" relativeHeight="251980800" behindDoc="0" locked="0" layoutInCell="1" allowOverlap="1">
            <wp:simplePos x="0" y="0"/>
            <wp:positionH relativeFrom="page">
              <wp:posOffset>611505</wp:posOffset>
            </wp:positionH>
            <wp:positionV relativeFrom="paragraph">
              <wp:posOffset>17145</wp:posOffset>
            </wp:positionV>
            <wp:extent cx="92710" cy="92710"/>
            <wp:effectExtent l="0" t="0" r="0" b="0"/>
            <wp:wrapNone/>
            <wp:docPr id="656387070" name="Picture 656387070"/>
            <wp:cNvGraphicFramePr/>
            <a:graphic xmlns:a="http://schemas.openxmlformats.org/drawingml/2006/main">
              <a:graphicData uri="http://schemas.openxmlformats.org/drawingml/2006/picture">
                <pic:pic xmlns:pic="http://schemas.openxmlformats.org/drawingml/2006/picture">
                  <pic:nvPicPr>
                    <pic:cNvPr id="656387070" name="Picture 656387070"/>
                    <pic:cNvPicPr/>
                  </pic:nvPicPr>
                  <pic:blipFill>
                    <a:blip r:embed="rId107" cstate="print"/>
                    <a:stretch>
                      <a:fillRect/>
                    </a:stretch>
                  </pic:blipFill>
                  <pic:spPr>
                    <a:xfrm>
                      <a:off x="0" y="0"/>
                      <a:ext cx="92494" cy="92494"/>
                    </a:xfrm>
                    <a:prstGeom prst="rect">
                      <a:avLst/>
                    </a:prstGeom>
                  </pic:spPr>
                </pic:pic>
              </a:graphicData>
            </a:graphic>
          </wp:anchor>
        </w:drawing>
      </w:r>
      <w:r>
        <w:rPr>
          <w:color w:val="001A1D"/>
          <w:w w:val="105"/>
          <w:sz w:val="16"/>
        </w:rPr>
        <w:t>Cipher</w:t>
      </w:r>
      <w:r>
        <w:rPr>
          <w:color w:val="001A1D"/>
          <w:spacing w:val="-5"/>
          <w:w w:val="105"/>
          <w:sz w:val="16"/>
        </w:rPr>
        <w:t xml:space="preserve"> </w:t>
      </w:r>
      <w:r>
        <w:rPr>
          <w:color w:val="001A1D"/>
          <w:w w:val="105"/>
          <w:sz w:val="16"/>
        </w:rPr>
        <w:t>feedback</w:t>
      </w:r>
      <w:r>
        <w:rPr>
          <w:color w:val="001A1D"/>
          <w:spacing w:val="-4"/>
          <w:w w:val="105"/>
          <w:sz w:val="16"/>
        </w:rPr>
        <w:t xml:space="preserve"> </w:t>
      </w:r>
      <w:r>
        <w:rPr>
          <w:color w:val="001A1D"/>
          <w:w w:val="105"/>
          <w:sz w:val="16"/>
        </w:rPr>
        <w:t>mode</w:t>
      </w:r>
      <w:r>
        <w:rPr>
          <w:color w:val="001A1D"/>
          <w:spacing w:val="37"/>
          <w:w w:val="105"/>
          <w:sz w:val="16"/>
        </w:rPr>
        <w:t xml:space="preserve"> </w:t>
      </w:r>
      <w:r>
        <w:rPr>
          <w:color w:val="001A1D"/>
          <w:w w:val="105"/>
          <w:sz w:val="16"/>
        </w:rPr>
        <w:t>-</w:t>
      </w:r>
      <w:r>
        <w:rPr>
          <w:color w:val="001A1D"/>
          <w:spacing w:val="-4"/>
          <w:w w:val="105"/>
          <w:sz w:val="16"/>
        </w:rPr>
        <w:t xml:space="preserve"> </w:t>
      </w:r>
      <w:r>
        <w:rPr>
          <w:color w:val="001A1D"/>
          <w:spacing w:val="-5"/>
          <w:w w:val="105"/>
          <w:sz w:val="16"/>
        </w:rPr>
        <w:t>CFB</w:t>
      </w:r>
    </w:p>
    <w:p>
      <w:pPr>
        <w:pStyle w:val="5"/>
        <w:numPr>
          <w:ilvl w:val="0"/>
          <w:numId w:val="33"/>
        </w:numPr>
        <w:tabs>
          <w:tab w:val="left" w:pos="1098"/>
        </w:tabs>
        <w:spacing w:before="79"/>
        <w:ind w:left="1098" w:hanging="294"/>
        <w:rPr>
          <w:sz w:val="16"/>
        </w:rPr>
      </w:pPr>
      <w:r>
        <w:drawing>
          <wp:anchor distT="0" distB="0" distL="0" distR="0" simplePos="0" relativeHeight="251981824" behindDoc="0" locked="0" layoutInCell="1" allowOverlap="1">
            <wp:simplePos x="0" y="0"/>
            <wp:positionH relativeFrom="page">
              <wp:posOffset>611505</wp:posOffset>
            </wp:positionH>
            <wp:positionV relativeFrom="paragraph">
              <wp:posOffset>74295</wp:posOffset>
            </wp:positionV>
            <wp:extent cx="92710" cy="92710"/>
            <wp:effectExtent l="0" t="0" r="0" b="0"/>
            <wp:wrapNone/>
            <wp:docPr id="1908940163" name="Picture 1908940163"/>
            <wp:cNvGraphicFramePr/>
            <a:graphic xmlns:a="http://schemas.openxmlformats.org/drawingml/2006/main">
              <a:graphicData uri="http://schemas.openxmlformats.org/drawingml/2006/picture">
                <pic:pic xmlns:pic="http://schemas.openxmlformats.org/drawingml/2006/picture">
                  <pic:nvPicPr>
                    <pic:cNvPr id="1908940163" name="Picture 1908940163"/>
                    <pic:cNvPicPr/>
                  </pic:nvPicPr>
                  <pic:blipFill>
                    <a:blip r:embed="rId108" cstate="print"/>
                    <a:stretch>
                      <a:fillRect/>
                    </a:stretch>
                  </pic:blipFill>
                  <pic:spPr>
                    <a:xfrm>
                      <a:off x="0" y="0"/>
                      <a:ext cx="92494" cy="92494"/>
                    </a:xfrm>
                    <a:prstGeom prst="rect">
                      <a:avLst/>
                    </a:prstGeom>
                  </pic:spPr>
                </pic:pic>
              </a:graphicData>
            </a:graphic>
          </wp:anchor>
        </w:drawing>
      </w:r>
      <w:r>
        <w:rPr>
          <w:color w:val="001A1D"/>
          <w:w w:val="105"/>
          <w:sz w:val="16"/>
        </w:rPr>
        <w:t>Cipher</w:t>
      </w:r>
      <w:r>
        <w:rPr>
          <w:color w:val="001A1D"/>
          <w:spacing w:val="-6"/>
          <w:w w:val="105"/>
          <w:sz w:val="16"/>
        </w:rPr>
        <w:t xml:space="preserve"> </w:t>
      </w:r>
      <w:r>
        <w:rPr>
          <w:color w:val="001A1D"/>
          <w:w w:val="105"/>
          <w:sz w:val="16"/>
        </w:rPr>
        <w:t>block</w:t>
      </w:r>
      <w:r>
        <w:rPr>
          <w:color w:val="001A1D"/>
          <w:spacing w:val="-5"/>
          <w:w w:val="105"/>
          <w:sz w:val="16"/>
        </w:rPr>
        <w:t xml:space="preserve"> </w:t>
      </w:r>
      <w:r>
        <w:rPr>
          <w:color w:val="001A1D"/>
          <w:w w:val="105"/>
          <w:sz w:val="16"/>
        </w:rPr>
        <w:t>chaining</w:t>
      </w:r>
      <w:r>
        <w:rPr>
          <w:color w:val="001A1D"/>
          <w:spacing w:val="-5"/>
          <w:w w:val="105"/>
          <w:sz w:val="16"/>
        </w:rPr>
        <w:t xml:space="preserve"> </w:t>
      </w:r>
      <w:r>
        <w:rPr>
          <w:color w:val="001A1D"/>
          <w:w w:val="105"/>
          <w:sz w:val="16"/>
        </w:rPr>
        <w:t>mode</w:t>
      </w:r>
      <w:r>
        <w:rPr>
          <w:color w:val="001A1D"/>
          <w:spacing w:val="-5"/>
          <w:w w:val="105"/>
          <w:sz w:val="16"/>
        </w:rPr>
        <w:t xml:space="preserve"> </w:t>
      </w:r>
      <w:r>
        <w:rPr>
          <w:color w:val="001A1D"/>
          <w:w w:val="105"/>
          <w:sz w:val="16"/>
        </w:rPr>
        <w:t>-</w:t>
      </w:r>
      <w:r>
        <w:rPr>
          <w:color w:val="001A1D"/>
          <w:spacing w:val="-5"/>
          <w:w w:val="105"/>
          <w:sz w:val="16"/>
        </w:rPr>
        <w:t xml:space="preserve"> CBC</w:t>
      </w:r>
    </w:p>
    <w:p>
      <w:pPr>
        <w:pStyle w:val="5"/>
        <w:numPr>
          <w:ilvl w:val="0"/>
          <w:numId w:val="33"/>
        </w:numPr>
        <w:tabs>
          <w:tab w:val="left" w:pos="1098"/>
        </w:tabs>
        <w:spacing w:before="90"/>
        <w:ind w:left="1098" w:hanging="294"/>
        <w:rPr>
          <w:sz w:val="16"/>
          <w:highlight w:val="green"/>
        </w:rPr>
      </w:pPr>
      <w:r>
        <w:rPr>
          <w:highlight w:val="green"/>
        </w:rPr>
        <w:drawing>
          <wp:anchor distT="0" distB="0" distL="0" distR="0" simplePos="0" relativeHeight="251982848" behindDoc="0" locked="0" layoutInCell="1" allowOverlap="1">
            <wp:simplePos x="0" y="0"/>
            <wp:positionH relativeFrom="page">
              <wp:posOffset>611505</wp:posOffset>
            </wp:positionH>
            <wp:positionV relativeFrom="paragraph">
              <wp:posOffset>81280</wp:posOffset>
            </wp:positionV>
            <wp:extent cx="92710" cy="92710"/>
            <wp:effectExtent l="0" t="0" r="0" b="0"/>
            <wp:wrapNone/>
            <wp:docPr id="800107039" name="Picture 800107039"/>
            <wp:cNvGraphicFramePr/>
            <a:graphic xmlns:a="http://schemas.openxmlformats.org/drawingml/2006/main">
              <a:graphicData uri="http://schemas.openxmlformats.org/drawingml/2006/picture">
                <pic:pic xmlns:pic="http://schemas.openxmlformats.org/drawingml/2006/picture">
                  <pic:nvPicPr>
                    <pic:cNvPr id="800107039" name="Picture 800107039"/>
                    <pic:cNvPicPr/>
                  </pic:nvPicPr>
                  <pic:blipFill>
                    <a:blip r:embed="rId109" cstate="print"/>
                    <a:stretch>
                      <a:fillRect/>
                    </a:stretch>
                  </pic:blipFill>
                  <pic:spPr>
                    <a:xfrm>
                      <a:off x="0" y="0"/>
                      <a:ext cx="92494" cy="92494"/>
                    </a:xfrm>
                    <a:prstGeom prst="rect">
                      <a:avLst/>
                    </a:prstGeom>
                  </pic:spPr>
                </pic:pic>
              </a:graphicData>
            </a:graphic>
          </wp:anchor>
        </w:drawing>
      </w:r>
      <w:r>
        <w:rPr>
          <w:color w:val="001A1D"/>
          <w:w w:val="105"/>
          <w:sz w:val="16"/>
          <w:highlight w:val="green"/>
        </w:rPr>
        <w:t>Electronic</w:t>
      </w:r>
      <w:r>
        <w:rPr>
          <w:color w:val="001A1D"/>
          <w:spacing w:val="-6"/>
          <w:w w:val="105"/>
          <w:sz w:val="16"/>
          <w:highlight w:val="green"/>
        </w:rPr>
        <w:t xml:space="preserve"> </w:t>
      </w:r>
      <w:r>
        <w:rPr>
          <w:color w:val="001A1D"/>
          <w:w w:val="105"/>
          <w:sz w:val="16"/>
          <w:highlight w:val="green"/>
        </w:rPr>
        <w:t>codebook</w:t>
      </w:r>
      <w:r>
        <w:rPr>
          <w:color w:val="001A1D"/>
          <w:spacing w:val="-6"/>
          <w:w w:val="105"/>
          <w:sz w:val="16"/>
          <w:highlight w:val="green"/>
        </w:rPr>
        <w:t xml:space="preserve"> </w:t>
      </w:r>
      <w:r>
        <w:rPr>
          <w:color w:val="001A1D"/>
          <w:w w:val="105"/>
          <w:sz w:val="16"/>
          <w:highlight w:val="green"/>
        </w:rPr>
        <w:t>mode</w:t>
      </w:r>
      <w:r>
        <w:rPr>
          <w:color w:val="001A1D"/>
          <w:spacing w:val="-6"/>
          <w:w w:val="105"/>
          <w:sz w:val="16"/>
          <w:highlight w:val="green"/>
        </w:rPr>
        <w:t xml:space="preserve"> </w:t>
      </w:r>
      <w:r>
        <w:rPr>
          <w:color w:val="001A1D"/>
          <w:w w:val="105"/>
          <w:sz w:val="16"/>
          <w:highlight w:val="green"/>
        </w:rPr>
        <w:t>-</w:t>
      </w:r>
      <w:r>
        <w:rPr>
          <w:color w:val="001A1D"/>
          <w:spacing w:val="-6"/>
          <w:w w:val="105"/>
          <w:sz w:val="16"/>
          <w:highlight w:val="green"/>
        </w:rPr>
        <w:t xml:space="preserve"> </w:t>
      </w:r>
      <w:r>
        <w:rPr>
          <w:color w:val="001A1D"/>
          <w:spacing w:val="-5"/>
          <w:w w:val="105"/>
          <w:sz w:val="16"/>
          <w:highlight w:val="green"/>
        </w:rPr>
        <w:t>ECB</w:t>
      </w:r>
    </w:p>
    <w:p>
      <w:pPr>
        <w:pStyle w:val="5"/>
        <w:numPr>
          <w:ilvl w:val="0"/>
          <w:numId w:val="33"/>
        </w:numPr>
        <w:tabs>
          <w:tab w:val="left" w:pos="1098"/>
        </w:tabs>
        <w:spacing w:before="78"/>
        <w:ind w:left="1098" w:hanging="294"/>
        <w:rPr>
          <w:sz w:val="16"/>
        </w:rPr>
      </w:pPr>
      <w:r>
        <w:drawing>
          <wp:anchor distT="0" distB="0" distL="0" distR="0" simplePos="0" relativeHeight="251983872" behindDoc="0" locked="0" layoutInCell="1" allowOverlap="1">
            <wp:simplePos x="0" y="0"/>
            <wp:positionH relativeFrom="page">
              <wp:posOffset>611505</wp:posOffset>
            </wp:positionH>
            <wp:positionV relativeFrom="paragraph">
              <wp:posOffset>73660</wp:posOffset>
            </wp:positionV>
            <wp:extent cx="92710" cy="92710"/>
            <wp:effectExtent l="0" t="0" r="0" b="0"/>
            <wp:wrapNone/>
            <wp:docPr id="248937753" name="Picture 248937753"/>
            <wp:cNvGraphicFramePr/>
            <a:graphic xmlns:a="http://schemas.openxmlformats.org/drawingml/2006/main">
              <a:graphicData uri="http://schemas.openxmlformats.org/drawingml/2006/picture">
                <pic:pic xmlns:pic="http://schemas.openxmlformats.org/drawingml/2006/picture">
                  <pic:nvPicPr>
                    <pic:cNvPr id="248937753" name="Picture 248937753"/>
                    <pic:cNvPicPr/>
                  </pic:nvPicPr>
                  <pic:blipFill>
                    <a:blip r:embed="rId110" cstate="print"/>
                    <a:stretch>
                      <a:fillRect/>
                    </a:stretch>
                  </pic:blipFill>
                  <pic:spPr>
                    <a:xfrm>
                      <a:off x="0" y="0"/>
                      <a:ext cx="92494" cy="92494"/>
                    </a:xfrm>
                    <a:prstGeom prst="rect">
                      <a:avLst/>
                    </a:prstGeom>
                  </pic:spPr>
                </pic:pic>
              </a:graphicData>
            </a:graphic>
          </wp:anchor>
        </w:drawing>
      </w:r>
      <w:r>
        <w:rPr>
          <w:color w:val="001A1D"/>
          <w:w w:val="105"/>
          <w:sz w:val="16"/>
        </w:rPr>
        <w:t>Output</w:t>
      </w:r>
      <w:r>
        <w:rPr>
          <w:color w:val="001A1D"/>
          <w:spacing w:val="-6"/>
          <w:w w:val="105"/>
          <w:sz w:val="16"/>
        </w:rPr>
        <w:t xml:space="preserve"> </w:t>
      </w:r>
      <w:r>
        <w:rPr>
          <w:color w:val="001A1D"/>
          <w:w w:val="105"/>
          <w:sz w:val="16"/>
        </w:rPr>
        <w:t>feedback</w:t>
      </w:r>
      <w:r>
        <w:rPr>
          <w:color w:val="001A1D"/>
          <w:spacing w:val="-5"/>
          <w:w w:val="105"/>
          <w:sz w:val="16"/>
        </w:rPr>
        <w:t xml:space="preserve"> </w:t>
      </w:r>
      <w:r>
        <w:rPr>
          <w:color w:val="001A1D"/>
          <w:w w:val="105"/>
          <w:sz w:val="16"/>
        </w:rPr>
        <w:t>mode</w:t>
      </w:r>
      <w:r>
        <w:rPr>
          <w:color w:val="001A1D"/>
          <w:spacing w:val="-5"/>
          <w:w w:val="105"/>
          <w:sz w:val="16"/>
        </w:rPr>
        <w:t xml:space="preserve"> </w:t>
      </w:r>
      <w:r>
        <w:rPr>
          <w:color w:val="001A1D"/>
          <w:w w:val="105"/>
          <w:sz w:val="16"/>
        </w:rPr>
        <w:t>–</w:t>
      </w:r>
      <w:r>
        <w:rPr>
          <w:color w:val="001A1D"/>
          <w:spacing w:val="-6"/>
          <w:w w:val="105"/>
          <w:sz w:val="16"/>
        </w:rPr>
        <w:t xml:space="preserve"> </w:t>
      </w:r>
      <w:r>
        <w:rPr>
          <w:color w:val="001A1D"/>
          <w:spacing w:val="-5"/>
          <w:w w:val="105"/>
          <w:sz w:val="16"/>
        </w:rPr>
        <w:t>OFB</w:t>
      </w:r>
    </w:p>
    <w:p>
      <w:pPr>
        <w:pStyle w:val="4"/>
      </w:pPr>
    </w:p>
    <w:p>
      <w:pPr>
        <w:pStyle w:val="4"/>
        <w:spacing w:before="157"/>
      </w:pPr>
    </w:p>
    <w:p>
      <w:pPr>
        <w:pStyle w:val="4"/>
        <w:ind w:left="468"/>
      </w:pPr>
      <w:r>
        <w:rPr>
          <w:color w:val="8E662E"/>
          <w:w w:val="105"/>
        </w:rPr>
        <w:t>Câu</w:t>
      </w:r>
      <w:r>
        <w:rPr>
          <w:color w:val="8E662E"/>
          <w:spacing w:val="-4"/>
          <w:w w:val="105"/>
        </w:rPr>
        <w:t xml:space="preserve"> </w:t>
      </w:r>
      <w:r>
        <w:rPr>
          <w:color w:val="8E662E"/>
          <w:w w:val="105"/>
        </w:rPr>
        <w:t>trả</w:t>
      </w:r>
      <w:r>
        <w:rPr>
          <w:color w:val="8E662E"/>
          <w:spacing w:val="-3"/>
          <w:w w:val="105"/>
        </w:rPr>
        <w:t xml:space="preserve"> </w:t>
      </w:r>
      <w:r>
        <w:rPr>
          <w:color w:val="8E662E"/>
          <w:w w:val="105"/>
        </w:rPr>
        <w:t>lời</w:t>
      </w:r>
      <w:r>
        <w:rPr>
          <w:color w:val="8E662E"/>
          <w:spacing w:val="-4"/>
          <w:w w:val="105"/>
        </w:rPr>
        <w:t xml:space="preserve"> </w:t>
      </w:r>
      <w:r>
        <w:rPr>
          <w:color w:val="8E662E"/>
          <w:w w:val="105"/>
        </w:rPr>
        <w:t>của</w:t>
      </w:r>
      <w:r>
        <w:rPr>
          <w:color w:val="8E662E"/>
          <w:spacing w:val="-3"/>
          <w:w w:val="105"/>
        </w:rPr>
        <w:t xml:space="preserve"> </w:t>
      </w:r>
      <w:r>
        <w:rPr>
          <w:color w:val="8E662E"/>
          <w:w w:val="105"/>
        </w:rPr>
        <w:t>bạn</w:t>
      </w:r>
      <w:r>
        <w:rPr>
          <w:color w:val="8E662E"/>
          <w:spacing w:val="-4"/>
          <w:w w:val="105"/>
        </w:rPr>
        <w:t xml:space="preserve"> sai.</w:t>
      </w:r>
    </w:p>
    <w:p>
      <w:pPr>
        <w:pStyle w:val="4"/>
        <w:spacing w:before="124"/>
        <w:ind w:left="468"/>
      </w:pPr>
      <w:r>
        <w:rPr>
          <w:color w:val="8E662E"/>
          <w:w w:val="105"/>
        </w:rPr>
        <w:t>The</w:t>
      </w:r>
      <w:r>
        <w:rPr>
          <w:color w:val="8E662E"/>
          <w:spacing w:val="-6"/>
          <w:w w:val="105"/>
        </w:rPr>
        <w:t xml:space="preserve"> </w:t>
      </w:r>
      <w:r>
        <w:rPr>
          <w:color w:val="8E662E"/>
          <w:w w:val="105"/>
        </w:rPr>
        <w:t>correct</w:t>
      </w:r>
      <w:r>
        <w:rPr>
          <w:color w:val="8E662E"/>
          <w:spacing w:val="-5"/>
          <w:w w:val="105"/>
        </w:rPr>
        <w:t xml:space="preserve"> </w:t>
      </w:r>
      <w:r>
        <w:rPr>
          <w:color w:val="8E662E"/>
          <w:w w:val="105"/>
        </w:rPr>
        <w:t>answer</w:t>
      </w:r>
      <w:r>
        <w:rPr>
          <w:color w:val="8E662E"/>
          <w:spacing w:val="-5"/>
          <w:w w:val="105"/>
        </w:rPr>
        <w:t xml:space="preserve"> </w:t>
      </w:r>
      <w:r>
        <w:rPr>
          <w:color w:val="8E662E"/>
          <w:w w:val="105"/>
        </w:rPr>
        <w:t>is:</w:t>
      </w:r>
      <w:r>
        <w:rPr>
          <w:color w:val="8E662E"/>
          <w:spacing w:val="-6"/>
          <w:w w:val="105"/>
        </w:rPr>
        <w:t xml:space="preserve"> </w:t>
      </w:r>
      <w:r>
        <w:rPr>
          <w:color w:val="8E662E"/>
          <w:w w:val="105"/>
        </w:rPr>
        <w:t>Electronic</w:t>
      </w:r>
      <w:r>
        <w:rPr>
          <w:color w:val="8E662E"/>
          <w:spacing w:val="-5"/>
          <w:w w:val="105"/>
        </w:rPr>
        <w:t xml:space="preserve"> </w:t>
      </w:r>
      <w:r>
        <w:rPr>
          <w:color w:val="8E662E"/>
          <w:w w:val="105"/>
        </w:rPr>
        <w:t>codebook</w:t>
      </w:r>
      <w:r>
        <w:rPr>
          <w:color w:val="8E662E"/>
          <w:spacing w:val="-5"/>
          <w:w w:val="105"/>
        </w:rPr>
        <w:t xml:space="preserve"> </w:t>
      </w:r>
      <w:r>
        <w:rPr>
          <w:color w:val="8E662E"/>
          <w:w w:val="105"/>
        </w:rPr>
        <w:t>mode</w:t>
      </w:r>
      <w:r>
        <w:rPr>
          <w:color w:val="8E662E"/>
          <w:spacing w:val="-5"/>
          <w:w w:val="105"/>
        </w:rPr>
        <w:t xml:space="preserve"> </w:t>
      </w:r>
      <w:r>
        <w:rPr>
          <w:color w:val="8E662E"/>
          <w:w w:val="105"/>
        </w:rPr>
        <w:t>-</w:t>
      </w:r>
      <w:r>
        <w:rPr>
          <w:color w:val="8E662E"/>
          <w:spacing w:val="-6"/>
          <w:w w:val="105"/>
        </w:rPr>
        <w:t xml:space="preserve"> </w:t>
      </w:r>
      <w:r>
        <w:rPr>
          <w:color w:val="8E662E"/>
          <w:spacing w:val="-5"/>
          <w:w w:val="105"/>
        </w:rPr>
        <w:t>ECB</w:t>
      </w:r>
    </w:p>
    <w:p>
      <w:pPr>
        <w:pStyle w:val="4"/>
        <w:spacing w:before="251"/>
        <w:rPr>
          <w:sz w:val="20"/>
        </w:rPr>
      </w:pPr>
      <w:r>
        <mc:AlternateContent>
          <mc:Choice Requires="wpg">
            <w:drawing>
              <wp:anchor distT="0" distB="0" distL="0" distR="0" simplePos="0" relativeHeight="252036096" behindDoc="1" locked="0" layoutInCell="1" allowOverlap="1">
                <wp:simplePos x="0" y="0"/>
                <wp:positionH relativeFrom="page">
                  <wp:posOffset>408940</wp:posOffset>
                </wp:positionH>
                <wp:positionV relativeFrom="paragraph">
                  <wp:posOffset>344170</wp:posOffset>
                </wp:positionV>
                <wp:extent cx="6944360" cy="782955"/>
                <wp:effectExtent l="0" t="0" r="0" b="0"/>
                <wp:wrapTopAndBottom/>
                <wp:docPr id="819058065" name="Group 819058065"/>
                <wp:cNvGraphicFramePr/>
                <a:graphic xmlns:a="http://schemas.openxmlformats.org/drawingml/2006/main">
                  <a:graphicData uri="http://schemas.microsoft.com/office/word/2010/wordprocessingGroup">
                    <wpg:wgp>
                      <wpg:cNvGrpSpPr/>
                      <wpg:grpSpPr>
                        <a:xfrm>
                          <a:off x="0" y="0"/>
                          <a:ext cx="6944359" cy="782955"/>
                          <a:chOff x="0" y="0"/>
                          <a:chExt cx="6944359" cy="782955"/>
                        </a:xfrm>
                      </wpg:grpSpPr>
                      <wps:wsp>
                        <wps:cNvPr id="1043378783" name="Graphic 331"/>
                        <wps:cNvSpPr/>
                        <wps:spPr>
                          <a:xfrm>
                            <a:off x="3557" y="3557"/>
                            <a:ext cx="6937375" cy="775970"/>
                          </a:xfrm>
                          <a:custGeom>
                            <a:avLst/>
                            <a:gdLst/>
                            <a:ahLst/>
                            <a:cxnLst/>
                            <a:rect l="l" t="t" r="r" b="b"/>
                            <a:pathLst>
                              <a:path w="6937375" h="775970">
                                <a:moveTo>
                                  <a:pt x="0" y="764856"/>
                                </a:moveTo>
                                <a:lnTo>
                                  <a:pt x="0" y="10672"/>
                                </a:lnTo>
                                <a:lnTo>
                                  <a:pt x="0" y="7726"/>
                                </a:lnTo>
                                <a:lnTo>
                                  <a:pt x="1041" y="5208"/>
                                </a:lnTo>
                                <a:lnTo>
                                  <a:pt x="3125" y="3123"/>
                                </a:lnTo>
                                <a:lnTo>
                                  <a:pt x="5209" y="1038"/>
                                </a:lnTo>
                                <a:lnTo>
                                  <a:pt x="7725" y="0"/>
                                </a:lnTo>
                                <a:lnTo>
                                  <a:pt x="10672" y="0"/>
                                </a:lnTo>
                                <a:lnTo>
                                  <a:pt x="6926398" y="0"/>
                                </a:lnTo>
                                <a:lnTo>
                                  <a:pt x="6929345" y="0"/>
                                </a:lnTo>
                                <a:lnTo>
                                  <a:pt x="6931860" y="1038"/>
                                </a:lnTo>
                                <a:lnTo>
                                  <a:pt x="6933944" y="3123"/>
                                </a:lnTo>
                                <a:lnTo>
                                  <a:pt x="6936028" y="5208"/>
                                </a:lnTo>
                                <a:lnTo>
                                  <a:pt x="6937070" y="7726"/>
                                </a:lnTo>
                                <a:lnTo>
                                  <a:pt x="6937071" y="10672"/>
                                </a:lnTo>
                                <a:lnTo>
                                  <a:pt x="6937071" y="764856"/>
                                </a:lnTo>
                                <a:lnTo>
                                  <a:pt x="6926398" y="775528"/>
                                </a:lnTo>
                                <a:lnTo>
                                  <a:pt x="10672" y="775528"/>
                                </a:lnTo>
                                <a:lnTo>
                                  <a:pt x="7725" y="775514"/>
                                </a:lnTo>
                                <a:lnTo>
                                  <a:pt x="5209" y="774475"/>
                                </a:lnTo>
                                <a:lnTo>
                                  <a:pt x="3125" y="772391"/>
                                </a:lnTo>
                                <a:lnTo>
                                  <a:pt x="1041" y="770306"/>
                                </a:lnTo>
                                <a:lnTo>
                                  <a:pt x="0" y="767787"/>
                                </a:lnTo>
                                <a:lnTo>
                                  <a:pt x="0" y="764856"/>
                                </a:lnTo>
                                <a:close/>
                              </a:path>
                            </a:pathLst>
                          </a:custGeom>
                          <a:ln w="7114">
                            <a:solidFill>
                              <a:srgbClr val="CAD0D6"/>
                            </a:solidFill>
                            <a:prstDash val="solid"/>
                          </a:ln>
                        </wps:spPr>
                        <wps:bodyPr wrap="square" lIns="0" tIns="0" rIns="0" bIns="0" rtlCol="0">
                          <a:noAutofit/>
                        </wps:bodyPr>
                      </wps:wsp>
                      <wps:wsp>
                        <wps:cNvPr id="1302889305" name="Graphic 332"/>
                        <wps:cNvSpPr/>
                        <wps:spPr>
                          <a:xfrm>
                            <a:off x="60477" y="586982"/>
                            <a:ext cx="448309" cy="128270"/>
                          </a:xfrm>
                          <a:custGeom>
                            <a:avLst/>
                            <a:gdLst/>
                            <a:ahLst/>
                            <a:cxnLst/>
                            <a:rect l="l" t="t" r="r" b="b"/>
                            <a:pathLst>
                              <a:path w="448309" h="128270">
                                <a:moveTo>
                                  <a:pt x="0" y="74706"/>
                                </a:moveTo>
                                <a:lnTo>
                                  <a:pt x="0" y="53362"/>
                                </a:lnTo>
                                <a:lnTo>
                                  <a:pt x="0" y="49861"/>
                                </a:lnTo>
                                <a:lnTo>
                                  <a:pt x="341" y="46389"/>
                                </a:lnTo>
                                <a:lnTo>
                                  <a:pt x="1025" y="42938"/>
                                </a:lnTo>
                                <a:lnTo>
                                  <a:pt x="1708" y="39509"/>
                                </a:lnTo>
                                <a:lnTo>
                                  <a:pt x="2721" y="36158"/>
                                </a:lnTo>
                                <a:lnTo>
                                  <a:pt x="4061" y="32920"/>
                                </a:lnTo>
                                <a:lnTo>
                                  <a:pt x="5402" y="29683"/>
                                </a:lnTo>
                                <a:lnTo>
                                  <a:pt x="23715" y="8993"/>
                                </a:lnTo>
                                <a:lnTo>
                                  <a:pt x="26629" y="7043"/>
                                </a:lnTo>
                                <a:lnTo>
                                  <a:pt x="53362" y="0"/>
                                </a:lnTo>
                                <a:lnTo>
                                  <a:pt x="394879" y="0"/>
                                </a:lnTo>
                                <a:lnTo>
                                  <a:pt x="424525" y="8993"/>
                                </a:lnTo>
                                <a:lnTo>
                                  <a:pt x="427439" y="10935"/>
                                </a:lnTo>
                                <a:lnTo>
                                  <a:pt x="439248" y="23706"/>
                                </a:lnTo>
                                <a:lnTo>
                                  <a:pt x="441194" y="26609"/>
                                </a:lnTo>
                                <a:lnTo>
                                  <a:pt x="442838" y="29683"/>
                                </a:lnTo>
                                <a:lnTo>
                                  <a:pt x="444179" y="32920"/>
                                </a:lnTo>
                                <a:lnTo>
                                  <a:pt x="445520" y="36158"/>
                                </a:lnTo>
                                <a:lnTo>
                                  <a:pt x="446532" y="39509"/>
                                </a:lnTo>
                                <a:lnTo>
                                  <a:pt x="447216" y="42938"/>
                                </a:lnTo>
                                <a:lnTo>
                                  <a:pt x="447899" y="46389"/>
                                </a:lnTo>
                                <a:lnTo>
                                  <a:pt x="448241" y="49861"/>
                                </a:lnTo>
                                <a:lnTo>
                                  <a:pt x="448241" y="53362"/>
                                </a:lnTo>
                                <a:lnTo>
                                  <a:pt x="448241" y="74706"/>
                                </a:lnTo>
                                <a:lnTo>
                                  <a:pt x="448241" y="78207"/>
                                </a:lnTo>
                                <a:lnTo>
                                  <a:pt x="447899" y="81672"/>
                                </a:lnTo>
                                <a:lnTo>
                                  <a:pt x="447216" y="85101"/>
                                </a:lnTo>
                                <a:lnTo>
                                  <a:pt x="446532" y="88531"/>
                                </a:lnTo>
                                <a:lnTo>
                                  <a:pt x="445520" y="91868"/>
                                </a:lnTo>
                                <a:lnTo>
                                  <a:pt x="444179" y="95105"/>
                                </a:lnTo>
                                <a:lnTo>
                                  <a:pt x="442838" y="98342"/>
                                </a:lnTo>
                                <a:lnTo>
                                  <a:pt x="441194" y="101430"/>
                                </a:lnTo>
                                <a:lnTo>
                                  <a:pt x="439248" y="104333"/>
                                </a:lnTo>
                                <a:lnTo>
                                  <a:pt x="437301" y="107236"/>
                                </a:lnTo>
                                <a:lnTo>
                                  <a:pt x="424525" y="119047"/>
                                </a:lnTo>
                                <a:lnTo>
                                  <a:pt x="421612" y="120996"/>
                                </a:lnTo>
                                <a:lnTo>
                                  <a:pt x="405289" y="127015"/>
                                </a:lnTo>
                                <a:lnTo>
                                  <a:pt x="401853" y="127706"/>
                                </a:lnTo>
                                <a:lnTo>
                                  <a:pt x="398383" y="128054"/>
                                </a:lnTo>
                                <a:lnTo>
                                  <a:pt x="394879" y="128069"/>
                                </a:lnTo>
                                <a:lnTo>
                                  <a:pt x="53362" y="128069"/>
                                </a:lnTo>
                                <a:lnTo>
                                  <a:pt x="49858" y="128054"/>
                                </a:lnTo>
                                <a:lnTo>
                                  <a:pt x="46388" y="127706"/>
                                </a:lnTo>
                                <a:lnTo>
                                  <a:pt x="42951" y="127015"/>
                                </a:lnTo>
                                <a:lnTo>
                                  <a:pt x="39515" y="126332"/>
                                </a:lnTo>
                                <a:lnTo>
                                  <a:pt x="23715" y="119047"/>
                                </a:lnTo>
                                <a:lnTo>
                                  <a:pt x="20802" y="117104"/>
                                </a:lnTo>
                                <a:lnTo>
                                  <a:pt x="4061" y="95105"/>
                                </a:lnTo>
                                <a:lnTo>
                                  <a:pt x="2721" y="91868"/>
                                </a:lnTo>
                                <a:lnTo>
                                  <a:pt x="1708" y="88531"/>
                                </a:lnTo>
                                <a:lnTo>
                                  <a:pt x="1025" y="85101"/>
                                </a:lnTo>
                                <a:lnTo>
                                  <a:pt x="341" y="81672"/>
                                </a:lnTo>
                                <a:lnTo>
                                  <a:pt x="0" y="78207"/>
                                </a:lnTo>
                                <a:lnTo>
                                  <a:pt x="0" y="74706"/>
                                </a:lnTo>
                                <a:close/>
                              </a:path>
                            </a:pathLst>
                          </a:custGeom>
                          <a:ln w="7114">
                            <a:solidFill>
                              <a:srgbClr val="000000"/>
                            </a:solidFill>
                            <a:prstDash val="solid"/>
                          </a:ln>
                        </wps:spPr>
                        <wps:bodyPr wrap="square" lIns="0" tIns="0" rIns="0" bIns="0" rtlCol="0">
                          <a:noAutofit/>
                        </wps:bodyPr>
                      </wps:wsp>
                      <wps:wsp>
                        <wps:cNvPr id="812556681" name="Textbox 333"/>
                        <wps:cNvSpPr txBox="1"/>
                        <wps:spPr>
                          <a:xfrm>
                            <a:off x="10977" y="9199"/>
                            <a:ext cx="6922770" cy="764540"/>
                          </a:xfrm>
                          <a:prstGeom prst="rect">
                            <a:avLst/>
                          </a:prstGeom>
                        </wps:spPr>
                        <wps:txbx>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34</w:t>
                              </w:r>
                            </w:p>
                            <w:p>
                              <w:pPr>
                                <w:spacing w:before="79"/>
                                <w:ind w:left="77"/>
                                <w:rPr>
                                  <w:sz w:val="13"/>
                                </w:rPr>
                              </w:pPr>
                              <w:r>
                                <w:rPr>
                                  <w:color w:val="1C2025"/>
                                  <w:sz w:val="13"/>
                                </w:rPr>
                                <w:t>Not</w:t>
                              </w:r>
                              <w:r>
                                <w:rPr>
                                  <w:color w:val="1C2025"/>
                                  <w:spacing w:val="4"/>
                                  <w:sz w:val="13"/>
                                </w:rPr>
                                <w:t xml:space="preserve"> </w:t>
                              </w:r>
                              <w:r>
                                <w:rPr>
                                  <w:color w:val="1C2025"/>
                                  <w:spacing w:val="-2"/>
                                  <w:sz w:val="13"/>
                                </w:rPr>
                                <w:t>answered</w:t>
                              </w:r>
                            </w:p>
                            <w:p>
                              <w:pPr>
                                <w:spacing w:before="118"/>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38"/>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27.1pt;height:61.65pt;width:546.8pt;mso-position-horizontal-relative:page;mso-wrap-distance-bottom:0pt;mso-wrap-distance-top:0pt;z-index:-251280384;mso-width-relative:page;mso-height-relative:page;" coordsize="6944359,782955" o:gfxdata="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">
                <o:lock v:ext="edit" aspectratio="f"/>
                <v:shape id="Graphic 331" o:spid="_x0000_s1026" o:spt="100" style="position:absolute;left:3557;top:3557;height:775970;width:6937375;" filled="f" stroked="t" coordsize="6937375,775970" o:gfxdata="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Pu&#10;tSTCAAAA4wAAAA8AAAAAAAAAAQAgAAAAIgAAAGRycy9kb3ducmV2LnhtbFBLAQIUABQAAAAIAIdO&#10;4kAzLwWeOwAAADkAAAAQAAAAAAAAAAEAIAAAABEBAABkcnMvc2hhcGV4bWwueG1sUEsFBgAAAAAG&#10;AAYAWwEAALsDAAAAAA==&#10;" path="m0,764856l0,10672,0,7726,1041,5208,3125,3123,5209,1038,7725,0,10672,0,6926398,0,6929345,0,6931860,1038,6933944,3123,6936028,5208,6937070,7726,6937071,10672,6937071,764856,6926398,775528,10672,775528,7725,775514,5209,774475,3125,772391,1041,770306,0,767787,0,764856xe">
                  <v:fill on="f" focussize="0,0"/>
                  <v:stroke weight="0.560157480314961pt" color="#CAD0D6" joinstyle="round"/>
                  <v:imagedata o:title=""/>
                  <o:lock v:ext="edit" aspectratio="f"/>
                  <v:textbox inset="0mm,0mm,0mm,0mm"/>
                </v:shape>
                <v:shape id="Graphic 332" o:spid="_x0000_s1026" o:spt="100" style="position:absolute;left:60477;top:586982;height:128270;width:448309;" filled="f" stroked="t" coordsize="448309,128270" o:gfxdata="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OaExm/&#10;AAAA4wAAAA8AAAAAAAAAAQAgAAAAIgAAAGRycy9kb3ducmV2LnhtbFBLAQIUABQAAAAIAIdO4kAz&#10;LwWeOwAAADkAAAAQAAAAAAAAAAEAIAAAAA4BAABkcnMvc2hhcGV4bWwueG1sUEsFBgAAAAAGAAYA&#10;WwEAALgDAAAAAA==&#10;" path="m0,74706l0,53362,0,49861,341,46389,1025,42938,1708,39509,2721,36158,4061,32920,5402,29683,23715,8993,26629,7043,53362,0,394879,0,424525,8993,427439,10935,439248,23706,441194,26609,442838,29683,444179,32920,445520,36158,446532,39509,447216,42938,447899,46389,448241,49861,448241,53362,448241,74706,448241,78207,447899,81672,447216,85101,446532,88531,445520,91868,444179,95105,442838,98342,441194,101430,439248,104333,437301,107236,424525,119047,421612,120996,405289,127015,401853,127706,398383,128054,394879,128069,53362,128069,49858,128054,46388,127706,42951,127015,39515,126332,23715,119047,20802,117104,4061,95105,2721,91868,1708,88531,1025,85101,341,81672,0,78207,0,74706xe">
                  <v:fill on="f" focussize="0,0"/>
                  <v:stroke weight="0.560157480314961pt" color="#000000" joinstyle="round"/>
                  <v:imagedata o:title=""/>
                  <o:lock v:ext="edit" aspectratio="f"/>
                  <v:textbox inset="0mm,0mm,0mm,0mm"/>
                </v:shape>
                <v:shape id="Textbox 333" o:spid="_x0000_s1026" o:spt="202" type="#_x0000_t202" style="position:absolute;left:10977;top:9199;height:764540;width:6922770;" filled="f" stroked="f" coordsize="21600,21600" o:gfxdata="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7iuUTMQAAADiAAAADwAAAAAAAAABACAAAAAiAAAAZHJzL2Rvd25yZXYueG1sUEsBAhQAFAAAAAgA&#10;h07iQDMvBZ47AAAAOQAAABAAAAAAAAAAAQAgAAAAEwEAAGRycy9zaGFwZXhtbC54bWxQSwUGAAAA&#10;AAYABgBbAQAAvQMAAAAA&#10;">
                  <v:fill on="f" focussize="0,0"/>
                  <v:stroke on="f"/>
                  <v:imagedata o:title=""/>
                  <o:lock v:ext="edit" aspectratio="f"/>
                  <v:textbox inset="0mm,0mm,0mm,0mm">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34</w:t>
                        </w:r>
                      </w:p>
                      <w:p>
                        <w:pPr>
                          <w:spacing w:before="79"/>
                          <w:ind w:left="77"/>
                          <w:rPr>
                            <w:sz w:val="13"/>
                          </w:rPr>
                        </w:pPr>
                        <w:r>
                          <w:rPr>
                            <w:color w:val="1C2025"/>
                            <w:sz w:val="13"/>
                          </w:rPr>
                          <w:t>Not</w:t>
                        </w:r>
                        <w:r>
                          <w:rPr>
                            <w:color w:val="1C2025"/>
                            <w:spacing w:val="4"/>
                            <w:sz w:val="13"/>
                          </w:rPr>
                          <w:t xml:space="preserve"> </w:t>
                        </w:r>
                        <w:r>
                          <w:rPr>
                            <w:color w:val="1C2025"/>
                            <w:spacing w:val="-2"/>
                            <w:sz w:val="13"/>
                          </w:rPr>
                          <w:t>answered</w:t>
                        </w:r>
                      </w:p>
                      <w:p>
                        <w:pPr>
                          <w:spacing w:before="118"/>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38"/>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pPr>
    </w:p>
    <w:p>
      <w:pPr>
        <w:pStyle w:val="4"/>
        <w:spacing w:before="107"/>
      </w:pPr>
    </w:p>
    <w:p>
      <w:pPr>
        <w:pStyle w:val="4"/>
        <w:ind w:left="468"/>
      </w:pPr>
      <w:r>
        <mc:AlternateContent>
          <mc:Choice Requires="wpg">
            <w:drawing>
              <wp:anchor distT="0" distB="0" distL="0" distR="0" simplePos="0" relativeHeight="251988992" behindDoc="0" locked="0" layoutInCell="1" allowOverlap="1">
                <wp:simplePos x="0" y="0"/>
                <wp:positionH relativeFrom="page">
                  <wp:posOffset>7025640</wp:posOffset>
                </wp:positionH>
                <wp:positionV relativeFrom="paragraph">
                  <wp:posOffset>45085</wp:posOffset>
                </wp:positionV>
                <wp:extent cx="384810" cy="429895"/>
                <wp:effectExtent l="0" t="0" r="0" b="0"/>
                <wp:wrapNone/>
                <wp:docPr id="1659668299" name="Group 1659668299"/>
                <wp:cNvGraphicFramePr/>
                <a:graphic xmlns:a="http://schemas.openxmlformats.org/drawingml/2006/main">
                  <a:graphicData uri="http://schemas.microsoft.com/office/word/2010/wordprocessingGroup">
                    <wpg:wgp>
                      <wpg:cNvGrpSpPr/>
                      <wpg:grpSpPr>
                        <a:xfrm>
                          <a:off x="0" y="0"/>
                          <a:ext cx="384810" cy="429895"/>
                          <a:chOff x="0" y="0"/>
                          <a:chExt cx="384810" cy="429895"/>
                        </a:xfrm>
                      </wpg:grpSpPr>
                      <wps:wsp>
                        <wps:cNvPr id="941685972" name="Graphic 335"/>
                        <wps:cNvSpPr/>
                        <wps:spPr>
                          <a:xfrm>
                            <a:off x="0" y="0"/>
                            <a:ext cx="384810" cy="429895"/>
                          </a:xfrm>
                          <a:custGeom>
                            <a:avLst/>
                            <a:gdLst/>
                            <a:ahLst/>
                            <a:cxnLst/>
                            <a:rect l="l" t="t" r="r" b="b"/>
                            <a:pathLst>
                              <a:path w="384810" h="429895">
                                <a:moveTo>
                                  <a:pt x="384810" y="429767"/>
                                </a:moveTo>
                                <a:lnTo>
                                  <a:pt x="0" y="429767"/>
                                </a:lnTo>
                                <a:lnTo>
                                  <a:pt x="0" y="0"/>
                                </a:lnTo>
                                <a:lnTo>
                                  <a:pt x="384810" y="0"/>
                                </a:lnTo>
                                <a:lnTo>
                                  <a:pt x="384810" y="93173"/>
                                </a:lnTo>
                                <a:lnTo>
                                  <a:pt x="214052" y="93173"/>
                                </a:lnTo>
                                <a:lnTo>
                                  <a:pt x="203538" y="93681"/>
                                </a:lnTo>
                                <a:lnTo>
                                  <a:pt x="163691" y="105789"/>
                                </a:lnTo>
                                <a:lnTo>
                                  <a:pt x="131510" y="132225"/>
                                </a:lnTo>
                                <a:lnTo>
                                  <a:pt x="111895" y="168963"/>
                                </a:lnTo>
                                <a:lnTo>
                                  <a:pt x="107327" y="199897"/>
                                </a:lnTo>
                                <a:lnTo>
                                  <a:pt x="107834" y="210411"/>
                                </a:lnTo>
                                <a:lnTo>
                                  <a:pt x="119942" y="250257"/>
                                </a:lnTo>
                                <a:lnTo>
                                  <a:pt x="146378" y="282437"/>
                                </a:lnTo>
                                <a:lnTo>
                                  <a:pt x="183117" y="302051"/>
                                </a:lnTo>
                                <a:lnTo>
                                  <a:pt x="214052" y="306621"/>
                                </a:lnTo>
                                <a:lnTo>
                                  <a:pt x="384810" y="306621"/>
                                </a:lnTo>
                                <a:lnTo>
                                  <a:pt x="384810" y="429767"/>
                                </a:lnTo>
                                <a:close/>
                              </a:path>
                              <a:path w="384810" h="429895">
                                <a:moveTo>
                                  <a:pt x="384810" y="306621"/>
                                </a:moveTo>
                                <a:lnTo>
                                  <a:pt x="214052" y="306621"/>
                                </a:lnTo>
                                <a:lnTo>
                                  <a:pt x="224565" y="306113"/>
                                </a:lnTo>
                                <a:lnTo>
                                  <a:pt x="234876" y="304590"/>
                                </a:lnTo>
                                <a:lnTo>
                                  <a:pt x="273355" y="288651"/>
                                </a:lnTo>
                                <a:lnTo>
                                  <a:pt x="302805" y="259200"/>
                                </a:lnTo>
                                <a:lnTo>
                                  <a:pt x="318744" y="220722"/>
                                </a:lnTo>
                                <a:lnTo>
                                  <a:pt x="320776" y="199897"/>
                                </a:lnTo>
                                <a:lnTo>
                                  <a:pt x="320267" y="189384"/>
                                </a:lnTo>
                                <a:lnTo>
                                  <a:pt x="308159" y="149536"/>
                                </a:lnTo>
                                <a:lnTo>
                                  <a:pt x="281723" y="117357"/>
                                </a:lnTo>
                                <a:lnTo>
                                  <a:pt x="244985" y="97743"/>
                                </a:lnTo>
                                <a:lnTo>
                                  <a:pt x="214052" y="93173"/>
                                </a:lnTo>
                                <a:lnTo>
                                  <a:pt x="384810" y="93173"/>
                                </a:lnTo>
                                <a:lnTo>
                                  <a:pt x="384810" y="306621"/>
                                </a:lnTo>
                                <a:close/>
                              </a:path>
                            </a:pathLst>
                          </a:custGeom>
                          <a:solidFill>
                            <a:srgbClr val="000000">
                              <a:alpha val="19999"/>
                            </a:srgbClr>
                          </a:solidFill>
                        </wps:spPr>
                        <wps:bodyPr wrap="square" lIns="0" tIns="0" rIns="0" bIns="0" rtlCol="0">
                          <a:noAutofit/>
                        </wps:bodyPr>
                      </wps:wsp>
                      <pic:pic xmlns:pic="http://schemas.openxmlformats.org/drawingml/2006/picture">
                        <pic:nvPicPr>
                          <pic:cNvPr id="1781865086" name="Image 336"/>
                          <pic:cNvPicPr/>
                        </pic:nvPicPr>
                        <pic:blipFill>
                          <a:blip r:embed="rId8" cstate="print"/>
                          <a:stretch>
                            <a:fillRect/>
                          </a:stretch>
                        </pic:blipFill>
                        <pic:spPr>
                          <a:xfrm>
                            <a:off x="100212" y="86057"/>
                            <a:ext cx="227678" cy="227678"/>
                          </a:xfrm>
                          <a:prstGeom prst="rect">
                            <a:avLst/>
                          </a:prstGeom>
                        </pic:spPr>
                      </pic:pic>
                    </wpg:wgp>
                  </a:graphicData>
                </a:graphic>
              </wp:anchor>
            </w:drawing>
          </mc:Choice>
          <mc:Fallback>
            <w:pict>
              <v:group id="_x0000_s1026" o:spid="_x0000_s1026" o:spt="203" style="position:absolute;left:0pt;margin-left:553.2pt;margin-top:3.55pt;height:33.85pt;width:30.3pt;mso-position-horizontal-relative:page;z-index:251988992;mso-width-relative:page;mso-height-relative:page;" coordsize="384810,429895" o:gfxdata="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KomDr62AAAAIQEA&#10;ABkAAABkcnMvX3JlbHMvZTJvRG9jLnhtbC5yZWxzhY9BasMwEEX3hdxBzD6WnUUoxbI3oeBtSA4w&#10;SGNZxBoJSS317SPIJoFAl/M//z2mH//8Kn4pZRdYQde0IIh1MI6tguvle/8JIhdkg2tgUrBRhnHY&#10;ffRnWrHUUV5czKJSOCtYSolfUma9kMfchEhcmzkkj6WeycqI+oaW5KFtjzI9M2B4YYrJKEiT6UBc&#10;tljN/7PDPDtNp6B/PHF5o5DOV3cFYrJUFHgyDh9h10S2IIdevjw23AF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">
                <o:lock v:ext="edit" aspectratio="f"/>
                <v:shape id="Graphic 335" o:spid="_x0000_s1026" o:spt="100" style="position:absolute;left:0;top:0;height:429895;width:384810;" fillcolor="#000000" filled="t" stroked="f" coordsize="384810,429895" o:gfxdata="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hEVswcQAAADiAAAADwAAAAAAAAABACAAAAAiAAAAZHJzL2Rvd25yZXYueG1sUEsBAhQAFAAAAAgA&#10;h07iQDMvBZ47AAAAOQAAABAAAAAAAAAAAQAgAAAAEwEAAGRycy9zaGFwZXhtbC54bWxQSwUGAAAA&#10;AAYABgBbAQAAvQMAAAAA&#10;" path="m384810,429767l0,429767,0,0,384810,0,384810,93173,214052,93173,203538,93681,163691,105789,131510,132225,111895,168963,107327,199897,107834,210411,119942,250257,146378,282437,183117,302051,214052,306621,384810,306621,384810,429767xem384810,306621l214052,306621,224565,306113,234876,304590,273355,288651,302805,259200,318744,220722,320776,199897,320267,189384,308159,149536,281723,117357,244985,97743,214052,93173,384810,93173,384810,306621xe">
                  <v:fill on="t" opacity="13106f" focussize="0,0"/>
                  <v:stroke on="f"/>
                  <v:imagedata o:title=""/>
                  <o:lock v:ext="edit" aspectratio="f"/>
                  <v:textbox inset="0mm,0mm,0mm,0mm"/>
                </v:shape>
                <v:shape id="Image 336" o:spid="_x0000_s1026" o:spt="75" type="#_x0000_t75" style="position:absolute;left:100212;top:86057;height:227678;width:227678;" filled="f" o:preferrelative="t" stroked="f" coordsize="21600,21600" o:gfxdata="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XYs&#10;/8EAAADjAAAADwAAAAAAAAABACAAAAAiAAAAZHJzL2Rvd25yZXYueG1sUEsBAhQAFAAAAAgAh07i&#10;QDMvBZ47AAAAOQAAABAAAAAAAAAAAQAgAAAAEAEAAGRycy9zaGFwZXhtbC54bWxQSwUGAAAAAAYA&#10;BgBbAQAAugMAAAAA&#10;">
                  <v:fill on="f" focussize="0,0"/>
                  <v:stroke on="f"/>
                  <v:imagedata r:id="rId8" o:title=""/>
                  <o:lock v:ext="edit" aspectratio="f"/>
                </v:shape>
              </v:group>
            </w:pict>
          </mc:Fallback>
        </mc:AlternateContent>
      </w:r>
      <w:r>
        <w:rPr>
          <w:color w:val="001A1D"/>
          <w:w w:val="105"/>
        </w:rPr>
        <w:t>Chuẩn</w:t>
      </w:r>
      <w:r>
        <w:rPr>
          <w:color w:val="001A1D"/>
          <w:spacing w:val="-5"/>
          <w:w w:val="105"/>
        </w:rPr>
        <w:t xml:space="preserve"> </w:t>
      </w:r>
      <w:r>
        <w:rPr>
          <w:color w:val="001A1D"/>
          <w:w w:val="105"/>
        </w:rPr>
        <w:t>nào</w:t>
      </w:r>
      <w:r>
        <w:rPr>
          <w:color w:val="001A1D"/>
          <w:spacing w:val="-4"/>
          <w:w w:val="105"/>
        </w:rPr>
        <w:t xml:space="preserve"> </w:t>
      </w:r>
      <w:r>
        <w:rPr>
          <w:color w:val="001A1D"/>
          <w:w w:val="105"/>
        </w:rPr>
        <w:t>sau</w:t>
      </w:r>
      <w:r>
        <w:rPr>
          <w:color w:val="001A1D"/>
          <w:spacing w:val="-4"/>
          <w:w w:val="105"/>
        </w:rPr>
        <w:t xml:space="preserve"> </w:t>
      </w:r>
      <w:r>
        <w:rPr>
          <w:color w:val="001A1D"/>
          <w:w w:val="105"/>
        </w:rPr>
        <w:t>đây</w:t>
      </w:r>
      <w:r>
        <w:rPr>
          <w:color w:val="001A1D"/>
          <w:spacing w:val="-4"/>
          <w:w w:val="105"/>
        </w:rPr>
        <w:t xml:space="preserve"> </w:t>
      </w:r>
      <w:r>
        <w:rPr>
          <w:color w:val="001A1D"/>
          <w:w w:val="105"/>
        </w:rPr>
        <w:t>liên</w:t>
      </w:r>
      <w:r>
        <w:rPr>
          <w:color w:val="001A1D"/>
          <w:spacing w:val="-4"/>
          <w:w w:val="105"/>
        </w:rPr>
        <w:t xml:space="preserve"> </w:t>
      </w:r>
      <w:r>
        <w:rPr>
          <w:color w:val="001A1D"/>
          <w:w w:val="105"/>
        </w:rPr>
        <w:t>quan</w:t>
      </w:r>
      <w:r>
        <w:rPr>
          <w:color w:val="001A1D"/>
          <w:spacing w:val="-5"/>
          <w:w w:val="105"/>
        </w:rPr>
        <w:t xml:space="preserve"> </w:t>
      </w:r>
      <w:r>
        <w:rPr>
          <w:color w:val="001A1D"/>
          <w:w w:val="105"/>
        </w:rPr>
        <w:t>đến</w:t>
      </w:r>
      <w:r>
        <w:rPr>
          <w:color w:val="001A1D"/>
          <w:spacing w:val="-4"/>
          <w:w w:val="105"/>
        </w:rPr>
        <w:t xml:space="preserve"> </w:t>
      </w:r>
      <w:r>
        <w:rPr>
          <w:color w:val="001A1D"/>
          <w:w w:val="105"/>
        </w:rPr>
        <w:t>an</w:t>
      </w:r>
      <w:r>
        <w:rPr>
          <w:color w:val="001A1D"/>
          <w:spacing w:val="-4"/>
          <w:w w:val="105"/>
        </w:rPr>
        <w:t xml:space="preserve"> </w:t>
      </w:r>
      <w:r>
        <w:rPr>
          <w:color w:val="001A1D"/>
          <w:w w:val="105"/>
        </w:rPr>
        <w:t>toàn</w:t>
      </w:r>
      <w:r>
        <w:rPr>
          <w:color w:val="001A1D"/>
          <w:spacing w:val="-4"/>
          <w:w w:val="105"/>
        </w:rPr>
        <w:t xml:space="preserve"> </w:t>
      </w:r>
      <w:r>
        <w:rPr>
          <w:color w:val="001A1D"/>
          <w:w w:val="105"/>
        </w:rPr>
        <w:t>thông</w:t>
      </w:r>
      <w:r>
        <w:rPr>
          <w:color w:val="001A1D"/>
          <w:spacing w:val="-4"/>
          <w:w w:val="105"/>
        </w:rPr>
        <w:t xml:space="preserve"> tin?</w:t>
      </w:r>
    </w:p>
    <w:p>
      <w:pPr>
        <w:pStyle w:val="4"/>
        <w:spacing w:before="124"/>
      </w:pPr>
    </w:p>
    <w:p>
      <w:pPr>
        <w:pStyle w:val="5"/>
        <w:numPr>
          <w:ilvl w:val="0"/>
          <w:numId w:val="34"/>
        </w:numPr>
        <w:tabs>
          <w:tab w:val="left" w:pos="1098"/>
        </w:tabs>
        <w:spacing w:before="0"/>
        <w:ind w:left="1098" w:hanging="294"/>
        <w:rPr>
          <w:sz w:val="16"/>
        </w:rPr>
      </w:pPr>
      <w:r>
        <w:drawing>
          <wp:anchor distT="0" distB="0" distL="0" distR="0" simplePos="0" relativeHeight="251984896" behindDoc="0" locked="0" layoutInCell="1" allowOverlap="1">
            <wp:simplePos x="0" y="0"/>
            <wp:positionH relativeFrom="page">
              <wp:posOffset>611505</wp:posOffset>
            </wp:positionH>
            <wp:positionV relativeFrom="paragraph">
              <wp:posOffset>17145</wp:posOffset>
            </wp:positionV>
            <wp:extent cx="92710" cy="92710"/>
            <wp:effectExtent l="0" t="0" r="0" b="0"/>
            <wp:wrapNone/>
            <wp:docPr id="246905807" name="Picture 246905807"/>
            <wp:cNvGraphicFramePr/>
            <a:graphic xmlns:a="http://schemas.openxmlformats.org/drawingml/2006/main">
              <a:graphicData uri="http://schemas.openxmlformats.org/drawingml/2006/picture">
                <pic:pic xmlns:pic="http://schemas.openxmlformats.org/drawingml/2006/picture">
                  <pic:nvPicPr>
                    <pic:cNvPr id="246905807" name="Picture 246905807"/>
                    <pic:cNvPicPr/>
                  </pic:nvPicPr>
                  <pic:blipFill>
                    <a:blip r:embed="rId111" cstate="print"/>
                    <a:stretch>
                      <a:fillRect/>
                    </a:stretch>
                  </pic:blipFill>
                  <pic:spPr>
                    <a:xfrm>
                      <a:off x="0" y="0"/>
                      <a:ext cx="92494" cy="92494"/>
                    </a:xfrm>
                    <a:prstGeom prst="rect">
                      <a:avLst/>
                    </a:prstGeom>
                  </pic:spPr>
                </pic:pic>
              </a:graphicData>
            </a:graphic>
          </wp:anchor>
        </w:drawing>
      </w:r>
      <w:r>
        <w:rPr>
          <w:color w:val="001A1D"/>
          <w:w w:val="105"/>
          <w:sz w:val="16"/>
        </w:rPr>
        <w:t>ISO</w:t>
      </w:r>
      <w:r>
        <w:rPr>
          <w:color w:val="001A1D"/>
          <w:spacing w:val="-4"/>
          <w:w w:val="105"/>
          <w:sz w:val="16"/>
        </w:rPr>
        <w:t xml:space="preserve"> 9001</w:t>
      </w:r>
    </w:p>
    <w:p>
      <w:pPr>
        <w:pStyle w:val="5"/>
        <w:numPr>
          <w:ilvl w:val="0"/>
          <w:numId w:val="34"/>
        </w:numPr>
        <w:tabs>
          <w:tab w:val="left" w:pos="1098"/>
        </w:tabs>
        <w:spacing w:before="78"/>
        <w:ind w:left="1098" w:hanging="294"/>
        <w:rPr>
          <w:sz w:val="16"/>
        </w:rPr>
      </w:pPr>
      <w:r>
        <w:drawing>
          <wp:anchor distT="0" distB="0" distL="0" distR="0" simplePos="0" relativeHeight="251985920" behindDoc="0" locked="0" layoutInCell="1" allowOverlap="1">
            <wp:simplePos x="0" y="0"/>
            <wp:positionH relativeFrom="page">
              <wp:posOffset>611505</wp:posOffset>
            </wp:positionH>
            <wp:positionV relativeFrom="paragraph">
              <wp:posOffset>73660</wp:posOffset>
            </wp:positionV>
            <wp:extent cx="92710" cy="92710"/>
            <wp:effectExtent l="0" t="0" r="0" b="0"/>
            <wp:wrapNone/>
            <wp:docPr id="1458983626" name="Picture 1458983626"/>
            <wp:cNvGraphicFramePr/>
            <a:graphic xmlns:a="http://schemas.openxmlformats.org/drawingml/2006/main">
              <a:graphicData uri="http://schemas.openxmlformats.org/drawingml/2006/picture">
                <pic:pic xmlns:pic="http://schemas.openxmlformats.org/drawingml/2006/picture">
                  <pic:nvPicPr>
                    <pic:cNvPr id="1458983626" name="Picture 1458983626"/>
                    <pic:cNvPicPr/>
                  </pic:nvPicPr>
                  <pic:blipFill>
                    <a:blip r:embed="rId112" cstate="print"/>
                    <a:stretch>
                      <a:fillRect/>
                    </a:stretch>
                  </pic:blipFill>
                  <pic:spPr>
                    <a:xfrm>
                      <a:off x="0" y="0"/>
                      <a:ext cx="92494" cy="92494"/>
                    </a:xfrm>
                    <a:prstGeom prst="rect">
                      <a:avLst/>
                    </a:prstGeom>
                  </pic:spPr>
                </pic:pic>
              </a:graphicData>
            </a:graphic>
          </wp:anchor>
        </w:drawing>
      </w:r>
      <w:r>
        <w:rPr>
          <w:color w:val="001A1D"/>
          <w:w w:val="105"/>
          <w:sz w:val="16"/>
        </w:rPr>
        <w:t>ISO</w:t>
      </w:r>
      <w:r>
        <w:rPr>
          <w:color w:val="001A1D"/>
          <w:spacing w:val="-4"/>
          <w:w w:val="105"/>
          <w:sz w:val="16"/>
        </w:rPr>
        <w:t xml:space="preserve"> 2015</w:t>
      </w:r>
    </w:p>
    <w:p>
      <w:pPr>
        <w:pStyle w:val="5"/>
        <w:numPr>
          <w:ilvl w:val="0"/>
          <w:numId w:val="34"/>
        </w:numPr>
        <w:tabs>
          <w:tab w:val="left" w:pos="1098"/>
        </w:tabs>
        <w:spacing w:before="90"/>
        <w:ind w:left="1098" w:hanging="294"/>
        <w:rPr>
          <w:sz w:val="16"/>
          <w:highlight w:val="green"/>
        </w:rPr>
      </w:pPr>
      <w:r>
        <w:rPr>
          <w:highlight w:val="green"/>
        </w:rPr>
        <w:drawing>
          <wp:anchor distT="0" distB="0" distL="0" distR="0" simplePos="0" relativeHeight="251986944" behindDoc="0" locked="0" layoutInCell="1" allowOverlap="1">
            <wp:simplePos x="0" y="0"/>
            <wp:positionH relativeFrom="page">
              <wp:posOffset>611505</wp:posOffset>
            </wp:positionH>
            <wp:positionV relativeFrom="paragraph">
              <wp:posOffset>81280</wp:posOffset>
            </wp:positionV>
            <wp:extent cx="92710" cy="92710"/>
            <wp:effectExtent l="0" t="0" r="0" b="0"/>
            <wp:wrapNone/>
            <wp:docPr id="346745153" name="Picture 346745153"/>
            <wp:cNvGraphicFramePr/>
            <a:graphic xmlns:a="http://schemas.openxmlformats.org/drawingml/2006/main">
              <a:graphicData uri="http://schemas.openxmlformats.org/drawingml/2006/picture">
                <pic:pic xmlns:pic="http://schemas.openxmlformats.org/drawingml/2006/picture">
                  <pic:nvPicPr>
                    <pic:cNvPr id="346745153" name="Picture 346745153"/>
                    <pic:cNvPicPr/>
                  </pic:nvPicPr>
                  <pic:blipFill>
                    <a:blip r:embed="rId113" cstate="print"/>
                    <a:stretch>
                      <a:fillRect/>
                    </a:stretch>
                  </pic:blipFill>
                  <pic:spPr>
                    <a:xfrm>
                      <a:off x="0" y="0"/>
                      <a:ext cx="92494" cy="92494"/>
                    </a:xfrm>
                    <a:prstGeom prst="rect">
                      <a:avLst/>
                    </a:prstGeom>
                  </pic:spPr>
                </pic:pic>
              </a:graphicData>
            </a:graphic>
          </wp:anchor>
        </w:drawing>
      </w:r>
      <w:r>
        <w:rPr>
          <w:color w:val="001A1D"/>
          <w:w w:val="105"/>
          <w:sz w:val="16"/>
          <w:highlight w:val="green"/>
        </w:rPr>
        <w:t>ISO</w:t>
      </w:r>
      <w:r>
        <w:rPr>
          <w:color w:val="001A1D"/>
          <w:spacing w:val="-4"/>
          <w:w w:val="105"/>
          <w:sz w:val="16"/>
          <w:highlight w:val="green"/>
        </w:rPr>
        <w:t xml:space="preserve"> </w:t>
      </w:r>
      <w:r>
        <w:rPr>
          <w:color w:val="001A1D"/>
          <w:spacing w:val="-2"/>
          <w:w w:val="105"/>
          <w:sz w:val="16"/>
          <w:highlight w:val="green"/>
        </w:rPr>
        <w:t>27001</w:t>
      </w:r>
    </w:p>
    <w:p>
      <w:pPr>
        <w:pStyle w:val="5"/>
        <w:numPr>
          <w:ilvl w:val="0"/>
          <w:numId w:val="34"/>
        </w:numPr>
        <w:tabs>
          <w:tab w:val="left" w:pos="1098"/>
        </w:tabs>
        <w:spacing w:before="78"/>
        <w:ind w:left="1098" w:hanging="294"/>
        <w:rPr>
          <w:sz w:val="16"/>
        </w:rPr>
      </w:pPr>
      <w:r>
        <w:drawing>
          <wp:anchor distT="0" distB="0" distL="0" distR="0" simplePos="0" relativeHeight="251987968" behindDoc="0" locked="0" layoutInCell="1" allowOverlap="1">
            <wp:simplePos x="0" y="0"/>
            <wp:positionH relativeFrom="page">
              <wp:posOffset>611505</wp:posOffset>
            </wp:positionH>
            <wp:positionV relativeFrom="paragraph">
              <wp:posOffset>73660</wp:posOffset>
            </wp:positionV>
            <wp:extent cx="92710" cy="92710"/>
            <wp:effectExtent l="0" t="0" r="0" b="0"/>
            <wp:wrapNone/>
            <wp:docPr id="1839898028" name="Picture 1839898028"/>
            <wp:cNvGraphicFramePr/>
            <a:graphic xmlns:a="http://schemas.openxmlformats.org/drawingml/2006/main">
              <a:graphicData uri="http://schemas.openxmlformats.org/drawingml/2006/picture">
                <pic:pic xmlns:pic="http://schemas.openxmlformats.org/drawingml/2006/picture">
                  <pic:nvPicPr>
                    <pic:cNvPr id="1839898028" name="Picture 1839898028"/>
                    <pic:cNvPicPr/>
                  </pic:nvPicPr>
                  <pic:blipFill>
                    <a:blip r:embed="rId114" cstate="print"/>
                    <a:stretch>
                      <a:fillRect/>
                    </a:stretch>
                  </pic:blipFill>
                  <pic:spPr>
                    <a:xfrm>
                      <a:off x="0" y="0"/>
                      <a:ext cx="92494" cy="92494"/>
                    </a:xfrm>
                    <a:prstGeom prst="rect">
                      <a:avLst/>
                    </a:prstGeom>
                  </pic:spPr>
                </pic:pic>
              </a:graphicData>
            </a:graphic>
          </wp:anchor>
        </w:drawing>
      </w:r>
      <w:r>
        <w:rPr>
          <w:color w:val="001A1D"/>
          <w:w w:val="105"/>
          <w:sz w:val="16"/>
        </w:rPr>
        <w:t>ISO</w:t>
      </w:r>
      <w:r>
        <w:rPr>
          <w:color w:val="001A1D"/>
          <w:spacing w:val="-4"/>
          <w:w w:val="105"/>
          <w:sz w:val="16"/>
        </w:rPr>
        <w:t xml:space="preserve"> 2600</w:t>
      </w:r>
    </w:p>
    <w:p>
      <w:pPr>
        <w:pStyle w:val="4"/>
      </w:pPr>
    </w:p>
    <w:p>
      <w:pPr>
        <w:pStyle w:val="4"/>
        <w:spacing w:before="157"/>
      </w:pPr>
    </w:p>
    <w:p>
      <w:pPr>
        <w:pStyle w:val="4"/>
        <w:spacing w:before="1"/>
        <w:ind w:left="468"/>
      </w:pPr>
      <w:r>
        <w:rPr>
          <w:color w:val="8E662E"/>
          <w:w w:val="105"/>
        </w:rPr>
        <w:t>Câu</w:t>
      </w:r>
      <w:r>
        <w:rPr>
          <w:color w:val="8E662E"/>
          <w:spacing w:val="-4"/>
          <w:w w:val="105"/>
        </w:rPr>
        <w:t xml:space="preserve"> </w:t>
      </w:r>
      <w:r>
        <w:rPr>
          <w:color w:val="8E662E"/>
          <w:w w:val="105"/>
        </w:rPr>
        <w:t>trả</w:t>
      </w:r>
      <w:r>
        <w:rPr>
          <w:color w:val="8E662E"/>
          <w:spacing w:val="-3"/>
          <w:w w:val="105"/>
        </w:rPr>
        <w:t xml:space="preserve"> </w:t>
      </w:r>
      <w:r>
        <w:rPr>
          <w:color w:val="8E662E"/>
          <w:w w:val="105"/>
        </w:rPr>
        <w:t>lời</w:t>
      </w:r>
      <w:r>
        <w:rPr>
          <w:color w:val="8E662E"/>
          <w:spacing w:val="-4"/>
          <w:w w:val="105"/>
        </w:rPr>
        <w:t xml:space="preserve"> </w:t>
      </w:r>
      <w:r>
        <w:rPr>
          <w:color w:val="8E662E"/>
          <w:w w:val="105"/>
        </w:rPr>
        <w:t>của</w:t>
      </w:r>
      <w:r>
        <w:rPr>
          <w:color w:val="8E662E"/>
          <w:spacing w:val="-3"/>
          <w:w w:val="105"/>
        </w:rPr>
        <w:t xml:space="preserve"> </w:t>
      </w:r>
      <w:r>
        <w:rPr>
          <w:color w:val="8E662E"/>
          <w:w w:val="105"/>
        </w:rPr>
        <w:t>bạn</w:t>
      </w:r>
      <w:r>
        <w:rPr>
          <w:color w:val="8E662E"/>
          <w:spacing w:val="-4"/>
          <w:w w:val="105"/>
        </w:rPr>
        <w:t xml:space="preserve"> sai.</w:t>
      </w:r>
    </w:p>
    <w:p>
      <w:pPr>
        <w:pStyle w:val="4"/>
        <w:spacing w:before="123"/>
        <w:ind w:left="468"/>
      </w:pPr>
      <w:r>
        <w:rPr>
          <w:color w:val="8E662E"/>
          <w:w w:val="105"/>
        </w:rPr>
        <w:t>The</w:t>
      </w:r>
      <w:r>
        <w:rPr>
          <w:color w:val="8E662E"/>
          <w:spacing w:val="-5"/>
          <w:w w:val="105"/>
        </w:rPr>
        <w:t xml:space="preserve"> </w:t>
      </w:r>
      <w:r>
        <w:rPr>
          <w:color w:val="8E662E"/>
          <w:w w:val="105"/>
        </w:rPr>
        <w:t>correct</w:t>
      </w:r>
      <w:r>
        <w:rPr>
          <w:color w:val="8E662E"/>
          <w:spacing w:val="-4"/>
          <w:w w:val="105"/>
        </w:rPr>
        <w:t xml:space="preserve"> </w:t>
      </w:r>
      <w:r>
        <w:rPr>
          <w:color w:val="8E662E"/>
          <w:w w:val="105"/>
        </w:rPr>
        <w:t>answer</w:t>
      </w:r>
      <w:r>
        <w:rPr>
          <w:color w:val="8E662E"/>
          <w:spacing w:val="-5"/>
          <w:w w:val="105"/>
        </w:rPr>
        <w:t xml:space="preserve"> </w:t>
      </w:r>
      <w:r>
        <w:rPr>
          <w:color w:val="8E662E"/>
          <w:w w:val="105"/>
        </w:rPr>
        <w:t>is:</w:t>
      </w:r>
      <w:r>
        <w:rPr>
          <w:color w:val="8E662E"/>
          <w:spacing w:val="-4"/>
          <w:w w:val="105"/>
        </w:rPr>
        <w:t xml:space="preserve"> </w:t>
      </w:r>
      <w:r>
        <w:rPr>
          <w:color w:val="8E662E"/>
          <w:w w:val="105"/>
        </w:rPr>
        <w:t>ISO</w:t>
      </w:r>
      <w:r>
        <w:rPr>
          <w:color w:val="8E662E"/>
          <w:spacing w:val="-5"/>
          <w:w w:val="105"/>
        </w:rPr>
        <w:t xml:space="preserve"> </w:t>
      </w:r>
      <w:r>
        <w:rPr>
          <w:color w:val="8E662E"/>
          <w:spacing w:val="-2"/>
          <w:w w:val="105"/>
        </w:rPr>
        <w:t>27001</w:t>
      </w:r>
    </w:p>
    <w:p>
      <w:pPr>
        <w:sectPr>
          <w:pgSz w:w="12240" w:h="15840"/>
          <w:pgMar w:top="220" w:right="460" w:bottom="440" w:left="400" w:header="0" w:footer="260" w:gutter="0"/>
          <w:cols w:space="720" w:num="1"/>
        </w:sectPr>
      </w:pPr>
    </w:p>
    <w:p>
      <w:pPr>
        <w:pStyle w:val="4"/>
        <w:tabs>
          <w:tab w:val="left" w:pos="4725"/>
        </w:tabs>
        <w:spacing w:before="65"/>
        <w:ind w:left="110"/>
        <w:rPr>
          <w:rFonts w:ascii="Arial MT"/>
        </w:rPr>
      </w:pPr>
      <w:r>
        <w:rPr>
          <w:rFonts w:ascii="Arial MT"/>
        </w:rPr>
        <w:t>11/16/23,</w:t>
      </w:r>
      <w:r>
        <w:rPr>
          <w:rFonts w:ascii="Arial MT"/>
          <w:spacing w:val="-7"/>
        </w:rPr>
        <w:t xml:space="preserve"> </w:t>
      </w:r>
      <w:r>
        <w:rPr>
          <w:rFonts w:ascii="Arial MT"/>
        </w:rPr>
        <w:t>3:09</w:t>
      </w:r>
      <w:r>
        <w:rPr>
          <w:rFonts w:ascii="Arial MT"/>
          <w:spacing w:val="-7"/>
        </w:rPr>
        <w:t xml:space="preserve"> </w:t>
      </w:r>
      <w:r>
        <w:rPr>
          <w:rFonts w:ascii="Arial MT"/>
          <w:spacing w:val="-5"/>
        </w:rPr>
        <w:t>PM</w:t>
      </w:r>
      <w:r>
        <w:rPr>
          <w:rFonts w:ascii="Arial MT"/>
        </w:rPr>
        <w:tab/>
      </w:r>
      <w:r>
        <w:rPr>
          <w:rFonts w:ascii="Arial MT"/>
        </w:rPr>
        <w:t>Kiem</w:t>
      </w:r>
      <w:r>
        <w:rPr>
          <w:rFonts w:ascii="Arial MT"/>
          <w:spacing w:val="-3"/>
        </w:rPr>
        <w:t xml:space="preserve"> </w:t>
      </w:r>
      <w:r>
        <w:rPr>
          <w:rFonts w:ascii="Arial MT"/>
        </w:rPr>
        <w:t>tra</w:t>
      </w:r>
      <w:r>
        <w:rPr>
          <w:rFonts w:ascii="Arial MT"/>
          <w:spacing w:val="-1"/>
        </w:rPr>
        <w:t xml:space="preserve"> </w:t>
      </w:r>
      <w:r>
        <w:rPr>
          <w:rFonts w:ascii="Arial MT"/>
        </w:rPr>
        <w:t>cuoi</w:t>
      </w:r>
      <w:r>
        <w:rPr>
          <w:rFonts w:ascii="Arial MT"/>
          <w:spacing w:val="-1"/>
        </w:rPr>
        <w:t xml:space="preserve"> </w:t>
      </w:r>
      <w:r>
        <w:rPr>
          <w:rFonts w:ascii="Arial MT"/>
        </w:rPr>
        <w:t>ki</w:t>
      </w:r>
      <w:r>
        <w:rPr>
          <w:rFonts w:ascii="Arial MT"/>
          <w:spacing w:val="-1"/>
        </w:rPr>
        <w:t xml:space="preserve"> </w:t>
      </w:r>
      <w:r>
        <w:rPr>
          <w:rFonts w:ascii="Arial MT"/>
        </w:rPr>
        <w:t>2:</w:t>
      </w:r>
      <w:r>
        <w:rPr>
          <w:rFonts w:ascii="Arial MT"/>
          <w:spacing w:val="-9"/>
        </w:rPr>
        <w:t xml:space="preserve"> </w:t>
      </w:r>
      <w:r>
        <w:rPr>
          <w:rFonts w:ascii="Arial MT"/>
        </w:rPr>
        <w:t>Attempt</w:t>
      </w:r>
      <w:r>
        <w:rPr>
          <w:rFonts w:ascii="Arial MT"/>
          <w:spacing w:val="-1"/>
        </w:rPr>
        <w:t xml:space="preserve"> </w:t>
      </w:r>
      <w:r>
        <w:rPr>
          <w:rFonts w:ascii="Arial MT"/>
        </w:rPr>
        <w:t>review</w:t>
      </w:r>
      <w:r>
        <w:rPr>
          <w:rFonts w:ascii="Arial MT"/>
          <w:spacing w:val="-1"/>
        </w:rPr>
        <w:t xml:space="preserve"> </w:t>
      </w:r>
      <w:r>
        <w:rPr>
          <w:rFonts w:ascii="Arial MT"/>
        </w:rPr>
        <w:t>(page</w:t>
      </w:r>
      <w:r>
        <w:rPr>
          <w:rFonts w:ascii="Arial MT"/>
          <w:spacing w:val="-1"/>
        </w:rPr>
        <w:t xml:space="preserve"> </w:t>
      </w:r>
      <w:r>
        <w:rPr>
          <w:rFonts w:ascii="Arial MT"/>
        </w:rPr>
        <w:t>1</w:t>
      </w:r>
      <w:r>
        <w:rPr>
          <w:rFonts w:ascii="Arial MT"/>
          <w:spacing w:val="-1"/>
        </w:rPr>
        <w:t xml:space="preserve"> </w:t>
      </w:r>
      <w:r>
        <w:rPr>
          <w:rFonts w:ascii="Arial MT"/>
        </w:rPr>
        <w:t>of</w:t>
      </w:r>
      <w:r>
        <w:rPr>
          <w:rFonts w:ascii="Arial MT"/>
          <w:spacing w:val="-1"/>
        </w:rPr>
        <w:t xml:space="preserve"> </w:t>
      </w:r>
      <w:r>
        <w:rPr>
          <w:rFonts w:ascii="Arial MT"/>
        </w:rPr>
        <w:t>20)</w:t>
      </w:r>
      <w:r>
        <w:rPr>
          <w:rFonts w:ascii="Arial MT"/>
          <w:spacing w:val="-1"/>
        </w:rPr>
        <w:t xml:space="preserve"> </w:t>
      </w:r>
      <w:r>
        <w:rPr>
          <w:rFonts w:ascii="Arial MT"/>
        </w:rPr>
        <w:t>|</w:t>
      </w:r>
      <w:r>
        <w:rPr>
          <w:rFonts w:ascii="Arial MT"/>
          <w:spacing w:val="-1"/>
        </w:rPr>
        <w:t xml:space="preserve"> </w:t>
      </w:r>
      <w:r>
        <w:rPr>
          <w:rFonts w:ascii="Arial MT"/>
          <w:spacing w:val="-5"/>
        </w:rPr>
        <w:t>MMS</w:t>
      </w:r>
    </w:p>
    <w:p>
      <w:pPr>
        <w:pStyle w:val="4"/>
        <w:spacing w:before="4"/>
        <w:rPr>
          <w:rFonts w:ascii="Arial MT"/>
          <w:sz w:val="5"/>
        </w:rPr>
      </w:pPr>
      <w:r>
        <mc:AlternateContent>
          <mc:Choice Requires="wpg">
            <w:drawing>
              <wp:anchor distT="0" distB="0" distL="0" distR="0" simplePos="0" relativeHeight="252037120" behindDoc="1" locked="0" layoutInCell="1" allowOverlap="1">
                <wp:simplePos x="0" y="0"/>
                <wp:positionH relativeFrom="page">
                  <wp:posOffset>408940</wp:posOffset>
                </wp:positionH>
                <wp:positionV relativeFrom="paragraph">
                  <wp:posOffset>54610</wp:posOffset>
                </wp:positionV>
                <wp:extent cx="6944360" cy="782955"/>
                <wp:effectExtent l="0" t="0" r="0" b="0"/>
                <wp:wrapTopAndBottom/>
                <wp:docPr id="752771644" name="Group 752771644"/>
                <wp:cNvGraphicFramePr/>
                <a:graphic xmlns:a="http://schemas.openxmlformats.org/drawingml/2006/main">
                  <a:graphicData uri="http://schemas.microsoft.com/office/word/2010/wordprocessingGroup">
                    <wpg:wgp>
                      <wpg:cNvGrpSpPr/>
                      <wpg:grpSpPr>
                        <a:xfrm>
                          <a:off x="0" y="0"/>
                          <a:ext cx="6944359" cy="782955"/>
                          <a:chOff x="0" y="0"/>
                          <a:chExt cx="6944359" cy="782955"/>
                        </a:xfrm>
                      </wpg:grpSpPr>
                      <wps:wsp>
                        <wps:cNvPr id="1320966213" name="Graphic 342"/>
                        <wps:cNvSpPr/>
                        <wps:spPr>
                          <a:xfrm>
                            <a:off x="3557" y="3557"/>
                            <a:ext cx="6937375" cy="775970"/>
                          </a:xfrm>
                          <a:custGeom>
                            <a:avLst/>
                            <a:gdLst/>
                            <a:ahLst/>
                            <a:cxnLst/>
                            <a:rect l="l" t="t" r="r" b="b"/>
                            <a:pathLst>
                              <a:path w="6937375" h="775970">
                                <a:moveTo>
                                  <a:pt x="0" y="764856"/>
                                </a:moveTo>
                                <a:lnTo>
                                  <a:pt x="0" y="10672"/>
                                </a:lnTo>
                                <a:lnTo>
                                  <a:pt x="0" y="7712"/>
                                </a:lnTo>
                                <a:lnTo>
                                  <a:pt x="1041" y="5193"/>
                                </a:lnTo>
                                <a:lnTo>
                                  <a:pt x="3125" y="3116"/>
                                </a:lnTo>
                                <a:lnTo>
                                  <a:pt x="5209" y="1038"/>
                                </a:lnTo>
                                <a:lnTo>
                                  <a:pt x="7725" y="0"/>
                                </a:lnTo>
                                <a:lnTo>
                                  <a:pt x="10672" y="0"/>
                                </a:lnTo>
                                <a:lnTo>
                                  <a:pt x="6926398" y="0"/>
                                </a:lnTo>
                                <a:lnTo>
                                  <a:pt x="6929345" y="0"/>
                                </a:lnTo>
                                <a:lnTo>
                                  <a:pt x="6931860" y="1038"/>
                                </a:lnTo>
                                <a:lnTo>
                                  <a:pt x="6933944" y="3116"/>
                                </a:lnTo>
                                <a:lnTo>
                                  <a:pt x="6936028" y="5193"/>
                                </a:lnTo>
                                <a:lnTo>
                                  <a:pt x="6937070" y="7712"/>
                                </a:lnTo>
                                <a:lnTo>
                                  <a:pt x="6937071" y="10672"/>
                                </a:lnTo>
                                <a:lnTo>
                                  <a:pt x="6937071" y="764856"/>
                                </a:lnTo>
                                <a:lnTo>
                                  <a:pt x="6926398" y="775528"/>
                                </a:lnTo>
                                <a:lnTo>
                                  <a:pt x="10672" y="775528"/>
                                </a:lnTo>
                                <a:lnTo>
                                  <a:pt x="7725" y="775514"/>
                                </a:lnTo>
                                <a:lnTo>
                                  <a:pt x="5209" y="774475"/>
                                </a:lnTo>
                                <a:lnTo>
                                  <a:pt x="3125" y="772391"/>
                                </a:lnTo>
                                <a:lnTo>
                                  <a:pt x="1041" y="770306"/>
                                </a:lnTo>
                                <a:lnTo>
                                  <a:pt x="0" y="767787"/>
                                </a:lnTo>
                                <a:lnTo>
                                  <a:pt x="0" y="764856"/>
                                </a:lnTo>
                                <a:close/>
                              </a:path>
                            </a:pathLst>
                          </a:custGeom>
                          <a:ln w="7114">
                            <a:solidFill>
                              <a:srgbClr val="CAD0D6"/>
                            </a:solidFill>
                            <a:prstDash val="solid"/>
                          </a:ln>
                        </wps:spPr>
                        <wps:bodyPr wrap="square" lIns="0" tIns="0" rIns="0" bIns="0" rtlCol="0">
                          <a:noAutofit/>
                        </wps:bodyPr>
                      </wps:wsp>
                      <wps:wsp>
                        <wps:cNvPr id="1908165481" name="Graphic 343"/>
                        <wps:cNvSpPr/>
                        <wps:spPr>
                          <a:xfrm>
                            <a:off x="60477" y="586982"/>
                            <a:ext cx="448309" cy="128270"/>
                          </a:xfrm>
                          <a:custGeom>
                            <a:avLst/>
                            <a:gdLst/>
                            <a:ahLst/>
                            <a:cxnLst/>
                            <a:rect l="l" t="t" r="r" b="b"/>
                            <a:pathLst>
                              <a:path w="448309" h="128270">
                                <a:moveTo>
                                  <a:pt x="0" y="74706"/>
                                </a:moveTo>
                                <a:lnTo>
                                  <a:pt x="0" y="53362"/>
                                </a:lnTo>
                                <a:lnTo>
                                  <a:pt x="0" y="49847"/>
                                </a:lnTo>
                                <a:lnTo>
                                  <a:pt x="341" y="46375"/>
                                </a:lnTo>
                                <a:lnTo>
                                  <a:pt x="1025" y="42938"/>
                                </a:lnTo>
                                <a:lnTo>
                                  <a:pt x="1708" y="39495"/>
                                </a:lnTo>
                                <a:lnTo>
                                  <a:pt x="2721" y="36158"/>
                                </a:lnTo>
                                <a:lnTo>
                                  <a:pt x="4061" y="32920"/>
                                </a:lnTo>
                                <a:lnTo>
                                  <a:pt x="5402" y="29683"/>
                                </a:lnTo>
                                <a:lnTo>
                                  <a:pt x="7046" y="26595"/>
                                </a:lnTo>
                                <a:lnTo>
                                  <a:pt x="8993" y="23678"/>
                                </a:lnTo>
                                <a:lnTo>
                                  <a:pt x="10939" y="20761"/>
                                </a:lnTo>
                                <a:lnTo>
                                  <a:pt x="13151" y="18064"/>
                                </a:lnTo>
                                <a:lnTo>
                                  <a:pt x="15629" y="15603"/>
                                </a:lnTo>
                                <a:lnTo>
                                  <a:pt x="18106" y="13134"/>
                                </a:lnTo>
                                <a:lnTo>
                                  <a:pt x="20802" y="10921"/>
                                </a:lnTo>
                                <a:lnTo>
                                  <a:pt x="23715" y="8979"/>
                                </a:lnTo>
                                <a:lnTo>
                                  <a:pt x="26629" y="7029"/>
                                </a:lnTo>
                                <a:lnTo>
                                  <a:pt x="29704" y="5393"/>
                                </a:lnTo>
                                <a:lnTo>
                                  <a:pt x="32941" y="4055"/>
                                </a:lnTo>
                                <a:lnTo>
                                  <a:pt x="36178" y="2710"/>
                                </a:lnTo>
                                <a:lnTo>
                                  <a:pt x="39515" y="1707"/>
                                </a:lnTo>
                                <a:lnTo>
                                  <a:pt x="42951" y="1031"/>
                                </a:lnTo>
                                <a:lnTo>
                                  <a:pt x="46388" y="348"/>
                                </a:lnTo>
                                <a:lnTo>
                                  <a:pt x="49858" y="0"/>
                                </a:lnTo>
                                <a:lnTo>
                                  <a:pt x="53362" y="0"/>
                                </a:lnTo>
                                <a:lnTo>
                                  <a:pt x="394879" y="0"/>
                                </a:lnTo>
                                <a:lnTo>
                                  <a:pt x="398383" y="0"/>
                                </a:lnTo>
                                <a:lnTo>
                                  <a:pt x="401853" y="348"/>
                                </a:lnTo>
                                <a:lnTo>
                                  <a:pt x="405289" y="1031"/>
                                </a:lnTo>
                                <a:lnTo>
                                  <a:pt x="408726" y="1707"/>
                                </a:lnTo>
                                <a:lnTo>
                                  <a:pt x="412063" y="2710"/>
                                </a:lnTo>
                                <a:lnTo>
                                  <a:pt x="415300" y="4055"/>
                                </a:lnTo>
                                <a:lnTo>
                                  <a:pt x="418537" y="5393"/>
                                </a:lnTo>
                                <a:lnTo>
                                  <a:pt x="421612" y="7029"/>
                                </a:lnTo>
                                <a:lnTo>
                                  <a:pt x="424525" y="8979"/>
                                </a:lnTo>
                                <a:lnTo>
                                  <a:pt x="427439" y="10921"/>
                                </a:lnTo>
                                <a:lnTo>
                                  <a:pt x="430134" y="13134"/>
                                </a:lnTo>
                                <a:lnTo>
                                  <a:pt x="432612" y="15603"/>
                                </a:lnTo>
                                <a:lnTo>
                                  <a:pt x="435089" y="18064"/>
                                </a:lnTo>
                                <a:lnTo>
                                  <a:pt x="437301" y="20761"/>
                                </a:lnTo>
                                <a:lnTo>
                                  <a:pt x="439248" y="23678"/>
                                </a:lnTo>
                                <a:lnTo>
                                  <a:pt x="441194" y="26595"/>
                                </a:lnTo>
                                <a:lnTo>
                                  <a:pt x="442838" y="29683"/>
                                </a:lnTo>
                                <a:lnTo>
                                  <a:pt x="444179" y="32920"/>
                                </a:lnTo>
                                <a:lnTo>
                                  <a:pt x="445520" y="36158"/>
                                </a:lnTo>
                                <a:lnTo>
                                  <a:pt x="446532" y="39495"/>
                                </a:lnTo>
                                <a:lnTo>
                                  <a:pt x="447216" y="42938"/>
                                </a:lnTo>
                                <a:lnTo>
                                  <a:pt x="447899" y="46375"/>
                                </a:lnTo>
                                <a:lnTo>
                                  <a:pt x="448241" y="49847"/>
                                </a:lnTo>
                                <a:lnTo>
                                  <a:pt x="448241" y="53362"/>
                                </a:lnTo>
                                <a:lnTo>
                                  <a:pt x="448241" y="74706"/>
                                </a:lnTo>
                                <a:lnTo>
                                  <a:pt x="448241" y="78193"/>
                                </a:lnTo>
                                <a:lnTo>
                                  <a:pt x="447899" y="81672"/>
                                </a:lnTo>
                                <a:lnTo>
                                  <a:pt x="447216" y="85101"/>
                                </a:lnTo>
                                <a:lnTo>
                                  <a:pt x="446532" y="88531"/>
                                </a:lnTo>
                                <a:lnTo>
                                  <a:pt x="445520" y="91868"/>
                                </a:lnTo>
                                <a:lnTo>
                                  <a:pt x="444179" y="95105"/>
                                </a:lnTo>
                                <a:lnTo>
                                  <a:pt x="442838" y="98342"/>
                                </a:lnTo>
                                <a:lnTo>
                                  <a:pt x="441194" y="101416"/>
                                </a:lnTo>
                                <a:lnTo>
                                  <a:pt x="408726" y="126347"/>
                                </a:lnTo>
                                <a:lnTo>
                                  <a:pt x="394879" y="128069"/>
                                </a:lnTo>
                                <a:lnTo>
                                  <a:pt x="53362" y="128069"/>
                                </a:lnTo>
                                <a:lnTo>
                                  <a:pt x="23715" y="119047"/>
                                </a:lnTo>
                                <a:lnTo>
                                  <a:pt x="20802" y="117119"/>
                                </a:lnTo>
                                <a:lnTo>
                                  <a:pt x="4061" y="95105"/>
                                </a:lnTo>
                                <a:lnTo>
                                  <a:pt x="2721" y="91868"/>
                                </a:lnTo>
                                <a:lnTo>
                                  <a:pt x="1708" y="88531"/>
                                </a:lnTo>
                                <a:lnTo>
                                  <a:pt x="1025" y="85101"/>
                                </a:lnTo>
                                <a:lnTo>
                                  <a:pt x="341" y="81672"/>
                                </a:lnTo>
                                <a:lnTo>
                                  <a:pt x="0" y="78193"/>
                                </a:lnTo>
                                <a:lnTo>
                                  <a:pt x="0" y="74706"/>
                                </a:lnTo>
                                <a:close/>
                              </a:path>
                            </a:pathLst>
                          </a:custGeom>
                          <a:ln w="7114">
                            <a:solidFill>
                              <a:srgbClr val="000000"/>
                            </a:solidFill>
                            <a:prstDash val="solid"/>
                          </a:ln>
                        </wps:spPr>
                        <wps:bodyPr wrap="square" lIns="0" tIns="0" rIns="0" bIns="0" rtlCol="0">
                          <a:noAutofit/>
                        </wps:bodyPr>
                      </wps:wsp>
                      <wps:wsp>
                        <wps:cNvPr id="1970670820" name="Textbox 344"/>
                        <wps:cNvSpPr txBox="1"/>
                        <wps:spPr>
                          <a:xfrm>
                            <a:off x="10977" y="9192"/>
                            <a:ext cx="6922770" cy="764540"/>
                          </a:xfrm>
                          <a:prstGeom prst="rect">
                            <a:avLst/>
                          </a:prstGeom>
                        </wps:spPr>
                        <wps:txbx>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35</w:t>
                              </w:r>
                            </w:p>
                            <w:p>
                              <w:pPr>
                                <w:spacing w:before="79"/>
                                <w:ind w:left="77"/>
                                <w:rPr>
                                  <w:sz w:val="13"/>
                                </w:rPr>
                              </w:pPr>
                              <w:r>
                                <w:rPr>
                                  <w:color w:val="1C2025"/>
                                  <w:sz w:val="13"/>
                                </w:rPr>
                                <w:t>Not</w:t>
                              </w:r>
                              <w:r>
                                <w:rPr>
                                  <w:color w:val="1C2025"/>
                                  <w:spacing w:val="4"/>
                                  <w:sz w:val="13"/>
                                </w:rPr>
                                <w:t xml:space="preserve"> </w:t>
                              </w:r>
                              <w:r>
                                <w:rPr>
                                  <w:color w:val="1C2025"/>
                                  <w:spacing w:val="-2"/>
                                  <w:sz w:val="13"/>
                                </w:rPr>
                                <w:t>answered</w:t>
                              </w:r>
                            </w:p>
                            <w:p>
                              <w:pPr>
                                <w:spacing w:before="118"/>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38"/>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4.3pt;height:61.65pt;width:546.8pt;mso-position-horizontal-relative:page;mso-wrap-distance-bottom:0pt;mso-wrap-distance-top:0pt;z-index:-251279360;mso-width-relative:page;mso-height-relative:page;" coordsize="6944359,782955" o:gfxdata="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">
                <o:lock v:ext="edit" aspectratio="f"/>
                <v:shape id="Graphic 342" o:spid="_x0000_s1026" o:spt="100" style="position:absolute;left:3557;top:3557;height:775970;width:6937375;" filled="f" stroked="t" coordsize="6937375,775970" o:gfxdata="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BH&#10;R47CAAAA4wAAAA8AAAAAAAAAAQAgAAAAIgAAAGRycy9kb3ducmV2LnhtbFBLAQIUABQAAAAIAIdO&#10;4kAzLwWeOwAAADkAAAAQAAAAAAAAAAEAIAAAABEBAABkcnMvc2hhcGV4bWwueG1sUEsFBgAAAAAG&#10;AAYAWwEAALsDAAAAAA==&#10;" path="m0,764856l0,10672,0,7712,1041,5193,3125,3116,5209,1038,7725,0,10672,0,6926398,0,6929345,0,6931860,1038,6933944,3116,6936028,5193,6937070,7712,6937071,10672,6937071,764856,6926398,775528,10672,775528,7725,775514,5209,774475,3125,772391,1041,770306,0,767787,0,764856xe">
                  <v:fill on="f" focussize="0,0"/>
                  <v:stroke weight="0.560157480314961pt" color="#CAD0D6" joinstyle="round"/>
                  <v:imagedata o:title=""/>
                  <o:lock v:ext="edit" aspectratio="f"/>
                  <v:textbox inset="0mm,0mm,0mm,0mm"/>
                </v:shape>
                <v:shape id="Graphic 343" o:spid="_x0000_s1026" o:spt="100" style="position:absolute;left:60477;top:586982;height:128270;width:448309;" filled="f" stroked="t" coordsize="448309,128270" o:gfxdata="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JmimS/&#10;AAAA4wAAAA8AAAAAAAAAAQAgAAAAIgAAAGRycy9kb3ducmV2LnhtbFBLAQIUABQAAAAIAIdO4kAz&#10;LwWeOwAAADkAAAAQAAAAAAAAAAEAIAAAAA4BAABkcnMvc2hhcGV4bWwueG1sUEsFBgAAAAAGAAYA&#10;WwEAALgDAAAAAA==&#10;" path="m0,74706l0,53362,0,49847,341,46375,1025,42938,1708,39495,2721,36158,4061,32920,5402,29683,7046,26595,8993,23678,10939,20761,13151,18064,15629,15603,18106,13134,20802,10921,23715,8979,26629,7029,29704,5393,32941,4055,36178,2710,39515,1707,42951,1031,46388,348,49858,0,53362,0,394879,0,398383,0,401853,348,405289,1031,408726,1707,412063,2710,415300,4055,418537,5393,421612,7029,424525,8979,427439,10921,430134,13134,432612,15603,435089,18064,437301,20761,439248,23678,441194,26595,442838,29683,444179,32920,445520,36158,446532,39495,447216,42938,447899,46375,448241,49847,448241,53362,448241,74706,448241,78193,447899,81672,447216,85101,446532,88531,445520,91868,444179,95105,442838,98342,441194,101416,408726,126347,394879,128069,53362,128069,23715,119047,20802,117119,4061,95105,2721,91868,1708,88531,1025,85101,341,81672,0,78193,0,74706xe">
                  <v:fill on="f" focussize="0,0"/>
                  <v:stroke weight="0.560157480314961pt" color="#000000" joinstyle="round"/>
                  <v:imagedata o:title=""/>
                  <o:lock v:ext="edit" aspectratio="f"/>
                  <v:textbox inset="0mm,0mm,0mm,0mm"/>
                </v:shape>
                <v:shape id="Textbox 344" o:spid="_x0000_s1026" o:spt="202" type="#_x0000_t202" style="position:absolute;left:10977;top:9192;height:764540;width:6922770;" filled="f" stroked="f" coordsize="21600,21600" o:gfxdata="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MkBhFrFAAAA4wAAAA8AAAAAAAAAAQAgAAAAIgAAAGRycy9kb3ducmV2LnhtbFBLAQIUABQAAAAI&#10;AIdO4kAzLwWeOwAAADkAAAAQAAAAAAAAAAEAIAAAABQBAABkcnMvc2hhcGV4bWwueG1sUEsFBgAA&#10;AAAGAAYAWwEAAL4DAAAAAA==&#10;">
                  <v:fill on="f" focussize="0,0"/>
                  <v:stroke on="f"/>
                  <v:imagedata o:title=""/>
                  <o:lock v:ext="edit" aspectratio="f"/>
                  <v:textbox inset="0mm,0mm,0mm,0mm">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35</w:t>
                        </w:r>
                      </w:p>
                      <w:p>
                        <w:pPr>
                          <w:spacing w:before="79"/>
                          <w:ind w:left="77"/>
                          <w:rPr>
                            <w:sz w:val="13"/>
                          </w:rPr>
                        </w:pPr>
                        <w:r>
                          <w:rPr>
                            <w:color w:val="1C2025"/>
                            <w:sz w:val="13"/>
                          </w:rPr>
                          <w:t>Not</w:t>
                        </w:r>
                        <w:r>
                          <w:rPr>
                            <w:color w:val="1C2025"/>
                            <w:spacing w:val="4"/>
                            <w:sz w:val="13"/>
                          </w:rPr>
                          <w:t xml:space="preserve"> </w:t>
                        </w:r>
                        <w:r>
                          <w:rPr>
                            <w:color w:val="1C2025"/>
                            <w:spacing w:val="-2"/>
                            <w:sz w:val="13"/>
                          </w:rPr>
                          <w:t>answered</w:t>
                        </w:r>
                      </w:p>
                      <w:p>
                        <w:pPr>
                          <w:spacing w:before="118"/>
                          <w:ind w:left="77"/>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5"/>
                          <w:ind w:left="138"/>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rPr>
          <w:rFonts w:ascii="Arial MT"/>
        </w:rPr>
      </w:pPr>
    </w:p>
    <w:p>
      <w:pPr>
        <w:pStyle w:val="4"/>
        <w:spacing w:before="75"/>
        <w:rPr>
          <w:rFonts w:ascii="Arial MT"/>
        </w:rPr>
      </w:pPr>
    </w:p>
    <w:p>
      <w:pPr>
        <w:pStyle w:val="4"/>
        <w:ind w:left="468"/>
      </w:pPr>
      <w:r>
        <w:rPr>
          <w:color w:val="001A1D"/>
          <w:w w:val="105"/>
        </w:rPr>
        <w:t>Nam</w:t>
      </w:r>
      <w:r>
        <w:rPr>
          <w:color w:val="001A1D"/>
          <w:spacing w:val="-5"/>
          <w:w w:val="105"/>
        </w:rPr>
        <w:t xml:space="preserve"> </w:t>
      </w:r>
      <w:r>
        <w:rPr>
          <w:color w:val="001A1D"/>
          <w:w w:val="105"/>
        </w:rPr>
        <w:t>làm</w:t>
      </w:r>
      <w:r>
        <w:rPr>
          <w:color w:val="001A1D"/>
          <w:spacing w:val="-4"/>
          <w:w w:val="105"/>
        </w:rPr>
        <w:t xml:space="preserve"> </w:t>
      </w:r>
      <w:r>
        <w:rPr>
          <w:color w:val="001A1D"/>
          <w:w w:val="105"/>
        </w:rPr>
        <w:t>hỏng</w:t>
      </w:r>
      <w:r>
        <w:rPr>
          <w:color w:val="001A1D"/>
          <w:spacing w:val="-4"/>
          <w:w w:val="105"/>
        </w:rPr>
        <w:t xml:space="preserve"> </w:t>
      </w:r>
      <w:r>
        <w:rPr>
          <w:color w:val="001A1D"/>
          <w:w w:val="105"/>
        </w:rPr>
        <w:t>máy</w:t>
      </w:r>
      <w:r>
        <w:rPr>
          <w:color w:val="001A1D"/>
          <w:spacing w:val="-4"/>
          <w:w w:val="105"/>
        </w:rPr>
        <w:t xml:space="preserve"> </w:t>
      </w:r>
      <w:r>
        <w:rPr>
          <w:color w:val="001A1D"/>
          <w:w w:val="105"/>
        </w:rPr>
        <w:t>tính</w:t>
      </w:r>
      <w:r>
        <w:rPr>
          <w:color w:val="001A1D"/>
          <w:spacing w:val="-4"/>
          <w:w w:val="105"/>
        </w:rPr>
        <w:t xml:space="preserve"> </w:t>
      </w:r>
      <w:r>
        <w:rPr>
          <w:color w:val="001A1D"/>
          <w:w w:val="105"/>
        </w:rPr>
        <w:t>của</w:t>
      </w:r>
      <w:r>
        <w:rPr>
          <w:color w:val="001A1D"/>
          <w:spacing w:val="-4"/>
          <w:w w:val="105"/>
        </w:rPr>
        <w:t xml:space="preserve"> </w:t>
      </w:r>
      <w:r>
        <w:rPr>
          <w:color w:val="001A1D"/>
          <w:w w:val="105"/>
        </w:rPr>
        <w:t>Lan,</w:t>
      </w:r>
      <w:r>
        <w:rPr>
          <w:color w:val="001A1D"/>
          <w:spacing w:val="-4"/>
          <w:w w:val="105"/>
        </w:rPr>
        <w:t xml:space="preserve"> </w:t>
      </w:r>
      <w:r>
        <w:rPr>
          <w:color w:val="001A1D"/>
          <w:w w:val="105"/>
        </w:rPr>
        <w:t>tính</w:t>
      </w:r>
      <w:r>
        <w:rPr>
          <w:color w:val="001A1D"/>
          <w:spacing w:val="-4"/>
          <w:w w:val="105"/>
        </w:rPr>
        <w:t xml:space="preserve"> </w:t>
      </w:r>
      <w:r>
        <w:rPr>
          <w:color w:val="001A1D"/>
          <w:w w:val="105"/>
        </w:rPr>
        <w:t>chất</w:t>
      </w:r>
      <w:r>
        <w:rPr>
          <w:color w:val="001A1D"/>
          <w:spacing w:val="-4"/>
          <w:w w:val="105"/>
        </w:rPr>
        <w:t xml:space="preserve"> </w:t>
      </w:r>
      <w:r>
        <w:rPr>
          <w:color w:val="001A1D"/>
          <w:w w:val="105"/>
        </w:rPr>
        <w:t>nào</w:t>
      </w:r>
      <w:r>
        <w:rPr>
          <w:color w:val="001A1D"/>
          <w:spacing w:val="-4"/>
          <w:w w:val="105"/>
        </w:rPr>
        <w:t xml:space="preserve"> </w:t>
      </w:r>
      <w:r>
        <w:rPr>
          <w:color w:val="001A1D"/>
          <w:w w:val="105"/>
        </w:rPr>
        <w:t>sau</w:t>
      </w:r>
      <w:r>
        <w:rPr>
          <w:color w:val="001A1D"/>
          <w:spacing w:val="-4"/>
          <w:w w:val="105"/>
        </w:rPr>
        <w:t xml:space="preserve"> </w:t>
      </w:r>
      <w:r>
        <w:rPr>
          <w:color w:val="001A1D"/>
          <w:w w:val="105"/>
        </w:rPr>
        <w:t>đây</w:t>
      </w:r>
      <w:r>
        <w:rPr>
          <w:color w:val="001A1D"/>
          <w:spacing w:val="-4"/>
          <w:w w:val="105"/>
        </w:rPr>
        <w:t xml:space="preserve"> </w:t>
      </w:r>
      <w:r>
        <w:rPr>
          <w:color w:val="001A1D"/>
          <w:w w:val="105"/>
        </w:rPr>
        <w:t>bị</w:t>
      </w:r>
      <w:r>
        <w:rPr>
          <w:color w:val="001A1D"/>
          <w:spacing w:val="-4"/>
          <w:w w:val="105"/>
        </w:rPr>
        <w:t xml:space="preserve"> </w:t>
      </w:r>
      <w:r>
        <w:rPr>
          <w:color w:val="001A1D"/>
          <w:w w:val="105"/>
        </w:rPr>
        <w:t>vi</w:t>
      </w:r>
      <w:r>
        <w:rPr>
          <w:color w:val="001A1D"/>
          <w:spacing w:val="-4"/>
          <w:w w:val="105"/>
        </w:rPr>
        <w:t xml:space="preserve"> </w:t>
      </w:r>
      <w:r>
        <w:rPr>
          <w:color w:val="001A1D"/>
          <w:w w:val="105"/>
        </w:rPr>
        <w:t>phạm?</w:t>
      </w:r>
      <w:r>
        <w:rPr>
          <w:color w:val="001A1D"/>
          <w:spacing w:val="-4"/>
          <w:w w:val="105"/>
        </w:rPr>
        <w:t xml:space="preserve"> </w:t>
      </w:r>
      <w:r>
        <w:rPr>
          <w:color w:val="001A1D"/>
          <w:w w:val="105"/>
        </w:rPr>
        <w:t>(chọn</w:t>
      </w:r>
      <w:r>
        <w:rPr>
          <w:color w:val="001A1D"/>
          <w:spacing w:val="-4"/>
          <w:w w:val="105"/>
        </w:rPr>
        <w:t xml:space="preserve"> </w:t>
      </w:r>
      <w:r>
        <w:rPr>
          <w:color w:val="001A1D"/>
          <w:spacing w:val="-5"/>
          <w:w w:val="105"/>
        </w:rPr>
        <w:t>2)</w:t>
      </w:r>
    </w:p>
    <w:p>
      <w:pPr>
        <w:pStyle w:val="4"/>
        <w:spacing w:before="124"/>
      </w:pPr>
    </w:p>
    <w:p>
      <w:pPr>
        <w:pStyle w:val="5"/>
        <w:numPr>
          <w:ilvl w:val="0"/>
          <w:numId w:val="35"/>
        </w:numPr>
        <w:tabs>
          <w:tab w:val="left" w:pos="1098"/>
        </w:tabs>
        <w:spacing w:before="0"/>
        <w:ind w:left="1098" w:hanging="294"/>
        <w:rPr>
          <w:sz w:val="16"/>
        </w:rPr>
      </w:pPr>
      <w:r>
        <w:drawing>
          <wp:anchor distT="0" distB="0" distL="0" distR="0" simplePos="0" relativeHeight="251990016"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1939268359" name="Picture 1939268359"/>
            <wp:cNvGraphicFramePr/>
            <a:graphic xmlns:a="http://schemas.openxmlformats.org/drawingml/2006/main">
              <a:graphicData uri="http://schemas.openxmlformats.org/drawingml/2006/picture">
                <pic:pic xmlns:pic="http://schemas.openxmlformats.org/drawingml/2006/picture">
                  <pic:nvPicPr>
                    <pic:cNvPr id="1939268359" name="Picture 1939268359"/>
                    <pic:cNvPicPr/>
                  </pic:nvPicPr>
                  <pic:blipFill>
                    <a:blip r:embed="rId10" cstate="print"/>
                    <a:stretch>
                      <a:fillRect/>
                    </a:stretch>
                  </pic:blipFill>
                  <pic:spPr>
                    <a:xfrm>
                      <a:off x="0" y="0"/>
                      <a:ext cx="92494" cy="92494"/>
                    </a:xfrm>
                    <a:prstGeom prst="rect">
                      <a:avLst/>
                    </a:prstGeom>
                  </pic:spPr>
                </pic:pic>
              </a:graphicData>
            </a:graphic>
          </wp:anchor>
        </w:drawing>
      </w:r>
      <w:r>
        <w:rPr>
          <w:color w:val="001A1D"/>
          <w:w w:val="105"/>
          <w:sz w:val="16"/>
        </w:rPr>
        <w:t>Tính</w:t>
      </w:r>
      <w:r>
        <w:rPr>
          <w:color w:val="001A1D"/>
          <w:spacing w:val="-4"/>
          <w:w w:val="105"/>
          <w:sz w:val="16"/>
        </w:rPr>
        <w:t xml:space="preserve"> </w:t>
      </w:r>
      <w:r>
        <w:rPr>
          <w:color w:val="001A1D"/>
          <w:w w:val="105"/>
          <w:sz w:val="16"/>
        </w:rPr>
        <w:t>bí</w:t>
      </w:r>
      <w:r>
        <w:rPr>
          <w:color w:val="001A1D"/>
          <w:spacing w:val="-3"/>
          <w:w w:val="105"/>
          <w:sz w:val="16"/>
        </w:rPr>
        <w:t xml:space="preserve"> </w:t>
      </w:r>
      <w:r>
        <w:rPr>
          <w:color w:val="001A1D"/>
          <w:spacing w:val="-5"/>
          <w:w w:val="105"/>
          <w:sz w:val="16"/>
        </w:rPr>
        <w:t>mật</w:t>
      </w:r>
    </w:p>
    <w:p>
      <w:pPr>
        <w:pStyle w:val="5"/>
        <w:numPr>
          <w:ilvl w:val="0"/>
          <w:numId w:val="35"/>
        </w:numPr>
        <w:tabs>
          <w:tab w:val="left" w:pos="1098"/>
        </w:tabs>
        <w:spacing w:before="89"/>
        <w:ind w:left="1098" w:hanging="294"/>
        <w:rPr>
          <w:sz w:val="16"/>
        </w:rPr>
      </w:pPr>
      <w:r>
        <w:drawing>
          <wp:anchor distT="0" distB="0" distL="0" distR="0" simplePos="0" relativeHeight="251991040" behindDoc="0" locked="0" layoutInCell="1" allowOverlap="1">
            <wp:simplePos x="0" y="0"/>
            <wp:positionH relativeFrom="page">
              <wp:posOffset>611505</wp:posOffset>
            </wp:positionH>
            <wp:positionV relativeFrom="paragraph">
              <wp:posOffset>80645</wp:posOffset>
            </wp:positionV>
            <wp:extent cx="92710" cy="92710"/>
            <wp:effectExtent l="0" t="0" r="0" b="0"/>
            <wp:wrapNone/>
            <wp:docPr id="1339511721" name="Picture 1339511721"/>
            <wp:cNvGraphicFramePr/>
            <a:graphic xmlns:a="http://schemas.openxmlformats.org/drawingml/2006/main">
              <a:graphicData uri="http://schemas.openxmlformats.org/drawingml/2006/picture">
                <pic:pic xmlns:pic="http://schemas.openxmlformats.org/drawingml/2006/picture">
                  <pic:nvPicPr>
                    <pic:cNvPr id="1339511721" name="Picture 1339511721"/>
                    <pic:cNvPicPr/>
                  </pic:nvPicPr>
                  <pic:blipFill>
                    <a:blip r:embed="rId115" cstate="print"/>
                    <a:stretch>
                      <a:fillRect/>
                    </a:stretch>
                  </pic:blipFill>
                  <pic:spPr>
                    <a:xfrm>
                      <a:off x="0" y="0"/>
                      <a:ext cx="92494" cy="92494"/>
                    </a:xfrm>
                    <a:prstGeom prst="rect">
                      <a:avLst/>
                    </a:prstGeom>
                  </pic:spPr>
                </pic:pic>
              </a:graphicData>
            </a:graphic>
          </wp:anchor>
        </w:drawing>
      </w:r>
      <w:r>
        <w:rPr>
          <w:color w:val="001A1D"/>
          <w:w w:val="105"/>
          <w:sz w:val="16"/>
        </w:rPr>
        <w:t>Tính</w:t>
      </w:r>
      <w:r>
        <w:rPr>
          <w:color w:val="001A1D"/>
          <w:spacing w:val="-4"/>
          <w:w w:val="105"/>
          <w:sz w:val="16"/>
        </w:rPr>
        <w:t xml:space="preserve"> </w:t>
      </w:r>
      <w:r>
        <w:rPr>
          <w:color w:val="001A1D"/>
          <w:w w:val="105"/>
          <w:sz w:val="16"/>
        </w:rPr>
        <w:t>xác</w:t>
      </w:r>
      <w:r>
        <w:rPr>
          <w:color w:val="001A1D"/>
          <w:spacing w:val="-4"/>
          <w:w w:val="105"/>
          <w:sz w:val="16"/>
        </w:rPr>
        <w:t xml:space="preserve"> thực</w:t>
      </w:r>
    </w:p>
    <w:p>
      <w:pPr>
        <w:pStyle w:val="5"/>
        <w:numPr>
          <w:ilvl w:val="0"/>
          <w:numId w:val="35"/>
        </w:numPr>
        <w:tabs>
          <w:tab w:val="left" w:pos="1098"/>
        </w:tabs>
        <w:spacing w:before="169"/>
        <w:ind w:left="1098" w:hanging="294"/>
        <w:rPr>
          <w:sz w:val="16"/>
        </w:rPr>
      </w:pPr>
      <w:r>
        <w:drawing>
          <wp:anchor distT="0" distB="0" distL="0" distR="0" simplePos="0" relativeHeight="251992064"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792486649" name="Picture 792486649"/>
            <wp:cNvGraphicFramePr/>
            <a:graphic xmlns:a="http://schemas.openxmlformats.org/drawingml/2006/main">
              <a:graphicData uri="http://schemas.openxmlformats.org/drawingml/2006/picture">
                <pic:pic xmlns:pic="http://schemas.openxmlformats.org/drawingml/2006/picture">
                  <pic:nvPicPr>
                    <pic:cNvPr id="792486649" name="Picture 792486649"/>
                    <pic:cNvPicPr/>
                  </pic:nvPicPr>
                  <pic:blipFill>
                    <a:blip r:embed="rId116" cstate="print"/>
                    <a:stretch>
                      <a:fillRect/>
                    </a:stretch>
                  </pic:blipFill>
                  <pic:spPr>
                    <a:xfrm>
                      <a:off x="0" y="0"/>
                      <a:ext cx="92494" cy="92494"/>
                    </a:xfrm>
                    <a:prstGeom prst="rect">
                      <a:avLst/>
                    </a:prstGeom>
                  </pic:spPr>
                </pic:pic>
              </a:graphicData>
            </a:graphic>
          </wp:anchor>
        </w:drawing>
      </w:r>
      <w:r>
        <w:rPr>
          <w:color w:val="001A1D"/>
          <w:w w:val="105"/>
          <w:sz w:val="16"/>
        </w:rPr>
        <w:t>Tính</w:t>
      </w:r>
      <w:r>
        <w:rPr>
          <w:color w:val="001A1D"/>
          <w:spacing w:val="-5"/>
          <w:w w:val="105"/>
          <w:sz w:val="16"/>
        </w:rPr>
        <w:t xml:space="preserve"> </w:t>
      </w:r>
      <w:r>
        <w:rPr>
          <w:color w:val="001A1D"/>
          <w:w w:val="105"/>
          <w:sz w:val="16"/>
        </w:rPr>
        <w:t>chống</w:t>
      </w:r>
      <w:r>
        <w:rPr>
          <w:color w:val="001A1D"/>
          <w:spacing w:val="-5"/>
          <w:w w:val="105"/>
          <w:sz w:val="16"/>
        </w:rPr>
        <w:t xml:space="preserve"> </w:t>
      </w:r>
      <w:r>
        <w:rPr>
          <w:color w:val="001A1D"/>
          <w:w w:val="105"/>
          <w:sz w:val="16"/>
        </w:rPr>
        <w:t>chối</w:t>
      </w:r>
      <w:r>
        <w:rPr>
          <w:color w:val="001A1D"/>
          <w:spacing w:val="-5"/>
          <w:w w:val="105"/>
          <w:sz w:val="16"/>
        </w:rPr>
        <w:t xml:space="preserve"> bỏ</w:t>
      </w:r>
    </w:p>
    <w:p>
      <w:pPr>
        <w:pStyle w:val="5"/>
        <w:numPr>
          <w:ilvl w:val="0"/>
          <w:numId w:val="35"/>
        </w:numPr>
        <w:tabs>
          <w:tab w:val="left" w:pos="1098"/>
        </w:tabs>
        <w:spacing w:before="157"/>
        <w:ind w:left="1098" w:hanging="294"/>
        <w:rPr>
          <w:sz w:val="16"/>
          <w:highlight w:val="green"/>
        </w:rPr>
      </w:pPr>
      <w:r>
        <w:rPr>
          <w:highlight w:val="green"/>
        </w:rPr>
        <w:drawing>
          <wp:anchor distT="0" distB="0" distL="0" distR="0" simplePos="0" relativeHeight="251993088"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515786976" name="Picture 515786976"/>
            <wp:cNvGraphicFramePr/>
            <a:graphic xmlns:a="http://schemas.openxmlformats.org/drawingml/2006/main">
              <a:graphicData uri="http://schemas.openxmlformats.org/drawingml/2006/picture">
                <pic:pic xmlns:pic="http://schemas.openxmlformats.org/drawingml/2006/picture">
                  <pic:nvPicPr>
                    <pic:cNvPr id="515786976" name="Picture 515786976"/>
                    <pic:cNvPicPr/>
                  </pic:nvPicPr>
                  <pic:blipFill>
                    <a:blip r:embed="rId117" cstate="print"/>
                    <a:stretch>
                      <a:fillRect/>
                    </a:stretch>
                  </pic:blipFill>
                  <pic:spPr>
                    <a:xfrm>
                      <a:off x="0" y="0"/>
                      <a:ext cx="92494" cy="92494"/>
                    </a:xfrm>
                    <a:prstGeom prst="rect">
                      <a:avLst/>
                    </a:prstGeom>
                  </pic:spPr>
                </pic:pic>
              </a:graphicData>
            </a:graphic>
          </wp:anchor>
        </w:drawing>
      </w:r>
      <w:r>
        <w:rPr>
          <w:color w:val="001A1D"/>
          <w:w w:val="105"/>
          <w:sz w:val="16"/>
          <w:highlight w:val="green"/>
        </w:rPr>
        <w:t>Tính</w:t>
      </w:r>
      <w:r>
        <w:rPr>
          <w:color w:val="001A1D"/>
          <w:spacing w:val="-5"/>
          <w:w w:val="105"/>
          <w:sz w:val="16"/>
          <w:highlight w:val="green"/>
        </w:rPr>
        <w:t xml:space="preserve"> </w:t>
      </w:r>
      <w:r>
        <w:rPr>
          <w:color w:val="001A1D"/>
          <w:w w:val="105"/>
          <w:sz w:val="16"/>
          <w:highlight w:val="green"/>
        </w:rPr>
        <w:t>toàn</w:t>
      </w:r>
      <w:r>
        <w:rPr>
          <w:color w:val="001A1D"/>
          <w:spacing w:val="-4"/>
          <w:w w:val="105"/>
          <w:sz w:val="16"/>
          <w:highlight w:val="green"/>
        </w:rPr>
        <w:t xml:space="preserve"> </w:t>
      </w:r>
      <w:r>
        <w:rPr>
          <w:color w:val="001A1D"/>
          <w:spacing w:val="-5"/>
          <w:w w:val="105"/>
          <w:sz w:val="16"/>
          <w:highlight w:val="green"/>
        </w:rPr>
        <w:t>vẹn</w:t>
      </w:r>
    </w:p>
    <w:p>
      <w:pPr>
        <w:pStyle w:val="5"/>
        <w:numPr>
          <w:ilvl w:val="0"/>
          <w:numId w:val="35"/>
        </w:numPr>
        <w:tabs>
          <w:tab w:val="left" w:pos="1098"/>
        </w:tabs>
        <w:ind w:left="1098" w:hanging="294"/>
        <w:rPr>
          <w:sz w:val="16"/>
          <w:highlight w:val="green"/>
        </w:rPr>
      </w:pPr>
      <w:r>
        <w:rPr>
          <w:highlight w:val="green"/>
        </w:rPr>
        <w:drawing>
          <wp:anchor distT="0" distB="0" distL="0" distR="0" simplePos="0" relativeHeight="251994112"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1658335883" name="Picture 1658335883"/>
            <wp:cNvGraphicFramePr/>
            <a:graphic xmlns:a="http://schemas.openxmlformats.org/drawingml/2006/main">
              <a:graphicData uri="http://schemas.openxmlformats.org/drawingml/2006/picture">
                <pic:pic xmlns:pic="http://schemas.openxmlformats.org/drawingml/2006/picture">
                  <pic:nvPicPr>
                    <pic:cNvPr id="1658335883" name="Picture 1658335883"/>
                    <pic:cNvPicPr/>
                  </pic:nvPicPr>
                  <pic:blipFill>
                    <a:blip r:embed="rId118" cstate="print"/>
                    <a:stretch>
                      <a:fillRect/>
                    </a:stretch>
                  </pic:blipFill>
                  <pic:spPr>
                    <a:xfrm>
                      <a:off x="0" y="0"/>
                      <a:ext cx="92494" cy="92494"/>
                    </a:xfrm>
                    <a:prstGeom prst="rect">
                      <a:avLst/>
                    </a:prstGeom>
                  </pic:spPr>
                </pic:pic>
              </a:graphicData>
            </a:graphic>
          </wp:anchor>
        </w:drawing>
      </w:r>
      <w:r>
        <w:rPr>
          <w:color w:val="001A1D"/>
          <w:w w:val="105"/>
          <w:sz w:val="16"/>
          <w:highlight w:val="green"/>
        </w:rPr>
        <w:t>Tính</w:t>
      </w:r>
      <w:r>
        <w:rPr>
          <w:color w:val="001A1D"/>
          <w:spacing w:val="-4"/>
          <w:w w:val="105"/>
          <w:sz w:val="16"/>
          <w:highlight w:val="green"/>
        </w:rPr>
        <w:t xml:space="preserve"> </w:t>
      </w:r>
      <w:r>
        <w:rPr>
          <w:color w:val="001A1D"/>
          <w:w w:val="105"/>
          <w:sz w:val="16"/>
          <w:highlight w:val="green"/>
        </w:rPr>
        <w:t>sẵn</w:t>
      </w:r>
      <w:r>
        <w:rPr>
          <w:color w:val="001A1D"/>
          <w:spacing w:val="-4"/>
          <w:w w:val="105"/>
          <w:sz w:val="16"/>
          <w:highlight w:val="green"/>
        </w:rPr>
        <w:t xml:space="preserve"> sàng</w:t>
      </w:r>
    </w:p>
    <w:p>
      <w:pPr>
        <w:pStyle w:val="4"/>
      </w:pPr>
    </w:p>
    <w:p>
      <w:pPr>
        <w:pStyle w:val="4"/>
        <w:spacing w:before="118"/>
      </w:pPr>
    </w:p>
    <w:p>
      <w:pPr>
        <w:pStyle w:val="4"/>
        <w:spacing w:line="330" w:lineRule="atLeast"/>
        <w:ind w:left="468" w:right="9125"/>
      </w:pPr>
      <w:r>
        <w:rPr>
          <w:color w:val="8E662E"/>
          <w:w w:val="105"/>
        </w:rPr>
        <w:t>Câu trả lời của bạn sai. The</w:t>
      </w:r>
      <w:r>
        <w:rPr>
          <w:color w:val="8E662E"/>
          <w:spacing w:val="-12"/>
          <w:w w:val="105"/>
        </w:rPr>
        <w:t xml:space="preserve"> </w:t>
      </w:r>
      <w:r>
        <w:rPr>
          <w:color w:val="8E662E"/>
          <w:w w:val="105"/>
        </w:rPr>
        <w:t>correct</w:t>
      </w:r>
      <w:r>
        <w:rPr>
          <w:color w:val="8E662E"/>
          <w:spacing w:val="-11"/>
          <w:w w:val="105"/>
        </w:rPr>
        <w:t xml:space="preserve"> </w:t>
      </w:r>
      <w:r>
        <w:rPr>
          <w:color w:val="8E662E"/>
          <w:w w:val="105"/>
        </w:rPr>
        <w:t>answers</w:t>
      </w:r>
      <w:r>
        <w:rPr>
          <w:color w:val="8E662E"/>
          <w:spacing w:val="-12"/>
          <w:w w:val="105"/>
        </w:rPr>
        <w:t xml:space="preserve"> </w:t>
      </w:r>
      <w:r>
        <w:rPr>
          <w:color w:val="8E662E"/>
          <w:w w:val="105"/>
        </w:rPr>
        <w:t>are:</w:t>
      </w:r>
    </w:p>
    <w:p>
      <w:pPr>
        <w:pStyle w:val="4"/>
        <w:spacing w:before="51"/>
        <w:ind w:left="468"/>
      </w:pPr>
      <w:r>
        <w:rPr>
          <w:color w:val="8E662E"/>
          <w:w w:val="105"/>
        </w:rPr>
        <w:t>Tính</w:t>
      </w:r>
      <w:r>
        <w:rPr>
          <w:color w:val="8E662E"/>
          <w:spacing w:val="-5"/>
          <w:w w:val="105"/>
        </w:rPr>
        <w:t xml:space="preserve"> </w:t>
      </w:r>
      <w:r>
        <w:rPr>
          <w:color w:val="8E662E"/>
          <w:w w:val="105"/>
        </w:rPr>
        <w:t>sẵn</w:t>
      </w:r>
      <w:r>
        <w:rPr>
          <w:color w:val="8E662E"/>
          <w:spacing w:val="-4"/>
          <w:w w:val="105"/>
        </w:rPr>
        <w:t xml:space="preserve"> </w:t>
      </w:r>
      <w:r>
        <w:rPr>
          <w:color w:val="8E662E"/>
          <w:w w:val="105"/>
        </w:rPr>
        <w:t>sàng,</w:t>
      </w:r>
      <w:r>
        <w:rPr>
          <w:color w:val="8E662E"/>
          <w:spacing w:val="-4"/>
          <w:w w:val="105"/>
        </w:rPr>
        <w:t xml:space="preserve"> </w:t>
      </w:r>
      <w:r>
        <w:rPr>
          <w:color w:val="8E662E"/>
          <w:w w:val="105"/>
        </w:rPr>
        <w:t>Tính</w:t>
      </w:r>
      <w:r>
        <w:rPr>
          <w:color w:val="8E662E"/>
          <w:spacing w:val="-5"/>
          <w:w w:val="105"/>
        </w:rPr>
        <w:t xml:space="preserve"> </w:t>
      </w:r>
      <w:r>
        <w:rPr>
          <w:color w:val="8E662E"/>
          <w:w w:val="105"/>
        </w:rPr>
        <w:t>toàn</w:t>
      </w:r>
      <w:r>
        <w:rPr>
          <w:color w:val="8E662E"/>
          <w:spacing w:val="-4"/>
          <w:w w:val="105"/>
        </w:rPr>
        <w:t xml:space="preserve"> </w:t>
      </w:r>
      <w:r>
        <w:rPr>
          <w:color w:val="8E662E"/>
          <w:spacing w:val="-5"/>
          <w:w w:val="105"/>
        </w:rPr>
        <w:t>vẹn</w:t>
      </w:r>
    </w:p>
    <w:p>
      <w:pPr>
        <w:pStyle w:val="4"/>
        <w:spacing w:before="241"/>
        <w:rPr>
          <w:sz w:val="20"/>
        </w:rPr>
      </w:pPr>
      <w:r>
        <mc:AlternateContent>
          <mc:Choice Requires="wpg">
            <w:drawing>
              <wp:anchor distT="0" distB="0" distL="0" distR="0" simplePos="0" relativeHeight="252038144" behindDoc="1" locked="0" layoutInCell="1" allowOverlap="1">
                <wp:simplePos x="0" y="0"/>
                <wp:positionH relativeFrom="page">
                  <wp:posOffset>408940</wp:posOffset>
                </wp:positionH>
                <wp:positionV relativeFrom="paragraph">
                  <wp:posOffset>337185</wp:posOffset>
                </wp:positionV>
                <wp:extent cx="7001510" cy="1097915"/>
                <wp:effectExtent l="0" t="0" r="0" b="0"/>
                <wp:wrapTopAndBottom/>
                <wp:docPr id="1553046897" name="Group 1553046897"/>
                <wp:cNvGraphicFramePr/>
                <a:graphic xmlns:a="http://schemas.openxmlformats.org/drawingml/2006/main">
                  <a:graphicData uri="http://schemas.microsoft.com/office/word/2010/wordprocessingGroup">
                    <wpg:wgp>
                      <wpg:cNvGrpSpPr/>
                      <wpg:grpSpPr>
                        <a:xfrm>
                          <a:off x="0" y="0"/>
                          <a:ext cx="7001509" cy="1097915"/>
                          <a:chOff x="0" y="0"/>
                          <a:chExt cx="7001509" cy="1097915"/>
                        </a:xfrm>
                      </wpg:grpSpPr>
                      <wps:wsp>
                        <wps:cNvPr id="1226132733" name="Graphic 351"/>
                        <wps:cNvSpPr/>
                        <wps:spPr>
                          <a:xfrm>
                            <a:off x="3557" y="3557"/>
                            <a:ext cx="6937375" cy="775970"/>
                          </a:xfrm>
                          <a:custGeom>
                            <a:avLst/>
                            <a:gdLst/>
                            <a:ahLst/>
                            <a:cxnLst/>
                            <a:rect l="l" t="t" r="r" b="b"/>
                            <a:pathLst>
                              <a:path w="6937375" h="775970">
                                <a:moveTo>
                                  <a:pt x="0" y="764856"/>
                                </a:moveTo>
                                <a:lnTo>
                                  <a:pt x="0" y="10672"/>
                                </a:lnTo>
                                <a:lnTo>
                                  <a:pt x="0" y="7712"/>
                                </a:lnTo>
                                <a:lnTo>
                                  <a:pt x="1041" y="5193"/>
                                </a:lnTo>
                                <a:lnTo>
                                  <a:pt x="3125" y="3116"/>
                                </a:lnTo>
                                <a:lnTo>
                                  <a:pt x="5209" y="1038"/>
                                </a:lnTo>
                                <a:lnTo>
                                  <a:pt x="7725" y="0"/>
                                </a:lnTo>
                                <a:lnTo>
                                  <a:pt x="10672" y="0"/>
                                </a:lnTo>
                                <a:lnTo>
                                  <a:pt x="6926398" y="0"/>
                                </a:lnTo>
                                <a:lnTo>
                                  <a:pt x="6929345" y="0"/>
                                </a:lnTo>
                                <a:lnTo>
                                  <a:pt x="6931860" y="1038"/>
                                </a:lnTo>
                                <a:lnTo>
                                  <a:pt x="6933944" y="3116"/>
                                </a:lnTo>
                                <a:lnTo>
                                  <a:pt x="6936028" y="5193"/>
                                </a:lnTo>
                                <a:lnTo>
                                  <a:pt x="6937070" y="7712"/>
                                </a:lnTo>
                                <a:lnTo>
                                  <a:pt x="6937071" y="10672"/>
                                </a:lnTo>
                                <a:lnTo>
                                  <a:pt x="6937071" y="764856"/>
                                </a:lnTo>
                                <a:lnTo>
                                  <a:pt x="6926398" y="775528"/>
                                </a:lnTo>
                                <a:lnTo>
                                  <a:pt x="10672" y="775528"/>
                                </a:lnTo>
                                <a:lnTo>
                                  <a:pt x="7725" y="775514"/>
                                </a:lnTo>
                                <a:lnTo>
                                  <a:pt x="5209" y="774475"/>
                                </a:lnTo>
                                <a:lnTo>
                                  <a:pt x="3125" y="772391"/>
                                </a:lnTo>
                                <a:lnTo>
                                  <a:pt x="1041" y="770306"/>
                                </a:lnTo>
                                <a:lnTo>
                                  <a:pt x="0" y="767787"/>
                                </a:lnTo>
                                <a:lnTo>
                                  <a:pt x="0" y="764856"/>
                                </a:lnTo>
                                <a:close/>
                              </a:path>
                            </a:pathLst>
                          </a:custGeom>
                          <a:ln w="7114">
                            <a:solidFill>
                              <a:srgbClr val="CAD0D6"/>
                            </a:solidFill>
                            <a:prstDash val="solid"/>
                          </a:ln>
                        </wps:spPr>
                        <wps:bodyPr wrap="square" lIns="0" tIns="0" rIns="0" bIns="0" rtlCol="0">
                          <a:noAutofit/>
                        </wps:bodyPr>
                      </wps:wsp>
                      <wps:wsp>
                        <wps:cNvPr id="1011120133" name="Graphic 352"/>
                        <wps:cNvSpPr/>
                        <wps:spPr>
                          <a:xfrm>
                            <a:off x="60477" y="586982"/>
                            <a:ext cx="448309" cy="128270"/>
                          </a:xfrm>
                          <a:custGeom>
                            <a:avLst/>
                            <a:gdLst/>
                            <a:ahLst/>
                            <a:cxnLst/>
                            <a:rect l="l" t="t" r="r" b="b"/>
                            <a:pathLst>
                              <a:path w="448309" h="128270">
                                <a:moveTo>
                                  <a:pt x="0" y="74706"/>
                                </a:moveTo>
                                <a:lnTo>
                                  <a:pt x="0" y="53362"/>
                                </a:lnTo>
                                <a:lnTo>
                                  <a:pt x="0" y="49847"/>
                                </a:lnTo>
                                <a:lnTo>
                                  <a:pt x="341" y="46375"/>
                                </a:lnTo>
                                <a:lnTo>
                                  <a:pt x="1025" y="42924"/>
                                </a:lnTo>
                                <a:lnTo>
                                  <a:pt x="1708" y="39509"/>
                                </a:lnTo>
                                <a:lnTo>
                                  <a:pt x="2721" y="36172"/>
                                </a:lnTo>
                                <a:lnTo>
                                  <a:pt x="4061" y="32935"/>
                                </a:lnTo>
                                <a:lnTo>
                                  <a:pt x="5402" y="29697"/>
                                </a:lnTo>
                                <a:lnTo>
                                  <a:pt x="23715" y="8993"/>
                                </a:lnTo>
                                <a:lnTo>
                                  <a:pt x="26629" y="7029"/>
                                </a:lnTo>
                                <a:lnTo>
                                  <a:pt x="42951" y="1017"/>
                                </a:lnTo>
                                <a:lnTo>
                                  <a:pt x="46388" y="334"/>
                                </a:lnTo>
                                <a:lnTo>
                                  <a:pt x="49858" y="0"/>
                                </a:lnTo>
                                <a:lnTo>
                                  <a:pt x="53362" y="0"/>
                                </a:lnTo>
                                <a:lnTo>
                                  <a:pt x="394879" y="0"/>
                                </a:lnTo>
                                <a:lnTo>
                                  <a:pt x="398383" y="0"/>
                                </a:lnTo>
                                <a:lnTo>
                                  <a:pt x="401853" y="334"/>
                                </a:lnTo>
                                <a:lnTo>
                                  <a:pt x="405289" y="1017"/>
                                </a:lnTo>
                                <a:lnTo>
                                  <a:pt x="408726" y="1693"/>
                                </a:lnTo>
                                <a:lnTo>
                                  <a:pt x="424525" y="8993"/>
                                </a:lnTo>
                                <a:lnTo>
                                  <a:pt x="427439" y="10935"/>
                                </a:lnTo>
                                <a:lnTo>
                                  <a:pt x="439248" y="23706"/>
                                </a:lnTo>
                                <a:lnTo>
                                  <a:pt x="441194" y="26609"/>
                                </a:lnTo>
                                <a:lnTo>
                                  <a:pt x="442838" y="29697"/>
                                </a:lnTo>
                                <a:lnTo>
                                  <a:pt x="444179" y="32935"/>
                                </a:lnTo>
                                <a:lnTo>
                                  <a:pt x="445520" y="36172"/>
                                </a:lnTo>
                                <a:lnTo>
                                  <a:pt x="446532" y="39509"/>
                                </a:lnTo>
                                <a:lnTo>
                                  <a:pt x="447216" y="42938"/>
                                </a:lnTo>
                                <a:lnTo>
                                  <a:pt x="447899" y="46375"/>
                                </a:lnTo>
                                <a:lnTo>
                                  <a:pt x="448241" y="49847"/>
                                </a:lnTo>
                                <a:lnTo>
                                  <a:pt x="448241" y="53362"/>
                                </a:lnTo>
                                <a:lnTo>
                                  <a:pt x="448241" y="74706"/>
                                </a:lnTo>
                                <a:lnTo>
                                  <a:pt x="448241" y="78207"/>
                                </a:lnTo>
                                <a:lnTo>
                                  <a:pt x="447899" y="81672"/>
                                </a:lnTo>
                                <a:lnTo>
                                  <a:pt x="447216" y="85101"/>
                                </a:lnTo>
                                <a:lnTo>
                                  <a:pt x="446532" y="88531"/>
                                </a:lnTo>
                                <a:lnTo>
                                  <a:pt x="445520" y="91868"/>
                                </a:lnTo>
                                <a:lnTo>
                                  <a:pt x="444179" y="95105"/>
                                </a:lnTo>
                                <a:lnTo>
                                  <a:pt x="442838" y="98342"/>
                                </a:lnTo>
                                <a:lnTo>
                                  <a:pt x="441194" y="101416"/>
                                </a:lnTo>
                                <a:lnTo>
                                  <a:pt x="439248" y="104333"/>
                                </a:lnTo>
                                <a:lnTo>
                                  <a:pt x="437301" y="107250"/>
                                </a:lnTo>
                                <a:lnTo>
                                  <a:pt x="435089" y="109947"/>
                                </a:lnTo>
                                <a:lnTo>
                                  <a:pt x="432612" y="112423"/>
                                </a:lnTo>
                                <a:lnTo>
                                  <a:pt x="430134" y="114906"/>
                                </a:lnTo>
                                <a:lnTo>
                                  <a:pt x="427439" y="117119"/>
                                </a:lnTo>
                                <a:lnTo>
                                  <a:pt x="424525" y="119061"/>
                                </a:lnTo>
                                <a:lnTo>
                                  <a:pt x="421612" y="121010"/>
                                </a:lnTo>
                                <a:lnTo>
                                  <a:pt x="418537" y="122647"/>
                                </a:lnTo>
                                <a:lnTo>
                                  <a:pt x="415300" y="123985"/>
                                </a:lnTo>
                                <a:lnTo>
                                  <a:pt x="412063" y="125329"/>
                                </a:lnTo>
                                <a:lnTo>
                                  <a:pt x="394879" y="128069"/>
                                </a:lnTo>
                                <a:lnTo>
                                  <a:pt x="53362" y="128069"/>
                                </a:lnTo>
                                <a:lnTo>
                                  <a:pt x="32941" y="123985"/>
                                </a:lnTo>
                                <a:lnTo>
                                  <a:pt x="29704" y="122647"/>
                                </a:lnTo>
                                <a:lnTo>
                                  <a:pt x="26629" y="121010"/>
                                </a:lnTo>
                                <a:lnTo>
                                  <a:pt x="23715" y="119061"/>
                                </a:lnTo>
                                <a:lnTo>
                                  <a:pt x="20802" y="117119"/>
                                </a:lnTo>
                                <a:lnTo>
                                  <a:pt x="18106" y="114906"/>
                                </a:lnTo>
                                <a:lnTo>
                                  <a:pt x="15629" y="112423"/>
                                </a:lnTo>
                                <a:lnTo>
                                  <a:pt x="13151" y="109947"/>
                                </a:lnTo>
                                <a:lnTo>
                                  <a:pt x="4061" y="95105"/>
                                </a:lnTo>
                                <a:lnTo>
                                  <a:pt x="2721" y="91868"/>
                                </a:lnTo>
                                <a:lnTo>
                                  <a:pt x="1708" y="88531"/>
                                </a:lnTo>
                                <a:lnTo>
                                  <a:pt x="1025" y="85101"/>
                                </a:lnTo>
                                <a:lnTo>
                                  <a:pt x="341" y="81672"/>
                                </a:lnTo>
                                <a:lnTo>
                                  <a:pt x="0" y="78207"/>
                                </a:lnTo>
                                <a:lnTo>
                                  <a:pt x="0" y="74706"/>
                                </a:lnTo>
                                <a:close/>
                              </a:path>
                            </a:pathLst>
                          </a:custGeom>
                          <a:ln w="7114">
                            <a:solidFill>
                              <a:srgbClr val="000000"/>
                            </a:solidFill>
                            <a:prstDash val="solid"/>
                          </a:ln>
                        </wps:spPr>
                        <wps:bodyPr wrap="square" lIns="0" tIns="0" rIns="0" bIns="0" rtlCol="0">
                          <a:noAutofit/>
                        </wps:bodyPr>
                      </wps:wsp>
                      <wps:wsp>
                        <wps:cNvPr id="1790584559" name="Graphic 353"/>
                        <wps:cNvSpPr/>
                        <wps:spPr>
                          <a:xfrm>
                            <a:off x="6616295" y="668122"/>
                            <a:ext cx="384810" cy="429895"/>
                          </a:xfrm>
                          <a:custGeom>
                            <a:avLst/>
                            <a:gdLst/>
                            <a:ahLst/>
                            <a:cxnLst/>
                            <a:rect l="l" t="t" r="r" b="b"/>
                            <a:pathLst>
                              <a:path w="384810" h="429895">
                                <a:moveTo>
                                  <a:pt x="384810" y="429767"/>
                                </a:moveTo>
                                <a:lnTo>
                                  <a:pt x="0" y="429767"/>
                                </a:lnTo>
                                <a:lnTo>
                                  <a:pt x="0" y="0"/>
                                </a:lnTo>
                                <a:lnTo>
                                  <a:pt x="384810" y="0"/>
                                </a:lnTo>
                                <a:lnTo>
                                  <a:pt x="384810" y="93173"/>
                                </a:lnTo>
                                <a:lnTo>
                                  <a:pt x="214052" y="93173"/>
                                </a:lnTo>
                                <a:lnTo>
                                  <a:pt x="203538" y="93681"/>
                                </a:lnTo>
                                <a:lnTo>
                                  <a:pt x="163691" y="105789"/>
                                </a:lnTo>
                                <a:lnTo>
                                  <a:pt x="131510" y="132225"/>
                                </a:lnTo>
                                <a:lnTo>
                                  <a:pt x="111895" y="168963"/>
                                </a:lnTo>
                                <a:lnTo>
                                  <a:pt x="107327" y="199897"/>
                                </a:lnTo>
                                <a:lnTo>
                                  <a:pt x="107834" y="210411"/>
                                </a:lnTo>
                                <a:lnTo>
                                  <a:pt x="119942" y="250257"/>
                                </a:lnTo>
                                <a:lnTo>
                                  <a:pt x="146378" y="282437"/>
                                </a:lnTo>
                                <a:lnTo>
                                  <a:pt x="183117" y="302051"/>
                                </a:lnTo>
                                <a:lnTo>
                                  <a:pt x="214052" y="306621"/>
                                </a:lnTo>
                                <a:lnTo>
                                  <a:pt x="384810" y="306621"/>
                                </a:lnTo>
                                <a:lnTo>
                                  <a:pt x="384810" y="429767"/>
                                </a:lnTo>
                                <a:close/>
                              </a:path>
                              <a:path w="384810" h="429895">
                                <a:moveTo>
                                  <a:pt x="384810" y="306621"/>
                                </a:moveTo>
                                <a:lnTo>
                                  <a:pt x="214052" y="306621"/>
                                </a:lnTo>
                                <a:lnTo>
                                  <a:pt x="224565" y="306113"/>
                                </a:lnTo>
                                <a:lnTo>
                                  <a:pt x="234876" y="304590"/>
                                </a:lnTo>
                                <a:lnTo>
                                  <a:pt x="273355" y="288651"/>
                                </a:lnTo>
                                <a:lnTo>
                                  <a:pt x="302805" y="259200"/>
                                </a:lnTo>
                                <a:lnTo>
                                  <a:pt x="318744" y="220722"/>
                                </a:lnTo>
                                <a:lnTo>
                                  <a:pt x="320776" y="199897"/>
                                </a:lnTo>
                                <a:lnTo>
                                  <a:pt x="320267" y="189384"/>
                                </a:lnTo>
                                <a:lnTo>
                                  <a:pt x="308159" y="149536"/>
                                </a:lnTo>
                                <a:lnTo>
                                  <a:pt x="281723" y="117357"/>
                                </a:lnTo>
                                <a:lnTo>
                                  <a:pt x="244985" y="97743"/>
                                </a:lnTo>
                                <a:lnTo>
                                  <a:pt x="214052" y="93173"/>
                                </a:lnTo>
                                <a:lnTo>
                                  <a:pt x="384810" y="93173"/>
                                </a:lnTo>
                                <a:lnTo>
                                  <a:pt x="384810" y="306621"/>
                                </a:lnTo>
                                <a:close/>
                              </a:path>
                            </a:pathLst>
                          </a:custGeom>
                          <a:solidFill>
                            <a:srgbClr val="000000">
                              <a:alpha val="19999"/>
                            </a:srgbClr>
                          </a:solidFill>
                        </wps:spPr>
                        <wps:bodyPr wrap="square" lIns="0" tIns="0" rIns="0" bIns="0" rtlCol="0">
                          <a:noAutofit/>
                        </wps:bodyPr>
                      </wps:wsp>
                      <pic:pic xmlns:pic="http://schemas.openxmlformats.org/drawingml/2006/picture">
                        <pic:nvPicPr>
                          <pic:cNvPr id="18657692" name="Image 354"/>
                          <pic:cNvPicPr/>
                        </pic:nvPicPr>
                        <pic:blipFill>
                          <a:blip r:embed="rId119" cstate="print"/>
                          <a:stretch>
                            <a:fillRect/>
                          </a:stretch>
                        </pic:blipFill>
                        <pic:spPr>
                          <a:xfrm>
                            <a:off x="6716507" y="754180"/>
                            <a:ext cx="227678" cy="227678"/>
                          </a:xfrm>
                          <a:prstGeom prst="rect">
                            <a:avLst/>
                          </a:prstGeom>
                        </pic:spPr>
                      </pic:pic>
                      <wps:wsp>
                        <wps:cNvPr id="197087442" name="Textbox 355"/>
                        <wps:cNvSpPr txBox="1"/>
                        <wps:spPr>
                          <a:xfrm>
                            <a:off x="0" y="0"/>
                            <a:ext cx="7001509" cy="1097915"/>
                          </a:xfrm>
                          <a:prstGeom prst="rect">
                            <a:avLst/>
                          </a:prstGeom>
                        </wps:spPr>
                        <wps:txbx>
                          <w:txbxContent>
                            <w:p>
                              <w:pPr>
                                <w:spacing w:before="64"/>
                                <w:ind w:left="94"/>
                                <w:rPr>
                                  <w:b/>
                                  <w:sz w:val="20"/>
                                </w:rPr>
                              </w:pPr>
                              <w:r>
                                <w:rPr>
                                  <w:b/>
                                  <w:color w:val="1C2025"/>
                                  <w:sz w:val="13"/>
                                </w:rPr>
                                <w:t>Question</w:t>
                              </w:r>
                              <w:r>
                                <w:rPr>
                                  <w:b/>
                                  <w:color w:val="1C2025"/>
                                  <w:spacing w:val="12"/>
                                  <w:sz w:val="13"/>
                                </w:rPr>
                                <w:t xml:space="preserve"> </w:t>
                              </w:r>
                              <w:r>
                                <w:rPr>
                                  <w:b/>
                                  <w:color w:val="1C2025"/>
                                  <w:spacing w:val="-5"/>
                                  <w:sz w:val="20"/>
                                </w:rPr>
                                <w:t>36</w:t>
                              </w:r>
                            </w:p>
                            <w:p>
                              <w:pPr>
                                <w:spacing w:before="67"/>
                                <w:ind w:left="94"/>
                                <w:rPr>
                                  <w:sz w:val="13"/>
                                </w:rPr>
                              </w:pPr>
                              <w:r>
                                <w:rPr>
                                  <w:color w:val="1C2025"/>
                                  <w:sz w:val="13"/>
                                </w:rPr>
                                <w:t>Not</w:t>
                              </w:r>
                              <w:r>
                                <w:rPr>
                                  <w:color w:val="1C2025"/>
                                  <w:spacing w:val="4"/>
                                  <w:sz w:val="13"/>
                                </w:rPr>
                                <w:t xml:space="preserve"> </w:t>
                              </w:r>
                              <w:r>
                                <w:rPr>
                                  <w:color w:val="1C2025"/>
                                  <w:spacing w:val="-2"/>
                                  <w:sz w:val="13"/>
                                </w:rPr>
                                <w:t>answered</w:t>
                              </w:r>
                            </w:p>
                            <w:p>
                              <w:pPr>
                                <w:spacing w:before="119"/>
                                <w:ind w:left="94"/>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4"/>
                                <w:ind w:left="155"/>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26.55pt;height:86.45pt;width:551.3pt;mso-position-horizontal-relative:page;mso-wrap-distance-bottom:0pt;mso-wrap-distance-top:0pt;z-index:-251278336;mso-width-relative:page;mso-height-relative:page;" coordsize="7001509,1097915" o:gfxdata="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">
                <o:lock v:ext="edit" aspectratio="f"/>
                <v:shape id="Graphic 351" o:spid="_x0000_s1026" o:spt="100" style="position:absolute;left:3557;top:3557;height:775970;width:6937375;" filled="f" stroked="t" coordsize="6937375,775970" o:gfxdata="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7s&#10;lhfCAAAA4wAAAA8AAAAAAAAAAQAgAAAAIgAAAGRycy9kb3ducmV2LnhtbFBLAQIUABQAAAAIAIdO&#10;4kAzLwWeOwAAADkAAAAQAAAAAAAAAAEAIAAAABEBAABkcnMvc2hhcGV4bWwueG1sUEsFBgAAAAAG&#10;AAYAWwEAALsDAAAAAA==&#10;" path="m0,764856l0,10672,0,7712,1041,5193,3125,3116,5209,1038,7725,0,10672,0,6926398,0,6929345,0,6931860,1038,6933944,3116,6936028,5193,6937070,7712,6937071,10672,6937071,764856,6926398,775528,10672,775528,7725,775514,5209,774475,3125,772391,1041,770306,0,767787,0,764856xe">
                  <v:fill on="f" focussize="0,0"/>
                  <v:stroke weight="0.560157480314961pt" color="#CAD0D6" joinstyle="round"/>
                  <v:imagedata o:title=""/>
                  <o:lock v:ext="edit" aspectratio="f"/>
                  <v:textbox inset="0mm,0mm,0mm,0mm"/>
                </v:shape>
                <v:shape id="Graphic 352" o:spid="_x0000_s1026" o:spt="100" style="position:absolute;left:60477;top:586982;height:128270;width:448309;" filled="f" stroked="t" coordsize="448309,128270" o:gfxdata="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q4w274A&#10;AADjAAAADwAAAAAAAAABACAAAAAiAAAAZHJzL2Rvd25yZXYueG1sUEsBAhQAFAAAAAgAh07iQDMv&#10;BZ47AAAAOQAAABAAAAAAAAAAAQAgAAAADQEAAGRycy9zaGFwZXhtbC54bWxQSwUGAAAAAAYABgBb&#10;AQAAtwMAAAAA&#10;" path="m0,74706l0,53362,0,49847,341,46375,1025,42924,1708,39509,2721,36172,4061,32935,5402,29697,23715,8993,26629,7029,42951,1017,46388,334,49858,0,53362,0,394879,0,398383,0,401853,334,405289,1017,408726,1693,424525,8993,427439,10935,439248,23706,441194,26609,442838,29697,444179,32935,445520,36172,446532,39509,447216,42938,447899,46375,448241,49847,448241,53362,448241,74706,448241,78207,447899,81672,447216,85101,446532,88531,445520,91868,444179,95105,442838,98342,441194,101416,439248,104333,437301,107250,435089,109947,432612,112423,430134,114906,427439,117119,424525,119061,421612,121010,418537,122647,415300,123985,412063,125329,394879,128069,53362,128069,32941,123985,29704,122647,26629,121010,23715,119061,20802,117119,18106,114906,15629,112423,13151,109947,4061,95105,2721,91868,1708,88531,1025,85101,341,81672,0,78207,0,74706xe">
                  <v:fill on="f" focussize="0,0"/>
                  <v:stroke weight="0.560157480314961pt" color="#000000" joinstyle="round"/>
                  <v:imagedata o:title=""/>
                  <o:lock v:ext="edit" aspectratio="f"/>
                  <v:textbox inset="0mm,0mm,0mm,0mm"/>
                </v:shape>
                <v:shape id="Graphic 353" o:spid="_x0000_s1026" o:spt="100" style="position:absolute;left:6616295;top:668122;height:429895;width:384810;" fillcolor="#000000" filled="t" stroked="f" coordsize="384810,429895" o:gfxdata="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A9&#10;5wPCAAAA4wAAAA8AAAAAAAAAAQAgAAAAIgAAAGRycy9kb3ducmV2LnhtbFBLAQIUABQAAAAIAIdO&#10;4kAzLwWeOwAAADkAAAAQAAAAAAAAAAEAIAAAABEBAABkcnMvc2hhcGV4bWwueG1sUEsFBgAAAAAG&#10;AAYAWwEAALsDAAAAAA==&#10;" path="m384810,429767l0,429767,0,0,384810,0,384810,93173,214052,93173,203538,93681,163691,105789,131510,132225,111895,168963,107327,199897,107834,210411,119942,250257,146378,282437,183117,302051,214052,306621,384810,306621,384810,429767xem384810,306621l214052,306621,224565,306113,234876,304590,273355,288651,302805,259200,318744,220722,320776,199897,320267,189384,308159,149536,281723,117357,244985,97743,214052,93173,384810,93173,384810,306621xe">
                  <v:fill on="t" opacity="13106f" focussize="0,0"/>
                  <v:stroke on="f"/>
                  <v:imagedata o:title=""/>
                  <o:lock v:ext="edit" aspectratio="f"/>
                  <v:textbox inset="0mm,0mm,0mm,0mm"/>
                </v:shape>
                <v:shape id="Image 354" o:spid="_x0000_s1026" o:spt="75" type="#_x0000_t75" style="position:absolute;left:6716507;top:754180;height:227678;width:227678;" filled="f" o:preferrelative="t" stroked="f" coordsize="21600,21600" o:gfxdata="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DbMEC/&#10;AAAA4QAAAA8AAAAAAAAAAQAgAAAAIgAAAGRycy9kb3ducmV2LnhtbFBLAQIUABQAAAAIAIdO4kAz&#10;LwWeOwAAADkAAAAQAAAAAAAAAAEAIAAAAA4BAABkcnMvc2hhcGV4bWwueG1sUEsFBgAAAAAGAAYA&#10;WwEAALgDAAAAAA==&#10;">
                  <v:fill on="f" focussize="0,0"/>
                  <v:stroke on="f"/>
                  <v:imagedata r:id="rId119" o:title=""/>
                  <o:lock v:ext="edit" aspectratio="f"/>
                </v:shape>
                <v:shape id="Textbox 355" o:spid="_x0000_s1026" o:spt="202" type="#_x0000_t202" style="position:absolute;left:0;top:0;height:1097915;width:7001509;" filled="f" stroked="f" coordsize="21600,21600" o:gfxdata="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YCYR&#10;wAAAAOI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before="64"/>
                          <w:ind w:left="94"/>
                          <w:rPr>
                            <w:b/>
                            <w:sz w:val="20"/>
                          </w:rPr>
                        </w:pPr>
                        <w:r>
                          <w:rPr>
                            <w:b/>
                            <w:color w:val="1C2025"/>
                            <w:sz w:val="13"/>
                          </w:rPr>
                          <w:t>Question</w:t>
                        </w:r>
                        <w:r>
                          <w:rPr>
                            <w:b/>
                            <w:color w:val="1C2025"/>
                            <w:spacing w:val="12"/>
                            <w:sz w:val="13"/>
                          </w:rPr>
                          <w:t xml:space="preserve"> </w:t>
                        </w:r>
                        <w:r>
                          <w:rPr>
                            <w:b/>
                            <w:color w:val="1C2025"/>
                            <w:spacing w:val="-5"/>
                            <w:sz w:val="20"/>
                          </w:rPr>
                          <w:t>36</w:t>
                        </w:r>
                      </w:p>
                      <w:p>
                        <w:pPr>
                          <w:spacing w:before="67"/>
                          <w:ind w:left="94"/>
                          <w:rPr>
                            <w:sz w:val="13"/>
                          </w:rPr>
                        </w:pPr>
                        <w:r>
                          <w:rPr>
                            <w:color w:val="1C2025"/>
                            <w:sz w:val="13"/>
                          </w:rPr>
                          <w:t>Not</w:t>
                        </w:r>
                        <w:r>
                          <w:rPr>
                            <w:color w:val="1C2025"/>
                            <w:spacing w:val="4"/>
                            <w:sz w:val="13"/>
                          </w:rPr>
                          <w:t xml:space="preserve"> </w:t>
                        </w:r>
                        <w:r>
                          <w:rPr>
                            <w:color w:val="1C2025"/>
                            <w:spacing w:val="-2"/>
                            <w:sz w:val="13"/>
                          </w:rPr>
                          <w:t>answered</w:t>
                        </w:r>
                      </w:p>
                      <w:p>
                        <w:pPr>
                          <w:spacing w:before="119"/>
                          <w:ind w:left="94"/>
                          <w:rPr>
                            <w:sz w:val="13"/>
                          </w:rPr>
                        </w:pPr>
                        <w:r>
                          <w:rPr>
                            <w:color w:val="1C2025"/>
                            <w:sz w:val="13"/>
                          </w:rPr>
                          <w:t>Marked</w:t>
                        </w:r>
                        <w:r>
                          <w:rPr>
                            <w:color w:val="1C2025"/>
                            <w:spacing w:val="4"/>
                            <w:sz w:val="13"/>
                          </w:rPr>
                          <w:t xml:space="preserve"> </w:t>
                        </w:r>
                        <w:r>
                          <w:rPr>
                            <w:color w:val="1C2025"/>
                            <w:sz w:val="13"/>
                          </w:rPr>
                          <w:t>out</w:t>
                        </w:r>
                        <w:r>
                          <w:rPr>
                            <w:color w:val="1C2025"/>
                            <w:spacing w:val="5"/>
                            <w:sz w:val="13"/>
                          </w:rPr>
                          <w:t xml:space="preserve"> </w:t>
                        </w:r>
                        <w:r>
                          <w:rPr>
                            <w:color w:val="1C2025"/>
                            <w:sz w:val="13"/>
                          </w:rPr>
                          <w:t>of</w:t>
                        </w:r>
                        <w:r>
                          <w:rPr>
                            <w:color w:val="1C2025"/>
                            <w:spacing w:val="5"/>
                            <w:sz w:val="13"/>
                          </w:rPr>
                          <w:t xml:space="preserve"> </w:t>
                        </w:r>
                        <w:r>
                          <w:rPr>
                            <w:color w:val="1C2025"/>
                            <w:spacing w:val="-4"/>
                            <w:sz w:val="13"/>
                          </w:rPr>
                          <w:t>1.00</w:t>
                        </w:r>
                      </w:p>
                      <w:p>
                        <w:pPr>
                          <w:spacing w:before="84"/>
                          <w:ind w:left="155"/>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ind w:left="468"/>
      </w:pPr>
      <w:r>
        <w:rPr>
          <w:color w:val="001A1D"/>
          <w:w w:val="105"/>
        </w:rPr>
        <w:t>Mô</w:t>
      </w:r>
      <w:r>
        <w:rPr>
          <w:color w:val="001A1D"/>
          <w:spacing w:val="-5"/>
          <w:w w:val="105"/>
        </w:rPr>
        <w:t xml:space="preserve"> </w:t>
      </w:r>
      <w:r>
        <w:rPr>
          <w:color w:val="001A1D"/>
          <w:w w:val="105"/>
        </w:rPr>
        <w:t>hình</w:t>
      </w:r>
      <w:r>
        <w:rPr>
          <w:color w:val="001A1D"/>
          <w:spacing w:val="-4"/>
          <w:w w:val="105"/>
        </w:rPr>
        <w:t xml:space="preserve"> </w:t>
      </w:r>
      <w:r>
        <w:rPr>
          <w:color w:val="001A1D"/>
          <w:w w:val="105"/>
        </w:rPr>
        <w:t>Bell</w:t>
      </w:r>
      <w:r>
        <w:rPr>
          <w:color w:val="001A1D"/>
          <w:spacing w:val="-5"/>
          <w:w w:val="105"/>
        </w:rPr>
        <w:t xml:space="preserve"> </w:t>
      </w:r>
      <w:r>
        <w:rPr>
          <w:color w:val="001A1D"/>
          <w:w w:val="105"/>
        </w:rPr>
        <w:t>La</w:t>
      </w:r>
      <w:r>
        <w:rPr>
          <w:color w:val="001A1D"/>
          <w:spacing w:val="-4"/>
          <w:w w:val="105"/>
        </w:rPr>
        <w:t xml:space="preserve"> </w:t>
      </w:r>
      <w:r>
        <w:rPr>
          <w:color w:val="001A1D"/>
          <w:w w:val="105"/>
        </w:rPr>
        <w:t>Padula</w:t>
      </w:r>
      <w:r>
        <w:rPr>
          <w:color w:val="001A1D"/>
          <w:spacing w:val="-5"/>
          <w:w w:val="105"/>
        </w:rPr>
        <w:t xml:space="preserve"> </w:t>
      </w:r>
      <w:r>
        <w:rPr>
          <w:color w:val="001A1D"/>
          <w:w w:val="105"/>
        </w:rPr>
        <w:t>(BLP)</w:t>
      </w:r>
      <w:r>
        <w:rPr>
          <w:color w:val="001A1D"/>
          <w:spacing w:val="-4"/>
          <w:w w:val="105"/>
        </w:rPr>
        <w:t xml:space="preserve"> </w:t>
      </w:r>
      <w:r>
        <w:rPr>
          <w:color w:val="001A1D"/>
          <w:w w:val="105"/>
        </w:rPr>
        <w:t>qui</w:t>
      </w:r>
      <w:r>
        <w:rPr>
          <w:color w:val="001A1D"/>
          <w:spacing w:val="-5"/>
          <w:w w:val="105"/>
        </w:rPr>
        <w:t xml:space="preserve"> </w:t>
      </w:r>
      <w:r>
        <w:rPr>
          <w:color w:val="001A1D"/>
          <w:w w:val="105"/>
        </w:rPr>
        <w:t>định</w:t>
      </w:r>
      <w:r>
        <w:rPr>
          <w:color w:val="001A1D"/>
          <w:spacing w:val="-4"/>
          <w:w w:val="105"/>
        </w:rPr>
        <w:t xml:space="preserve"> </w:t>
      </w:r>
      <w:r>
        <w:rPr>
          <w:color w:val="001A1D"/>
          <w:w w:val="105"/>
        </w:rPr>
        <w:t>cách</w:t>
      </w:r>
      <w:r>
        <w:rPr>
          <w:color w:val="001A1D"/>
          <w:spacing w:val="-4"/>
          <w:w w:val="105"/>
        </w:rPr>
        <w:t xml:space="preserve"> </w:t>
      </w:r>
      <w:r>
        <w:rPr>
          <w:color w:val="001A1D"/>
          <w:w w:val="105"/>
        </w:rPr>
        <w:t>truy</w:t>
      </w:r>
      <w:r>
        <w:rPr>
          <w:color w:val="001A1D"/>
          <w:spacing w:val="-5"/>
          <w:w w:val="105"/>
        </w:rPr>
        <w:t xml:space="preserve"> </w:t>
      </w:r>
      <w:r>
        <w:rPr>
          <w:color w:val="001A1D"/>
          <w:w w:val="105"/>
        </w:rPr>
        <w:t>xuất</w:t>
      </w:r>
      <w:r>
        <w:rPr>
          <w:color w:val="001A1D"/>
          <w:spacing w:val="-4"/>
          <w:w w:val="105"/>
        </w:rPr>
        <w:t xml:space="preserve"> </w:t>
      </w:r>
      <w:r>
        <w:rPr>
          <w:color w:val="001A1D"/>
          <w:w w:val="105"/>
        </w:rPr>
        <w:t>thông</w:t>
      </w:r>
      <w:r>
        <w:rPr>
          <w:color w:val="001A1D"/>
          <w:spacing w:val="-5"/>
          <w:w w:val="105"/>
        </w:rPr>
        <w:t xml:space="preserve"> </w:t>
      </w:r>
      <w:r>
        <w:rPr>
          <w:color w:val="001A1D"/>
          <w:w w:val="105"/>
        </w:rPr>
        <w:t>tin</w:t>
      </w:r>
      <w:r>
        <w:rPr>
          <w:color w:val="001A1D"/>
          <w:spacing w:val="-4"/>
          <w:w w:val="105"/>
        </w:rPr>
        <w:t xml:space="preserve"> </w:t>
      </w:r>
      <w:r>
        <w:rPr>
          <w:color w:val="001A1D"/>
          <w:w w:val="105"/>
        </w:rPr>
        <w:t>là</w:t>
      </w:r>
      <w:r>
        <w:rPr>
          <w:color w:val="001A1D"/>
          <w:spacing w:val="-5"/>
          <w:w w:val="105"/>
        </w:rPr>
        <w:t xml:space="preserve"> gì</w:t>
      </w:r>
    </w:p>
    <w:p>
      <w:pPr>
        <w:pStyle w:val="4"/>
        <w:spacing w:before="70"/>
      </w:pPr>
    </w:p>
    <w:p>
      <w:pPr>
        <w:pStyle w:val="5"/>
        <w:numPr>
          <w:ilvl w:val="0"/>
          <w:numId w:val="36"/>
        </w:numPr>
        <w:tabs>
          <w:tab w:val="left" w:pos="1098"/>
        </w:tabs>
        <w:spacing w:before="0"/>
        <w:ind w:left="1098" w:hanging="294"/>
        <w:rPr>
          <w:sz w:val="16"/>
          <w:highlight w:val="green"/>
        </w:rPr>
      </w:pPr>
      <w:r>
        <w:rPr>
          <w:highlight w:val="green"/>
        </w:rPr>
        <w:drawing>
          <wp:anchor distT="0" distB="0" distL="0" distR="0" simplePos="0" relativeHeight="251995136"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179242211" name="Picture 179242211"/>
            <wp:cNvGraphicFramePr/>
            <a:graphic xmlns:a="http://schemas.openxmlformats.org/drawingml/2006/main">
              <a:graphicData uri="http://schemas.openxmlformats.org/drawingml/2006/picture">
                <pic:pic xmlns:pic="http://schemas.openxmlformats.org/drawingml/2006/picture">
                  <pic:nvPicPr>
                    <pic:cNvPr id="179242211" name="Picture 179242211"/>
                    <pic:cNvPicPr/>
                  </pic:nvPicPr>
                  <pic:blipFill>
                    <a:blip r:embed="rId120" cstate="print"/>
                    <a:stretch>
                      <a:fillRect/>
                    </a:stretch>
                  </pic:blipFill>
                  <pic:spPr>
                    <a:xfrm>
                      <a:off x="0" y="0"/>
                      <a:ext cx="92494" cy="92494"/>
                    </a:xfrm>
                    <a:prstGeom prst="rect">
                      <a:avLst/>
                    </a:prstGeom>
                  </pic:spPr>
                </pic:pic>
              </a:graphicData>
            </a:graphic>
          </wp:anchor>
        </w:drawing>
      </w:r>
      <w:r>
        <w:rPr>
          <w:color w:val="001A1D"/>
          <w:w w:val="105"/>
          <w:sz w:val="16"/>
          <w:highlight w:val="green"/>
        </w:rPr>
        <w:t>No</w:t>
      </w:r>
      <w:r>
        <w:rPr>
          <w:color w:val="001A1D"/>
          <w:spacing w:val="-4"/>
          <w:w w:val="105"/>
          <w:sz w:val="16"/>
          <w:highlight w:val="green"/>
        </w:rPr>
        <w:t xml:space="preserve"> </w:t>
      </w:r>
      <w:r>
        <w:rPr>
          <w:color w:val="001A1D"/>
          <w:w w:val="105"/>
          <w:sz w:val="16"/>
          <w:highlight w:val="green"/>
        </w:rPr>
        <w:t>read</w:t>
      </w:r>
      <w:r>
        <w:rPr>
          <w:color w:val="001A1D"/>
          <w:spacing w:val="-4"/>
          <w:w w:val="105"/>
          <w:sz w:val="16"/>
          <w:highlight w:val="green"/>
        </w:rPr>
        <w:t xml:space="preserve"> </w:t>
      </w:r>
      <w:r>
        <w:rPr>
          <w:color w:val="001A1D"/>
          <w:w w:val="105"/>
          <w:sz w:val="16"/>
          <w:highlight w:val="green"/>
        </w:rPr>
        <w:t>up,</w:t>
      </w:r>
      <w:r>
        <w:rPr>
          <w:color w:val="001A1D"/>
          <w:spacing w:val="-4"/>
          <w:w w:val="105"/>
          <w:sz w:val="16"/>
          <w:highlight w:val="green"/>
        </w:rPr>
        <w:t xml:space="preserve"> </w:t>
      </w:r>
      <w:r>
        <w:rPr>
          <w:color w:val="001A1D"/>
          <w:w w:val="105"/>
          <w:sz w:val="16"/>
          <w:highlight w:val="green"/>
        </w:rPr>
        <w:t>no</w:t>
      </w:r>
      <w:r>
        <w:rPr>
          <w:color w:val="001A1D"/>
          <w:spacing w:val="-3"/>
          <w:w w:val="105"/>
          <w:sz w:val="16"/>
          <w:highlight w:val="green"/>
        </w:rPr>
        <w:t xml:space="preserve"> </w:t>
      </w:r>
      <w:r>
        <w:rPr>
          <w:color w:val="001A1D"/>
          <w:w w:val="105"/>
          <w:sz w:val="16"/>
          <w:highlight w:val="green"/>
        </w:rPr>
        <w:t>write</w:t>
      </w:r>
      <w:r>
        <w:rPr>
          <w:color w:val="001A1D"/>
          <w:spacing w:val="-4"/>
          <w:w w:val="105"/>
          <w:sz w:val="16"/>
          <w:highlight w:val="green"/>
        </w:rPr>
        <w:t xml:space="preserve"> down</w:t>
      </w:r>
    </w:p>
    <w:p>
      <w:pPr>
        <w:pStyle w:val="5"/>
        <w:numPr>
          <w:ilvl w:val="0"/>
          <w:numId w:val="36"/>
        </w:numPr>
        <w:tabs>
          <w:tab w:val="left" w:pos="1098"/>
        </w:tabs>
        <w:spacing w:before="169"/>
        <w:ind w:left="1098" w:hanging="294"/>
        <w:rPr>
          <w:sz w:val="16"/>
        </w:rPr>
      </w:pPr>
      <w:r>
        <w:drawing>
          <wp:anchor distT="0" distB="0" distL="0" distR="0" simplePos="0" relativeHeight="251996160" behindDoc="0" locked="0" layoutInCell="1" allowOverlap="1">
            <wp:simplePos x="0" y="0"/>
            <wp:positionH relativeFrom="page">
              <wp:posOffset>611505</wp:posOffset>
            </wp:positionH>
            <wp:positionV relativeFrom="paragraph">
              <wp:posOffset>131445</wp:posOffset>
            </wp:positionV>
            <wp:extent cx="92710" cy="92710"/>
            <wp:effectExtent l="0" t="0" r="0" b="0"/>
            <wp:wrapNone/>
            <wp:docPr id="661153742" name="Picture 661153742"/>
            <wp:cNvGraphicFramePr/>
            <a:graphic xmlns:a="http://schemas.openxmlformats.org/drawingml/2006/main">
              <a:graphicData uri="http://schemas.openxmlformats.org/drawingml/2006/picture">
                <pic:pic xmlns:pic="http://schemas.openxmlformats.org/drawingml/2006/picture">
                  <pic:nvPicPr>
                    <pic:cNvPr id="661153742" name="Picture 661153742"/>
                    <pic:cNvPicPr/>
                  </pic:nvPicPr>
                  <pic:blipFill>
                    <a:blip r:embed="rId121" cstate="print"/>
                    <a:stretch>
                      <a:fillRect/>
                    </a:stretch>
                  </pic:blipFill>
                  <pic:spPr>
                    <a:xfrm>
                      <a:off x="0" y="0"/>
                      <a:ext cx="92494" cy="92494"/>
                    </a:xfrm>
                    <a:prstGeom prst="rect">
                      <a:avLst/>
                    </a:prstGeom>
                  </pic:spPr>
                </pic:pic>
              </a:graphicData>
            </a:graphic>
          </wp:anchor>
        </w:drawing>
      </w:r>
      <w:r>
        <w:rPr>
          <w:color w:val="001A1D"/>
          <w:w w:val="105"/>
          <w:sz w:val="16"/>
        </w:rPr>
        <w:t>No</w:t>
      </w:r>
      <w:r>
        <w:rPr>
          <w:color w:val="001A1D"/>
          <w:spacing w:val="-5"/>
          <w:w w:val="105"/>
          <w:sz w:val="16"/>
        </w:rPr>
        <w:t xml:space="preserve"> </w:t>
      </w:r>
      <w:r>
        <w:rPr>
          <w:color w:val="001A1D"/>
          <w:w w:val="105"/>
          <w:sz w:val="16"/>
        </w:rPr>
        <w:t>read</w:t>
      </w:r>
      <w:r>
        <w:rPr>
          <w:color w:val="001A1D"/>
          <w:spacing w:val="-4"/>
          <w:w w:val="105"/>
          <w:sz w:val="16"/>
        </w:rPr>
        <w:t xml:space="preserve"> </w:t>
      </w:r>
      <w:r>
        <w:rPr>
          <w:color w:val="001A1D"/>
          <w:w w:val="105"/>
          <w:sz w:val="16"/>
        </w:rPr>
        <w:t>down,</w:t>
      </w:r>
      <w:r>
        <w:rPr>
          <w:color w:val="001A1D"/>
          <w:spacing w:val="-4"/>
          <w:w w:val="105"/>
          <w:sz w:val="16"/>
        </w:rPr>
        <w:t xml:space="preserve"> </w:t>
      </w:r>
      <w:r>
        <w:rPr>
          <w:color w:val="001A1D"/>
          <w:w w:val="105"/>
          <w:sz w:val="16"/>
        </w:rPr>
        <w:t>no</w:t>
      </w:r>
      <w:r>
        <w:rPr>
          <w:color w:val="001A1D"/>
          <w:spacing w:val="-4"/>
          <w:w w:val="105"/>
          <w:sz w:val="16"/>
        </w:rPr>
        <w:t xml:space="preserve"> </w:t>
      </w:r>
      <w:r>
        <w:rPr>
          <w:color w:val="001A1D"/>
          <w:w w:val="105"/>
          <w:sz w:val="16"/>
        </w:rPr>
        <w:t>write</w:t>
      </w:r>
      <w:r>
        <w:rPr>
          <w:color w:val="001A1D"/>
          <w:spacing w:val="-4"/>
          <w:w w:val="105"/>
          <w:sz w:val="16"/>
        </w:rPr>
        <w:t xml:space="preserve"> </w:t>
      </w:r>
      <w:r>
        <w:rPr>
          <w:color w:val="001A1D"/>
          <w:spacing w:val="-5"/>
          <w:w w:val="105"/>
          <w:sz w:val="16"/>
        </w:rPr>
        <w:t>up</w:t>
      </w:r>
    </w:p>
    <w:p>
      <w:pPr>
        <w:pStyle w:val="5"/>
        <w:numPr>
          <w:ilvl w:val="0"/>
          <w:numId w:val="36"/>
        </w:numPr>
        <w:tabs>
          <w:tab w:val="left" w:pos="1098"/>
        </w:tabs>
        <w:spacing w:before="89"/>
        <w:ind w:left="1098" w:hanging="294"/>
        <w:rPr>
          <w:sz w:val="16"/>
        </w:rPr>
      </w:pPr>
      <w:r>
        <w:drawing>
          <wp:anchor distT="0" distB="0" distL="0" distR="0" simplePos="0" relativeHeight="251997184" behindDoc="0" locked="0" layoutInCell="1" allowOverlap="1">
            <wp:simplePos x="0" y="0"/>
            <wp:positionH relativeFrom="page">
              <wp:posOffset>611505</wp:posOffset>
            </wp:positionH>
            <wp:positionV relativeFrom="paragraph">
              <wp:posOffset>80645</wp:posOffset>
            </wp:positionV>
            <wp:extent cx="92710" cy="92710"/>
            <wp:effectExtent l="0" t="0" r="0" b="0"/>
            <wp:wrapNone/>
            <wp:docPr id="860761539" name="Picture 860761539"/>
            <wp:cNvGraphicFramePr/>
            <a:graphic xmlns:a="http://schemas.openxmlformats.org/drawingml/2006/main">
              <a:graphicData uri="http://schemas.openxmlformats.org/drawingml/2006/picture">
                <pic:pic xmlns:pic="http://schemas.openxmlformats.org/drawingml/2006/picture">
                  <pic:nvPicPr>
                    <pic:cNvPr id="860761539" name="Picture 860761539"/>
                    <pic:cNvPicPr/>
                  </pic:nvPicPr>
                  <pic:blipFill>
                    <a:blip r:embed="rId122" cstate="print"/>
                    <a:stretch>
                      <a:fillRect/>
                    </a:stretch>
                  </pic:blipFill>
                  <pic:spPr>
                    <a:xfrm>
                      <a:off x="0" y="0"/>
                      <a:ext cx="92494" cy="92494"/>
                    </a:xfrm>
                    <a:prstGeom prst="rect">
                      <a:avLst/>
                    </a:prstGeom>
                  </pic:spPr>
                </pic:pic>
              </a:graphicData>
            </a:graphic>
          </wp:anchor>
        </w:drawing>
      </w:r>
      <w:r>
        <w:rPr>
          <w:color w:val="001A1D"/>
          <w:w w:val="105"/>
          <w:sz w:val="16"/>
        </w:rPr>
        <w:t>No</w:t>
      </w:r>
      <w:r>
        <w:rPr>
          <w:color w:val="001A1D"/>
          <w:spacing w:val="-5"/>
          <w:w w:val="105"/>
          <w:sz w:val="16"/>
        </w:rPr>
        <w:t xml:space="preserve"> </w:t>
      </w:r>
      <w:r>
        <w:rPr>
          <w:color w:val="001A1D"/>
          <w:w w:val="105"/>
          <w:sz w:val="16"/>
        </w:rPr>
        <w:t>read</w:t>
      </w:r>
      <w:r>
        <w:rPr>
          <w:color w:val="001A1D"/>
          <w:spacing w:val="-4"/>
          <w:w w:val="105"/>
          <w:sz w:val="16"/>
        </w:rPr>
        <w:t xml:space="preserve"> </w:t>
      </w:r>
      <w:r>
        <w:rPr>
          <w:color w:val="001A1D"/>
          <w:w w:val="105"/>
          <w:sz w:val="16"/>
        </w:rPr>
        <w:t>down,</w:t>
      </w:r>
      <w:r>
        <w:rPr>
          <w:color w:val="001A1D"/>
          <w:spacing w:val="-4"/>
          <w:w w:val="105"/>
          <w:sz w:val="16"/>
        </w:rPr>
        <w:t xml:space="preserve"> </w:t>
      </w:r>
      <w:r>
        <w:rPr>
          <w:color w:val="001A1D"/>
          <w:w w:val="105"/>
          <w:sz w:val="16"/>
        </w:rPr>
        <w:t>no</w:t>
      </w:r>
      <w:r>
        <w:rPr>
          <w:color w:val="001A1D"/>
          <w:spacing w:val="-4"/>
          <w:w w:val="105"/>
          <w:sz w:val="16"/>
        </w:rPr>
        <w:t xml:space="preserve"> </w:t>
      </w:r>
      <w:r>
        <w:rPr>
          <w:color w:val="001A1D"/>
          <w:w w:val="105"/>
          <w:sz w:val="16"/>
        </w:rPr>
        <w:t>write</w:t>
      </w:r>
      <w:r>
        <w:rPr>
          <w:color w:val="001A1D"/>
          <w:spacing w:val="-4"/>
          <w:w w:val="105"/>
          <w:sz w:val="16"/>
        </w:rPr>
        <w:t xml:space="preserve"> down</w:t>
      </w:r>
    </w:p>
    <w:p>
      <w:pPr>
        <w:pStyle w:val="5"/>
        <w:numPr>
          <w:ilvl w:val="0"/>
          <w:numId w:val="36"/>
        </w:numPr>
        <w:tabs>
          <w:tab w:val="left" w:pos="1098"/>
        </w:tabs>
        <w:ind w:left="1098" w:hanging="294"/>
        <w:rPr>
          <w:sz w:val="16"/>
        </w:rPr>
      </w:pPr>
      <w:r>
        <w:drawing>
          <wp:anchor distT="0" distB="0" distL="0" distR="0" simplePos="0" relativeHeight="251998208"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2095450368" name="Picture 2095450368"/>
            <wp:cNvGraphicFramePr/>
            <a:graphic xmlns:a="http://schemas.openxmlformats.org/drawingml/2006/main">
              <a:graphicData uri="http://schemas.openxmlformats.org/drawingml/2006/picture">
                <pic:pic xmlns:pic="http://schemas.openxmlformats.org/drawingml/2006/picture">
                  <pic:nvPicPr>
                    <pic:cNvPr id="2095450368" name="Picture 2095450368"/>
                    <pic:cNvPicPr/>
                  </pic:nvPicPr>
                  <pic:blipFill>
                    <a:blip r:embed="rId123" cstate="print"/>
                    <a:stretch>
                      <a:fillRect/>
                    </a:stretch>
                  </pic:blipFill>
                  <pic:spPr>
                    <a:xfrm>
                      <a:off x="0" y="0"/>
                      <a:ext cx="92494" cy="92494"/>
                    </a:xfrm>
                    <a:prstGeom prst="rect">
                      <a:avLst/>
                    </a:prstGeom>
                  </pic:spPr>
                </pic:pic>
              </a:graphicData>
            </a:graphic>
          </wp:anchor>
        </w:drawing>
      </w:r>
      <w:r>
        <w:rPr>
          <w:color w:val="001A1D"/>
          <w:w w:val="105"/>
          <w:sz w:val="16"/>
        </w:rPr>
        <w:t>No</w:t>
      </w:r>
      <w:r>
        <w:rPr>
          <w:color w:val="001A1D"/>
          <w:spacing w:val="-4"/>
          <w:w w:val="105"/>
          <w:sz w:val="16"/>
        </w:rPr>
        <w:t xml:space="preserve"> </w:t>
      </w:r>
      <w:r>
        <w:rPr>
          <w:color w:val="001A1D"/>
          <w:w w:val="105"/>
          <w:sz w:val="16"/>
        </w:rPr>
        <w:t>read</w:t>
      </w:r>
      <w:r>
        <w:rPr>
          <w:color w:val="001A1D"/>
          <w:spacing w:val="-4"/>
          <w:w w:val="105"/>
          <w:sz w:val="16"/>
        </w:rPr>
        <w:t xml:space="preserve"> </w:t>
      </w:r>
      <w:r>
        <w:rPr>
          <w:color w:val="001A1D"/>
          <w:w w:val="105"/>
          <w:sz w:val="16"/>
        </w:rPr>
        <w:t>up,</w:t>
      </w:r>
      <w:r>
        <w:rPr>
          <w:color w:val="001A1D"/>
          <w:spacing w:val="-4"/>
          <w:w w:val="105"/>
          <w:sz w:val="16"/>
        </w:rPr>
        <w:t xml:space="preserve"> </w:t>
      </w:r>
      <w:r>
        <w:rPr>
          <w:color w:val="001A1D"/>
          <w:w w:val="105"/>
          <w:sz w:val="16"/>
        </w:rPr>
        <w:t>no</w:t>
      </w:r>
      <w:r>
        <w:rPr>
          <w:color w:val="001A1D"/>
          <w:spacing w:val="-3"/>
          <w:w w:val="105"/>
          <w:sz w:val="16"/>
        </w:rPr>
        <w:t xml:space="preserve"> </w:t>
      </w:r>
      <w:r>
        <w:rPr>
          <w:color w:val="001A1D"/>
          <w:w w:val="105"/>
          <w:sz w:val="16"/>
        </w:rPr>
        <w:t>write</w:t>
      </w:r>
      <w:r>
        <w:rPr>
          <w:color w:val="001A1D"/>
          <w:spacing w:val="-4"/>
          <w:w w:val="105"/>
          <w:sz w:val="16"/>
        </w:rPr>
        <w:t xml:space="preserve"> </w:t>
      </w:r>
      <w:r>
        <w:rPr>
          <w:color w:val="001A1D"/>
          <w:spacing w:val="-5"/>
          <w:w w:val="105"/>
          <w:sz w:val="16"/>
        </w:rPr>
        <w:t>up</w:t>
      </w:r>
    </w:p>
    <w:p>
      <w:pPr>
        <w:pStyle w:val="4"/>
      </w:pPr>
    </w:p>
    <w:p>
      <w:pPr>
        <w:pStyle w:val="4"/>
        <w:spacing w:before="119"/>
      </w:pPr>
    </w:p>
    <w:p>
      <w:pPr>
        <w:pStyle w:val="4"/>
        <w:spacing w:line="330" w:lineRule="atLeast"/>
        <w:ind w:left="468" w:right="9125"/>
      </w:pPr>
      <w:r>
        <w:rPr>
          <w:color w:val="8E662E"/>
          <w:w w:val="105"/>
        </w:rPr>
        <w:t>Câu</w:t>
      </w:r>
      <w:r>
        <w:rPr>
          <w:color w:val="8E662E"/>
          <w:spacing w:val="-10"/>
          <w:w w:val="105"/>
        </w:rPr>
        <w:t xml:space="preserve"> </w:t>
      </w:r>
      <w:r>
        <w:rPr>
          <w:color w:val="8E662E"/>
          <w:w w:val="105"/>
        </w:rPr>
        <w:t>trả</w:t>
      </w:r>
      <w:r>
        <w:rPr>
          <w:color w:val="8E662E"/>
          <w:spacing w:val="-10"/>
          <w:w w:val="105"/>
        </w:rPr>
        <w:t xml:space="preserve"> </w:t>
      </w:r>
      <w:r>
        <w:rPr>
          <w:color w:val="8E662E"/>
          <w:w w:val="105"/>
        </w:rPr>
        <w:t>lời</w:t>
      </w:r>
      <w:r>
        <w:rPr>
          <w:color w:val="8E662E"/>
          <w:spacing w:val="-10"/>
          <w:w w:val="105"/>
        </w:rPr>
        <w:t xml:space="preserve"> </w:t>
      </w:r>
      <w:r>
        <w:rPr>
          <w:color w:val="8E662E"/>
          <w:w w:val="105"/>
        </w:rPr>
        <w:t>của</w:t>
      </w:r>
      <w:r>
        <w:rPr>
          <w:color w:val="8E662E"/>
          <w:spacing w:val="-10"/>
          <w:w w:val="105"/>
        </w:rPr>
        <w:t xml:space="preserve"> </w:t>
      </w:r>
      <w:r>
        <w:rPr>
          <w:color w:val="8E662E"/>
          <w:w w:val="105"/>
        </w:rPr>
        <w:t>bạn</w:t>
      </w:r>
      <w:r>
        <w:rPr>
          <w:color w:val="8E662E"/>
          <w:spacing w:val="-10"/>
          <w:w w:val="105"/>
        </w:rPr>
        <w:t xml:space="preserve"> </w:t>
      </w:r>
      <w:r>
        <w:rPr>
          <w:color w:val="8E662E"/>
          <w:w w:val="105"/>
        </w:rPr>
        <w:t>sai. The correct answer is:</w:t>
      </w:r>
    </w:p>
    <w:p>
      <w:pPr>
        <w:pStyle w:val="4"/>
        <w:spacing w:before="40"/>
        <w:ind w:left="468"/>
      </w:pPr>
      <w:r>
        <w:rPr>
          <w:color w:val="8E662E"/>
          <w:w w:val="105"/>
        </w:rPr>
        <w:t>No</w:t>
      </w:r>
      <w:r>
        <w:rPr>
          <w:color w:val="8E662E"/>
          <w:spacing w:val="-4"/>
          <w:w w:val="105"/>
        </w:rPr>
        <w:t xml:space="preserve"> </w:t>
      </w:r>
      <w:r>
        <w:rPr>
          <w:color w:val="8E662E"/>
          <w:w w:val="105"/>
        </w:rPr>
        <w:t>read</w:t>
      </w:r>
      <w:r>
        <w:rPr>
          <w:color w:val="8E662E"/>
          <w:spacing w:val="-4"/>
          <w:w w:val="105"/>
        </w:rPr>
        <w:t xml:space="preserve"> </w:t>
      </w:r>
      <w:r>
        <w:rPr>
          <w:color w:val="8E662E"/>
          <w:w w:val="105"/>
        </w:rPr>
        <w:t>up,</w:t>
      </w:r>
      <w:r>
        <w:rPr>
          <w:color w:val="8E662E"/>
          <w:spacing w:val="-4"/>
          <w:w w:val="105"/>
        </w:rPr>
        <w:t xml:space="preserve"> </w:t>
      </w:r>
      <w:r>
        <w:rPr>
          <w:color w:val="8E662E"/>
          <w:w w:val="105"/>
        </w:rPr>
        <w:t>no</w:t>
      </w:r>
      <w:r>
        <w:rPr>
          <w:color w:val="8E662E"/>
          <w:spacing w:val="-3"/>
          <w:w w:val="105"/>
        </w:rPr>
        <w:t xml:space="preserve"> </w:t>
      </w:r>
      <w:r>
        <w:rPr>
          <w:color w:val="8E662E"/>
          <w:w w:val="105"/>
        </w:rPr>
        <w:t>write</w:t>
      </w:r>
      <w:r>
        <w:rPr>
          <w:color w:val="8E662E"/>
          <w:spacing w:val="-4"/>
          <w:w w:val="105"/>
        </w:rPr>
        <w:t xml:space="preserve"> down</w:t>
      </w:r>
    </w:p>
    <w:p>
      <w:pPr>
        <w:rPr>
          <w:rFonts w:eastAsia="Times New Roman"/>
          <w:color w:val="001A1E"/>
          <w:sz w:val="23"/>
          <w:szCs w:val="23"/>
        </w:rPr>
      </w:pPr>
      <w:r>
        <w:rPr>
          <w:rFonts w:eastAsia="Times New Roman"/>
          <w:color w:val="001A1E"/>
          <w:sz w:val="23"/>
          <w:szCs w:val="23"/>
        </w:rPr>
        <w:t>Các giải pháp mã hóa KHÔNG đảm bảo được tính chất nào sau đây</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Question 37Answer</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w:t>
      </w:r>
    </w:p>
    <w:p>
      <w:pPr>
        <w:spacing w:after="120"/>
        <w:rPr>
          <w:rFonts w:ascii="Times New Roman" w:hAnsi="Times New Roman" w:eastAsia="Times New Roman" w:cs="Times New Roman"/>
          <w:sz w:val="24"/>
          <w:szCs w:val="24"/>
        </w:rPr>
      </w:pPr>
      <w:r>
        <w:rPr>
          <w:rFonts w:ascii="Times New Roman" w:hAnsi="Times New Roman" w:eastAsia="Times New Roman" w:cs="Times New Roman"/>
          <w:sz w:val="24"/>
          <w:szCs w:val="24"/>
        </w:rPr>
        <w:t>Tính toàn vẹn</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b.</w:t>
      </w:r>
    </w:p>
    <w:p>
      <w:pPr>
        <w:spacing w:after="120"/>
        <w:rPr>
          <w:rFonts w:ascii="Times New Roman" w:hAnsi="Times New Roman" w:eastAsia="Times New Roman" w:cs="Times New Roman"/>
          <w:sz w:val="24"/>
          <w:szCs w:val="24"/>
        </w:rPr>
      </w:pPr>
      <w:r>
        <w:rPr>
          <w:rFonts w:ascii="Times New Roman" w:hAnsi="Times New Roman" w:eastAsia="Times New Roman" w:cs="Times New Roman"/>
          <w:sz w:val="24"/>
          <w:szCs w:val="24"/>
        </w:rPr>
        <w:t>Tính xác thực</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w:t>
      </w:r>
    </w:p>
    <w:p>
      <w:pPr>
        <w:spacing w:after="120"/>
        <w:rPr>
          <w:rFonts w:ascii="Times New Roman" w:hAnsi="Times New Roman" w:eastAsia="Times New Roman" w:cs="Times New Roman"/>
          <w:color w:val="FF0000"/>
          <w:sz w:val="24"/>
          <w:szCs w:val="24"/>
        </w:rPr>
      </w:pPr>
      <w:r>
        <w:rPr>
          <w:rFonts w:ascii="Times New Roman" w:hAnsi="Times New Roman" w:eastAsia="Times New Roman" w:cs="Times New Roman"/>
          <w:color w:val="FF0000"/>
          <w:sz w:val="24"/>
          <w:szCs w:val="24"/>
        </w:rPr>
        <w:t>Tính sẵn sàng</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d.</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Tính bí mật</w:t>
      </w:r>
    </w:p>
    <w:p/>
    <w:p>
      <w:pPr>
        <w:rPr>
          <w:rFonts w:eastAsia="Times New Roman"/>
          <w:color w:val="001A1E"/>
          <w:sz w:val="23"/>
          <w:szCs w:val="23"/>
        </w:rPr>
      </w:pPr>
      <w:r>
        <w:rPr>
          <w:rFonts w:eastAsia="Times New Roman"/>
          <w:color w:val="001A1E"/>
          <w:sz w:val="23"/>
          <w:szCs w:val="23"/>
        </w:rPr>
        <w:t>Đảm bảo dữ liệu không bị sửa đổi trong quá trình lưu trữ hay trong quá trình truyền qua mạng bởi những người dùng không hợp pháp gọi là?</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Question 38Answer</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w:t>
      </w:r>
    </w:p>
    <w:p>
      <w:pPr>
        <w:spacing w:after="120"/>
        <w:rPr>
          <w:rFonts w:ascii="Times New Roman" w:hAnsi="Times New Roman" w:eastAsia="Times New Roman" w:cs="Times New Roman"/>
          <w:sz w:val="24"/>
          <w:szCs w:val="24"/>
        </w:rPr>
      </w:pPr>
      <w:r>
        <w:rPr>
          <w:rFonts w:ascii="Times New Roman" w:hAnsi="Times New Roman" w:eastAsia="Times New Roman" w:cs="Times New Roman"/>
          <w:sz w:val="24"/>
          <w:szCs w:val="24"/>
        </w:rPr>
        <w:t>Availability</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b.</w:t>
      </w:r>
    </w:p>
    <w:p>
      <w:pPr>
        <w:spacing w:after="120"/>
        <w:rPr>
          <w:rFonts w:ascii="Times New Roman" w:hAnsi="Times New Roman" w:eastAsia="Times New Roman" w:cs="Times New Roman"/>
          <w:color w:val="FF0000"/>
          <w:sz w:val="24"/>
          <w:szCs w:val="24"/>
        </w:rPr>
      </w:pPr>
      <w:r>
        <w:rPr>
          <w:rFonts w:ascii="Times New Roman" w:hAnsi="Times New Roman" w:eastAsia="Times New Roman" w:cs="Times New Roman"/>
          <w:color w:val="FF0000"/>
          <w:sz w:val="24"/>
          <w:szCs w:val="24"/>
        </w:rPr>
        <w:t>Integrity</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Non-repudiation</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d.</w:t>
      </w:r>
    </w:p>
    <w:p>
      <w:pPr>
        <w:spacing w:after="120"/>
        <w:rPr>
          <w:rFonts w:ascii="Times New Roman" w:hAnsi="Times New Roman" w:eastAsia="Times New Roman" w:cs="Times New Roman"/>
          <w:sz w:val="24"/>
          <w:szCs w:val="24"/>
        </w:rPr>
      </w:pPr>
      <w:r>
        <w:rPr>
          <w:rFonts w:ascii="Times New Roman" w:hAnsi="Times New Roman" w:eastAsia="Times New Roman" w:cs="Times New Roman"/>
          <w:sz w:val="24"/>
          <w:szCs w:val="24"/>
        </w:rPr>
        <w:t>Confidentiality</w:t>
      </w:r>
    </w:p>
    <w:p/>
    <w:p>
      <w:pPr>
        <w:rPr>
          <w:rFonts w:eastAsia="Times New Roman"/>
          <w:color w:val="001A1E"/>
          <w:sz w:val="23"/>
          <w:szCs w:val="23"/>
        </w:rPr>
      </w:pPr>
      <w:r>
        <w:rPr>
          <w:rFonts w:eastAsia="Times New Roman"/>
          <w:color w:val="001A1E"/>
          <w:sz w:val="23"/>
          <w:szCs w:val="23"/>
        </w:rPr>
        <w:t>Mục đích chính của chương trình nâng cao nhận thức bảo mật là?</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Question 39Answer</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w:t>
      </w:r>
    </w:p>
    <w:p>
      <w:pPr>
        <w:spacing w:after="120"/>
        <w:rPr>
          <w:rFonts w:ascii="Times New Roman" w:hAnsi="Times New Roman" w:eastAsia="Times New Roman" w:cs="Times New Roman"/>
          <w:color w:val="FF0000"/>
          <w:sz w:val="24"/>
          <w:szCs w:val="24"/>
        </w:rPr>
      </w:pPr>
      <w:r>
        <w:rPr>
          <w:rFonts w:ascii="Times New Roman" w:hAnsi="Times New Roman" w:eastAsia="Times New Roman" w:cs="Times New Roman"/>
          <w:color w:val="FF0000"/>
          <w:sz w:val="24"/>
          <w:szCs w:val="24"/>
        </w:rPr>
        <w:t>Ransomeware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b.</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Code Red</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w:t>
      </w:r>
    </w:p>
    <w:p>
      <w:pPr>
        <w:spacing w:after="120"/>
        <w:rPr>
          <w:rFonts w:ascii="Times New Roman" w:hAnsi="Times New Roman" w:eastAsia="Times New Roman" w:cs="Times New Roman"/>
          <w:sz w:val="24"/>
          <w:szCs w:val="24"/>
        </w:rPr>
      </w:pPr>
      <w:r>
        <w:rPr>
          <w:rFonts w:ascii="Times New Roman" w:hAnsi="Times New Roman" w:eastAsia="Times New Roman" w:cs="Times New Roman"/>
          <w:sz w:val="24"/>
          <w:szCs w:val="24"/>
        </w:rPr>
        <w:t>Logic boom</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d.</w:t>
      </w:r>
    </w:p>
    <w:p>
      <w:pPr>
        <w:spacing w:after="120"/>
        <w:rPr>
          <w:rFonts w:ascii="Times New Roman" w:hAnsi="Times New Roman" w:eastAsia="Times New Roman" w:cs="Times New Roman"/>
          <w:sz w:val="24"/>
          <w:szCs w:val="24"/>
        </w:rPr>
      </w:pPr>
      <w:r>
        <w:rPr>
          <w:rFonts w:ascii="Times New Roman" w:hAnsi="Times New Roman" w:eastAsia="Times New Roman" w:cs="Times New Roman"/>
          <w:sz w:val="24"/>
          <w:szCs w:val="24"/>
        </w:rPr>
        <w:t>Rootkit</w:t>
      </w:r>
    </w:p>
    <w:p>
      <w:pPr>
        <w:spacing w:after="120"/>
        <w:rPr>
          <w:rFonts w:ascii="Times New Roman" w:hAnsi="Times New Roman" w:eastAsia="Times New Roman" w:cs="Times New Roman"/>
          <w:sz w:val="24"/>
          <w:szCs w:val="24"/>
        </w:rPr>
      </w:pPr>
    </w:p>
    <w:p>
      <w:pPr>
        <w:rPr>
          <w:rFonts w:eastAsia="Times New Roman"/>
          <w:color w:val="001A1E"/>
          <w:sz w:val="23"/>
          <w:szCs w:val="23"/>
        </w:rPr>
      </w:pPr>
      <w:r>
        <w:rPr>
          <w:rFonts w:eastAsia="Times New Roman"/>
          <w:color w:val="001A1E"/>
          <w:sz w:val="23"/>
          <w:szCs w:val="23"/>
        </w:rPr>
        <w:t>Phương pháp nào sau đây là TỐT NHẤT để giảm hiệu quả của các cuộc tấn công lừa đảo trên mạng?</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Question 40Answer</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w:t>
      </w:r>
    </w:p>
    <w:p>
      <w:pPr>
        <w:spacing w:after="120"/>
        <w:rPr>
          <w:rFonts w:ascii="Times New Roman" w:hAnsi="Times New Roman" w:eastAsia="Times New Roman" w:cs="Times New Roman"/>
          <w:sz w:val="24"/>
          <w:szCs w:val="24"/>
        </w:rPr>
      </w:pPr>
      <w:r>
        <w:rPr>
          <w:rFonts w:ascii="Times New Roman" w:hAnsi="Times New Roman" w:eastAsia="Times New Roman" w:cs="Times New Roman"/>
          <w:sz w:val="24"/>
          <w:szCs w:val="24"/>
        </w:rPr>
        <w:t>Xác thực 2 yếu tố</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b.</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Quét lỗ hổng cho hệ thống định kỳ</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w:t>
      </w:r>
    </w:p>
    <w:p>
      <w:pPr>
        <w:spacing w:after="120"/>
        <w:rPr>
          <w:rFonts w:ascii="Times New Roman" w:hAnsi="Times New Roman" w:eastAsia="Times New Roman" w:cs="Times New Roman"/>
          <w:color w:val="FF0000"/>
          <w:sz w:val="24"/>
          <w:szCs w:val="24"/>
        </w:rPr>
      </w:pPr>
      <w:r>
        <w:rPr>
          <w:rFonts w:ascii="Times New Roman" w:hAnsi="Times New Roman" w:eastAsia="Times New Roman" w:cs="Times New Roman"/>
          <w:color w:val="FF0000"/>
          <w:sz w:val="24"/>
          <w:szCs w:val="24"/>
        </w:rPr>
        <w:t>Đào tạo nâng cao nhận thức người dùng</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d.</w:t>
      </w:r>
    </w:p>
    <w:p>
      <w:pPr>
        <w:spacing w:after="120"/>
        <w:rPr>
          <w:rFonts w:ascii="Times New Roman" w:hAnsi="Times New Roman" w:eastAsia="Times New Roman" w:cs="Times New Roman"/>
          <w:sz w:val="24"/>
          <w:szCs w:val="24"/>
        </w:rPr>
      </w:pPr>
      <w:r>
        <w:rPr>
          <w:rFonts w:ascii="Times New Roman" w:hAnsi="Times New Roman" w:eastAsia="Times New Roman" w:cs="Times New Roman"/>
          <w:sz w:val="24"/>
          <w:szCs w:val="24"/>
        </w:rPr>
        <w:t>Phần mềm chống lừa đảo</w:t>
      </w:r>
    </w:p>
    <w:p/>
    <w:p>
      <w:pPr>
        <w:rPr>
          <w:rFonts w:eastAsia="Times New Roman"/>
          <w:color w:val="001A1E"/>
          <w:sz w:val="23"/>
          <w:szCs w:val="23"/>
        </w:rPr>
      </w:pPr>
      <w:r>
        <w:rPr>
          <w:rFonts w:eastAsia="Times New Roman"/>
          <w:color w:val="001A1E"/>
          <w:sz w:val="23"/>
          <w:szCs w:val="23"/>
        </w:rPr>
        <w:t>Rủi ro chính từ việc sử dụng phần mềm lỗi thời (outdated software) là gì</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Question 41Answer</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w:t>
      </w:r>
    </w:p>
    <w:p>
      <w:pPr>
        <w:spacing w:after="120"/>
        <w:rPr>
          <w:rFonts w:ascii="Times New Roman" w:hAnsi="Times New Roman" w:eastAsia="Times New Roman" w:cs="Times New Roman"/>
          <w:color w:val="FF0000"/>
          <w:sz w:val="24"/>
          <w:szCs w:val="24"/>
        </w:rPr>
      </w:pPr>
      <w:r>
        <w:rPr>
          <w:rFonts w:ascii="Times New Roman" w:hAnsi="Times New Roman" w:eastAsia="Times New Roman" w:cs="Times New Roman"/>
          <w:color w:val="FF0000"/>
          <w:sz w:val="24"/>
          <w:szCs w:val="24"/>
        </w:rPr>
        <w:t>Nó có thể không còn được hỗ trợ bởi các nhà cung cấp</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b.</w:t>
      </w:r>
    </w:p>
    <w:p>
      <w:pPr>
        <w:spacing w:after="120"/>
        <w:rPr>
          <w:rFonts w:ascii="Times New Roman" w:hAnsi="Times New Roman" w:eastAsia="Times New Roman" w:cs="Times New Roman"/>
          <w:sz w:val="24"/>
          <w:szCs w:val="24"/>
        </w:rPr>
      </w:pPr>
      <w:r>
        <w:rPr>
          <w:rFonts w:ascii="Times New Roman" w:hAnsi="Times New Roman" w:eastAsia="Times New Roman" w:cs="Times New Roman"/>
          <w:sz w:val="24"/>
          <w:szCs w:val="24"/>
        </w:rPr>
        <w:t>Nó có thể không có tất cả các tính năng bạn cần</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Có thể dễ dàng xâm nhập hơn phần mềm mới hơn</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d.</w:t>
      </w:r>
    </w:p>
    <w:p>
      <w:pPr>
        <w:spacing w:after="120"/>
        <w:rPr>
          <w:rFonts w:ascii="Times New Roman" w:hAnsi="Times New Roman" w:eastAsia="Times New Roman" w:cs="Times New Roman"/>
          <w:sz w:val="24"/>
          <w:szCs w:val="24"/>
        </w:rPr>
      </w:pPr>
      <w:r>
        <w:rPr>
          <w:rFonts w:ascii="Times New Roman" w:hAnsi="Times New Roman" w:eastAsia="Times New Roman" w:cs="Times New Roman"/>
          <w:sz w:val="24"/>
          <w:szCs w:val="24"/>
        </w:rPr>
        <w:t>Nó có thể không có các tính năng bảo mật hiện đại nhất</w:t>
      </w:r>
    </w:p>
    <w:p/>
    <w:p>
      <w:pPr>
        <w:rPr>
          <w:rFonts w:eastAsia="Times New Roman"/>
          <w:color w:val="001A1E"/>
          <w:sz w:val="23"/>
          <w:szCs w:val="23"/>
        </w:rPr>
      </w:pPr>
      <w:r>
        <w:rPr>
          <w:rFonts w:eastAsia="Times New Roman"/>
          <w:color w:val="001A1E"/>
          <w:sz w:val="23"/>
          <w:szCs w:val="23"/>
        </w:rPr>
        <w:t>Nếu bạn chia sẻ quá nhiều thông tin trên phương tiện truyền thông xã hội, bạn có thể gặp rủi ro gì?</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Question 42Answer</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w:t>
      </w:r>
    </w:p>
    <w:p>
      <w:pPr>
        <w:spacing w:after="120"/>
        <w:rPr>
          <w:rFonts w:ascii="Times New Roman" w:hAnsi="Times New Roman" w:eastAsia="Times New Roman" w:cs="Times New Roman"/>
          <w:sz w:val="24"/>
          <w:szCs w:val="24"/>
        </w:rPr>
      </w:pPr>
      <w:r>
        <w:rPr>
          <w:rFonts w:ascii="Times New Roman" w:hAnsi="Times New Roman" w:eastAsia="Times New Roman" w:cs="Times New Roman"/>
          <w:sz w:val="24"/>
          <w:szCs w:val="24"/>
        </w:rPr>
        <w:t>Ransomware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b.</w:t>
      </w:r>
    </w:p>
    <w:p>
      <w:pPr>
        <w:spacing w:after="120"/>
        <w:rPr>
          <w:rFonts w:ascii="Times New Roman" w:hAnsi="Times New Roman" w:eastAsia="Times New Roman" w:cs="Times New Roman"/>
          <w:sz w:val="24"/>
          <w:szCs w:val="24"/>
        </w:rPr>
      </w:pPr>
      <w:r>
        <w:rPr>
          <w:rFonts w:ascii="Times New Roman" w:hAnsi="Times New Roman" w:eastAsia="Times New Roman" w:cs="Times New Roman"/>
          <w:sz w:val="24"/>
          <w:szCs w:val="24"/>
        </w:rPr>
        <w:t>Mã độc (malware)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w:t>
      </w:r>
    </w:p>
    <w:p>
      <w:pPr>
        <w:spacing w:after="120"/>
        <w:rPr>
          <w:rFonts w:ascii="Times New Roman" w:hAnsi="Times New Roman" w:eastAsia="Times New Roman" w:cs="Times New Roman"/>
          <w:color w:val="FF0000"/>
          <w:sz w:val="24"/>
          <w:szCs w:val="24"/>
        </w:rPr>
      </w:pPr>
      <w:r>
        <w:rPr>
          <w:rFonts w:ascii="Times New Roman" w:hAnsi="Times New Roman" w:eastAsia="Times New Roman" w:cs="Times New Roman"/>
          <w:color w:val="FF0000"/>
          <w:sz w:val="24"/>
          <w:szCs w:val="24"/>
        </w:rPr>
        <w:t>Tấn công giả mạo (Phishing)</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d.</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Đánh cắp tiền</w:t>
      </w:r>
    </w:p>
    <w:p/>
    <w:p/>
    <w:p>
      <w:pPr>
        <w:rPr>
          <w:rFonts w:eastAsia="Times New Roman"/>
          <w:color w:val="001A1E"/>
          <w:sz w:val="23"/>
          <w:szCs w:val="23"/>
        </w:rPr>
      </w:pPr>
      <w:r>
        <w:rPr>
          <w:rFonts w:eastAsia="Times New Roman"/>
          <w:color w:val="001A1E"/>
          <w:sz w:val="23"/>
          <w:szCs w:val="23"/>
        </w:rPr>
        <w:t>Frank rất quan tâm đến các cuộc tấn công vào máy chủ thương mại điện tử của công ty. Ông đặc biệt lo lắng về tấn công SQL Injection. Điều nào sau đây sẽ bảo vệ tốt nhất trước cuộc tấn công cụ thể này?</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Question 43Answer</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w:t>
      </w:r>
    </w:p>
    <w:p>
      <w:pPr>
        <w:spacing w:after="120"/>
        <w:rPr>
          <w:rFonts w:ascii="Times New Roman" w:hAnsi="Times New Roman" w:eastAsia="Times New Roman" w:cs="Times New Roman"/>
          <w:sz w:val="24"/>
          <w:szCs w:val="24"/>
        </w:rPr>
      </w:pPr>
      <w:r>
        <w:rPr>
          <w:rFonts w:ascii="Times New Roman" w:hAnsi="Times New Roman" w:eastAsia="Times New Roman" w:cs="Times New Roman"/>
          <w:sz w:val="24"/>
          <w:szCs w:val="24"/>
        </w:rPr>
        <w:t>Lưu lượng truy cập web được mã hóa</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b.</w:t>
      </w:r>
    </w:p>
    <w:p>
      <w:pPr>
        <w:spacing w:after="120"/>
        <w:rPr>
          <w:rFonts w:ascii="Times New Roman" w:hAnsi="Times New Roman" w:eastAsia="Times New Roman" w:cs="Times New Roman"/>
          <w:color w:val="FF0000"/>
          <w:sz w:val="24"/>
          <w:szCs w:val="24"/>
        </w:rPr>
      </w:pPr>
      <w:r>
        <w:rPr>
          <w:rFonts w:ascii="Times New Roman" w:hAnsi="Times New Roman" w:eastAsia="Times New Roman" w:cs="Times New Roman"/>
          <w:color w:val="FF0000"/>
          <w:sz w:val="24"/>
          <w:szCs w:val="24"/>
        </w:rPr>
        <w:t>Lọc dữ liệu người dùng nhập vào</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w:t>
      </w:r>
    </w:p>
    <w:p>
      <w:pPr>
        <w:spacing w:after="120"/>
        <w:rPr>
          <w:rFonts w:ascii="Times New Roman" w:hAnsi="Times New Roman" w:eastAsia="Times New Roman" w:cs="Times New Roman"/>
          <w:sz w:val="24"/>
          <w:szCs w:val="24"/>
        </w:rPr>
      </w:pPr>
      <w:r>
        <w:rPr>
          <w:rFonts w:ascii="Times New Roman" w:hAnsi="Times New Roman" w:eastAsia="Times New Roman" w:cs="Times New Roman"/>
          <w:sz w:val="24"/>
          <w:szCs w:val="24"/>
        </w:rPr>
        <w:t>Firewall</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d.</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IDS</w:t>
      </w:r>
    </w:p>
    <w:p/>
    <w:p>
      <w:pPr>
        <w:rPr>
          <w:rFonts w:eastAsia="Times New Roman"/>
          <w:color w:val="001A1E"/>
          <w:sz w:val="23"/>
          <w:szCs w:val="23"/>
        </w:rPr>
      </w:pPr>
      <w:r>
        <w:rPr>
          <w:rFonts w:eastAsia="Times New Roman"/>
          <w:color w:val="001A1E"/>
          <w:sz w:val="23"/>
          <w:szCs w:val="23"/>
        </w:rPr>
        <w:t>Điều nào sau đây đúng khi nói về tấn công làm tràn bộ đệm (buffer Overflow)</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Question 44Answer</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w:t>
      </w:r>
    </w:p>
    <w:p>
      <w:pPr>
        <w:spacing w:after="120"/>
        <w:rPr>
          <w:rFonts w:ascii="Times New Roman" w:hAnsi="Times New Roman" w:eastAsia="Times New Roman" w:cs="Times New Roman"/>
          <w:sz w:val="24"/>
          <w:szCs w:val="24"/>
        </w:rPr>
      </w:pPr>
      <w:r>
        <w:rPr>
          <w:rFonts w:ascii="Times New Roman" w:hAnsi="Times New Roman" w:eastAsia="Times New Roman" w:cs="Times New Roman"/>
          <w:sz w:val="24"/>
          <w:szCs w:val="24"/>
        </w:rPr>
        <w:t>Ghi đè các giá trị lên các biến của chương trình nhằm thay đổi hành vi của chương trình theo mục đích của kẻ tấn công</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b.</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Xóa dữ liệu người dùng</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w:t>
      </w:r>
    </w:p>
    <w:p>
      <w:pPr>
        <w:spacing w:after="120"/>
        <w:rPr>
          <w:rFonts w:ascii="Times New Roman" w:hAnsi="Times New Roman" w:eastAsia="Times New Roman" w:cs="Times New Roman"/>
          <w:sz w:val="24"/>
          <w:szCs w:val="24"/>
        </w:rPr>
      </w:pPr>
      <w:r>
        <w:rPr>
          <w:rFonts w:ascii="Times New Roman" w:hAnsi="Times New Roman" w:eastAsia="Times New Roman" w:cs="Times New Roman"/>
          <w:sz w:val="24"/>
          <w:szCs w:val="24"/>
        </w:rPr>
        <w:t>Xảy ra do kiểm tra dữ liệu đầu vào không đầy đủ hoặc bị bỏ qua</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d.</w:t>
      </w:r>
    </w:p>
    <w:p>
      <w:pPr>
        <w:spacing w:after="120"/>
        <w:rPr>
          <w:rFonts w:ascii="Times New Roman" w:hAnsi="Times New Roman" w:eastAsia="Times New Roman" w:cs="Times New Roman"/>
          <w:color w:val="FF0000"/>
          <w:sz w:val="24"/>
          <w:szCs w:val="24"/>
        </w:rPr>
      </w:pPr>
      <w:r>
        <w:rPr>
          <w:rFonts w:ascii="Times New Roman" w:hAnsi="Times New Roman" w:eastAsia="Times New Roman" w:cs="Times New Roman"/>
          <w:color w:val="FF0000"/>
          <w:sz w:val="24"/>
          <w:szCs w:val="24"/>
        </w:rPr>
        <w:t>Kẻ tấn công gửi các chuỗi dữ liệu lớn làm tràn bộ đệm đã được thiết kế cho chương trình</w:t>
      </w:r>
    </w:p>
    <w:p/>
    <w:p>
      <w:pPr>
        <w:rPr>
          <w:rFonts w:eastAsia="Times New Roman"/>
          <w:color w:val="001A1E"/>
          <w:sz w:val="23"/>
          <w:szCs w:val="23"/>
        </w:rPr>
      </w:pPr>
      <w:r>
        <w:rPr>
          <w:rFonts w:eastAsia="Times New Roman"/>
          <w:color w:val="001A1E"/>
          <w:sz w:val="23"/>
          <w:szCs w:val="23"/>
        </w:rPr>
        <w:t>Câu nào sau đây KHÔNG phải là một cơ chế điều khiển truy cập?</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Question 45Answer</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w:t>
      </w:r>
    </w:p>
    <w:p>
      <w:pPr>
        <w:spacing w:after="120"/>
        <w:rPr>
          <w:rFonts w:ascii="Times New Roman" w:hAnsi="Times New Roman" w:eastAsia="Times New Roman" w:cs="Times New Roman"/>
          <w:sz w:val="24"/>
          <w:szCs w:val="24"/>
        </w:rPr>
      </w:pPr>
      <w:r>
        <w:rPr>
          <w:rFonts w:ascii="Times New Roman" w:hAnsi="Times New Roman" w:eastAsia="Times New Roman" w:cs="Times New Roman"/>
          <w:sz w:val="24"/>
          <w:szCs w:val="24"/>
        </w:rPr>
        <w:t>Role Based Access Control (RBAC)</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b.</w:t>
      </w:r>
    </w:p>
    <w:p>
      <w:pPr>
        <w:spacing w:after="120"/>
        <w:rPr>
          <w:rFonts w:ascii="Times New Roman" w:hAnsi="Times New Roman" w:eastAsia="Times New Roman" w:cs="Times New Roman"/>
          <w:sz w:val="24"/>
          <w:szCs w:val="24"/>
        </w:rPr>
      </w:pPr>
      <w:r>
        <w:rPr>
          <w:rFonts w:ascii="Times New Roman" w:hAnsi="Times New Roman" w:eastAsia="Times New Roman" w:cs="Times New Roman"/>
          <w:sz w:val="24"/>
          <w:szCs w:val="24"/>
        </w:rPr>
        <w:t>Discretionary Access Control (DAC)</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w:t>
      </w:r>
    </w:p>
    <w:p>
      <w:pPr>
        <w:spacing w:after="120"/>
        <w:rPr>
          <w:rFonts w:ascii="Times New Roman" w:hAnsi="Times New Roman" w:eastAsia="Times New Roman" w:cs="Times New Roman"/>
          <w:color w:val="FF0000"/>
          <w:sz w:val="24"/>
          <w:szCs w:val="24"/>
        </w:rPr>
      </w:pPr>
      <w:r>
        <w:rPr>
          <w:rFonts w:ascii="Times New Roman" w:hAnsi="Times New Roman" w:eastAsia="Times New Roman" w:cs="Times New Roman"/>
          <w:color w:val="FF0000"/>
          <w:sz w:val="24"/>
          <w:szCs w:val="24"/>
        </w:rPr>
        <w:t>Subjective Access Control (SAC)</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d.</w:t>
      </w:r>
    </w:p>
    <w:p>
      <w:pPr>
        <w:spacing w:after="120"/>
        <w:rPr>
          <w:rFonts w:ascii="Times New Roman" w:hAnsi="Times New Roman" w:eastAsia="Times New Roman" w:cs="Times New Roman"/>
          <w:sz w:val="24"/>
          <w:szCs w:val="24"/>
        </w:rPr>
      </w:pPr>
      <w:r>
        <w:rPr>
          <w:rFonts w:ascii="Times New Roman" w:hAnsi="Times New Roman" w:eastAsia="Times New Roman" w:cs="Times New Roman"/>
          <w:sz w:val="24"/>
          <w:szCs w:val="24"/>
        </w:rPr>
        <w:t>Mandatory Access Control (MAC)</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Attribute Based Access Control (ABAC)</w:t>
      </w:r>
    </w:p>
    <w:p/>
    <w:p>
      <w:pPr>
        <w:rPr>
          <w:rFonts w:eastAsia="Times New Roman"/>
          <w:color w:val="001A1E"/>
          <w:sz w:val="23"/>
          <w:szCs w:val="23"/>
        </w:rPr>
      </w:pPr>
      <w:r>
        <w:rPr>
          <w:rFonts w:eastAsia="Times New Roman"/>
          <w:color w:val="001A1E"/>
          <w:sz w:val="23"/>
          <w:szCs w:val="23"/>
        </w:rPr>
        <w:t>Điều nào sau đây xảy ra khi một chuỗi dữ liệu được gửi đến bộ đệm lớn hơn bộ đệm được thiết kế để xử lý?</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Question 46Answer</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Spoofing attack</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b.</w:t>
      </w:r>
    </w:p>
    <w:p>
      <w:pPr>
        <w:spacing w:after="120"/>
        <w:rPr>
          <w:rFonts w:ascii="Times New Roman" w:hAnsi="Times New Roman" w:eastAsia="Times New Roman" w:cs="Times New Roman"/>
          <w:sz w:val="24"/>
          <w:szCs w:val="24"/>
        </w:rPr>
      </w:pPr>
      <w:r>
        <w:rPr>
          <w:rFonts w:ascii="Times New Roman" w:hAnsi="Times New Roman" w:eastAsia="Times New Roman" w:cs="Times New Roman"/>
          <w:sz w:val="24"/>
          <w:szCs w:val="24"/>
        </w:rPr>
        <w:t>SYN flood</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Blue Screen of Death</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d.</w:t>
      </w:r>
    </w:p>
    <w:p>
      <w:pPr>
        <w:spacing w:after="120"/>
        <w:rPr>
          <w:rFonts w:ascii="Times New Roman" w:hAnsi="Times New Roman" w:eastAsia="Times New Roman" w:cs="Times New Roman"/>
          <w:color w:val="FF0000"/>
          <w:sz w:val="24"/>
          <w:szCs w:val="24"/>
        </w:rPr>
      </w:pPr>
      <w:r>
        <w:rPr>
          <w:rFonts w:ascii="Times New Roman" w:hAnsi="Times New Roman" w:eastAsia="Times New Roman" w:cs="Times New Roman"/>
          <w:color w:val="FF0000"/>
          <w:sz w:val="24"/>
          <w:szCs w:val="24"/>
        </w:rPr>
        <w:t>Buffer overflow</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e.</w:t>
      </w:r>
    </w:p>
    <w:p>
      <w:pPr>
        <w:spacing w:after="120"/>
        <w:rPr>
          <w:rFonts w:ascii="Times New Roman" w:hAnsi="Times New Roman" w:eastAsia="Times New Roman" w:cs="Times New Roman"/>
          <w:sz w:val="24"/>
          <w:szCs w:val="24"/>
        </w:rPr>
      </w:pPr>
      <w:r>
        <w:rPr>
          <w:rFonts w:ascii="Times New Roman" w:hAnsi="Times New Roman" w:eastAsia="Times New Roman" w:cs="Times New Roman"/>
          <w:sz w:val="24"/>
          <w:szCs w:val="24"/>
        </w:rPr>
        <w:t>Man in the middle attack</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f.</w:t>
      </w:r>
    </w:p>
    <w:p>
      <w:pPr>
        <w:spacing w:after="120"/>
        <w:rPr>
          <w:rFonts w:ascii="Times New Roman" w:hAnsi="Times New Roman" w:eastAsia="Times New Roman" w:cs="Times New Roman"/>
          <w:sz w:val="24"/>
          <w:szCs w:val="24"/>
        </w:rPr>
      </w:pPr>
      <w:r>
        <w:rPr>
          <w:rFonts w:ascii="Times New Roman" w:hAnsi="Times New Roman" w:eastAsia="Times New Roman" w:cs="Times New Roman"/>
          <w:sz w:val="24"/>
          <w:szCs w:val="24"/>
        </w:rPr>
        <w:t>Brute Force attack</w:t>
      </w:r>
    </w:p>
    <w:p/>
    <w:p>
      <w:pPr>
        <w:rPr>
          <w:rFonts w:eastAsia="Times New Roman"/>
          <w:color w:val="001A1E"/>
          <w:sz w:val="23"/>
          <w:szCs w:val="23"/>
        </w:rPr>
      </w:pPr>
      <w:r>
        <w:rPr>
          <w:rFonts w:eastAsia="Times New Roman"/>
          <w:color w:val="001A1E"/>
          <w:sz w:val="23"/>
          <w:szCs w:val="23"/>
        </w:rPr>
        <w:t>Điều nào sau đây mô tả tốt nhất cơ chế kiểm soát truy cập trong đó các quyết định kiểm soát truy cập dựa trên trách nhiệm của người dùng trong một tổ chức?</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Question 47Answer</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w:t>
      </w:r>
    </w:p>
    <w:p>
      <w:pPr>
        <w:spacing w:after="120"/>
        <w:rPr>
          <w:rFonts w:ascii="Times New Roman" w:hAnsi="Times New Roman" w:eastAsia="Times New Roman" w:cs="Times New Roman"/>
          <w:sz w:val="24"/>
          <w:szCs w:val="24"/>
        </w:rPr>
      </w:pPr>
      <w:r>
        <w:rPr>
          <w:rFonts w:ascii="Times New Roman" w:hAnsi="Times New Roman" w:eastAsia="Times New Roman" w:cs="Times New Roman"/>
          <w:sz w:val="24"/>
          <w:szCs w:val="24"/>
        </w:rPr>
        <w:t>Mandatory Access Control (MAC)</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b.</w:t>
      </w:r>
    </w:p>
    <w:p>
      <w:pPr>
        <w:spacing w:after="120"/>
        <w:rPr>
          <w:rFonts w:ascii="Times New Roman" w:hAnsi="Times New Roman" w:eastAsia="Times New Roman" w:cs="Times New Roman"/>
          <w:color w:val="FF0000"/>
          <w:sz w:val="24"/>
          <w:szCs w:val="24"/>
        </w:rPr>
      </w:pPr>
      <w:r>
        <w:rPr>
          <w:rFonts w:ascii="Times New Roman" w:hAnsi="Times New Roman" w:eastAsia="Times New Roman" w:cs="Times New Roman"/>
          <w:color w:val="FF0000"/>
          <w:sz w:val="24"/>
          <w:szCs w:val="24"/>
        </w:rPr>
        <w:t>Role Based Access Control (RBAC)</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w:t>
      </w:r>
    </w:p>
    <w:p>
      <w:pPr>
        <w:spacing w:after="120"/>
        <w:rPr>
          <w:rFonts w:ascii="Times New Roman" w:hAnsi="Times New Roman" w:eastAsia="Times New Roman" w:cs="Times New Roman"/>
          <w:sz w:val="24"/>
          <w:szCs w:val="24"/>
        </w:rPr>
      </w:pPr>
      <w:r>
        <w:rPr>
          <w:rFonts w:ascii="Times New Roman" w:hAnsi="Times New Roman" w:eastAsia="Times New Roman" w:cs="Times New Roman"/>
          <w:sz w:val="24"/>
          <w:szCs w:val="24"/>
        </w:rPr>
        <w:t>Discretionary Access Control (DAC)</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d.</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Attribute Based Access Control (ABAC)</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e.</w:t>
      </w:r>
    </w:p>
    <w:p>
      <w:pPr>
        <w:spacing w:after="120"/>
        <w:rPr>
          <w:rFonts w:ascii="Times New Roman" w:hAnsi="Times New Roman" w:eastAsia="Times New Roman" w:cs="Times New Roman"/>
          <w:sz w:val="24"/>
          <w:szCs w:val="24"/>
        </w:rPr>
      </w:pPr>
      <w:r>
        <w:rPr>
          <w:rFonts w:ascii="Times New Roman" w:hAnsi="Times New Roman" w:eastAsia="Times New Roman" w:cs="Times New Roman"/>
          <w:sz w:val="24"/>
          <w:szCs w:val="24"/>
        </w:rPr>
        <w:t>Subjective Access Control (SAC)</w:t>
      </w:r>
    </w:p>
    <w:p/>
    <w:p>
      <w:pPr>
        <w:rPr>
          <w:rFonts w:eastAsia="Times New Roman"/>
          <w:color w:val="001A1E"/>
          <w:sz w:val="23"/>
          <w:szCs w:val="23"/>
        </w:rPr>
      </w:pPr>
      <w:r>
        <w:rPr>
          <w:rFonts w:eastAsia="Times New Roman"/>
          <w:color w:val="001A1E"/>
          <w:sz w:val="23"/>
          <w:szCs w:val="23"/>
        </w:rPr>
        <w:t>Điều nào sau đây mô tả đúng nhất cơ chế kiểm soát truy cập cho phép chủ sở hữu dữ liệu tạo và quản lý kiểm soát truy cập?</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Question 48Answer</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w:t>
      </w:r>
    </w:p>
    <w:p>
      <w:pPr>
        <w:spacing w:after="120"/>
        <w:rPr>
          <w:rFonts w:ascii="Times New Roman" w:hAnsi="Times New Roman" w:eastAsia="Times New Roman" w:cs="Times New Roman"/>
          <w:color w:val="FF0000"/>
          <w:sz w:val="24"/>
          <w:szCs w:val="24"/>
        </w:rPr>
      </w:pPr>
      <w:r>
        <w:rPr>
          <w:rFonts w:ascii="Times New Roman" w:hAnsi="Times New Roman" w:eastAsia="Times New Roman" w:cs="Times New Roman"/>
          <w:color w:val="FF0000"/>
          <w:sz w:val="24"/>
          <w:szCs w:val="24"/>
        </w:rPr>
        <w:t>Discretionary Access Control (DAC)</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b.</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Attribute Based Access Control (ABAC)</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w:t>
      </w:r>
    </w:p>
    <w:p>
      <w:pPr>
        <w:spacing w:after="120"/>
        <w:rPr>
          <w:rFonts w:ascii="Times New Roman" w:hAnsi="Times New Roman" w:eastAsia="Times New Roman" w:cs="Times New Roman"/>
          <w:sz w:val="24"/>
          <w:szCs w:val="24"/>
        </w:rPr>
      </w:pPr>
      <w:r>
        <w:rPr>
          <w:rFonts w:ascii="Times New Roman" w:hAnsi="Times New Roman" w:eastAsia="Times New Roman" w:cs="Times New Roman"/>
          <w:sz w:val="24"/>
          <w:szCs w:val="24"/>
        </w:rPr>
        <w:t>List Based Access Control (LBAC)</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d.</w:t>
      </w:r>
    </w:p>
    <w:p>
      <w:pPr>
        <w:spacing w:after="120"/>
        <w:rPr>
          <w:rFonts w:ascii="Times New Roman" w:hAnsi="Times New Roman" w:eastAsia="Times New Roman" w:cs="Times New Roman"/>
          <w:sz w:val="24"/>
          <w:szCs w:val="24"/>
        </w:rPr>
      </w:pPr>
      <w:r>
        <w:rPr>
          <w:rFonts w:ascii="Times New Roman" w:hAnsi="Times New Roman" w:eastAsia="Times New Roman" w:cs="Times New Roman"/>
          <w:sz w:val="24"/>
          <w:szCs w:val="24"/>
        </w:rPr>
        <w:t>Mandatory Access Control (MAC)</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e.</w:t>
      </w:r>
    </w:p>
    <w:p>
      <w:pPr>
        <w:spacing w:after="120"/>
        <w:rPr>
          <w:rFonts w:ascii="Times New Roman" w:hAnsi="Times New Roman" w:eastAsia="Times New Roman" w:cs="Times New Roman"/>
          <w:sz w:val="24"/>
          <w:szCs w:val="24"/>
        </w:rPr>
      </w:pPr>
      <w:r>
        <w:rPr>
          <w:rFonts w:ascii="Times New Roman" w:hAnsi="Times New Roman" w:eastAsia="Times New Roman" w:cs="Times New Roman"/>
          <w:sz w:val="24"/>
          <w:szCs w:val="24"/>
        </w:rPr>
        <w:t>Role Based Access Control (RBAC)</w:t>
      </w:r>
    </w:p>
    <w:p/>
    <w:p>
      <w:pPr>
        <w:spacing w:after="120"/>
        <w:rPr>
          <w:rFonts w:eastAsia="Times New Roman"/>
          <w:color w:val="001A1E"/>
          <w:sz w:val="23"/>
          <w:szCs w:val="23"/>
        </w:rPr>
      </w:pPr>
      <w:r>
        <w:rPr>
          <w:rFonts w:eastAsia="Times New Roman"/>
          <w:color w:val="001A1E"/>
          <w:sz w:val="23"/>
          <w:szCs w:val="23"/>
        </w:rPr>
        <w:t>Hình sau đây mô tả đúng nhất cơ chế kiểm soát truy cập nào</w:t>
      </w:r>
    </w:p>
    <w:p>
      <w:pPr>
        <w:rPr>
          <w:rFonts w:eastAsia="Times New Roman"/>
          <w:color w:val="001A1E"/>
          <w:sz w:val="23"/>
          <w:szCs w:val="23"/>
        </w:rPr>
      </w:pP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Question 49Answer</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w:t>
      </w:r>
    </w:p>
    <w:p>
      <w:pPr>
        <w:spacing w:after="120"/>
        <w:rPr>
          <w:rFonts w:ascii="Times New Roman" w:hAnsi="Times New Roman" w:eastAsia="Times New Roman" w:cs="Times New Roman"/>
          <w:sz w:val="24"/>
          <w:szCs w:val="24"/>
        </w:rPr>
      </w:pPr>
      <w:r>
        <w:rPr>
          <w:rFonts w:ascii="Times New Roman" w:hAnsi="Times New Roman" w:eastAsia="Times New Roman" w:cs="Times New Roman"/>
          <w:sz w:val="24"/>
          <w:szCs w:val="24"/>
        </w:rPr>
        <w:t>Discretionary Access Control (DAC)</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b.</w:t>
      </w:r>
    </w:p>
    <w:p>
      <w:pPr>
        <w:spacing w:after="120"/>
        <w:rPr>
          <w:rFonts w:ascii="Times New Roman" w:hAnsi="Times New Roman" w:eastAsia="Times New Roman" w:cs="Times New Roman"/>
          <w:sz w:val="24"/>
          <w:szCs w:val="24"/>
        </w:rPr>
      </w:pPr>
      <w:r>
        <w:rPr>
          <w:rFonts w:ascii="Times New Roman" w:hAnsi="Times New Roman" w:eastAsia="Times New Roman" w:cs="Times New Roman"/>
          <w:sz w:val="24"/>
          <w:szCs w:val="24"/>
        </w:rPr>
        <w:t>Mandatory Access Control (MAC)</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w:t>
      </w:r>
    </w:p>
    <w:p>
      <w:pPr>
        <w:spacing w:after="120"/>
        <w:rPr>
          <w:rFonts w:ascii="Times New Roman" w:hAnsi="Times New Roman" w:eastAsia="Times New Roman" w:cs="Times New Roman"/>
          <w:sz w:val="24"/>
          <w:szCs w:val="24"/>
        </w:rPr>
      </w:pPr>
      <w:r>
        <w:rPr>
          <w:rFonts w:ascii="Times New Roman" w:hAnsi="Times New Roman" w:eastAsia="Times New Roman" w:cs="Times New Roman"/>
          <w:sz w:val="24"/>
          <w:szCs w:val="24"/>
        </w:rPr>
        <w:t>List Based Access Control (LBAC)</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d.</w:t>
      </w:r>
    </w:p>
    <w:p>
      <w:pPr>
        <w:spacing w:after="120"/>
        <w:rPr>
          <w:rFonts w:ascii="Times New Roman" w:hAnsi="Times New Roman" w:eastAsia="Times New Roman" w:cs="Times New Roman"/>
          <w:sz w:val="24"/>
          <w:szCs w:val="24"/>
        </w:rPr>
      </w:pPr>
      <w:r>
        <w:rPr>
          <w:rFonts w:ascii="Times New Roman" w:hAnsi="Times New Roman" w:eastAsia="Times New Roman" w:cs="Times New Roman"/>
          <w:sz w:val="24"/>
          <w:szCs w:val="24"/>
        </w:rPr>
        <w:t>Role Based Access Control (RBAC)</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e.</w:t>
      </w:r>
    </w:p>
    <w:p>
      <w:pPr>
        <w:rPr>
          <w:rFonts w:ascii="Times New Roman" w:hAnsi="Times New Roman" w:eastAsia="Times New Roman" w:cs="Times New Roman"/>
          <w:color w:val="FF0000"/>
          <w:sz w:val="24"/>
          <w:szCs w:val="24"/>
        </w:rPr>
      </w:pPr>
      <w:r>
        <w:rPr>
          <w:rFonts w:ascii="Times New Roman" w:hAnsi="Times New Roman" w:eastAsia="Times New Roman" w:cs="Times New Roman"/>
          <w:color w:val="FF0000"/>
          <w:sz w:val="24"/>
          <w:szCs w:val="24"/>
        </w:rPr>
        <w:t>Attribute Based Access Control (ABAC)</w:t>
      </w:r>
    </w:p>
    <w:p/>
    <w:p>
      <w:pPr>
        <w:spacing w:after="120"/>
        <w:rPr>
          <w:rFonts w:eastAsia="Times New Roman"/>
          <w:color w:val="001A1E"/>
          <w:sz w:val="23"/>
          <w:szCs w:val="23"/>
        </w:rPr>
      </w:pPr>
      <w:r>
        <w:rPr>
          <w:rFonts w:eastAsia="Times New Roman"/>
          <w:color w:val="001A1E"/>
          <w:sz w:val="23"/>
          <w:szCs w:val="23"/>
        </w:rPr>
        <w:t>Ma trận điều khiển truy cập (Access control matrix) thể hiện mối quan hệ giữa các thành phần nào sau đây? (chọn 3)</w:t>
      </w:r>
    </w:p>
    <w:p>
      <w:pPr>
        <w:rPr>
          <w:rFonts w:eastAsia="Times New Roman"/>
          <w:color w:val="001A1E"/>
          <w:sz w:val="23"/>
          <w:szCs w:val="23"/>
        </w:rPr>
      </w:pPr>
      <w:r>
        <w:rPr>
          <w:rFonts w:eastAsia="Times New Roman"/>
          <w:color w:val="001A1E"/>
          <w:sz w:val="23"/>
          <w:szCs w:val="23"/>
        </w:rPr>
        <w:br w:type="textWrapping"/>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Question 50Answer</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w:t>
      </w:r>
    </w:p>
    <w:p>
      <w:pPr>
        <w:spacing w:after="120"/>
        <w:rPr>
          <w:rFonts w:ascii="Times New Roman" w:hAnsi="Times New Roman" w:eastAsia="Times New Roman" w:cs="Times New Roman"/>
          <w:sz w:val="24"/>
          <w:szCs w:val="24"/>
        </w:rPr>
      </w:pPr>
      <w:r>
        <w:rPr>
          <w:rFonts w:ascii="Times New Roman" w:hAnsi="Times New Roman" w:eastAsia="Times New Roman" w:cs="Times New Roman"/>
          <w:sz w:val="24"/>
          <w:szCs w:val="24"/>
        </w:rPr>
        <w:t>Database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b.</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Users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w:t>
      </w:r>
    </w:p>
    <w:p>
      <w:pPr>
        <w:spacing w:after="120"/>
        <w:rPr>
          <w:rFonts w:ascii="Times New Roman" w:hAnsi="Times New Roman" w:eastAsia="Times New Roman" w:cs="Times New Roman"/>
          <w:sz w:val="24"/>
          <w:szCs w:val="24"/>
        </w:rPr>
      </w:pPr>
      <w:r>
        <w:rPr>
          <w:rFonts w:ascii="Times New Roman" w:hAnsi="Times New Roman" w:eastAsia="Times New Roman" w:cs="Times New Roman"/>
          <w:sz w:val="24"/>
          <w:szCs w:val="24"/>
        </w:rPr>
        <w:t>Security policy</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d.</w:t>
      </w:r>
    </w:p>
    <w:p>
      <w:pPr>
        <w:spacing w:after="120"/>
        <w:rPr>
          <w:rFonts w:ascii="Times New Roman" w:hAnsi="Times New Roman" w:eastAsia="Times New Roman" w:cs="Times New Roman"/>
          <w:color w:val="FF0000"/>
          <w:sz w:val="24"/>
          <w:szCs w:val="24"/>
        </w:rPr>
      </w:pPr>
      <w:r>
        <w:rPr>
          <w:rFonts w:ascii="Times New Roman" w:hAnsi="Times New Roman" w:eastAsia="Times New Roman" w:cs="Times New Roman"/>
          <w:color w:val="FF0000"/>
          <w:sz w:val="24"/>
          <w:szCs w:val="24"/>
        </w:rPr>
        <w:t>Subject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e.</w:t>
      </w:r>
    </w:p>
    <w:p>
      <w:pPr>
        <w:spacing w:after="120"/>
        <w:rPr>
          <w:rFonts w:ascii="Times New Roman" w:hAnsi="Times New Roman" w:eastAsia="Times New Roman" w:cs="Times New Roman"/>
          <w:color w:val="FF0000"/>
          <w:sz w:val="24"/>
          <w:szCs w:val="24"/>
        </w:rPr>
      </w:pPr>
      <w:r>
        <w:rPr>
          <w:rFonts w:ascii="Times New Roman" w:hAnsi="Times New Roman" w:eastAsia="Times New Roman" w:cs="Times New Roman"/>
          <w:color w:val="FF0000"/>
          <w:sz w:val="24"/>
          <w:szCs w:val="24"/>
        </w:rPr>
        <w:t>Object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f.</w:t>
      </w:r>
    </w:p>
    <w:p>
      <w:pPr>
        <w:spacing w:after="120"/>
        <w:rPr>
          <w:rFonts w:ascii="Times New Roman" w:hAnsi="Times New Roman" w:eastAsia="Times New Roman" w:cs="Times New Roman"/>
          <w:color w:val="FF0000"/>
          <w:sz w:val="24"/>
          <w:szCs w:val="24"/>
        </w:rPr>
      </w:pPr>
      <w:r>
        <w:rPr>
          <w:rFonts w:ascii="Times New Roman" w:hAnsi="Times New Roman" w:eastAsia="Times New Roman" w:cs="Times New Roman"/>
          <w:color w:val="FF0000"/>
          <w:sz w:val="24"/>
          <w:szCs w:val="24"/>
        </w:rPr>
        <w:t>Rights/Permissions </w:t>
      </w:r>
    </w:p>
    <w:p/>
    <w:p>
      <w:pPr>
        <w:rPr>
          <w:rFonts w:eastAsia="Times New Roman"/>
          <w:color w:val="001A1E"/>
          <w:sz w:val="23"/>
          <w:szCs w:val="23"/>
        </w:rPr>
      </w:pPr>
      <w:r>
        <w:rPr>
          <w:rFonts w:eastAsia="Times New Roman"/>
          <w:color w:val="001A1E"/>
          <w:sz w:val="23"/>
          <w:szCs w:val="23"/>
        </w:rPr>
        <w:t>Từ ma trận điều khiển truy cập, ta có thể suy ra các thông tin nào sau đây?</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Question 51Answer</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Subjects orientation lists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b.</w:t>
      </w:r>
    </w:p>
    <w:p>
      <w:pPr>
        <w:rPr>
          <w:rFonts w:ascii="Times New Roman" w:hAnsi="Times New Roman" w:eastAsia="Times New Roman" w:cs="Times New Roman"/>
          <w:color w:val="FF0000"/>
          <w:sz w:val="24"/>
          <w:szCs w:val="24"/>
        </w:rPr>
      </w:pPr>
      <w:r>
        <w:rPr>
          <w:rFonts w:ascii="Times New Roman" w:hAnsi="Times New Roman" w:eastAsia="Times New Roman" w:cs="Times New Roman"/>
          <w:color w:val="FF0000"/>
          <w:sz w:val="24"/>
          <w:szCs w:val="24"/>
        </w:rPr>
        <w:t>Capability lists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w:t>
      </w:r>
    </w:p>
    <w:p>
      <w:pPr>
        <w:spacing w:after="120"/>
        <w:rPr>
          <w:rFonts w:ascii="Times New Roman" w:hAnsi="Times New Roman" w:eastAsia="Times New Roman" w:cs="Times New Roman"/>
          <w:sz w:val="24"/>
          <w:szCs w:val="24"/>
        </w:rPr>
      </w:pPr>
      <w:r>
        <w:rPr>
          <w:rFonts w:ascii="Times New Roman" w:hAnsi="Times New Roman" w:eastAsia="Times New Roman" w:cs="Times New Roman"/>
          <w:sz w:val="24"/>
          <w:szCs w:val="24"/>
        </w:rPr>
        <w:t>Group policy objects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d.</w:t>
      </w:r>
    </w:p>
    <w:p>
      <w:pPr>
        <w:spacing w:after="120"/>
        <w:rPr>
          <w:rFonts w:ascii="Times New Roman" w:hAnsi="Times New Roman" w:eastAsia="Times New Roman" w:cs="Times New Roman"/>
          <w:sz w:val="24"/>
          <w:szCs w:val="24"/>
        </w:rPr>
      </w:pPr>
      <w:r>
        <w:rPr>
          <w:rFonts w:ascii="Times New Roman" w:hAnsi="Times New Roman" w:eastAsia="Times New Roman" w:cs="Times New Roman"/>
          <w:sz w:val="24"/>
          <w:szCs w:val="24"/>
        </w:rPr>
        <w:t>Objects orientation list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e.</w:t>
      </w:r>
    </w:p>
    <w:p>
      <w:pPr>
        <w:rPr>
          <w:rFonts w:ascii="Times New Roman" w:hAnsi="Times New Roman" w:eastAsia="Times New Roman" w:cs="Times New Roman"/>
          <w:color w:val="FF0000"/>
          <w:sz w:val="24"/>
          <w:szCs w:val="24"/>
        </w:rPr>
      </w:pPr>
      <w:r>
        <w:rPr>
          <w:rFonts w:ascii="Times New Roman" w:hAnsi="Times New Roman" w:eastAsia="Times New Roman" w:cs="Times New Roman"/>
          <w:color w:val="FF0000"/>
          <w:sz w:val="24"/>
          <w:szCs w:val="24"/>
        </w:rPr>
        <w:t>Access control lists</w:t>
      </w:r>
    </w:p>
    <w:p/>
    <w:p>
      <w:pPr>
        <w:spacing w:after="120"/>
        <w:rPr>
          <w:rFonts w:eastAsia="Times New Roman"/>
          <w:color w:val="001A1E"/>
          <w:sz w:val="23"/>
          <w:szCs w:val="23"/>
        </w:rPr>
      </w:pPr>
      <w:r>
        <w:rPr>
          <w:rFonts w:eastAsia="Times New Roman"/>
          <w:color w:val="001A1E"/>
          <w:sz w:val="23"/>
          <w:szCs w:val="23"/>
        </w:rPr>
        <w:t>Cho mô tả sau: User Nam có quyền đọc và ghi trên file bt1. Nam cũng có quyền đọc trên file bt2 và có quyền thực thi trên file bt3.</w:t>
      </w:r>
    </w:p>
    <w:p>
      <w:pPr>
        <w:spacing w:after="120"/>
        <w:rPr>
          <w:rFonts w:eastAsia="Times New Roman"/>
          <w:color w:val="001A1E"/>
          <w:sz w:val="23"/>
          <w:szCs w:val="23"/>
        </w:rPr>
      </w:pPr>
      <w:r>
        <w:rPr>
          <w:rFonts w:eastAsia="Times New Roman"/>
          <w:color w:val="001A1E"/>
          <w:sz w:val="23"/>
          <w:szCs w:val="23"/>
        </w:rPr>
        <w:t>User Ha có quyền đọc trên file bt1. Hà có quyền đọc và ghi trên file bt2. Hà không có quyền truy cập trên file bt3.</w:t>
      </w:r>
    </w:p>
    <w:p>
      <w:pPr>
        <w:rPr>
          <w:rFonts w:eastAsia="Times New Roman"/>
          <w:color w:val="001A1E"/>
          <w:sz w:val="23"/>
          <w:szCs w:val="23"/>
        </w:rPr>
      </w:pPr>
      <w:r>
        <w:rPr>
          <w:rFonts w:eastAsia="Times New Roman"/>
          <w:color w:val="001A1E"/>
          <w:sz w:val="23"/>
          <w:szCs w:val="23"/>
        </w:rPr>
        <w:t>Xác định </w:t>
      </w:r>
      <w:r>
        <w:rPr>
          <w:rFonts w:eastAsia="Times New Roman"/>
          <w:b/>
          <w:bCs/>
          <w:color w:val="001A1E"/>
          <w:sz w:val="23"/>
          <w:szCs w:val="23"/>
        </w:rPr>
        <w:t>ACL</w:t>
      </w:r>
      <w:r>
        <w:rPr>
          <w:rFonts w:eastAsia="Times New Roman"/>
          <w:color w:val="001A1E"/>
          <w:sz w:val="23"/>
          <w:szCs w:val="23"/>
        </w:rPr>
        <w:t> (Access control list) đối với file </w:t>
      </w:r>
      <w:r>
        <w:rPr>
          <w:rFonts w:eastAsia="Times New Roman"/>
          <w:b/>
          <w:bCs/>
          <w:color w:val="001A1E"/>
          <w:sz w:val="23"/>
          <w:szCs w:val="23"/>
        </w:rPr>
        <w:t>bt2</w:t>
      </w:r>
      <w:r>
        <w:rPr>
          <w:rFonts w:eastAsia="Times New Roman"/>
          <w:color w:val="001A1E"/>
          <w:sz w:val="23"/>
          <w:szCs w:val="23"/>
        </w:rPr>
        <w:br w:type="textWrapping"/>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Question 54Answer</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w:t>
      </w:r>
    </w:p>
    <w:p>
      <w:pPr>
        <w:spacing w:after="120"/>
        <w:rPr>
          <w:rFonts w:ascii="Times New Roman" w:hAnsi="Times New Roman" w:eastAsia="Times New Roman" w:cs="Times New Roman"/>
          <w:sz w:val="24"/>
          <w:szCs w:val="24"/>
        </w:rPr>
      </w:pPr>
      <w:r>
        <w:rPr>
          <w:rFonts w:ascii="Times New Roman" w:hAnsi="Times New Roman" w:eastAsia="Times New Roman" w:cs="Times New Roman"/>
          <w:sz w:val="24"/>
          <w:szCs w:val="24"/>
        </w:rPr>
        <w:t>ACL(bt2) = Nam: {read, write}, Ha: {read}</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b.</w:t>
      </w:r>
    </w:p>
    <w:p>
      <w:pPr>
        <w:spacing w:after="120"/>
        <w:rPr>
          <w:rFonts w:ascii="Times New Roman" w:hAnsi="Times New Roman" w:eastAsia="Times New Roman" w:cs="Times New Roman"/>
          <w:sz w:val="24"/>
          <w:szCs w:val="24"/>
        </w:rPr>
      </w:pPr>
      <w:r>
        <w:rPr>
          <w:rFonts w:ascii="Times New Roman" w:hAnsi="Times New Roman" w:eastAsia="Times New Roman" w:cs="Times New Roman"/>
          <w:sz w:val="24"/>
          <w:szCs w:val="24"/>
        </w:rPr>
        <w:t>ACL(bt2) = Nam: {read, execute}, Ha: {read, write}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w:t>
      </w:r>
    </w:p>
    <w:p>
      <w:pPr>
        <w:spacing w:after="120"/>
        <w:rPr>
          <w:rFonts w:ascii="Times New Roman" w:hAnsi="Times New Roman" w:eastAsia="Times New Roman" w:cs="Times New Roman"/>
          <w:sz w:val="24"/>
          <w:szCs w:val="24"/>
        </w:rPr>
      </w:pPr>
      <w:r>
        <w:rPr>
          <w:rFonts w:ascii="Times New Roman" w:hAnsi="Times New Roman" w:eastAsia="Times New Roman" w:cs="Times New Roman"/>
          <w:sz w:val="24"/>
          <w:szCs w:val="24"/>
        </w:rPr>
        <w:t>ACL(bt2) = Nam: {read, write}, Ha: {read, write}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d.</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ACL(bt2) = Nam: {read}, Ha: {read}</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Pr>
        <w:t>e.</w:t>
      </w:r>
    </w:p>
    <w:p>
      <w:pPr>
        <w:spacing w:after="120"/>
        <w:rPr>
          <w:rFonts w:ascii="Times New Roman" w:hAnsi="Times New Roman" w:eastAsia="Times New Roman" w:cs="Times New Roman"/>
          <w:color w:val="FF0000"/>
          <w:sz w:val="24"/>
          <w:szCs w:val="24"/>
        </w:rPr>
      </w:pPr>
      <w:r>
        <w:rPr>
          <w:rFonts w:ascii="Times New Roman" w:hAnsi="Times New Roman" w:eastAsia="Times New Roman" w:cs="Times New Roman"/>
          <w:color w:val="FF0000"/>
          <w:sz w:val="24"/>
          <w:szCs w:val="24"/>
        </w:rPr>
        <w:t>ACL(bt2) = Nam: {read}, Ha: {read, write}</w:t>
      </w:r>
    </w:p>
    <w:p/>
    <w:p>
      <w:pPr>
        <w:pStyle w:val="4"/>
        <w:tabs>
          <w:tab w:val="left" w:pos="5991"/>
        </w:tabs>
        <w:spacing w:before="65"/>
        <w:ind w:left="110"/>
        <w:rPr>
          <w:rFonts w:ascii="Arial MT" w:hAnsi="Arial MT"/>
        </w:rPr>
      </w:pPr>
      <w:r>
        <w:rPr>
          <w:rFonts w:ascii="Arial MT" w:hAnsi="Arial MT"/>
        </w:rPr>
        <w:t>11/15/23,</w:t>
      </w:r>
      <w:r>
        <w:rPr>
          <w:rFonts w:ascii="Arial MT" w:hAnsi="Arial MT"/>
          <w:spacing w:val="-7"/>
        </w:rPr>
        <w:t xml:space="preserve"> </w:t>
      </w:r>
      <w:r>
        <w:rPr>
          <w:rFonts w:ascii="Arial MT" w:hAnsi="Arial MT"/>
        </w:rPr>
        <w:t>10:23</w:t>
      </w:r>
      <w:r>
        <w:rPr>
          <w:rFonts w:ascii="Arial MT" w:hAnsi="Arial MT"/>
          <w:spacing w:val="-7"/>
        </w:rPr>
        <w:t xml:space="preserve"> </w:t>
      </w:r>
      <w:r>
        <w:rPr>
          <w:rFonts w:ascii="Arial MT" w:hAnsi="Arial MT"/>
          <w:spacing w:val="-5"/>
          <w:w w:val="95"/>
        </w:rPr>
        <w:t>PM</w:t>
      </w:r>
      <w:r>
        <w:rPr>
          <w:rFonts w:ascii="Arial MT" w:hAnsi="Arial MT"/>
        </w:rPr>
        <w:tab/>
      </w:r>
      <w:r>
        <w:rPr>
          <w:rFonts w:ascii="Arial MT" w:hAnsi="Arial MT"/>
          <w:w w:val="80"/>
        </w:rPr>
        <w:t>Đề</w:t>
      </w:r>
      <w:r>
        <w:rPr>
          <w:rFonts w:ascii="Arial MT" w:hAnsi="Arial MT"/>
          <w:spacing w:val="-1"/>
          <w:w w:val="80"/>
        </w:rPr>
        <w:t xml:space="preserve"> </w:t>
      </w:r>
      <w:r>
        <w:rPr>
          <w:rFonts w:ascii="Arial MT" w:hAnsi="Arial MT"/>
          <w:w w:val="80"/>
        </w:rPr>
        <w:t>thi</w:t>
      </w:r>
      <w:r>
        <w:rPr>
          <w:rFonts w:ascii="Arial MT" w:hAnsi="Arial MT"/>
          <w:spacing w:val="-9"/>
        </w:rPr>
        <w:t xml:space="preserve"> </w:t>
      </w:r>
      <w:r>
        <w:rPr>
          <w:rFonts w:ascii="Arial MT" w:hAnsi="Arial MT"/>
          <w:w w:val="80"/>
        </w:rPr>
        <w:t>cuối</w:t>
      </w:r>
      <w:r>
        <w:rPr>
          <w:rFonts w:ascii="Arial MT" w:hAnsi="Arial MT"/>
          <w:spacing w:val="-1"/>
          <w:w w:val="80"/>
        </w:rPr>
        <w:t xml:space="preserve"> </w:t>
      </w:r>
      <w:r>
        <w:rPr>
          <w:rFonts w:ascii="Arial MT" w:hAnsi="Arial MT"/>
          <w:w w:val="80"/>
        </w:rPr>
        <w:t>kỳ</w:t>
      </w:r>
      <w:r>
        <w:rPr>
          <w:rFonts w:ascii="Arial MT" w:hAnsi="Arial MT"/>
          <w:spacing w:val="-9"/>
        </w:rPr>
        <w:t xml:space="preserve"> </w:t>
      </w:r>
      <w:r>
        <w:rPr>
          <w:rFonts w:ascii="Arial MT" w:hAnsi="Arial MT"/>
          <w:w w:val="80"/>
        </w:rPr>
        <w:t>|</w:t>
      </w:r>
      <w:r>
        <w:rPr>
          <w:rFonts w:ascii="Arial MT" w:hAnsi="Arial MT"/>
          <w:spacing w:val="-1"/>
          <w:w w:val="80"/>
        </w:rPr>
        <w:t xml:space="preserve"> </w:t>
      </w:r>
      <w:r>
        <w:rPr>
          <w:rFonts w:ascii="Arial MT" w:hAnsi="Arial MT"/>
          <w:spacing w:val="-5"/>
          <w:w w:val="80"/>
        </w:rPr>
        <w:t>MMS</w:t>
      </w:r>
    </w:p>
    <w:p>
      <w:pPr>
        <w:pStyle w:val="4"/>
        <w:rPr>
          <w:rFonts w:ascii="Arial MT"/>
        </w:rPr>
      </w:pPr>
    </w:p>
    <w:p>
      <w:pPr>
        <w:pStyle w:val="4"/>
        <w:rPr>
          <w:rFonts w:ascii="Arial MT"/>
        </w:rPr>
      </w:pPr>
    </w:p>
    <w:p>
      <w:pPr>
        <w:pStyle w:val="4"/>
        <w:rPr>
          <w:rFonts w:ascii="Arial MT"/>
        </w:rPr>
      </w:pPr>
    </w:p>
    <w:p>
      <w:pPr>
        <w:pStyle w:val="4"/>
        <w:rPr>
          <w:rFonts w:ascii="Arial MT"/>
        </w:rPr>
      </w:pPr>
    </w:p>
    <w:p>
      <w:pPr>
        <w:pStyle w:val="4"/>
        <w:rPr>
          <w:rFonts w:ascii="Arial MT"/>
        </w:rPr>
      </w:pPr>
    </w:p>
    <w:p>
      <w:pPr>
        <w:pStyle w:val="4"/>
        <w:rPr>
          <w:rFonts w:ascii="Arial MT"/>
        </w:rPr>
      </w:pPr>
    </w:p>
    <w:p>
      <w:pPr>
        <w:pStyle w:val="4"/>
        <w:spacing w:before="171"/>
        <w:rPr>
          <w:rFonts w:ascii="Arial MT"/>
        </w:rPr>
      </w:pPr>
    </w:p>
    <w:p>
      <w:pPr>
        <w:pStyle w:val="4"/>
        <w:spacing w:line="480" w:lineRule="auto"/>
        <w:ind w:left="468" w:right="4178"/>
      </w:pPr>
      <w:r>
        <w:rPr>
          <w:color w:val="7D5929"/>
          <w:w w:val="105"/>
        </w:rPr>
        <w:t>You</w:t>
      </w:r>
      <w:r>
        <w:rPr>
          <w:color w:val="7D5929"/>
          <w:spacing w:val="-6"/>
          <w:w w:val="105"/>
        </w:rPr>
        <w:t xml:space="preserve"> </w:t>
      </w:r>
      <w:r>
        <w:rPr>
          <w:color w:val="7D5929"/>
          <w:w w:val="105"/>
        </w:rPr>
        <w:t>can</w:t>
      </w:r>
      <w:r>
        <w:rPr>
          <w:color w:val="7D5929"/>
          <w:spacing w:val="-6"/>
          <w:w w:val="105"/>
        </w:rPr>
        <w:t xml:space="preserve"> </w:t>
      </w:r>
      <w:r>
        <w:rPr>
          <w:color w:val="7D5929"/>
          <w:w w:val="105"/>
        </w:rPr>
        <w:t>preview</w:t>
      </w:r>
      <w:r>
        <w:rPr>
          <w:color w:val="7D5929"/>
          <w:spacing w:val="-6"/>
          <w:w w:val="105"/>
        </w:rPr>
        <w:t xml:space="preserve"> </w:t>
      </w:r>
      <w:r>
        <w:rPr>
          <w:color w:val="7D5929"/>
          <w:w w:val="105"/>
        </w:rPr>
        <w:t>this</w:t>
      </w:r>
      <w:r>
        <w:rPr>
          <w:color w:val="7D5929"/>
          <w:spacing w:val="-6"/>
          <w:w w:val="105"/>
        </w:rPr>
        <w:t xml:space="preserve"> </w:t>
      </w:r>
      <w:r>
        <w:rPr>
          <w:color w:val="7D5929"/>
          <w:w w:val="105"/>
        </w:rPr>
        <w:t>quiz,</w:t>
      </w:r>
      <w:r>
        <w:rPr>
          <w:color w:val="7D5929"/>
          <w:spacing w:val="-6"/>
          <w:w w:val="105"/>
        </w:rPr>
        <w:t xml:space="preserve"> </w:t>
      </w:r>
      <w:r>
        <w:rPr>
          <w:color w:val="7D5929"/>
          <w:w w:val="105"/>
        </w:rPr>
        <w:t>but</w:t>
      </w:r>
      <w:r>
        <w:rPr>
          <w:color w:val="7D5929"/>
          <w:spacing w:val="-6"/>
          <w:w w:val="105"/>
        </w:rPr>
        <w:t xml:space="preserve"> </w:t>
      </w:r>
      <w:r>
        <w:rPr>
          <w:color w:val="7D5929"/>
          <w:w w:val="105"/>
        </w:rPr>
        <w:t>if</w:t>
      </w:r>
      <w:r>
        <w:rPr>
          <w:color w:val="7D5929"/>
          <w:spacing w:val="-6"/>
          <w:w w:val="105"/>
        </w:rPr>
        <w:t xml:space="preserve"> </w:t>
      </w:r>
      <w:r>
        <w:rPr>
          <w:color w:val="7D5929"/>
          <w:w w:val="105"/>
        </w:rPr>
        <w:t>this</w:t>
      </w:r>
      <w:r>
        <w:rPr>
          <w:color w:val="7D5929"/>
          <w:spacing w:val="-6"/>
          <w:w w:val="105"/>
        </w:rPr>
        <w:t xml:space="preserve"> </w:t>
      </w:r>
      <w:r>
        <w:rPr>
          <w:color w:val="7D5929"/>
          <w:w w:val="105"/>
        </w:rPr>
        <w:t>were</w:t>
      </w:r>
      <w:r>
        <w:rPr>
          <w:color w:val="7D5929"/>
          <w:spacing w:val="-6"/>
          <w:w w:val="105"/>
        </w:rPr>
        <w:t xml:space="preserve"> </w:t>
      </w:r>
      <w:r>
        <w:rPr>
          <w:color w:val="7D5929"/>
          <w:w w:val="105"/>
        </w:rPr>
        <w:t>a</w:t>
      </w:r>
      <w:r>
        <w:rPr>
          <w:color w:val="7D5929"/>
          <w:spacing w:val="-6"/>
          <w:w w:val="105"/>
        </w:rPr>
        <w:t xml:space="preserve"> </w:t>
      </w:r>
      <w:r>
        <w:rPr>
          <w:color w:val="7D5929"/>
          <w:w w:val="105"/>
        </w:rPr>
        <w:t>real</w:t>
      </w:r>
      <w:r>
        <w:rPr>
          <w:color w:val="7D5929"/>
          <w:spacing w:val="-6"/>
          <w:w w:val="105"/>
        </w:rPr>
        <w:t xml:space="preserve"> </w:t>
      </w:r>
      <w:r>
        <w:rPr>
          <w:color w:val="7D5929"/>
          <w:w w:val="105"/>
        </w:rPr>
        <w:t>attempt,</w:t>
      </w:r>
      <w:r>
        <w:rPr>
          <w:color w:val="7D5929"/>
          <w:spacing w:val="-6"/>
          <w:w w:val="105"/>
        </w:rPr>
        <w:t xml:space="preserve"> </w:t>
      </w:r>
      <w:r>
        <w:rPr>
          <w:color w:val="7D5929"/>
          <w:w w:val="105"/>
        </w:rPr>
        <w:t>you</w:t>
      </w:r>
      <w:r>
        <w:rPr>
          <w:color w:val="7D5929"/>
          <w:spacing w:val="-6"/>
          <w:w w:val="105"/>
        </w:rPr>
        <w:t xml:space="preserve"> </w:t>
      </w:r>
      <w:r>
        <w:rPr>
          <w:color w:val="7D5929"/>
          <w:w w:val="105"/>
        </w:rPr>
        <w:t>would</w:t>
      </w:r>
      <w:r>
        <w:rPr>
          <w:color w:val="7D5929"/>
          <w:spacing w:val="-6"/>
          <w:w w:val="105"/>
        </w:rPr>
        <w:t xml:space="preserve"> </w:t>
      </w:r>
      <w:r>
        <w:rPr>
          <w:color w:val="7D5929"/>
          <w:w w:val="105"/>
        </w:rPr>
        <w:t>be</w:t>
      </w:r>
      <w:r>
        <w:rPr>
          <w:color w:val="7D5929"/>
          <w:spacing w:val="-6"/>
          <w:w w:val="105"/>
        </w:rPr>
        <w:t xml:space="preserve"> </w:t>
      </w:r>
      <w:r>
        <w:rPr>
          <w:color w:val="7D5929"/>
          <w:w w:val="105"/>
        </w:rPr>
        <w:t>blocked</w:t>
      </w:r>
      <w:r>
        <w:rPr>
          <w:color w:val="7D5929"/>
          <w:spacing w:val="-6"/>
          <w:w w:val="105"/>
        </w:rPr>
        <w:t xml:space="preserve"> </w:t>
      </w:r>
      <w:r>
        <w:rPr>
          <w:color w:val="7D5929"/>
          <w:w w:val="105"/>
        </w:rPr>
        <w:t>because: This quiz is currently not available.</w:t>
      </w:r>
    </w:p>
    <w:p>
      <w:pPr>
        <w:pStyle w:val="4"/>
        <w:spacing w:before="17"/>
        <w:rPr>
          <w:sz w:val="20"/>
        </w:rPr>
      </w:pPr>
      <w:r>
        <mc:AlternateContent>
          <mc:Choice Requires="wpg">
            <w:drawing>
              <wp:anchor distT="0" distB="0" distL="0" distR="0" simplePos="0" relativeHeight="251791360" behindDoc="1" locked="0" layoutInCell="1" allowOverlap="1">
                <wp:simplePos x="0" y="0"/>
                <wp:positionH relativeFrom="page">
                  <wp:posOffset>408940</wp:posOffset>
                </wp:positionH>
                <wp:positionV relativeFrom="paragraph">
                  <wp:posOffset>195580</wp:posOffset>
                </wp:positionV>
                <wp:extent cx="6944360" cy="590550"/>
                <wp:effectExtent l="0" t="0" r="0" b="0"/>
                <wp:wrapTopAndBottom/>
                <wp:docPr id="3" name="Group 3"/>
                <wp:cNvGraphicFramePr/>
                <a:graphic xmlns:a="http://schemas.openxmlformats.org/drawingml/2006/main">
                  <a:graphicData uri="http://schemas.microsoft.com/office/word/2010/wordprocessingGroup">
                    <wpg:wgp>
                      <wpg:cNvGrpSpPr/>
                      <wpg:grpSpPr>
                        <a:xfrm>
                          <a:off x="0" y="0"/>
                          <a:ext cx="6944359" cy="590550"/>
                          <a:chOff x="0" y="0"/>
                          <a:chExt cx="6944359" cy="590550"/>
                        </a:xfrm>
                      </wpg:grpSpPr>
                      <wps:wsp>
                        <wps:cNvPr id="4" name="Graphic 4"/>
                        <wps:cNvSpPr/>
                        <wps:spPr>
                          <a:xfrm>
                            <a:off x="3557" y="3557"/>
                            <a:ext cx="6937375" cy="583565"/>
                          </a:xfrm>
                          <a:custGeom>
                            <a:avLst/>
                            <a:gdLst/>
                            <a:ahLst/>
                            <a:cxnLst/>
                            <a:rect l="l" t="t" r="r" b="b"/>
                            <a:pathLst>
                              <a:path w="6937375" h="583565">
                                <a:moveTo>
                                  <a:pt x="0" y="572753"/>
                                </a:moveTo>
                                <a:lnTo>
                                  <a:pt x="0" y="10672"/>
                                </a:lnTo>
                                <a:lnTo>
                                  <a:pt x="0" y="7725"/>
                                </a:lnTo>
                                <a:lnTo>
                                  <a:pt x="1041" y="5209"/>
                                </a:lnTo>
                                <a:lnTo>
                                  <a:pt x="3125" y="3125"/>
                                </a:lnTo>
                                <a:lnTo>
                                  <a:pt x="5209" y="1041"/>
                                </a:lnTo>
                                <a:lnTo>
                                  <a:pt x="7725" y="0"/>
                                </a:lnTo>
                                <a:lnTo>
                                  <a:pt x="10672" y="0"/>
                                </a:lnTo>
                                <a:lnTo>
                                  <a:pt x="6926398" y="0"/>
                                </a:lnTo>
                                <a:lnTo>
                                  <a:pt x="6929345" y="0"/>
                                </a:lnTo>
                                <a:lnTo>
                                  <a:pt x="6931860" y="1041"/>
                                </a:lnTo>
                                <a:lnTo>
                                  <a:pt x="6933944" y="3125"/>
                                </a:lnTo>
                                <a:lnTo>
                                  <a:pt x="6936028" y="5209"/>
                                </a:lnTo>
                                <a:lnTo>
                                  <a:pt x="6937070" y="7725"/>
                                </a:lnTo>
                                <a:lnTo>
                                  <a:pt x="6937071" y="10672"/>
                                </a:lnTo>
                                <a:lnTo>
                                  <a:pt x="6937071" y="572753"/>
                                </a:lnTo>
                                <a:lnTo>
                                  <a:pt x="6937070" y="575700"/>
                                </a:lnTo>
                                <a:lnTo>
                                  <a:pt x="6936028" y="578215"/>
                                </a:lnTo>
                                <a:lnTo>
                                  <a:pt x="6933944" y="580299"/>
                                </a:lnTo>
                                <a:lnTo>
                                  <a:pt x="6931860" y="582383"/>
                                </a:lnTo>
                                <a:lnTo>
                                  <a:pt x="6929345" y="583425"/>
                                </a:lnTo>
                                <a:lnTo>
                                  <a:pt x="6926398" y="583425"/>
                                </a:lnTo>
                                <a:lnTo>
                                  <a:pt x="10672" y="583425"/>
                                </a:lnTo>
                                <a:lnTo>
                                  <a:pt x="7725" y="583425"/>
                                </a:lnTo>
                                <a:lnTo>
                                  <a:pt x="5209" y="582383"/>
                                </a:lnTo>
                                <a:lnTo>
                                  <a:pt x="3125" y="580299"/>
                                </a:lnTo>
                                <a:lnTo>
                                  <a:pt x="1041" y="578215"/>
                                </a:lnTo>
                                <a:lnTo>
                                  <a:pt x="0" y="575700"/>
                                </a:lnTo>
                                <a:lnTo>
                                  <a:pt x="0" y="572753"/>
                                </a:lnTo>
                                <a:close/>
                              </a:path>
                            </a:pathLst>
                          </a:custGeom>
                          <a:ln w="7114">
                            <a:solidFill>
                              <a:srgbClr val="CAD0D6"/>
                            </a:solidFill>
                            <a:prstDash val="solid"/>
                          </a:ln>
                        </wps:spPr>
                        <wps:bodyPr wrap="square" lIns="0" tIns="0" rIns="0" bIns="0" rtlCol="0">
                          <a:noAutofit/>
                        </wps:bodyPr>
                      </wps:wsp>
                      <wps:wsp>
                        <wps:cNvPr id="5" name="Graphic 5"/>
                        <wps:cNvSpPr/>
                        <wps:spPr>
                          <a:xfrm>
                            <a:off x="60477" y="401994"/>
                            <a:ext cx="448309" cy="121285"/>
                          </a:xfrm>
                          <a:custGeom>
                            <a:avLst/>
                            <a:gdLst/>
                            <a:ahLst/>
                            <a:cxnLst/>
                            <a:rect l="l" t="t" r="r" b="b"/>
                            <a:pathLst>
                              <a:path w="448309" h="121285">
                                <a:moveTo>
                                  <a:pt x="0" y="67591"/>
                                </a:moveTo>
                                <a:lnTo>
                                  <a:pt x="0" y="53362"/>
                                </a:lnTo>
                                <a:lnTo>
                                  <a:pt x="0" y="49858"/>
                                </a:lnTo>
                                <a:lnTo>
                                  <a:pt x="341" y="46387"/>
                                </a:lnTo>
                                <a:lnTo>
                                  <a:pt x="15629" y="15629"/>
                                </a:lnTo>
                                <a:lnTo>
                                  <a:pt x="18106" y="13151"/>
                                </a:lnTo>
                                <a:lnTo>
                                  <a:pt x="42951" y="1025"/>
                                </a:lnTo>
                                <a:lnTo>
                                  <a:pt x="46388" y="341"/>
                                </a:lnTo>
                                <a:lnTo>
                                  <a:pt x="49858" y="0"/>
                                </a:lnTo>
                                <a:lnTo>
                                  <a:pt x="53362" y="0"/>
                                </a:lnTo>
                                <a:lnTo>
                                  <a:pt x="394879" y="0"/>
                                </a:lnTo>
                                <a:lnTo>
                                  <a:pt x="398383" y="0"/>
                                </a:lnTo>
                                <a:lnTo>
                                  <a:pt x="401853" y="341"/>
                                </a:lnTo>
                                <a:lnTo>
                                  <a:pt x="405289" y="1025"/>
                                </a:lnTo>
                                <a:lnTo>
                                  <a:pt x="408726" y="1708"/>
                                </a:lnTo>
                                <a:lnTo>
                                  <a:pt x="424525" y="8992"/>
                                </a:lnTo>
                                <a:lnTo>
                                  <a:pt x="427439" y="10939"/>
                                </a:lnTo>
                                <a:lnTo>
                                  <a:pt x="430134" y="13151"/>
                                </a:lnTo>
                                <a:lnTo>
                                  <a:pt x="432612" y="15629"/>
                                </a:lnTo>
                                <a:lnTo>
                                  <a:pt x="435089" y="18106"/>
                                </a:lnTo>
                                <a:lnTo>
                                  <a:pt x="444179" y="32940"/>
                                </a:lnTo>
                                <a:lnTo>
                                  <a:pt x="445520" y="36178"/>
                                </a:lnTo>
                                <a:lnTo>
                                  <a:pt x="446532" y="39514"/>
                                </a:lnTo>
                                <a:lnTo>
                                  <a:pt x="447216" y="42951"/>
                                </a:lnTo>
                                <a:lnTo>
                                  <a:pt x="447899" y="46387"/>
                                </a:lnTo>
                                <a:lnTo>
                                  <a:pt x="448241" y="49858"/>
                                </a:lnTo>
                                <a:lnTo>
                                  <a:pt x="448241" y="53362"/>
                                </a:lnTo>
                                <a:lnTo>
                                  <a:pt x="448241" y="67591"/>
                                </a:lnTo>
                                <a:lnTo>
                                  <a:pt x="448241" y="71095"/>
                                </a:lnTo>
                                <a:lnTo>
                                  <a:pt x="447899" y="74565"/>
                                </a:lnTo>
                                <a:lnTo>
                                  <a:pt x="447216" y="78002"/>
                                </a:lnTo>
                                <a:lnTo>
                                  <a:pt x="446532" y="81438"/>
                                </a:lnTo>
                                <a:lnTo>
                                  <a:pt x="445520" y="84775"/>
                                </a:lnTo>
                                <a:lnTo>
                                  <a:pt x="444179" y="88012"/>
                                </a:lnTo>
                                <a:lnTo>
                                  <a:pt x="442838" y="91249"/>
                                </a:lnTo>
                                <a:lnTo>
                                  <a:pt x="441194" y="94324"/>
                                </a:lnTo>
                                <a:lnTo>
                                  <a:pt x="439248" y="97237"/>
                                </a:lnTo>
                                <a:lnTo>
                                  <a:pt x="437301" y="100151"/>
                                </a:lnTo>
                                <a:lnTo>
                                  <a:pt x="405289" y="119928"/>
                                </a:lnTo>
                                <a:lnTo>
                                  <a:pt x="401853" y="120612"/>
                                </a:lnTo>
                                <a:lnTo>
                                  <a:pt x="398383" y="120954"/>
                                </a:lnTo>
                                <a:lnTo>
                                  <a:pt x="394879" y="120954"/>
                                </a:lnTo>
                                <a:lnTo>
                                  <a:pt x="53362" y="120954"/>
                                </a:lnTo>
                                <a:lnTo>
                                  <a:pt x="49858" y="120954"/>
                                </a:lnTo>
                                <a:lnTo>
                                  <a:pt x="46388" y="120612"/>
                                </a:lnTo>
                                <a:lnTo>
                                  <a:pt x="10939" y="100151"/>
                                </a:lnTo>
                                <a:lnTo>
                                  <a:pt x="8993" y="97237"/>
                                </a:lnTo>
                                <a:lnTo>
                                  <a:pt x="7046" y="94324"/>
                                </a:lnTo>
                                <a:lnTo>
                                  <a:pt x="0" y="71095"/>
                                </a:lnTo>
                                <a:lnTo>
                                  <a:pt x="0" y="67591"/>
                                </a:lnTo>
                                <a:close/>
                              </a:path>
                            </a:pathLst>
                          </a:custGeom>
                          <a:ln w="7114">
                            <a:solidFill>
                              <a:srgbClr val="000000"/>
                            </a:solidFill>
                            <a:prstDash val="solid"/>
                          </a:ln>
                        </wps:spPr>
                        <wps:bodyPr wrap="square" lIns="0" tIns="0" rIns="0" bIns="0" rtlCol="0">
                          <a:noAutofit/>
                        </wps:bodyPr>
                      </wps:wsp>
                      <wps:wsp>
                        <wps:cNvPr id="6" name="Textbox 6"/>
                        <wps:cNvSpPr txBox="1"/>
                        <wps:spPr>
                          <a:xfrm>
                            <a:off x="10977" y="9198"/>
                            <a:ext cx="6922770" cy="572770"/>
                          </a:xfrm>
                          <a:prstGeom prst="rect">
                            <a:avLst/>
                          </a:prstGeom>
                        </wps:spPr>
                        <wps:txbx>
                          <w:txbxContent>
                            <w:p>
                              <w:pPr>
                                <w:spacing w:before="38"/>
                                <w:ind w:left="77"/>
                                <w:rPr>
                                  <w:b/>
                                  <w:sz w:val="20"/>
                                </w:rPr>
                              </w:pPr>
                              <w:r>
                                <w:rPr>
                                  <w:b/>
                                  <w:color w:val="1C2025"/>
                                  <w:sz w:val="13"/>
                                </w:rPr>
                                <w:t>Question</w:t>
                              </w:r>
                              <w:r>
                                <w:rPr>
                                  <w:b/>
                                  <w:color w:val="1C2025"/>
                                  <w:spacing w:val="12"/>
                                  <w:sz w:val="13"/>
                                </w:rPr>
                                <w:t xml:space="preserve"> </w:t>
                              </w:r>
                              <w:r>
                                <w:rPr>
                                  <w:b/>
                                  <w:color w:val="1C2025"/>
                                  <w:spacing w:val="-10"/>
                                  <w:sz w:val="20"/>
                                </w:rPr>
                                <w:t>1</w:t>
                              </w:r>
                            </w:p>
                            <w:p>
                              <w:pPr>
                                <w:spacing w:before="68"/>
                                <w:ind w:left="77"/>
                                <w:rPr>
                                  <w:sz w:val="13"/>
                                </w:rPr>
                              </w:pPr>
                              <w:r>
                                <w:rPr>
                                  <w:color w:val="1C2025"/>
                                  <w:sz w:val="13"/>
                                </w:rPr>
                                <w:t>Not</w:t>
                              </w:r>
                              <w:r>
                                <w:rPr>
                                  <w:color w:val="1C2025"/>
                                  <w:spacing w:val="3"/>
                                  <w:sz w:val="13"/>
                                </w:rPr>
                                <w:t xml:space="preserve"> </w:t>
                              </w:r>
                              <w:r>
                                <w:rPr>
                                  <w:color w:val="1C2025"/>
                                  <w:sz w:val="13"/>
                                </w:rPr>
                                <w:t>yet</w:t>
                              </w:r>
                              <w:r>
                                <w:rPr>
                                  <w:color w:val="1C2025"/>
                                  <w:spacing w:val="4"/>
                                  <w:sz w:val="13"/>
                                </w:rPr>
                                <w:t xml:space="preserve"> </w:t>
                              </w:r>
                              <w:r>
                                <w:rPr>
                                  <w:color w:val="1C2025"/>
                                  <w:spacing w:val="-2"/>
                                  <w:sz w:val="13"/>
                                </w:rPr>
                                <w:t>answered</w:t>
                              </w:r>
                            </w:p>
                            <w:p>
                              <w:pPr>
                                <w:spacing w:before="84"/>
                                <w:ind w:left="138"/>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15.4pt;height:46.5pt;width:546.8pt;mso-position-horizontal-relative:page;mso-wrap-distance-bottom:0pt;mso-wrap-distance-top:0pt;z-index:-251525120;mso-width-relative:page;mso-height-relative:page;" coordsize="6944359,590550" o:gfxdata="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">
                <o:lock v:ext="edit" aspectratio="f"/>
                <v:shape id="Graphic 4" o:spid="_x0000_s1026" o:spt="100" style="position:absolute;left:3557;top:3557;height:583565;width:6937375;" filled="f" stroked="t" coordsize="6937375,583565" o:gfxdata="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57+3stwAAANoAAAAP&#10;AAAAAAAAAAEAIAAAACIAAABkcnMvZG93bnJldi54bWxQSwECFAAUAAAACACHTuJAMy8FnjsAAAA5&#10;AAAAEAAAAAAAAAABACAAAAAGAQAAZHJzL3NoYXBleG1sLnhtbFBLBQYAAAAABgAGAFsBAACwAwAA&#10;AAA=&#10;" path="m0,572753l0,10672,0,7725,1041,5209,3125,3125,5209,1041,7725,0,10672,0,6926398,0,6929345,0,6931860,1041,6933944,3125,6936028,5209,6937070,7725,6937071,10672,6937071,572753,6937070,575700,6936028,578215,6933944,580299,6931860,582383,6929345,583425,6926398,583425,10672,583425,7725,583425,5209,582383,3125,580299,1041,578215,0,575700,0,572753xe">
                  <v:fill on="f" focussize="0,0"/>
                  <v:stroke weight="0.560157480314961pt" color="#CAD0D6" joinstyle="round"/>
                  <v:imagedata o:title=""/>
                  <o:lock v:ext="edit" aspectratio="f"/>
                  <v:textbox inset="0mm,0mm,0mm,0mm"/>
                </v:shape>
                <v:shape id="Graphic 5" o:spid="_x0000_s1026" o:spt="100" style="position:absolute;left:60477;top:401994;height:121285;width:448309;" filled="f" stroked="t" coordsize="448309,121285" o:gfxdata="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3PFhougAAANoA&#10;AAAPAAAAAAAAAAEAIAAAACIAAABkcnMvZG93bnJldi54bWxQSwECFAAUAAAACACHTuJAMy8FnjsA&#10;AAA5AAAAEAAAAAAAAAABACAAAAAJAQAAZHJzL3NoYXBleG1sLnhtbFBLBQYAAAAABgAGAFsBAACz&#10;AwAAAAA=&#10;" path="m0,67591l0,53362,0,49858,341,46387,15629,15629,18106,13151,42951,1025,46388,341,49858,0,53362,0,394879,0,398383,0,401853,341,405289,1025,408726,1708,424525,8992,427439,10939,430134,13151,432612,15629,435089,18106,444179,32940,445520,36178,446532,39514,447216,42951,447899,46387,448241,49858,448241,53362,448241,67591,448241,71095,447899,74565,447216,78002,446532,81438,445520,84775,444179,88012,442838,91249,441194,94324,439248,97237,437301,100151,405289,119928,401853,120612,398383,120954,394879,120954,53362,120954,49858,120954,46388,120612,10939,100151,8993,97237,7046,94324,0,71095,0,67591xe">
                  <v:fill on="f" focussize="0,0"/>
                  <v:stroke weight="0.560157480314961pt" color="#000000" joinstyle="round"/>
                  <v:imagedata o:title=""/>
                  <o:lock v:ext="edit" aspectratio="f"/>
                  <v:textbox inset="0mm,0mm,0mm,0mm"/>
                </v:shape>
                <v:shape id="Textbox 6" o:spid="_x0000_s1026" o:spt="202" type="#_x0000_t202" style="position:absolute;left:10977;top:9198;height:572770;width:6922770;" filled="f" stroked="f" coordsize="21600,21600" o:gfxdata="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nlsLvQAA&#10;ANo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38"/>
                          <w:ind w:left="77"/>
                          <w:rPr>
                            <w:b/>
                            <w:sz w:val="20"/>
                          </w:rPr>
                        </w:pPr>
                        <w:r>
                          <w:rPr>
                            <w:b/>
                            <w:color w:val="1C2025"/>
                            <w:sz w:val="13"/>
                          </w:rPr>
                          <w:t>Question</w:t>
                        </w:r>
                        <w:r>
                          <w:rPr>
                            <w:b/>
                            <w:color w:val="1C2025"/>
                            <w:spacing w:val="12"/>
                            <w:sz w:val="13"/>
                          </w:rPr>
                          <w:t xml:space="preserve"> </w:t>
                        </w:r>
                        <w:r>
                          <w:rPr>
                            <w:b/>
                            <w:color w:val="1C2025"/>
                            <w:spacing w:val="-10"/>
                            <w:sz w:val="20"/>
                          </w:rPr>
                          <w:t>1</w:t>
                        </w:r>
                      </w:p>
                      <w:p>
                        <w:pPr>
                          <w:spacing w:before="68"/>
                          <w:ind w:left="77"/>
                          <w:rPr>
                            <w:sz w:val="13"/>
                          </w:rPr>
                        </w:pPr>
                        <w:r>
                          <w:rPr>
                            <w:color w:val="1C2025"/>
                            <w:sz w:val="13"/>
                          </w:rPr>
                          <w:t>Not</w:t>
                        </w:r>
                        <w:r>
                          <w:rPr>
                            <w:color w:val="1C2025"/>
                            <w:spacing w:val="3"/>
                            <w:sz w:val="13"/>
                          </w:rPr>
                          <w:t xml:space="preserve"> </w:t>
                        </w:r>
                        <w:r>
                          <w:rPr>
                            <w:color w:val="1C2025"/>
                            <w:sz w:val="13"/>
                          </w:rPr>
                          <w:t>yet</w:t>
                        </w:r>
                        <w:r>
                          <w:rPr>
                            <w:color w:val="1C2025"/>
                            <w:spacing w:val="4"/>
                            <w:sz w:val="13"/>
                          </w:rPr>
                          <w:t xml:space="preserve"> </w:t>
                        </w:r>
                        <w:r>
                          <w:rPr>
                            <w:color w:val="1C2025"/>
                            <w:spacing w:val="-2"/>
                            <w:sz w:val="13"/>
                          </w:rPr>
                          <w:t>answered</w:t>
                        </w:r>
                      </w:p>
                      <w:p>
                        <w:pPr>
                          <w:spacing w:before="84"/>
                          <w:ind w:left="138"/>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pPr>
    </w:p>
    <w:p>
      <w:pPr>
        <w:pStyle w:val="4"/>
        <w:spacing w:before="29"/>
      </w:pPr>
    </w:p>
    <w:p>
      <w:pPr>
        <w:pStyle w:val="4"/>
        <w:ind w:left="468"/>
      </w:pPr>
      <w:r>
        <w:rPr>
          <w:color w:val="001A1D"/>
          <w:w w:val="105"/>
        </w:rPr>
        <w:t>Để</w:t>
      </w:r>
      <w:r>
        <w:rPr>
          <w:color w:val="001A1D"/>
          <w:spacing w:val="-4"/>
          <w:w w:val="105"/>
        </w:rPr>
        <w:t xml:space="preserve"> </w:t>
      </w:r>
      <w:r>
        <w:rPr>
          <w:color w:val="001A1D"/>
          <w:w w:val="105"/>
        </w:rPr>
        <w:t>nâng</w:t>
      </w:r>
      <w:r>
        <w:rPr>
          <w:color w:val="001A1D"/>
          <w:spacing w:val="-4"/>
          <w:w w:val="105"/>
        </w:rPr>
        <w:t xml:space="preserve"> </w:t>
      </w:r>
      <w:r>
        <w:rPr>
          <w:color w:val="001A1D"/>
          <w:w w:val="105"/>
        </w:rPr>
        <w:t>cao</w:t>
      </w:r>
      <w:r>
        <w:rPr>
          <w:color w:val="001A1D"/>
          <w:spacing w:val="-4"/>
          <w:w w:val="105"/>
        </w:rPr>
        <w:t xml:space="preserve"> </w:t>
      </w:r>
      <w:r>
        <w:rPr>
          <w:color w:val="001A1D"/>
          <w:w w:val="105"/>
        </w:rPr>
        <w:t>việc</w:t>
      </w:r>
      <w:r>
        <w:rPr>
          <w:color w:val="001A1D"/>
          <w:spacing w:val="-4"/>
          <w:w w:val="105"/>
        </w:rPr>
        <w:t xml:space="preserve"> </w:t>
      </w:r>
      <w:r>
        <w:rPr>
          <w:color w:val="001A1D"/>
          <w:w w:val="105"/>
        </w:rPr>
        <w:t>phát</w:t>
      </w:r>
      <w:r>
        <w:rPr>
          <w:color w:val="001A1D"/>
          <w:spacing w:val="-3"/>
          <w:w w:val="105"/>
        </w:rPr>
        <w:t xml:space="preserve"> </w:t>
      </w:r>
      <w:r>
        <w:rPr>
          <w:color w:val="001A1D"/>
          <w:w w:val="105"/>
        </w:rPr>
        <w:t>triển</w:t>
      </w:r>
      <w:r>
        <w:rPr>
          <w:color w:val="001A1D"/>
          <w:spacing w:val="-4"/>
          <w:w w:val="105"/>
        </w:rPr>
        <w:t xml:space="preserve"> </w:t>
      </w:r>
      <w:r>
        <w:rPr>
          <w:color w:val="001A1D"/>
          <w:w w:val="105"/>
        </w:rPr>
        <w:t>các</w:t>
      </w:r>
      <w:r>
        <w:rPr>
          <w:color w:val="001A1D"/>
          <w:spacing w:val="-4"/>
          <w:w w:val="105"/>
        </w:rPr>
        <w:t xml:space="preserve"> </w:t>
      </w:r>
      <w:r>
        <w:rPr>
          <w:color w:val="001A1D"/>
          <w:w w:val="105"/>
        </w:rPr>
        <w:t>giải</w:t>
      </w:r>
      <w:r>
        <w:rPr>
          <w:color w:val="001A1D"/>
          <w:spacing w:val="-4"/>
          <w:w w:val="105"/>
        </w:rPr>
        <w:t xml:space="preserve"> </w:t>
      </w:r>
      <w:r>
        <w:rPr>
          <w:color w:val="001A1D"/>
          <w:w w:val="105"/>
        </w:rPr>
        <w:t>pháp</w:t>
      </w:r>
      <w:r>
        <w:rPr>
          <w:color w:val="001A1D"/>
          <w:spacing w:val="-4"/>
          <w:w w:val="105"/>
        </w:rPr>
        <w:t xml:space="preserve"> </w:t>
      </w:r>
      <w:r>
        <w:rPr>
          <w:color w:val="001A1D"/>
          <w:w w:val="105"/>
        </w:rPr>
        <w:t>an</w:t>
      </w:r>
      <w:r>
        <w:rPr>
          <w:color w:val="001A1D"/>
          <w:spacing w:val="-3"/>
          <w:w w:val="105"/>
        </w:rPr>
        <w:t xml:space="preserve"> </w:t>
      </w:r>
      <w:r>
        <w:rPr>
          <w:color w:val="001A1D"/>
          <w:w w:val="105"/>
        </w:rPr>
        <w:t>toàn</w:t>
      </w:r>
      <w:r>
        <w:rPr>
          <w:color w:val="001A1D"/>
          <w:spacing w:val="-4"/>
          <w:w w:val="105"/>
        </w:rPr>
        <w:t xml:space="preserve"> </w:t>
      </w:r>
      <w:r>
        <w:rPr>
          <w:color w:val="001A1D"/>
          <w:w w:val="105"/>
        </w:rPr>
        <w:t>cho</w:t>
      </w:r>
      <w:r>
        <w:rPr>
          <w:color w:val="001A1D"/>
          <w:spacing w:val="-4"/>
          <w:w w:val="105"/>
        </w:rPr>
        <w:t xml:space="preserve"> </w:t>
      </w:r>
      <w:r>
        <w:rPr>
          <w:color w:val="001A1D"/>
          <w:w w:val="105"/>
        </w:rPr>
        <w:t>một</w:t>
      </w:r>
      <w:r>
        <w:rPr>
          <w:color w:val="001A1D"/>
          <w:spacing w:val="-4"/>
          <w:w w:val="105"/>
        </w:rPr>
        <w:t xml:space="preserve"> </w:t>
      </w:r>
      <w:r>
        <w:rPr>
          <w:color w:val="001A1D"/>
          <w:w w:val="105"/>
        </w:rPr>
        <w:t>hệ</w:t>
      </w:r>
      <w:r>
        <w:rPr>
          <w:color w:val="001A1D"/>
          <w:spacing w:val="-4"/>
          <w:w w:val="105"/>
        </w:rPr>
        <w:t xml:space="preserve"> </w:t>
      </w:r>
      <w:r>
        <w:rPr>
          <w:color w:val="001A1D"/>
          <w:w w:val="105"/>
        </w:rPr>
        <w:t>thống</w:t>
      </w:r>
      <w:r>
        <w:rPr>
          <w:color w:val="001A1D"/>
          <w:spacing w:val="-3"/>
          <w:w w:val="105"/>
        </w:rPr>
        <w:t xml:space="preserve"> </w:t>
      </w:r>
      <w:r>
        <w:rPr>
          <w:color w:val="001A1D"/>
          <w:w w:val="105"/>
        </w:rPr>
        <w:t>CNTT,</w:t>
      </w:r>
      <w:r>
        <w:rPr>
          <w:color w:val="001A1D"/>
          <w:spacing w:val="-4"/>
          <w:w w:val="105"/>
        </w:rPr>
        <w:t xml:space="preserve"> </w:t>
      </w:r>
      <w:r>
        <w:rPr>
          <w:color w:val="001A1D"/>
          <w:w w:val="105"/>
        </w:rPr>
        <w:t>người</w:t>
      </w:r>
      <w:r>
        <w:rPr>
          <w:color w:val="001A1D"/>
          <w:spacing w:val="-4"/>
          <w:w w:val="105"/>
        </w:rPr>
        <w:t xml:space="preserve"> </w:t>
      </w:r>
      <w:r>
        <w:rPr>
          <w:color w:val="001A1D"/>
          <w:w w:val="105"/>
        </w:rPr>
        <w:t>ta</w:t>
      </w:r>
      <w:r>
        <w:rPr>
          <w:color w:val="001A1D"/>
          <w:spacing w:val="-4"/>
          <w:w w:val="105"/>
        </w:rPr>
        <w:t xml:space="preserve"> </w:t>
      </w:r>
      <w:r>
        <w:rPr>
          <w:color w:val="001A1D"/>
          <w:w w:val="105"/>
        </w:rPr>
        <w:t>tập</w:t>
      </w:r>
      <w:r>
        <w:rPr>
          <w:color w:val="001A1D"/>
          <w:spacing w:val="-4"/>
          <w:w w:val="105"/>
        </w:rPr>
        <w:t xml:space="preserve"> </w:t>
      </w:r>
      <w:r>
        <w:rPr>
          <w:color w:val="001A1D"/>
          <w:w w:val="105"/>
        </w:rPr>
        <w:t>trung</w:t>
      </w:r>
      <w:r>
        <w:rPr>
          <w:color w:val="001A1D"/>
          <w:spacing w:val="-3"/>
          <w:w w:val="105"/>
        </w:rPr>
        <w:t xml:space="preserve"> </w:t>
      </w:r>
      <w:r>
        <w:rPr>
          <w:color w:val="001A1D"/>
          <w:w w:val="105"/>
        </w:rPr>
        <w:t>đầu</w:t>
      </w:r>
      <w:r>
        <w:rPr>
          <w:color w:val="001A1D"/>
          <w:spacing w:val="-4"/>
          <w:w w:val="105"/>
        </w:rPr>
        <w:t xml:space="preserve"> </w:t>
      </w:r>
      <w:r>
        <w:rPr>
          <w:color w:val="001A1D"/>
          <w:w w:val="105"/>
        </w:rPr>
        <w:t>tư</w:t>
      </w:r>
      <w:r>
        <w:rPr>
          <w:color w:val="001A1D"/>
          <w:spacing w:val="-4"/>
          <w:w w:val="105"/>
        </w:rPr>
        <w:t xml:space="preserve"> </w:t>
      </w:r>
      <w:r>
        <w:rPr>
          <w:color w:val="001A1D"/>
          <w:w w:val="105"/>
        </w:rPr>
        <w:t>vào</w:t>
      </w:r>
      <w:r>
        <w:rPr>
          <w:color w:val="001A1D"/>
          <w:spacing w:val="-4"/>
          <w:w w:val="105"/>
        </w:rPr>
        <w:t xml:space="preserve"> </w:t>
      </w:r>
      <w:r>
        <w:rPr>
          <w:color w:val="001A1D"/>
          <w:w w:val="105"/>
        </w:rPr>
        <w:t>3</w:t>
      </w:r>
      <w:r>
        <w:rPr>
          <w:color w:val="001A1D"/>
          <w:spacing w:val="-4"/>
          <w:w w:val="105"/>
        </w:rPr>
        <w:t xml:space="preserve"> </w:t>
      </w:r>
      <w:r>
        <w:rPr>
          <w:color w:val="001A1D"/>
          <w:w w:val="105"/>
        </w:rPr>
        <w:t>vấn</w:t>
      </w:r>
      <w:r>
        <w:rPr>
          <w:color w:val="001A1D"/>
          <w:spacing w:val="-3"/>
          <w:w w:val="105"/>
        </w:rPr>
        <w:t xml:space="preserve"> </w:t>
      </w:r>
      <w:r>
        <w:rPr>
          <w:color w:val="001A1D"/>
          <w:w w:val="105"/>
        </w:rPr>
        <w:t>đề</w:t>
      </w:r>
      <w:r>
        <w:rPr>
          <w:color w:val="001A1D"/>
          <w:spacing w:val="-4"/>
          <w:w w:val="105"/>
        </w:rPr>
        <w:t xml:space="preserve"> </w:t>
      </w:r>
      <w:r>
        <w:rPr>
          <w:color w:val="001A1D"/>
          <w:w w:val="105"/>
        </w:rPr>
        <w:t>chính</w:t>
      </w:r>
      <w:r>
        <w:rPr>
          <w:color w:val="001A1D"/>
          <w:spacing w:val="-4"/>
          <w:w w:val="105"/>
        </w:rPr>
        <w:t xml:space="preserve"> </w:t>
      </w:r>
      <w:r>
        <w:rPr>
          <w:color w:val="001A1D"/>
          <w:spacing w:val="-5"/>
          <w:w w:val="105"/>
        </w:rPr>
        <w:t>là?</w:t>
      </w:r>
    </w:p>
    <w:p>
      <w:pPr>
        <w:pStyle w:val="4"/>
        <w:spacing w:before="123"/>
      </w:pPr>
    </w:p>
    <w:p>
      <w:pPr>
        <w:pStyle w:val="5"/>
        <w:numPr>
          <w:ilvl w:val="0"/>
          <w:numId w:val="37"/>
        </w:numPr>
        <w:tabs>
          <w:tab w:val="left" w:pos="1098"/>
        </w:tabs>
        <w:spacing w:before="0"/>
        <w:ind w:left="1098" w:hanging="294"/>
        <w:rPr>
          <w:sz w:val="16"/>
        </w:rPr>
      </w:pPr>
      <w:r>
        <w:drawing>
          <wp:anchor distT="0" distB="0" distL="0" distR="0" simplePos="0" relativeHeight="251660288" behindDoc="0" locked="0" layoutInCell="1" allowOverlap="1">
            <wp:simplePos x="0" y="0"/>
            <wp:positionH relativeFrom="page">
              <wp:posOffset>611505</wp:posOffset>
            </wp:positionH>
            <wp:positionV relativeFrom="paragraph">
              <wp:posOffset>17145</wp:posOffset>
            </wp:positionV>
            <wp:extent cx="92710" cy="92710"/>
            <wp:effectExtent l="0" t="0" r="0" b="0"/>
            <wp:wrapNone/>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4" cstate="print"/>
                    <a:stretch>
                      <a:fillRect/>
                    </a:stretch>
                  </pic:blipFill>
                  <pic:spPr>
                    <a:xfrm>
                      <a:off x="0" y="0"/>
                      <a:ext cx="92494" cy="92494"/>
                    </a:xfrm>
                    <a:prstGeom prst="rect">
                      <a:avLst/>
                    </a:prstGeom>
                  </pic:spPr>
                </pic:pic>
              </a:graphicData>
            </a:graphic>
          </wp:anchor>
        </w:drawing>
      </w:r>
      <w:r>
        <w:rPr>
          <w:color w:val="001A1D"/>
          <w:w w:val="105"/>
          <w:sz w:val="16"/>
        </w:rPr>
        <w:t>Con</w:t>
      </w:r>
      <w:r>
        <w:rPr>
          <w:color w:val="001A1D"/>
          <w:spacing w:val="-5"/>
          <w:w w:val="105"/>
          <w:sz w:val="16"/>
        </w:rPr>
        <w:t xml:space="preserve"> </w:t>
      </w:r>
      <w:r>
        <w:rPr>
          <w:color w:val="001A1D"/>
          <w:spacing w:val="-2"/>
          <w:w w:val="105"/>
          <w:sz w:val="16"/>
        </w:rPr>
        <w:t>người</w:t>
      </w:r>
    </w:p>
    <w:p>
      <w:pPr>
        <w:pStyle w:val="5"/>
        <w:numPr>
          <w:ilvl w:val="0"/>
          <w:numId w:val="37"/>
        </w:numPr>
        <w:tabs>
          <w:tab w:val="left" w:pos="1098"/>
        </w:tabs>
        <w:spacing w:before="157"/>
        <w:ind w:left="1098" w:hanging="294"/>
        <w:rPr>
          <w:sz w:val="16"/>
        </w:rPr>
      </w:pPr>
      <w:r>
        <w:drawing>
          <wp:anchor distT="0" distB="0" distL="0" distR="0" simplePos="0" relativeHeight="251661312"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4" cstate="print"/>
                    <a:stretch>
                      <a:fillRect/>
                    </a:stretch>
                  </pic:blipFill>
                  <pic:spPr>
                    <a:xfrm>
                      <a:off x="0" y="0"/>
                      <a:ext cx="92494" cy="92494"/>
                    </a:xfrm>
                    <a:prstGeom prst="rect">
                      <a:avLst/>
                    </a:prstGeom>
                  </pic:spPr>
                </pic:pic>
              </a:graphicData>
            </a:graphic>
          </wp:anchor>
        </w:drawing>
      </w:r>
      <w:r>
        <w:rPr>
          <w:color w:val="001A1D"/>
          <w:w w:val="105"/>
          <w:sz w:val="16"/>
        </w:rPr>
        <w:t>Công</w:t>
      </w:r>
      <w:r>
        <w:rPr>
          <w:color w:val="001A1D"/>
          <w:spacing w:val="-5"/>
          <w:w w:val="105"/>
          <w:sz w:val="16"/>
        </w:rPr>
        <w:t xml:space="preserve"> </w:t>
      </w:r>
      <w:r>
        <w:rPr>
          <w:color w:val="001A1D"/>
          <w:spacing w:val="-4"/>
          <w:w w:val="105"/>
          <w:sz w:val="16"/>
        </w:rPr>
        <w:t>nghệ</w:t>
      </w:r>
    </w:p>
    <w:p>
      <w:pPr>
        <w:pStyle w:val="5"/>
        <w:numPr>
          <w:ilvl w:val="0"/>
          <w:numId w:val="37"/>
        </w:numPr>
        <w:tabs>
          <w:tab w:val="left" w:pos="1098"/>
        </w:tabs>
        <w:ind w:left="1098" w:hanging="294"/>
        <w:rPr>
          <w:sz w:val="16"/>
        </w:rPr>
      </w:pPr>
      <w:r>
        <w:drawing>
          <wp:anchor distT="0" distB="0" distL="0" distR="0" simplePos="0" relativeHeight="251661312"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25" cstate="print"/>
                    <a:stretch>
                      <a:fillRect/>
                    </a:stretch>
                  </pic:blipFill>
                  <pic:spPr>
                    <a:xfrm>
                      <a:off x="0" y="0"/>
                      <a:ext cx="92494" cy="92494"/>
                    </a:xfrm>
                    <a:prstGeom prst="rect">
                      <a:avLst/>
                    </a:prstGeom>
                  </pic:spPr>
                </pic:pic>
              </a:graphicData>
            </a:graphic>
          </wp:anchor>
        </w:drawing>
      </w:r>
      <w:r>
        <w:rPr>
          <w:color w:val="001A1D"/>
          <w:w w:val="105"/>
          <w:sz w:val="16"/>
        </w:rPr>
        <w:t>Đào</w:t>
      </w:r>
      <w:r>
        <w:rPr>
          <w:color w:val="001A1D"/>
          <w:spacing w:val="-5"/>
          <w:w w:val="105"/>
          <w:sz w:val="16"/>
        </w:rPr>
        <w:t xml:space="preserve"> </w:t>
      </w:r>
      <w:r>
        <w:rPr>
          <w:color w:val="001A1D"/>
          <w:w w:val="105"/>
          <w:sz w:val="16"/>
        </w:rPr>
        <w:t>tạo</w:t>
      </w:r>
      <w:r>
        <w:rPr>
          <w:color w:val="001A1D"/>
          <w:spacing w:val="-4"/>
          <w:w w:val="105"/>
          <w:sz w:val="16"/>
        </w:rPr>
        <w:t xml:space="preserve"> </w:t>
      </w:r>
      <w:r>
        <w:rPr>
          <w:color w:val="001A1D"/>
          <w:w w:val="105"/>
          <w:sz w:val="16"/>
        </w:rPr>
        <w:t>nâng</w:t>
      </w:r>
      <w:r>
        <w:rPr>
          <w:color w:val="001A1D"/>
          <w:spacing w:val="-4"/>
          <w:w w:val="105"/>
          <w:sz w:val="16"/>
        </w:rPr>
        <w:t xml:space="preserve"> </w:t>
      </w:r>
      <w:r>
        <w:rPr>
          <w:color w:val="001A1D"/>
          <w:w w:val="105"/>
          <w:sz w:val="16"/>
        </w:rPr>
        <w:t>cao</w:t>
      </w:r>
      <w:r>
        <w:rPr>
          <w:color w:val="001A1D"/>
          <w:spacing w:val="-4"/>
          <w:w w:val="105"/>
          <w:sz w:val="16"/>
        </w:rPr>
        <w:t xml:space="preserve"> </w:t>
      </w:r>
      <w:r>
        <w:rPr>
          <w:color w:val="001A1D"/>
          <w:w w:val="105"/>
          <w:sz w:val="16"/>
        </w:rPr>
        <w:t>nhận</w:t>
      </w:r>
      <w:r>
        <w:rPr>
          <w:color w:val="001A1D"/>
          <w:spacing w:val="-4"/>
          <w:w w:val="105"/>
          <w:sz w:val="16"/>
        </w:rPr>
        <w:t xml:space="preserve"> thức</w:t>
      </w:r>
    </w:p>
    <w:p>
      <w:pPr>
        <w:pStyle w:val="5"/>
        <w:numPr>
          <w:ilvl w:val="0"/>
          <w:numId w:val="37"/>
        </w:numPr>
        <w:tabs>
          <w:tab w:val="left" w:pos="1098"/>
        </w:tabs>
        <w:spacing w:before="169"/>
        <w:ind w:left="1098" w:hanging="294"/>
        <w:rPr>
          <w:sz w:val="16"/>
        </w:rPr>
      </w:pPr>
      <w:r>
        <w:drawing>
          <wp:anchor distT="0" distB="0" distL="0" distR="0" simplePos="0" relativeHeight="251662336" behindDoc="0" locked="0" layoutInCell="1" allowOverlap="1">
            <wp:simplePos x="0" y="0"/>
            <wp:positionH relativeFrom="page">
              <wp:posOffset>611505</wp:posOffset>
            </wp:positionH>
            <wp:positionV relativeFrom="paragraph">
              <wp:posOffset>131445</wp:posOffset>
            </wp:positionV>
            <wp:extent cx="92710" cy="92710"/>
            <wp:effectExtent l="0" t="0" r="0" b="0"/>
            <wp:wrapNone/>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6" cstate="print"/>
                    <a:stretch>
                      <a:fillRect/>
                    </a:stretch>
                  </pic:blipFill>
                  <pic:spPr>
                    <a:xfrm>
                      <a:off x="0" y="0"/>
                      <a:ext cx="92494" cy="92494"/>
                    </a:xfrm>
                    <a:prstGeom prst="rect">
                      <a:avLst/>
                    </a:prstGeom>
                  </pic:spPr>
                </pic:pic>
              </a:graphicData>
            </a:graphic>
          </wp:anchor>
        </w:drawing>
      </w:r>
      <w:r>
        <w:rPr>
          <w:color w:val="001A1D"/>
          <w:w w:val="105"/>
          <w:sz w:val="16"/>
        </w:rPr>
        <w:t>Đội</w:t>
      </w:r>
      <w:r>
        <w:rPr>
          <w:color w:val="001A1D"/>
          <w:spacing w:val="-5"/>
          <w:w w:val="105"/>
          <w:sz w:val="16"/>
        </w:rPr>
        <w:t xml:space="preserve"> </w:t>
      </w:r>
      <w:r>
        <w:rPr>
          <w:color w:val="001A1D"/>
          <w:w w:val="105"/>
          <w:sz w:val="16"/>
        </w:rPr>
        <w:t>ngũ</w:t>
      </w:r>
      <w:r>
        <w:rPr>
          <w:color w:val="001A1D"/>
          <w:spacing w:val="-4"/>
          <w:w w:val="105"/>
          <w:sz w:val="16"/>
        </w:rPr>
        <w:t xml:space="preserve"> </w:t>
      </w:r>
      <w:r>
        <w:rPr>
          <w:color w:val="001A1D"/>
          <w:w w:val="105"/>
          <w:sz w:val="16"/>
        </w:rPr>
        <w:t>chuyên</w:t>
      </w:r>
      <w:r>
        <w:rPr>
          <w:color w:val="001A1D"/>
          <w:spacing w:val="-4"/>
          <w:w w:val="105"/>
          <w:sz w:val="16"/>
        </w:rPr>
        <w:t xml:space="preserve"> </w:t>
      </w:r>
      <w:r>
        <w:rPr>
          <w:color w:val="001A1D"/>
          <w:w w:val="105"/>
          <w:sz w:val="16"/>
        </w:rPr>
        <w:t>gia</w:t>
      </w:r>
      <w:r>
        <w:rPr>
          <w:color w:val="001A1D"/>
          <w:spacing w:val="-4"/>
          <w:w w:val="105"/>
          <w:sz w:val="16"/>
        </w:rPr>
        <w:t xml:space="preserve"> </w:t>
      </w:r>
      <w:r>
        <w:rPr>
          <w:color w:val="001A1D"/>
          <w:w w:val="105"/>
          <w:sz w:val="16"/>
        </w:rPr>
        <w:t>bảo</w:t>
      </w:r>
      <w:r>
        <w:rPr>
          <w:color w:val="001A1D"/>
          <w:spacing w:val="-5"/>
          <w:w w:val="105"/>
          <w:sz w:val="16"/>
        </w:rPr>
        <w:t xml:space="preserve"> mật</w:t>
      </w:r>
    </w:p>
    <w:p>
      <w:pPr>
        <w:pStyle w:val="5"/>
        <w:numPr>
          <w:ilvl w:val="0"/>
          <w:numId w:val="37"/>
        </w:numPr>
        <w:tabs>
          <w:tab w:val="left" w:pos="1098"/>
        </w:tabs>
        <w:ind w:left="1098" w:hanging="294"/>
        <w:rPr>
          <w:sz w:val="16"/>
        </w:rPr>
      </w:pPr>
      <w:r>
        <w:drawing>
          <wp:anchor distT="0" distB="0" distL="0" distR="0" simplePos="0" relativeHeight="251662336"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27" cstate="print"/>
                    <a:stretch>
                      <a:fillRect/>
                    </a:stretch>
                  </pic:blipFill>
                  <pic:spPr>
                    <a:xfrm>
                      <a:off x="0" y="0"/>
                      <a:ext cx="92494" cy="92493"/>
                    </a:xfrm>
                    <a:prstGeom prst="rect">
                      <a:avLst/>
                    </a:prstGeom>
                  </pic:spPr>
                </pic:pic>
              </a:graphicData>
            </a:graphic>
          </wp:anchor>
        </w:drawing>
      </w:r>
      <w:r>
        <w:rPr>
          <w:color w:val="001A1D"/>
          <w:w w:val="105"/>
          <w:sz w:val="16"/>
        </w:rPr>
        <w:t>Quy</w:t>
      </w:r>
      <w:r>
        <w:rPr>
          <w:color w:val="001A1D"/>
          <w:spacing w:val="-5"/>
          <w:w w:val="105"/>
          <w:sz w:val="16"/>
        </w:rPr>
        <w:t xml:space="preserve"> </w:t>
      </w:r>
      <w:r>
        <w:rPr>
          <w:color w:val="001A1D"/>
          <w:spacing w:val="-2"/>
          <w:w w:val="105"/>
          <w:sz w:val="16"/>
        </w:rPr>
        <w:t>trình</w:t>
      </w:r>
    </w:p>
    <w:p>
      <w:pPr>
        <w:pStyle w:val="5"/>
        <w:numPr>
          <w:ilvl w:val="0"/>
          <w:numId w:val="37"/>
        </w:numPr>
        <w:tabs>
          <w:tab w:val="left" w:pos="1100"/>
        </w:tabs>
        <w:rPr>
          <w:sz w:val="16"/>
        </w:rPr>
      </w:pPr>
      <w:r>
        <w:drawing>
          <wp:anchor distT="0" distB="0" distL="0" distR="0" simplePos="0" relativeHeight="251663360"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25" cstate="print"/>
                    <a:stretch>
                      <a:fillRect/>
                    </a:stretch>
                  </pic:blipFill>
                  <pic:spPr>
                    <a:xfrm>
                      <a:off x="0" y="0"/>
                      <a:ext cx="92494" cy="92494"/>
                    </a:xfrm>
                    <a:prstGeom prst="rect">
                      <a:avLst/>
                    </a:prstGeom>
                  </pic:spPr>
                </pic:pic>
              </a:graphicData>
            </a:graphic>
          </wp:anchor>
        </w:drawing>
      </w:r>
      <w:r>
        <w:rPr>
          <w:color w:val="001A1D"/>
          <w:w w:val="105"/>
          <w:sz w:val="16"/>
        </w:rPr>
        <w:t>Tăng</w:t>
      </w:r>
      <w:r>
        <w:rPr>
          <w:color w:val="001A1D"/>
          <w:spacing w:val="-7"/>
          <w:w w:val="105"/>
          <w:sz w:val="16"/>
        </w:rPr>
        <w:t xml:space="preserve"> </w:t>
      </w:r>
      <w:r>
        <w:rPr>
          <w:color w:val="001A1D"/>
          <w:w w:val="105"/>
          <w:sz w:val="16"/>
        </w:rPr>
        <w:t>chi</w:t>
      </w:r>
      <w:r>
        <w:rPr>
          <w:color w:val="001A1D"/>
          <w:spacing w:val="-6"/>
          <w:w w:val="105"/>
          <w:sz w:val="16"/>
        </w:rPr>
        <w:t xml:space="preserve"> </w:t>
      </w:r>
      <w:r>
        <w:rPr>
          <w:color w:val="001A1D"/>
          <w:w w:val="105"/>
          <w:sz w:val="16"/>
        </w:rPr>
        <w:t>phí</w:t>
      </w:r>
      <w:r>
        <w:rPr>
          <w:color w:val="001A1D"/>
          <w:spacing w:val="-6"/>
          <w:w w:val="105"/>
          <w:sz w:val="16"/>
        </w:rPr>
        <w:t xml:space="preserve"> </w:t>
      </w:r>
      <w:r>
        <w:rPr>
          <w:color w:val="001A1D"/>
          <w:w w:val="105"/>
          <w:sz w:val="16"/>
        </w:rPr>
        <w:t>đầu</w:t>
      </w:r>
      <w:r>
        <w:rPr>
          <w:color w:val="001A1D"/>
          <w:spacing w:val="-6"/>
          <w:w w:val="105"/>
          <w:sz w:val="16"/>
        </w:rPr>
        <w:t xml:space="preserve"> </w:t>
      </w:r>
      <w:r>
        <w:rPr>
          <w:color w:val="001A1D"/>
          <w:w w:val="105"/>
          <w:sz w:val="16"/>
        </w:rPr>
        <w:t>tư</w:t>
      </w:r>
      <w:r>
        <w:rPr>
          <w:color w:val="001A1D"/>
          <w:spacing w:val="-6"/>
          <w:w w:val="105"/>
          <w:sz w:val="16"/>
        </w:rPr>
        <w:t xml:space="preserve"> </w:t>
      </w:r>
      <w:r>
        <w:rPr>
          <w:color w:val="001A1D"/>
          <w:w w:val="105"/>
          <w:sz w:val="16"/>
        </w:rPr>
        <w:t>cho</w:t>
      </w:r>
      <w:r>
        <w:rPr>
          <w:color w:val="001A1D"/>
          <w:spacing w:val="-6"/>
          <w:w w:val="105"/>
          <w:sz w:val="16"/>
        </w:rPr>
        <w:t xml:space="preserve"> </w:t>
      </w:r>
      <w:r>
        <w:rPr>
          <w:color w:val="001A1D"/>
          <w:w w:val="105"/>
          <w:sz w:val="16"/>
        </w:rPr>
        <w:t>bảo</w:t>
      </w:r>
      <w:r>
        <w:rPr>
          <w:color w:val="001A1D"/>
          <w:spacing w:val="-6"/>
          <w:w w:val="105"/>
          <w:sz w:val="16"/>
        </w:rPr>
        <w:t xml:space="preserve"> </w:t>
      </w:r>
      <w:r>
        <w:rPr>
          <w:color w:val="001A1D"/>
          <w:spacing w:val="-5"/>
          <w:w w:val="105"/>
          <w:sz w:val="16"/>
        </w:rPr>
        <w:t>mật</w:t>
      </w:r>
    </w:p>
    <w:p>
      <w:pPr>
        <w:pStyle w:val="4"/>
        <w:spacing w:before="61"/>
        <w:rPr>
          <w:sz w:val="20"/>
        </w:rPr>
      </w:pPr>
      <w:r>
        <mc:AlternateContent>
          <mc:Choice Requires="wpg">
            <w:drawing>
              <wp:anchor distT="0" distB="0" distL="0" distR="0" simplePos="0" relativeHeight="251791360" behindDoc="1" locked="0" layoutInCell="1" allowOverlap="1">
                <wp:simplePos x="0" y="0"/>
                <wp:positionH relativeFrom="page">
                  <wp:posOffset>408940</wp:posOffset>
                </wp:positionH>
                <wp:positionV relativeFrom="paragraph">
                  <wp:posOffset>222885</wp:posOffset>
                </wp:positionV>
                <wp:extent cx="7001510" cy="769620"/>
                <wp:effectExtent l="0" t="0" r="0" b="0"/>
                <wp:wrapTopAndBottom/>
                <wp:docPr id="13" name="Group 13"/>
                <wp:cNvGraphicFramePr/>
                <a:graphic xmlns:a="http://schemas.openxmlformats.org/drawingml/2006/main">
                  <a:graphicData uri="http://schemas.microsoft.com/office/word/2010/wordprocessingGroup">
                    <wpg:wgp>
                      <wpg:cNvGrpSpPr/>
                      <wpg:grpSpPr>
                        <a:xfrm>
                          <a:off x="0" y="0"/>
                          <a:ext cx="7001509" cy="769620"/>
                          <a:chOff x="0" y="0"/>
                          <a:chExt cx="7001509" cy="769620"/>
                        </a:xfrm>
                      </wpg:grpSpPr>
                      <wps:wsp>
                        <wps:cNvPr id="14" name="Graphic 14"/>
                        <wps:cNvSpPr/>
                        <wps:spPr>
                          <a:xfrm>
                            <a:off x="3557" y="182107"/>
                            <a:ext cx="6937375" cy="583565"/>
                          </a:xfrm>
                          <a:custGeom>
                            <a:avLst/>
                            <a:gdLst/>
                            <a:ahLst/>
                            <a:cxnLst/>
                            <a:rect l="l" t="t" r="r" b="b"/>
                            <a:pathLst>
                              <a:path w="6937375" h="583565">
                                <a:moveTo>
                                  <a:pt x="0" y="572753"/>
                                </a:moveTo>
                                <a:lnTo>
                                  <a:pt x="0" y="10672"/>
                                </a:lnTo>
                                <a:lnTo>
                                  <a:pt x="0" y="7725"/>
                                </a:lnTo>
                                <a:lnTo>
                                  <a:pt x="1041" y="5209"/>
                                </a:lnTo>
                                <a:lnTo>
                                  <a:pt x="3125" y="3125"/>
                                </a:lnTo>
                                <a:lnTo>
                                  <a:pt x="5209" y="1041"/>
                                </a:lnTo>
                                <a:lnTo>
                                  <a:pt x="7725" y="0"/>
                                </a:lnTo>
                                <a:lnTo>
                                  <a:pt x="10672" y="0"/>
                                </a:lnTo>
                                <a:lnTo>
                                  <a:pt x="6926398" y="0"/>
                                </a:lnTo>
                                <a:lnTo>
                                  <a:pt x="6929345" y="0"/>
                                </a:lnTo>
                                <a:lnTo>
                                  <a:pt x="6931860" y="1041"/>
                                </a:lnTo>
                                <a:lnTo>
                                  <a:pt x="6933944" y="3125"/>
                                </a:lnTo>
                                <a:lnTo>
                                  <a:pt x="6936028" y="5209"/>
                                </a:lnTo>
                                <a:lnTo>
                                  <a:pt x="6937070" y="7725"/>
                                </a:lnTo>
                                <a:lnTo>
                                  <a:pt x="6937071" y="10672"/>
                                </a:lnTo>
                                <a:lnTo>
                                  <a:pt x="6937071" y="572753"/>
                                </a:lnTo>
                                <a:lnTo>
                                  <a:pt x="6926398" y="583425"/>
                                </a:lnTo>
                                <a:lnTo>
                                  <a:pt x="10672" y="583425"/>
                                </a:lnTo>
                                <a:lnTo>
                                  <a:pt x="7725" y="583425"/>
                                </a:lnTo>
                                <a:lnTo>
                                  <a:pt x="5209" y="582383"/>
                                </a:lnTo>
                                <a:lnTo>
                                  <a:pt x="3125" y="580299"/>
                                </a:lnTo>
                                <a:lnTo>
                                  <a:pt x="1041" y="578215"/>
                                </a:lnTo>
                                <a:lnTo>
                                  <a:pt x="0" y="575699"/>
                                </a:lnTo>
                                <a:lnTo>
                                  <a:pt x="0" y="572753"/>
                                </a:lnTo>
                                <a:close/>
                              </a:path>
                            </a:pathLst>
                          </a:custGeom>
                          <a:ln w="7114">
                            <a:solidFill>
                              <a:srgbClr val="CAD0D6"/>
                            </a:solidFill>
                            <a:prstDash val="solid"/>
                          </a:ln>
                        </wps:spPr>
                        <wps:bodyPr wrap="square" lIns="0" tIns="0" rIns="0" bIns="0" rtlCol="0">
                          <a:noAutofit/>
                        </wps:bodyPr>
                      </wps:wsp>
                      <wps:wsp>
                        <wps:cNvPr id="15" name="Graphic 15"/>
                        <wps:cNvSpPr/>
                        <wps:spPr>
                          <a:xfrm>
                            <a:off x="60477" y="580544"/>
                            <a:ext cx="448309" cy="121285"/>
                          </a:xfrm>
                          <a:custGeom>
                            <a:avLst/>
                            <a:gdLst/>
                            <a:ahLst/>
                            <a:cxnLst/>
                            <a:rect l="l" t="t" r="r" b="b"/>
                            <a:pathLst>
                              <a:path w="448309" h="121285">
                                <a:moveTo>
                                  <a:pt x="0" y="67591"/>
                                </a:moveTo>
                                <a:lnTo>
                                  <a:pt x="0" y="53362"/>
                                </a:lnTo>
                                <a:lnTo>
                                  <a:pt x="0" y="49858"/>
                                </a:lnTo>
                                <a:lnTo>
                                  <a:pt x="341" y="46387"/>
                                </a:lnTo>
                                <a:lnTo>
                                  <a:pt x="1025" y="42951"/>
                                </a:lnTo>
                                <a:lnTo>
                                  <a:pt x="1708" y="39514"/>
                                </a:lnTo>
                                <a:lnTo>
                                  <a:pt x="2721" y="36177"/>
                                </a:lnTo>
                                <a:lnTo>
                                  <a:pt x="4061" y="32940"/>
                                </a:lnTo>
                                <a:lnTo>
                                  <a:pt x="5402" y="29703"/>
                                </a:lnTo>
                                <a:lnTo>
                                  <a:pt x="7046" y="26628"/>
                                </a:lnTo>
                                <a:lnTo>
                                  <a:pt x="8993" y="23715"/>
                                </a:lnTo>
                                <a:lnTo>
                                  <a:pt x="10939" y="20802"/>
                                </a:lnTo>
                                <a:lnTo>
                                  <a:pt x="13151" y="18106"/>
                                </a:lnTo>
                                <a:lnTo>
                                  <a:pt x="15629" y="15629"/>
                                </a:lnTo>
                                <a:lnTo>
                                  <a:pt x="18106" y="13151"/>
                                </a:lnTo>
                                <a:lnTo>
                                  <a:pt x="20802" y="10939"/>
                                </a:lnTo>
                                <a:lnTo>
                                  <a:pt x="42951" y="1025"/>
                                </a:lnTo>
                                <a:lnTo>
                                  <a:pt x="46388" y="341"/>
                                </a:lnTo>
                                <a:lnTo>
                                  <a:pt x="49858" y="0"/>
                                </a:lnTo>
                                <a:lnTo>
                                  <a:pt x="53362" y="0"/>
                                </a:lnTo>
                                <a:lnTo>
                                  <a:pt x="394879" y="0"/>
                                </a:lnTo>
                                <a:lnTo>
                                  <a:pt x="398383" y="0"/>
                                </a:lnTo>
                                <a:lnTo>
                                  <a:pt x="401853" y="341"/>
                                </a:lnTo>
                                <a:lnTo>
                                  <a:pt x="405289" y="1025"/>
                                </a:lnTo>
                                <a:lnTo>
                                  <a:pt x="408726" y="1708"/>
                                </a:lnTo>
                                <a:lnTo>
                                  <a:pt x="424525" y="8993"/>
                                </a:lnTo>
                                <a:lnTo>
                                  <a:pt x="427439" y="10939"/>
                                </a:lnTo>
                                <a:lnTo>
                                  <a:pt x="430134" y="13151"/>
                                </a:lnTo>
                                <a:lnTo>
                                  <a:pt x="432612" y="15629"/>
                                </a:lnTo>
                                <a:lnTo>
                                  <a:pt x="435089" y="18106"/>
                                </a:lnTo>
                                <a:lnTo>
                                  <a:pt x="437301" y="20802"/>
                                </a:lnTo>
                                <a:lnTo>
                                  <a:pt x="439248" y="23715"/>
                                </a:lnTo>
                                <a:lnTo>
                                  <a:pt x="441194" y="26628"/>
                                </a:lnTo>
                                <a:lnTo>
                                  <a:pt x="442838" y="29703"/>
                                </a:lnTo>
                                <a:lnTo>
                                  <a:pt x="444179" y="32940"/>
                                </a:lnTo>
                                <a:lnTo>
                                  <a:pt x="445520" y="36177"/>
                                </a:lnTo>
                                <a:lnTo>
                                  <a:pt x="446532" y="39514"/>
                                </a:lnTo>
                                <a:lnTo>
                                  <a:pt x="447216" y="42951"/>
                                </a:lnTo>
                                <a:lnTo>
                                  <a:pt x="447899" y="46387"/>
                                </a:lnTo>
                                <a:lnTo>
                                  <a:pt x="448241" y="49858"/>
                                </a:lnTo>
                                <a:lnTo>
                                  <a:pt x="448241" y="53362"/>
                                </a:lnTo>
                                <a:lnTo>
                                  <a:pt x="448241" y="67591"/>
                                </a:lnTo>
                                <a:lnTo>
                                  <a:pt x="448241" y="71095"/>
                                </a:lnTo>
                                <a:lnTo>
                                  <a:pt x="447899" y="74565"/>
                                </a:lnTo>
                                <a:lnTo>
                                  <a:pt x="447216" y="78002"/>
                                </a:lnTo>
                                <a:lnTo>
                                  <a:pt x="446532" y="81438"/>
                                </a:lnTo>
                                <a:lnTo>
                                  <a:pt x="445520" y="84775"/>
                                </a:lnTo>
                                <a:lnTo>
                                  <a:pt x="444179" y="88011"/>
                                </a:lnTo>
                                <a:lnTo>
                                  <a:pt x="442838" y="91249"/>
                                </a:lnTo>
                                <a:lnTo>
                                  <a:pt x="432612" y="105324"/>
                                </a:lnTo>
                                <a:lnTo>
                                  <a:pt x="430134" y="107801"/>
                                </a:lnTo>
                                <a:lnTo>
                                  <a:pt x="427439" y="110013"/>
                                </a:lnTo>
                                <a:lnTo>
                                  <a:pt x="424525" y="111960"/>
                                </a:lnTo>
                                <a:lnTo>
                                  <a:pt x="421612" y="113907"/>
                                </a:lnTo>
                                <a:lnTo>
                                  <a:pt x="405289" y="119928"/>
                                </a:lnTo>
                                <a:lnTo>
                                  <a:pt x="401853" y="120612"/>
                                </a:lnTo>
                                <a:lnTo>
                                  <a:pt x="398383" y="120954"/>
                                </a:lnTo>
                                <a:lnTo>
                                  <a:pt x="394879" y="120954"/>
                                </a:lnTo>
                                <a:lnTo>
                                  <a:pt x="53362" y="120954"/>
                                </a:lnTo>
                                <a:lnTo>
                                  <a:pt x="49858" y="120954"/>
                                </a:lnTo>
                                <a:lnTo>
                                  <a:pt x="46388" y="120612"/>
                                </a:lnTo>
                                <a:lnTo>
                                  <a:pt x="42951" y="119928"/>
                                </a:lnTo>
                                <a:lnTo>
                                  <a:pt x="39515" y="119244"/>
                                </a:lnTo>
                                <a:lnTo>
                                  <a:pt x="15629" y="105324"/>
                                </a:lnTo>
                                <a:lnTo>
                                  <a:pt x="13151" y="102846"/>
                                </a:lnTo>
                                <a:lnTo>
                                  <a:pt x="4061" y="88011"/>
                                </a:lnTo>
                                <a:lnTo>
                                  <a:pt x="2721" y="84775"/>
                                </a:lnTo>
                                <a:lnTo>
                                  <a:pt x="1708" y="81438"/>
                                </a:lnTo>
                                <a:lnTo>
                                  <a:pt x="1025" y="78002"/>
                                </a:lnTo>
                                <a:lnTo>
                                  <a:pt x="341" y="74565"/>
                                </a:lnTo>
                                <a:lnTo>
                                  <a:pt x="0" y="71095"/>
                                </a:lnTo>
                                <a:lnTo>
                                  <a:pt x="0" y="67591"/>
                                </a:lnTo>
                                <a:close/>
                              </a:path>
                            </a:pathLst>
                          </a:custGeom>
                          <a:ln w="7114">
                            <a:solidFill>
                              <a:srgbClr val="000000"/>
                            </a:solidFill>
                            <a:prstDash val="solid"/>
                          </a:ln>
                        </wps:spPr>
                        <wps:bodyPr wrap="square" lIns="0" tIns="0" rIns="0" bIns="0" rtlCol="0">
                          <a:noAutofit/>
                        </wps:bodyPr>
                      </wps:wsp>
                      <wps:wsp>
                        <wps:cNvPr id="16" name="Graphic 16"/>
                        <wps:cNvSpPr/>
                        <wps:spPr>
                          <a:xfrm>
                            <a:off x="6616295" y="0"/>
                            <a:ext cx="384810" cy="429895"/>
                          </a:xfrm>
                          <a:custGeom>
                            <a:avLst/>
                            <a:gdLst/>
                            <a:ahLst/>
                            <a:cxnLst/>
                            <a:rect l="l" t="t" r="r" b="b"/>
                            <a:pathLst>
                              <a:path w="384810" h="429895">
                                <a:moveTo>
                                  <a:pt x="384810" y="429767"/>
                                </a:moveTo>
                                <a:lnTo>
                                  <a:pt x="0" y="429767"/>
                                </a:lnTo>
                                <a:lnTo>
                                  <a:pt x="0" y="0"/>
                                </a:lnTo>
                                <a:lnTo>
                                  <a:pt x="384810" y="0"/>
                                </a:lnTo>
                                <a:lnTo>
                                  <a:pt x="384810" y="93167"/>
                                </a:lnTo>
                                <a:lnTo>
                                  <a:pt x="214052" y="93167"/>
                                </a:lnTo>
                                <a:lnTo>
                                  <a:pt x="203538" y="93675"/>
                                </a:lnTo>
                                <a:lnTo>
                                  <a:pt x="163691" y="105783"/>
                                </a:lnTo>
                                <a:lnTo>
                                  <a:pt x="131510" y="132218"/>
                                </a:lnTo>
                                <a:lnTo>
                                  <a:pt x="111896" y="168957"/>
                                </a:lnTo>
                                <a:lnTo>
                                  <a:pt x="107327" y="199891"/>
                                </a:lnTo>
                                <a:lnTo>
                                  <a:pt x="107834" y="210404"/>
                                </a:lnTo>
                                <a:lnTo>
                                  <a:pt x="119942" y="250251"/>
                                </a:lnTo>
                                <a:lnTo>
                                  <a:pt x="146378" y="282431"/>
                                </a:lnTo>
                                <a:lnTo>
                                  <a:pt x="183117" y="302045"/>
                                </a:lnTo>
                                <a:lnTo>
                                  <a:pt x="214052" y="306615"/>
                                </a:lnTo>
                                <a:lnTo>
                                  <a:pt x="384810" y="306615"/>
                                </a:lnTo>
                                <a:lnTo>
                                  <a:pt x="384810" y="429767"/>
                                </a:lnTo>
                                <a:close/>
                              </a:path>
                              <a:path w="384810" h="429895">
                                <a:moveTo>
                                  <a:pt x="384810" y="306615"/>
                                </a:moveTo>
                                <a:lnTo>
                                  <a:pt x="214052" y="306615"/>
                                </a:lnTo>
                                <a:lnTo>
                                  <a:pt x="224565" y="306107"/>
                                </a:lnTo>
                                <a:lnTo>
                                  <a:pt x="234876" y="304584"/>
                                </a:lnTo>
                                <a:lnTo>
                                  <a:pt x="273355" y="288645"/>
                                </a:lnTo>
                                <a:lnTo>
                                  <a:pt x="302805" y="259194"/>
                                </a:lnTo>
                                <a:lnTo>
                                  <a:pt x="318744" y="220716"/>
                                </a:lnTo>
                                <a:lnTo>
                                  <a:pt x="320776" y="199891"/>
                                </a:lnTo>
                                <a:lnTo>
                                  <a:pt x="320267" y="189378"/>
                                </a:lnTo>
                                <a:lnTo>
                                  <a:pt x="308159" y="149530"/>
                                </a:lnTo>
                                <a:lnTo>
                                  <a:pt x="281723" y="117350"/>
                                </a:lnTo>
                                <a:lnTo>
                                  <a:pt x="244985" y="97736"/>
                                </a:lnTo>
                                <a:lnTo>
                                  <a:pt x="214052" y="93167"/>
                                </a:lnTo>
                                <a:lnTo>
                                  <a:pt x="384810" y="93167"/>
                                </a:lnTo>
                                <a:lnTo>
                                  <a:pt x="384810" y="306615"/>
                                </a:lnTo>
                                <a:close/>
                              </a:path>
                            </a:pathLst>
                          </a:custGeom>
                          <a:solidFill>
                            <a:srgbClr val="000000">
                              <a:alpha val="19999"/>
                            </a:srgbClr>
                          </a:solidFill>
                        </wps:spPr>
                        <wps:bodyPr wrap="square" lIns="0" tIns="0" rIns="0" bIns="0" rtlCol="0">
                          <a:noAutofit/>
                        </wps:bodyPr>
                      </wps:wsp>
                      <pic:pic xmlns:pic="http://schemas.openxmlformats.org/drawingml/2006/picture">
                        <pic:nvPicPr>
                          <pic:cNvPr id="17" name="Image 17"/>
                          <pic:cNvPicPr/>
                        </pic:nvPicPr>
                        <pic:blipFill>
                          <a:blip r:embed="rId128" cstate="print"/>
                          <a:stretch>
                            <a:fillRect/>
                          </a:stretch>
                        </pic:blipFill>
                        <pic:spPr>
                          <a:xfrm>
                            <a:off x="6716507" y="86051"/>
                            <a:ext cx="227678" cy="227678"/>
                          </a:xfrm>
                          <a:prstGeom prst="rect">
                            <a:avLst/>
                          </a:prstGeom>
                        </pic:spPr>
                      </pic:pic>
                      <wps:wsp>
                        <wps:cNvPr id="18" name="Textbox 18"/>
                        <wps:cNvSpPr txBox="1"/>
                        <wps:spPr>
                          <a:xfrm>
                            <a:off x="0" y="0"/>
                            <a:ext cx="7001509" cy="769620"/>
                          </a:xfrm>
                          <a:prstGeom prst="rect">
                            <a:avLst/>
                          </a:prstGeom>
                        </wps:spPr>
                        <wps:txbx>
                          <w:txbxContent>
                            <w:p>
                              <w:pPr>
                                <w:spacing w:before="161"/>
                                <w:rPr>
                                  <w:sz w:val="13"/>
                                </w:rPr>
                              </w:pPr>
                            </w:p>
                            <w:p>
                              <w:pPr>
                                <w:ind w:left="94"/>
                                <w:rPr>
                                  <w:b/>
                                  <w:sz w:val="20"/>
                                </w:rPr>
                              </w:pPr>
                              <w:r>
                                <w:rPr>
                                  <w:b/>
                                  <w:color w:val="1C2025"/>
                                  <w:sz w:val="13"/>
                                </w:rPr>
                                <w:t>Question</w:t>
                              </w:r>
                              <w:r>
                                <w:rPr>
                                  <w:b/>
                                  <w:color w:val="1C2025"/>
                                  <w:spacing w:val="12"/>
                                  <w:sz w:val="13"/>
                                </w:rPr>
                                <w:t xml:space="preserve"> </w:t>
                              </w:r>
                              <w:r>
                                <w:rPr>
                                  <w:b/>
                                  <w:color w:val="1C2025"/>
                                  <w:spacing w:val="-10"/>
                                  <w:sz w:val="20"/>
                                </w:rPr>
                                <w:t>2</w:t>
                              </w:r>
                            </w:p>
                            <w:p>
                              <w:pPr>
                                <w:spacing w:before="78"/>
                                <w:ind w:left="94"/>
                                <w:rPr>
                                  <w:sz w:val="13"/>
                                </w:rPr>
                              </w:pPr>
                              <w:r>
                                <w:rPr>
                                  <w:color w:val="1C2025"/>
                                  <w:sz w:val="13"/>
                                </w:rPr>
                                <w:t>Not</w:t>
                              </w:r>
                              <w:r>
                                <w:rPr>
                                  <w:color w:val="1C2025"/>
                                  <w:spacing w:val="3"/>
                                  <w:sz w:val="13"/>
                                </w:rPr>
                                <w:t xml:space="preserve"> </w:t>
                              </w:r>
                              <w:r>
                                <w:rPr>
                                  <w:color w:val="1C2025"/>
                                  <w:sz w:val="13"/>
                                </w:rPr>
                                <w:t>yet</w:t>
                              </w:r>
                              <w:r>
                                <w:rPr>
                                  <w:color w:val="1C2025"/>
                                  <w:spacing w:val="4"/>
                                  <w:sz w:val="13"/>
                                </w:rPr>
                                <w:t xml:space="preserve"> </w:t>
                              </w:r>
                              <w:r>
                                <w:rPr>
                                  <w:color w:val="1C2025"/>
                                  <w:spacing w:val="-2"/>
                                  <w:sz w:val="13"/>
                                </w:rPr>
                                <w:t>answered</w:t>
                              </w:r>
                            </w:p>
                            <w:p>
                              <w:pPr>
                                <w:spacing w:before="74"/>
                                <w:ind w:left="155"/>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17.55pt;height:60.6pt;width:551.3pt;mso-position-horizontal-relative:page;mso-wrap-distance-bottom:0pt;mso-wrap-distance-top:0pt;z-index:-251525120;mso-width-relative:page;mso-height-relative:page;" coordsize="7001509,769620" o:gfxdata="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">
                <o:lock v:ext="edit" aspectratio="f"/>
                <v:shape id="Graphic 14" o:spid="_x0000_s1026" o:spt="100" style="position:absolute;left:3557;top:182107;height:583565;width:6937375;" filled="f" stroked="t" coordsize="6937375,583565" o:gfxdata="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Ii3n1i2AAAA2wAAAA8A&#10;AAAAAAAAAQAgAAAAIgAAAGRycy9kb3ducmV2LnhtbFBLAQIUABQAAAAIAIdO4kAzLwWeOwAAADkA&#10;AAAQAAAAAAAAAAEAIAAAAAUBAABkcnMvc2hhcGV4bWwueG1sUEsFBgAAAAAGAAYAWwEAAK8DAAAA&#10;AA==&#10;" path="m0,572753l0,10672,0,7725,1041,5209,3125,3125,5209,1041,7725,0,10672,0,6926398,0,6929345,0,6931860,1041,6933944,3125,6936028,5209,6937070,7725,6937071,10672,6937071,572753,6926398,583425,10672,583425,7725,583425,5209,582383,3125,580299,1041,578215,0,575699,0,572753xe">
                  <v:fill on="f" focussize="0,0"/>
                  <v:stroke weight="0.560157480314961pt" color="#CAD0D6" joinstyle="round"/>
                  <v:imagedata o:title=""/>
                  <o:lock v:ext="edit" aspectratio="f"/>
                  <v:textbox inset="0mm,0mm,0mm,0mm"/>
                </v:shape>
                <v:shape id="Graphic 15" o:spid="_x0000_s1026" o:spt="100" style="position:absolute;left:60477;top:580544;height:121285;width:448309;" filled="f" stroked="t" coordsize="448309,121285" o:gfxdata="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Bnj0YrgAAADbAAAA&#10;DwAAAAAAAAABACAAAAAiAAAAZHJzL2Rvd25yZXYueG1sUEsBAhQAFAAAAAgAh07iQDMvBZ47AAAA&#10;OQAAABAAAAAAAAAAAQAgAAAABwEAAGRycy9zaGFwZXhtbC54bWxQSwUGAAAAAAYABgBbAQAAsQMA&#10;AAAA&#10;" path="m0,67591l0,53362,0,49858,341,46387,1025,42951,1708,39514,2721,36177,4061,32940,5402,29703,7046,26628,8993,23715,10939,20802,13151,18106,15629,15629,18106,13151,20802,10939,42951,1025,46388,341,49858,0,53362,0,394879,0,398383,0,401853,341,405289,1025,408726,1708,424525,8993,427439,10939,430134,13151,432612,15629,435089,18106,437301,20802,439248,23715,441194,26628,442838,29703,444179,32940,445520,36177,446532,39514,447216,42951,447899,46387,448241,49858,448241,53362,448241,67591,448241,71095,447899,74565,447216,78002,446532,81438,445520,84775,444179,88011,442838,91249,432612,105324,430134,107801,427439,110013,424525,111960,421612,113907,405289,119928,401853,120612,398383,120954,394879,120954,53362,120954,49858,120954,46388,120612,42951,119928,39515,119244,15629,105324,13151,102846,4061,88011,2721,84775,1708,81438,1025,78002,341,74565,0,71095,0,67591xe">
                  <v:fill on="f" focussize="0,0"/>
                  <v:stroke weight="0.560157480314961pt" color="#000000" joinstyle="round"/>
                  <v:imagedata o:title=""/>
                  <o:lock v:ext="edit" aspectratio="f"/>
                  <v:textbox inset="0mm,0mm,0mm,0mm"/>
                </v:shape>
                <v:shape id="Graphic 16" o:spid="_x0000_s1026" o:spt="100" style="position:absolute;left:6616295;top:0;height:429895;width:384810;" fillcolor="#000000" filled="t" stroked="f" coordsize="384810,429895" o:gfxdata="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qSYqugAAANsA&#10;AAAPAAAAAAAAAAEAIAAAACIAAABkcnMvZG93bnJldi54bWxQSwECFAAUAAAACACHTuJAMy8FnjsA&#10;AAA5AAAAEAAAAAAAAAABACAAAAAJAQAAZHJzL3NoYXBleG1sLnhtbFBLBQYAAAAABgAGAFsBAACz&#10;AwAAAAA=&#10;" path="m384810,429767l0,429767,0,0,384810,0,384810,93167,214052,93167,203538,93675,163691,105783,131510,132218,111896,168957,107327,199891,107834,210404,119942,250251,146378,282431,183117,302045,214052,306615,384810,306615,384810,429767xem384810,306615l214052,306615,224565,306107,234876,304584,273355,288645,302805,259194,318744,220716,320776,199891,320267,189378,308159,149530,281723,117350,244985,97736,214052,93167,384810,93167,384810,306615xe">
                  <v:fill on="t" opacity="13106f" focussize="0,0"/>
                  <v:stroke on="f"/>
                  <v:imagedata o:title=""/>
                  <o:lock v:ext="edit" aspectratio="f"/>
                  <v:textbox inset="0mm,0mm,0mm,0mm"/>
                </v:shape>
                <v:shape id="Image 17" o:spid="_x0000_s1026" o:spt="75" type="#_x0000_t75" style="position:absolute;left:6716507;top:86051;height:227678;width:227678;" filled="f" o:preferrelative="t" stroked="f" coordsize="21600,21600" o:gfxdata="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M/ShLsAAADb&#10;AAAADwAAAAAAAAABACAAAAAiAAAAZHJzL2Rvd25yZXYueG1sUEsBAhQAFAAAAAgAh07iQDMvBZ47&#10;AAAAOQAAABAAAAAAAAAAAQAgAAAACgEAAGRycy9zaGFwZXhtbC54bWxQSwUGAAAAAAYABgBbAQAA&#10;tAMAAAAA&#10;">
                  <v:fill on="f" focussize="0,0"/>
                  <v:stroke on="f"/>
                  <v:imagedata r:id="rId128" o:title=""/>
                  <o:lock v:ext="edit" aspectratio="f"/>
                </v:shape>
                <v:shape id="Textbox 18" o:spid="_x0000_s1026" o:spt="202" type="#_x0000_t202" style="position:absolute;left:0;top:0;height:769620;width:7001509;" filled="f" stroked="f" coordsize="21600,21600" o:gfxdata="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Hz9vr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161"/>
                          <w:rPr>
                            <w:sz w:val="13"/>
                          </w:rPr>
                        </w:pPr>
                      </w:p>
                      <w:p>
                        <w:pPr>
                          <w:ind w:left="94"/>
                          <w:rPr>
                            <w:b/>
                            <w:sz w:val="20"/>
                          </w:rPr>
                        </w:pPr>
                        <w:r>
                          <w:rPr>
                            <w:b/>
                            <w:color w:val="1C2025"/>
                            <w:sz w:val="13"/>
                          </w:rPr>
                          <w:t>Question</w:t>
                        </w:r>
                        <w:r>
                          <w:rPr>
                            <w:b/>
                            <w:color w:val="1C2025"/>
                            <w:spacing w:val="12"/>
                            <w:sz w:val="13"/>
                          </w:rPr>
                          <w:t xml:space="preserve"> </w:t>
                        </w:r>
                        <w:r>
                          <w:rPr>
                            <w:b/>
                            <w:color w:val="1C2025"/>
                            <w:spacing w:val="-10"/>
                            <w:sz w:val="20"/>
                          </w:rPr>
                          <w:t>2</w:t>
                        </w:r>
                      </w:p>
                      <w:p>
                        <w:pPr>
                          <w:spacing w:before="78"/>
                          <w:ind w:left="94"/>
                          <w:rPr>
                            <w:sz w:val="13"/>
                          </w:rPr>
                        </w:pPr>
                        <w:r>
                          <w:rPr>
                            <w:color w:val="1C2025"/>
                            <w:sz w:val="13"/>
                          </w:rPr>
                          <w:t>Not</w:t>
                        </w:r>
                        <w:r>
                          <w:rPr>
                            <w:color w:val="1C2025"/>
                            <w:spacing w:val="3"/>
                            <w:sz w:val="13"/>
                          </w:rPr>
                          <w:t xml:space="preserve"> </w:t>
                        </w:r>
                        <w:r>
                          <w:rPr>
                            <w:color w:val="1C2025"/>
                            <w:sz w:val="13"/>
                          </w:rPr>
                          <w:t>yet</w:t>
                        </w:r>
                        <w:r>
                          <w:rPr>
                            <w:color w:val="1C2025"/>
                            <w:spacing w:val="4"/>
                            <w:sz w:val="13"/>
                          </w:rPr>
                          <w:t xml:space="preserve"> </w:t>
                        </w:r>
                        <w:r>
                          <w:rPr>
                            <w:color w:val="1C2025"/>
                            <w:spacing w:val="-2"/>
                            <w:sz w:val="13"/>
                          </w:rPr>
                          <w:t>answered</w:t>
                        </w:r>
                      </w:p>
                      <w:p>
                        <w:pPr>
                          <w:spacing w:before="74"/>
                          <w:ind w:left="155"/>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pPr>
    </w:p>
    <w:p>
      <w:pPr>
        <w:pStyle w:val="4"/>
        <w:spacing w:before="29"/>
      </w:pPr>
    </w:p>
    <w:p>
      <w:pPr>
        <w:pStyle w:val="4"/>
        <w:ind w:left="468"/>
      </w:pPr>
      <w:r>
        <w:rPr>
          <w:color w:val="001A1D"/>
          <w:w w:val="105"/>
        </w:rPr>
        <w:t>Thuật</w:t>
      </w:r>
      <w:r>
        <w:rPr>
          <w:color w:val="001A1D"/>
          <w:spacing w:val="-4"/>
          <w:w w:val="105"/>
        </w:rPr>
        <w:t xml:space="preserve"> </w:t>
      </w:r>
      <w:r>
        <w:rPr>
          <w:color w:val="001A1D"/>
          <w:w w:val="105"/>
        </w:rPr>
        <w:t>toán</w:t>
      </w:r>
      <w:r>
        <w:rPr>
          <w:color w:val="001A1D"/>
          <w:spacing w:val="-4"/>
          <w:w w:val="105"/>
        </w:rPr>
        <w:t xml:space="preserve"> </w:t>
      </w:r>
      <w:r>
        <w:rPr>
          <w:color w:val="001A1D"/>
          <w:w w:val="105"/>
        </w:rPr>
        <w:t>mật</w:t>
      </w:r>
      <w:r>
        <w:rPr>
          <w:color w:val="001A1D"/>
          <w:spacing w:val="-4"/>
          <w:w w:val="105"/>
        </w:rPr>
        <w:t xml:space="preserve"> </w:t>
      </w:r>
      <w:r>
        <w:rPr>
          <w:color w:val="001A1D"/>
          <w:w w:val="105"/>
        </w:rPr>
        <w:t>mã</w:t>
      </w:r>
      <w:r>
        <w:rPr>
          <w:color w:val="001A1D"/>
          <w:spacing w:val="-4"/>
          <w:w w:val="105"/>
        </w:rPr>
        <w:t xml:space="preserve"> </w:t>
      </w:r>
      <w:r>
        <w:rPr>
          <w:color w:val="001A1D"/>
          <w:w w:val="105"/>
        </w:rPr>
        <w:t>nào</w:t>
      </w:r>
      <w:r>
        <w:rPr>
          <w:color w:val="001A1D"/>
          <w:spacing w:val="-4"/>
          <w:w w:val="105"/>
        </w:rPr>
        <w:t xml:space="preserve"> </w:t>
      </w:r>
      <w:r>
        <w:rPr>
          <w:color w:val="001A1D"/>
          <w:w w:val="105"/>
        </w:rPr>
        <w:t>sau</w:t>
      </w:r>
      <w:r>
        <w:rPr>
          <w:color w:val="001A1D"/>
          <w:spacing w:val="-4"/>
          <w:w w:val="105"/>
        </w:rPr>
        <w:t xml:space="preserve"> </w:t>
      </w:r>
      <w:r>
        <w:rPr>
          <w:color w:val="001A1D"/>
          <w:w w:val="105"/>
        </w:rPr>
        <w:t>đây</w:t>
      </w:r>
      <w:r>
        <w:rPr>
          <w:color w:val="001A1D"/>
          <w:spacing w:val="-4"/>
          <w:w w:val="105"/>
        </w:rPr>
        <w:t xml:space="preserve"> </w:t>
      </w:r>
      <w:r>
        <w:rPr>
          <w:color w:val="001A1D"/>
          <w:w w:val="105"/>
        </w:rPr>
        <w:t>dựa</w:t>
      </w:r>
      <w:r>
        <w:rPr>
          <w:color w:val="001A1D"/>
          <w:spacing w:val="-4"/>
          <w:w w:val="105"/>
        </w:rPr>
        <w:t xml:space="preserve"> </w:t>
      </w:r>
      <w:r>
        <w:rPr>
          <w:color w:val="001A1D"/>
          <w:w w:val="105"/>
        </w:rPr>
        <w:t>trên</w:t>
      </w:r>
      <w:r>
        <w:rPr>
          <w:color w:val="001A1D"/>
          <w:spacing w:val="-3"/>
          <w:w w:val="105"/>
        </w:rPr>
        <w:t xml:space="preserve"> </w:t>
      </w:r>
      <w:r>
        <w:rPr>
          <w:color w:val="001A1D"/>
          <w:w w:val="105"/>
        </w:rPr>
        <w:t>độ</w:t>
      </w:r>
      <w:r>
        <w:rPr>
          <w:color w:val="001A1D"/>
          <w:spacing w:val="-4"/>
          <w:w w:val="105"/>
        </w:rPr>
        <w:t xml:space="preserve"> </w:t>
      </w:r>
      <w:r>
        <w:rPr>
          <w:color w:val="001A1D"/>
          <w:w w:val="105"/>
        </w:rPr>
        <w:t>khó</w:t>
      </w:r>
      <w:r>
        <w:rPr>
          <w:color w:val="001A1D"/>
          <w:spacing w:val="-4"/>
          <w:w w:val="105"/>
        </w:rPr>
        <w:t xml:space="preserve"> </w:t>
      </w:r>
      <w:r>
        <w:rPr>
          <w:color w:val="001A1D"/>
          <w:w w:val="105"/>
        </w:rPr>
        <w:t>của</w:t>
      </w:r>
      <w:r>
        <w:rPr>
          <w:color w:val="001A1D"/>
          <w:spacing w:val="-4"/>
          <w:w w:val="105"/>
        </w:rPr>
        <w:t xml:space="preserve"> </w:t>
      </w:r>
      <w:r>
        <w:rPr>
          <w:color w:val="001A1D"/>
          <w:w w:val="105"/>
        </w:rPr>
        <w:t>bài</w:t>
      </w:r>
      <w:r>
        <w:rPr>
          <w:color w:val="001A1D"/>
          <w:spacing w:val="-4"/>
          <w:w w:val="105"/>
        </w:rPr>
        <w:t xml:space="preserve"> </w:t>
      </w:r>
      <w:r>
        <w:rPr>
          <w:color w:val="001A1D"/>
          <w:w w:val="105"/>
        </w:rPr>
        <w:t>toán</w:t>
      </w:r>
      <w:r>
        <w:rPr>
          <w:color w:val="001A1D"/>
          <w:spacing w:val="-4"/>
          <w:w w:val="105"/>
        </w:rPr>
        <w:t xml:space="preserve"> </w:t>
      </w:r>
      <w:r>
        <w:rPr>
          <w:color w:val="001A1D"/>
          <w:w w:val="105"/>
        </w:rPr>
        <w:t>phân</w:t>
      </w:r>
      <w:r>
        <w:rPr>
          <w:color w:val="001A1D"/>
          <w:spacing w:val="-4"/>
          <w:w w:val="105"/>
        </w:rPr>
        <w:t xml:space="preserve"> </w:t>
      </w:r>
      <w:r>
        <w:rPr>
          <w:color w:val="001A1D"/>
          <w:w w:val="105"/>
        </w:rPr>
        <w:t>tích</w:t>
      </w:r>
      <w:r>
        <w:rPr>
          <w:color w:val="001A1D"/>
          <w:spacing w:val="-4"/>
          <w:w w:val="105"/>
        </w:rPr>
        <w:t xml:space="preserve"> </w:t>
      </w:r>
      <w:r>
        <w:rPr>
          <w:color w:val="001A1D"/>
          <w:w w:val="105"/>
        </w:rPr>
        <w:t>các</w:t>
      </w:r>
      <w:r>
        <w:rPr>
          <w:color w:val="001A1D"/>
          <w:spacing w:val="-3"/>
          <w:w w:val="105"/>
        </w:rPr>
        <w:t xml:space="preserve"> </w:t>
      </w:r>
      <w:r>
        <w:rPr>
          <w:color w:val="001A1D"/>
          <w:w w:val="105"/>
        </w:rPr>
        <w:t>số</w:t>
      </w:r>
      <w:r>
        <w:rPr>
          <w:color w:val="001A1D"/>
          <w:spacing w:val="-4"/>
          <w:w w:val="105"/>
        </w:rPr>
        <w:t xml:space="preserve"> </w:t>
      </w:r>
      <w:r>
        <w:rPr>
          <w:color w:val="001A1D"/>
          <w:w w:val="105"/>
        </w:rPr>
        <w:t>lớn</w:t>
      </w:r>
      <w:r>
        <w:rPr>
          <w:color w:val="001A1D"/>
          <w:spacing w:val="-4"/>
          <w:w w:val="105"/>
        </w:rPr>
        <w:t xml:space="preserve"> </w:t>
      </w:r>
      <w:r>
        <w:rPr>
          <w:color w:val="001A1D"/>
          <w:w w:val="105"/>
        </w:rPr>
        <w:t>thành</w:t>
      </w:r>
      <w:r>
        <w:rPr>
          <w:color w:val="001A1D"/>
          <w:spacing w:val="-4"/>
          <w:w w:val="105"/>
        </w:rPr>
        <w:t xml:space="preserve"> </w:t>
      </w:r>
      <w:r>
        <w:rPr>
          <w:color w:val="001A1D"/>
          <w:w w:val="105"/>
        </w:rPr>
        <w:t>tích</w:t>
      </w:r>
      <w:r>
        <w:rPr>
          <w:color w:val="001A1D"/>
          <w:spacing w:val="-4"/>
          <w:w w:val="105"/>
        </w:rPr>
        <w:t xml:space="preserve"> </w:t>
      </w:r>
      <w:r>
        <w:rPr>
          <w:color w:val="001A1D"/>
          <w:w w:val="105"/>
        </w:rPr>
        <w:t>của</w:t>
      </w:r>
      <w:r>
        <w:rPr>
          <w:color w:val="001A1D"/>
          <w:spacing w:val="-4"/>
          <w:w w:val="105"/>
        </w:rPr>
        <w:t xml:space="preserve"> </w:t>
      </w:r>
      <w:r>
        <w:rPr>
          <w:color w:val="001A1D"/>
          <w:w w:val="105"/>
        </w:rPr>
        <w:t>hai</w:t>
      </w:r>
      <w:r>
        <w:rPr>
          <w:color w:val="001A1D"/>
          <w:spacing w:val="-4"/>
          <w:w w:val="105"/>
        </w:rPr>
        <w:t xml:space="preserve"> </w:t>
      </w:r>
      <w:r>
        <w:rPr>
          <w:color w:val="001A1D"/>
          <w:w w:val="105"/>
        </w:rPr>
        <w:t>thừa</w:t>
      </w:r>
      <w:r>
        <w:rPr>
          <w:color w:val="001A1D"/>
          <w:spacing w:val="-4"/>
          <w:w w:val="105"/>
        </w:rPr>
        <w:t xml:space="preserve"> </w:t>
      </w:r>
      <w:r>
        <w:rPr>
          <w:color w:val="001A1D"/>
          <w:w w:val="105"/>
        </w:rPr>
        <w:t>số</w:t>
      </w:r>
      <w:r>
        <w:rPr>
          <w:color w:val="001A1D"/>
          <w:spacing w:val="-4"/>
          <w:w w:val="105"/>
        </w:rPr>
        <w:t xml:space="preserve"> </w:t>
      </w:r>
      <w:r>
        <w:rPr>
          <w:color w:val="001A1D"/>
          <w:w w:val="105"/>
        </w:rPr>
        <w:t>nguyên</w:t>
      </w:r>
      <w:r>
        <w:rPr>
          <w:color w:val="001A1D"/>
          <w:spacing w:val="-3"/>
          <w:w w:val="105"/>
        </w:rPr>
        <w:t xml:space="preserve"> </w:t>
      </w:r>
      <w:r>
        <w:rPr>
          <w:color w:val="001A1D"/>
          <w:w w:val="105"/>
        </w:rPr>
        <w:t>tố</w:t>
      </w:r>
      <w:r>
        <w:rPr>
          <w:color w:val="001A1D"/>
          <w:spacing w:val="-4"/>
          <w:w w:val="105"/>
        </w:rPr>
        <w:t xml:space="preserve"> </w:t>
      </w:r>
      <w:r>
        <w:rPr>
          <w:color w:val="001A1D"/>
          <w:w w:val="105"/>
        </w:rPr>
        <w:t>ban</w:t>
      </w:r>
      <w:r>
        <w:rPr>
          <w:color w:val="001A1D"/>
          <w:spacing w:val="-4"/>
          <w:w w:val="105"/>
        </w:rPr>
        <w:t xml:space="preserve"> đầu?</w:t>
      </w:r>
    </w:p>
    <w:p>
      <w:pPr>
        <w:pStyle w:val="4"/>
        <w:spacing w:before="123"/>
      </w:pPr>
    </w:p>
    <w:p>
      <w:pPr>
        <w:pStyle w:val="5"/>
        <w:numPr>
          <w:ilvl w:val="0"/>
          <w:numId w:val="38"/>
        </w:numPr>
        <w:tabs>
          <w:tab w:val="left" w:pos="1098"/>
        </w:tabs>
        <w:spacing w:before="0"/>
        <w:ind w:left="1098" w:hanging="294"/>
        <w:rPr>
          <w:sz w:val="16"/>
        </w:rPr>
      </w:pPr>
      <w:r>
        <w:drawing>
          <wp:anchor distT="0" distB="0" distL="0" distR="0" simplePos="0" relativeHeight="251663360"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29" cstate="print"/>
                    <a:stretch>
                      <a:fillRect/>
                    </a:stretch>
                  </pic:blipFill>
                  <pic:spPr>
                    <a:xfrm>
                      <a:off x="0" y="0"/>
                      <a:ext cx="92494" cy="92494"/>
                    </a:xfrm>
                    <a:prstGeom prst="rect">
                      <a:avLst/>
                    </a:prstGeom>
                  </pic:spPr>
                </pic:pic>
              </a:graphicData>
            </a:graphic>
          </wp:anchor>
        </w:drawing>
      </w:r>
      <w:r>
        <w:rPr>
          <w:color w:val="001A1D"/>
          <w:spacing w:val="-5"/>
          <w:w w:val="105"/>
          <w:sz w:val="16"/>
        </w:rPr>
        <w:t>DES</w:t>
      </w:r>
    </w:p>
    <w:p>
      <w:pPr>
        <w:pStyle w:val="5"/>
        <w:numPr>
          <w:ilvl w:val="0"/>
          <w:numId w:val="38"/>
        </w:numPr>
        <w:tabs>
          <w:tab w:val="left" w:pos="1098"/>
        </w:tabs>
        <w:ind w:left="1098" w:hanging="294"/>
        <w:rPr>
          <w:sz w:val="16"/>
        </w:rPr>
      </w:pPr>
      <w:r>
        <w:drawing>
          <wp:anchor distT="0" distB="0" distL="0" distR="0" simplePos="0" relativeHeight="251664384"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30" cstate="print"/>
                    <a:stretch>
                      <a:fillRect/>
                    </a:stretch>
                  </pic:blipFill>
                  <pic:spPr>
                    <a:xfrm>
                      <a:off x="0" y="0"/>
                      <a:ext cx="92494" cy="92494"/>
                    </a:xfrm>
                    <a:prstGeom prst="rect">
                      <a:avLst/>
                    </a:prstGeom>
                  </pic:spPr>
                </pic:pic>
              </a:graphicData>
            </a:graphic>
          </wp:anchor>
        </w:drawing>
      </w:r>
      <w:r>
        <w:rPr>
          <w:color w:val="001A1D"/>
          <w:spacing w:val="-5"/>
          <w:w w:val="105"/>
          <w:sz w:val="16"/>
        </w:rPr>
        <w:t>RSA</w:t>
      </w:r>
    </w:p>
    <w:p>
      <w:pPr>
        <w:pStyle w:val="5"/>
        <w:numPr>
          <w:ilvl w:val="0"/>
          <w:numId w:val="38"/>
        </w:numPr>
        <w:tabs>
          <w:tab w:val="left" w:pos="1098"/>
        </w:tabs>
        <w:spacing w:before="157"/>
        <w:ind w:left="1098" w:hanging="294"/>
        <w:rPr>
          <w:sz w:val="16"/>
        </w:rPr>
      </w:pPr>
      <w:r>
        <w:drawing>
          <wp:anchor distT="0" distB="0" distL="0" distR="0" simplePos="0" relativeHeight="251664384"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29" cstate="print"/>
                    <a:stretch>
                      <a:fillRect/>
                    </a:stretch>
                  </pic:blipFill>
                  <pic:spPr>
                    <a:xfrm>
                      <a:off x="0" y="0"/>
                      <a:ext cx="92494" cy="92494"/>
                    </a:xfrm>
                    <a:prstGeom prst="rect">
                      <a:avLst/>
                    </a:prstGeom>
                  </pic:spPr>
                </pic:pic>
              </a:graphicData>
            </a:graphic>
          </wp:anchor>
        </w:drawing>
      </w:r>
      <w:r>
        <w:rPr>
          <w:color w:val="001A1D"/>
          <w:sz w:val="16"/>
        </w:rPr>
        <w:t>Diffie-</w:t>
      </w:r>
      <w:r>
        <w:rPr>
          <w:color w:val="001A1D"/>
          <w:spacing w:val="-2"/>
          <w:sz w:val="16"/>
        </w:rPr>
        <w:t>Hellman</w:t>
      </w:r>
    </w:p>
    <w:p>
      <w:pPr>
        <w:pStyle w:val="5"/>
        <w:numPr>
          <w:ilvl w:val="0"/>
          <w:numId w:val="38"/>
        </w:numPr>
        <w:tabs>
          <w:tab w:val="left" w:pos="1098"/>
        </w:tabs>
        <w:spacing w:before="169"/>
        <w:ind w:left="1098" w:hanging="294"/>
        <w:rPr>
          <w:sz w:val="16"/>
        </w:rPr>
      </w:pPr>
      <w:r>
        <w:drawing>
          <wp:anchor distT="0" distB="0" distL="0" distR="0" simplePos="0" relativeHeight="251665408" behindDoc="0" locked="0" layoutInCell="1" allowOverlap="1">
            <wp:simplePos x="0" y="0"/>
            <wp:positionH relativeFrom="page">
              <wp:posOffset>611505</wp:posOffset>
            </wp:positionH>
            <wp:positionV relativeFrom="paragraph">
              <wp:posOffset>131445</wp:posOffset>
            </wp:positionV>
            <wp:extent cx="92710" cy="92710"/>
            <wp:effectExtent l="0" t="0" r="0" b="0"/>
            <wp:wrapNone/>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31" cstate="print"/>
                    <a:stretch>
                      <a:fillRect/>
                    </a:stretch>
                  </pic:blipFill>
                  <pic:spPr>
                    <a:xfrm>
                      <a:off x="0" y="0"/>
                      <a:ext cx="92494" cy="92494"/>
                    </a:xfrm>
                    <a:prstGeom prst="rect">
                      <a:avLst/>
                    </a:prstGeom>
                  </pic:spPr>
                </pic:pic>
              </a:graphicData>
            </a:graphic>
          </wp:anchor>
        </w:drawing>
      </w:r>
      <w:r>
        <w:rPr>
          <w:color w:val="001A1D"/>
          <w:spacing w:val="-5"/>
          <w:w w:val="105"/>
          <w:sz w:val="16"/>
        </w:rPr>
        <w:t>ECC</w:t>
      </w:r>
    </w:p>
    <w:p>
      <w:pPr>
        <w:pStyle w:val="4"/>
        <w:spacing w:before="201"/>
        <w:ind w:left="793"/>
      </w:pPr>
      <w:r>
        <w:rPr>
          <w:color w:val="0E6BBE"/>
          <w:w w:val="105"/>
        </w:rPr>
        <w:t>Clear</w:t>
      </w:r>
      <w:r>
        <w:rPr>
          <w:color w:val="0E6BBE"/>
          <w:spacing w:val="-5"/>
          <w:w w:val="105"/>
        </w:rPr>
        <w:t xml:space="preserve"> </w:t>
      </w:r>
      <w:r>
        <w:rPr>
          <w:color w:val="0E6BBE"/>
          <w:w w:val="105"/>
        </w:rPr>
        <w:t>my</w:t>
      </w:r>
      <w:r>
        <w:rPr>
          <w:color w:val="0E6BBE"/>
          <w:spacing w:val="-4"/>
          <w:w w:val="105"/>
        </w:rPr>
        <w:t xml:space="preserve"> </w:t>
      </w:r>
      <w:r>
        <w:rPr>
          <w:color w:val="0E6BBE"/>
          <w:spacing w:val="-2"/>
          <w:w w:val="105"/>
        </w:rPr>
        <w:t>choice</w:t>
      </w:r>
    </w:p>
    <w:p>
      <w:pPr>
        <w:sectPr>
          <w:footerReference r:id="rId4" w:type="default"/>
          <w:type w:val="continuous"/>
          <w:pgSz w:w="12240" w:h="15840"/>
          <w:pgMar w:top="220" w:right="460" w:bottom="440" w:left="400" w:header="0" w:footer="260" w:gutter="0"/>
          <w:pgNumType w:start="1"/>
          <w:cols w:space="720" w:num="1"/>
        </w:sectPr>
      </w:pPr>
    </w:p>
    <w:p>
      <w:pPr>
        <w:pStyle w:val="4"/>
        <w:tabs>
          <w:tab w:val="left" w:pos="5991"/>
        </w:tabs>
        <w:spacing w:before="65"/>
        <w:ind w:left="110"/>
        <w:rPr>
          <w:rFonts w:ascii="Arial MT" w:hAnsi="Arial MT"/>
        </w:rPr>
      </w:pPr>
      <w:r>
        <w:rPr>
          <w:rFonts w:ascii="Arial MT" w:hAnsi="Arial MT"/>
        </w:rPr>
        <w:t>11/15/23,</w:t>
      </w:r>
      <w:r>
        <w:rPr>
          <w:rFonts w:ascii="Arial MT" w:hAnsi="Arial MT"/>
          <w:spacing w:val="-7"/>
        </w:rPr>
        <w:t xml:space="preserve"> </w:t>
      </w:r>
      <w:r>
        <w:rPr>
          <w:rFonts w:ascii="Arial MT" w:hAnsi="Arial MT"/>
        </w:rPr>
        <w:t>10:23</w:t>
      </w:r>
      <w:r>
        <w:rPr>
          <w:rFonts w:ascii="Arial MT" w:hAnsi="Arial MT"/>
          <w:spacing w:val="-7"/>
        </w:rPr>
        <w:t xml:space="preserve"> </w:t>
      </w:r>
      <w:r>
        <w:rPr>
          <w:rFonts w:ascii="Arial MT" w:hAnsi="Arial MT"/>
          <w:spacing w:val="-5"/>
          <w:w w:val="95"/>
        </w:rPr>
        <w:t>PM</w:t>
      </w:r>
      <w:r>
        <w:rPr>
          <w:rFonts w:ascii="Arial MT" w:hAnsi="Arial MT"/>
        </w:rPr>
        <w:tab/>
      </w:r>
      <w:r>
        <w:rPr>
          <w:rFonts w:ascii="Arial MT" w:hAnsi="Arial MT"/>
          <w:w w:val="80"/>
        </w:rPr>
        <w:t>Đề</w:t>
      </w:r>
      <w:r>
        <w:rPr>
          <w:rFonts w:ascii="Arial MT" w:hAnsi="Arial MT"/>
          <w:spacing w:val="-1"/>
          <w:w w:val="80"/>
        </w:rPr>
        <w:t xml:space="preserve"> </w:t>
      </w:r>
      <w:r>
        <w:rPr>
          <w:rFonts w:ascii="Arial MT" w:hAnsi="Arial MT"/>
          <w:w w:val="80"/>
        </w:rPr>
        <w:t>thi</w:t>
      </w:r>
      <w:r>
        <w:rPr>
          <w:rFonts w:ascii="Arial MT" w:hAnsi="Arial MT"/>
          <w:spacing w:val="-9"/>
        </w:rPr>
        <w:t xml:space="preserve"> </w:t>
      </w:r>
      <w:r>
        <w:rPr>
          <w:rFonts w:ascii="Arial MT" w:hAnsi="Arial MT"/>
          <w:w w:val="80"/>
        </w:rPr>
        <w:t>cuối</w:t>
      </w:r>
      <w:r>
        <w:rPr>
          <w:rFonts w:ascii="Arial MT" w:hAnsi="Arial MT"/>
          <w:spacing w:val="-1"/>
          <w:w w:val="80"/>
        </w:rPr>
        <w:t xml:space="preserve"> </w:t>
      </w:r>
      <w:r>
        <w:rPr>
          <w:rFonts w:ascii="Arial MT" w:hAnsi="Arial MT"/>
          <w:w w:val="80"/>
        </w:rPr>
        <w:t>kỳ</w:t>
      </w:r>
      <w:r>
        <w:rPr>
          <w:rFonts w:ascii="Arial MT" w:hAnsi="Arial MT"/>
          <w:spacing w:val="-9"/>
        </w:rPr>
        <w:t xml:space="preserve"> </w:t>
      </w:r>
      <w:r>
        <w:rPr>
          <w:rFonts w:ascii="Arial MT" w:hAnsi="Arial MT"/>
          <w:w w:val="80"/>
        </w:rPr>
        <w:t>|</w:t>
      </w:r>
      <w:r>
        <w:rPr>
          <w:rFonts w:ascii="Arial MT" w:hAnsi="Arial MT"/>
          <w:spacing w:val="-1"/>
          <w:w w:val="80"/>
        </w:rPr>
        <w:t xml:space="preserve"> </w:t>
      </w:r>
      <w:r>
        <w:rPr>
          <w:rFonts w:ascii="Arial MT" w:hAnsi="Arial MT"/>
          <w:spacing w:val="-5"/>
          <w:w w:val="80"/>
        </w:rPr>
        <w:t>MMS</w:t>
      </w:r>
    </w:p>
    <w:p>
      <w:pPr>
        <w:pStyle w:val="4"/>
        <w:spacing w:before="4"/>
        <w:rPr>
          <w:rFonts w:ascii="Arial MT"/>
          <w:sz w:val="5"/>
        </w:rPr>
      </w:pPr>
      <w:r>
        <mc:AlternateContent>
          <mc:Choice Requires="wpg">
            <w:drawing>
              <wp:anchor distT="0" distB="0" distL="0" distR="0" simplePos="0" relativeHeight="251792384" behindDoc="1" locked="0" layoutInCell="1" allowOverlap="1">
                <wp:simplePos x="0" y="0"/>
                <wp:positionH relativeFrom="page">
                  <wp:posOffset>408940</wp:posOffset>
                </wp:positionH>
                <wp:positionV relativeFrom="paragraph">
                  <wp:posOffset>54610</wp:posOffset>
                </wp:positionV>
                <wp:extent cx="6944360" cy="590550"/>
                <wp:effectExtent l="0" t="0" r="0" b="0"/>
                <wp:wrapTopAndBottom/>
                <wp:docPr id="23" name="Group 23"/>
                <wp:cNvGraphicFramePr/>
                <a:graphic xmlns:a="http://schemas.openxmlformats.org/drawingml/2006/main">
                  <a:graphicData uri="http://schemas.microsoft.com/office/word/2010/wordprocessingGroup">
                    <wpg:wgp>
                      <wpg:cNvGrpSpPr/>
                      <wpg:grpSpPr>
                        <a:xfrm>
                          <a:off x="0" y="0"/>
                          <a:ext cx="6944359" cy="590550"/>
                          <a:chOff x="0" y="0"/>
                          <a:chExt cx="6944359" cy="590550"/>
                        </a:xfrm>
                      </wpg:grpSpPr>
                      <wps:wsp>
                        <wps:cNvPr id="24" name="Graphic 24"/>
                        <wps:cNvSpPr/>
                        <wps:spPr>
                          <a:xfrm>
                            <a:off x="3557" y="3557"/>
                            <a:ext cx="6937375" cy="583565"/>
                          </a:xfrm>
                          <a:custGeom>
                            <a:avLst/>
                            <a:gdLst/>
                            <a:ahLst/>
                            <a:cxnLst/>
                            <a:rect l="l" t="t" r="r" b="b"/>
                            <a:pathLst>
                              <a:path w="6937375" h="583565">
                                <a:moveTo>
                                  <a:pt x="0" y="572753"/>
                                </a:moveTo>
                                <a:lnTo>
                                  <a:pt x="0" y="10672"/>
                                </a:lnTo>
                                <a:lnTo>
                                  <a:pt x="0" y="7724"/>
                                </a:lnTo>
                                <a:lnTo>
                                  <a:pt x="1041" y="5208"/>
                                </a:lnTo>
                                <a:lnTo>
                                  <a:pt x="3125" y="3124"/>
                                </a:lnTo>
                                <a:lnTo>
                                  <a:pt x="5209" y="1041"/>
                                </a:lnTo>
                                <a:lnTo>
                                  <a:pt x="7725" y="0"/>
                                </a:lnTo>
                                <a:lnTo>
                                  <a:pt x="10672" y="0"/>
                                </a:lnTo>
                                <a:lnTo>
                                  <a:pt x="6926398" y="0"/>
                                </a:lnTo>
                                <a:lnTo>
                                  <a:pt x="6929345" y="0"/>
                                </a:lnTo>
                                <a:lnTo>
                                  <a:pt x="6931860" y="1041"/>
                                </a:lnTo>
                                <a:lnTo>
                                  <a:pt x="6933944" y="3124"/>
                                </a:lnTo>
                                <a:lnTo>
                                  <a:pt x="6936028" y="5208"/>
                                </a:lnTo>
                                <a:lnTo>
                                  <a:pt x="6937070" y="7724"/>
                                </a:lnTo>
                                <a:lnTo>
                                  <a:pt x="6937071" y="10672"/>
                                </a:lnTo>
                                <a:lnTo>
                                  <a:pt x="6937071" y="572753"/>
                                </a:lnTo>
                                <a:lnTo>
                                  <a:pt x="6929345" y="583425"/>
                                </a:lnTo>
                                <a:lnTo>
                                  <a:pt x="6926398" y="583425"/>
                                </a:lnTo>
                                <a:lnTo>
                                  <a:pt x="10672" y="583425"/>
                                </a:lnTo>
                                <a:lnTo>
                                  <a:pt x="7725" y="583425"/>
                                </a:lnTo>
                                <a:lnTo>
                                  <a:pt x="5209" y="582383"/>
                                </a:lnTo>
                                <a:lnTo>
                                  <a:pt x="3125" y="580299"/>
                                </a:lnTo>
                                <a:lnTo>
                                  <a:pt x="1041" y="578215"/>
                                </a:lnTo>
                                <a:lnTo>
                                  <a:pt x="0" y="575699"/>
                                </a:lnTo>
                                <a:lnTo>
                                  <a:pt x="0" y="572753"/>
                                </a:lnTo>
                                <a:close/>
                              </a:path>
                            </a:pathLst>
                          </a:custGeom>
                          <a:ln w="7114">
                            <a:solidFill>
                              <a:srgbClr val="CAD0D6"/>
                            </a:solidFill>
                            <a:prstDash val="solid"/>
                          </a:ln>
                        </wps:spPr>
                        <wps:bodyPr wrap="square" lIns="0" tIns="0" rIns="0" bIns="0" rtlCol="0">
                          <a:noAutofit/>
                        </wps:bodyPr>
                      </wps:wsp>
                      <wps:wsp>
                        <wps:cNvPr id="25" name="Graphic 25"/>
                        <wps:cNvSpPr/>
                        <wps:spPr>
                          <a:xfrm>
                            <a:off x="60477" y="401994"/>
                            <a:ext cx="448309" cy="128270"/>
                          </a:xfrm>
                          <a:custGeom>
                            <a:avLst/>
                            <a:gdLst/>
                            <a:ahLst/>
                            <a:cxnLst/>
                            <a:rect l="l" t="t" r="r" b="b"/>
                            <a:pathLst>
                              <a:path w="448309" h="128270">
                                <a:moveTo>
                                  <a:pt x="0" y="74706"/>
                                </a:moveTo>
                                <a:lnTo>
                                  <a:pt x="0" y="53362"/>
                                </a:lnTo>
                                <a:lnTo>
                                  <a:pt x="0" y="49857"/>
                                </a:lnTo>
                                <a:lnTo>
                                  <a:pt x="341" y="46387"/>
                                </a:lnTo>
                                <a:lnTo>
                                  <a:pt x="1025" y="42951"/>
                                </a:lnTo>
                                <a:lnTo>
                                  <a:pt x="1708" y="39514"/>
                                </a:lnTo>
                                <a:lnTo>
                                  <a:pt x="2721" y="36177"/>
                                </a:lnTo>
                                <a:lnTo>
                                  <a:pt x="4061" y="32940"/>
                                </a:lnTo>
                                <a:lnTo>
                                  <a:pt x="5402" y="29703"/>
                                </a:lnTo>
                                <a:lnTo>
                                  <a:pt x="7046" y="26628"/>
                                </a:lnTo>
                                <a:lnTo>
                                  <a:pt x="8993" y="23715"/>
                                </a:lnTo>
                                <a:lnTo>
                                  <a:pt x="10939" y="20802"/>
                                </a:lnTo>
                                <a:lnTo>
                                  <a:pt x="13151" y="18106"/>
                                </a:lnTo>
                                <a:lnTo>
                                  <a:pt x="15629" y="15629"/>
                                </a:lnTo>
                                <a:lnTo>
                                  <a:pt x="18106" y="13151"/>
                                </a:lnTo>
                                <a:lnTo>
                                  <a:pt x="20802" y="10939"/>
                                </a:lnTo>
                                <a:lnTo>
                                  <a:pt x="23715" y="8992"/>
                                </a:lnTo>
                                <a:lnTo>
                                  <a:pt x="26629" y="7045"/>
                                </a:lnTo>
                                <a:lnTo>
                                  <a:pt x="49858" y="0"/>
                                </a:lnTo>
                                <a:lnTo>
                                  <a:pt x="53362" y="0"/>
                                </a:lnTo>
                                <a:lnTo>
                                  <a:pt x="394879" y="0"/>
                                </a:lnTo>
                                <a:lnTo>
                                  <a:pt x="398383" y="0"/>
                                </a:lnTo>
                                <a:lnTo>
                                  <a:pt x="401853" y="341"/>
                                </a:lnTo>
                                <a:lnTo>
                                  <a:pt x="424525" y="8992"/>
                                </a:lnTo>
                                <a:lnTo>
                                  <a:pt x="427439" y="10939"/>
                                </a:lnTo>
                                <a:lnTo>
                                  <a:pt x="430134" y="13151"/>
                                </a:lnTo>
                                <a:lnTo>
                                  <a:pt x="432612" y="15629"/>
                                </a:lnTo>
                                <a:lnTo>
                                  <a:pt x="435089" y="18106"/>
                                </a:lnTo>
                                <a:lnTo>
                                  <a:pt x="437301" y="20802"/>
                                </a:lnTo>
                                <a:lnTo>
                                  <a:pt x="439248" y="23715"/>
                                </a:lnTo>
                                <a:lnTo>
                                  <a:pt x="441194" y="26628"/>
                                </a:lnTo>
                                <a:lnTo>
                                  <a:pt x="442838" y="29703"/>
                                </a:lnTo>
                                <a:lnTo>
                                  <a:pt x="444179" y="32940"/>
                                </a:lnTo>
                                <a:lnTo>
                                  <a:pt x="445520" y="36177"/>
                                </a:lnTo>
                                <a:lnTo>
                                  <a:pt x="446532" y="39514"/>
                                </a:lnTo>
                                <a:lnTo>
                                  <a:pt x="447216" y="42951"/>
                                </a:lnTo>
                                <a:lnTo>
                                  <a:pt x="447899" y="46387"/>
                                </a:lnTo>
                                <a:lnTo>
                                  <a:pt x="448241" y="49857"/>
                                </a:lnTo>
                                <a:lnTo>
                                  <a:pt x="448241" y="53362"/>
                                </a:lnTo>
                                <a:lnTo>
                                  <a:pt x="448241" y="74706"/>
                                </a:lnTo>
                                <a:lnTo>
                                  <a:pt x="448241" y="78210"/>
                                </a:lnTo>
                                <a:lnTo>
                                  <a:pt x="447899" y="81680"/>
                                </a:lnTo>
                                <a:lnTo>
                                  <a:pt x="447216" y="85117"/>
                                </a:lnTo>
                                <a:lnTo>
                                  <a:pt x="446532" y="88552"/>
                                </a:lnTo>
                                <a:lnTo>
                                  <a:pt x="445520" y="91888"/>
                                </a:lnTo>
                                <a:lnTo>
                                  <a:pt x="444179" y="95125"/>
                                </a:lnTo>
                                <a:lnTo>
                                  <a:pt x="442838" y="98362"/>
                                </a:lnTo>
                                <a:lnTo>
                                  <a:pt x="432612" y="112439"/>
                                </a:lnTo>
                                <a:lnTo>
                                  <a:pt x="430134" y="114916"/>
                                </a:lnTo>
                                <a:lnTo>
                                  <a:pt x="427439" y="117128"/>
                                </a:lnTo>
                                <a:lnTo>
                                  <a:pt x="424525" y="119073"/>
                                </a:lnTo>
                                <a:lnTo>
                                  <a:pt x="421612" y="121020"/>
                                </a:lnTo>
                                <a:lnTo>
                                  <a:pt x="405289" y="127043"/>
                                </a:lnTo>
                                <a:lnTo>
                                  <a:pt x="401853" y="127726"/>
                                </a:lnTo>
                                <a:lnTo>
                                  <a:pt x="398383" y="128068"/>
                                </a:lnTo>
                                <a:lnTo>
                                  <a:pt x="394879" y="128069"/>
                                </a:lnTo>
                                <a:lnTo>
                                  <a:pt x="53362" y="128069"/>
                                </a:lnTo>
                                <a:lnTo>
                                  <a:pt x="15629" y="112439"/>
                                </a:lnTo>
                                <a:lnTo>
                                  <a:pt x="13151" y="109961"/>
                                </a:lnTo>
                                <a:lnTo>
                                  <a:pt x="4061" y="95125"/>
                                </a:lnTo>
                                <a:lnTo>
                                  <a:pt x="2721" y="91888"/>
                                </a:lnTo>
                                <a:lnTo>
                                  <a:pt x="1708" y="88552"/>
                                </a:lnTo>
                                <a:lnTo>
                                  <a:pt x="1025" y="85117"/>
                                </a:lnTo>
                                <a:lnTo>
                                  <a:pt x="341" y="81680"/>
                                </a:lnTo>
                                <a:lnTo>
                                  <a:pt x="0" y="78210"/>
                                </a:lnTo>
                                <a:lnTo>
                                  <a:pt x="0" y="74706"/>
                                </a:lnTo>
                                <a:close/>
                              </a:path>
                            </a:pathLst>
                          </a:custGeom>
                          <a:ln w="7114">
                            <a:solidFill>
                              <a:srgbClr val="000000"/>
                            </a:solidFill>
                            <a:prstDash val="solid"/>
                          </a:ln>
                        </wps:spPr>
                        <wps:bodyPr wrap="square" lIns="0" tIns="0" rIns="0" bIns="0" rtlCol="0">
                          <a:noAutofit/>
                        </wps:bodyPr>
                      </wps:wsp>
                      <wps:wsp>
                        <wps:cNvPr id="26" name="Textbox 26"/>
                        <wps:cNvSpPr txBox="1"/>
                        <wps:spPr>
                          <a:xfrm>
                            <a:off x="10977" y="9198"/>
                            <a:ext cx="6922770" cy="572770"/>
                          </a:xfrm>
                          <a:prstGeom prst="rect">
                            <a:avLst/>
                          </a:prstGeom>
                        </wps:spPr>
                        <wps:txbx>
                          <w:txbxContent>
                            <w:p>
                              <w:pPr>
                                <w:spacing w:before="38"/>
                                <w:ind w:left="77"/>
                                <w:rPr>
                                  <w:b/>
                                  <w:sz w:val="20"/>
                                </w:rPr>
                              </w:pPr>
                              <w:r>
                                <w:rPr>
                                  <w:b/>
                                  <w:color w:val="1C2025"/>
                                  <w:sz w:val="13"/>
                                </w:rPr>
                                <w:t>Question</w:t>
                              </w:r>
                              <w:r>
                                <w:rPr>
                                  <w:b/>
                                  <w:color w:val="1C2025"/>
                                  <w:spacing w:val="12"/>
                                  <w:sz w:val="13"/>
                                </w:rPr>
                                <w:t xml:space="preserve"> </w:t>
                              </w:r>
                              <w:r>
                                <w:rPr>
                                  <w:b/>
                                  <w:color w:val="1C2025"/>
                                  <w:spacing w:val="-10"/>
                                  <w:sz w:val="20"/>
                                </w:rPr>
                                <w:t>3</w:t>
                              </w:r>
                            </w:p>
                            <w:p>
                              <w:pPr>
                                <w:spacing w:before="79"/>
                                <w:ind w:left="77"/>
                                <w:rPr>
                                  <w:sz w:val="13"/>
                                </w:rPr>
                              </w:pPr>
                              <w:r>
                                <w:rPr>
                                  <w:color w:val="1C2025"/>
                                  <w:sz w:val="13"/>
                                </w:rPr>
                                <w:t>Not</w:t>
                              </w:r>
                              <w:r>
                                <w:rPr>
                                  <w:color w:val="1C2025"/>
                                  <w:spacing w:val="3"/>
                                  <w:sz w:val="13"/>
                                </w:rPr>
                                <w:t xml:space="preserve"> </w:t>
                              </w:r>
                              <w:r>
                                <w:rPr>
                                  <w:color w:val="1C2025"/>
                                  <w:sz w:val="13"/>
                                </w:rPr>
                                <w:t>yet</w:t>
                              </w:r>
                              <w:r>
                                <w:rPr>
                                  <w:color w:val="1C2025"/>
                                  <w:spacing w:val="4"/>
                                  <w:sz w:val="13"/>
                                </w:rPr>
                                <w:t xml:space="preserve"> </w:t>
                              </w:r>
                              <w:r>
                                <w:rPr>
                                  <w:color w:val="1C2025"/>
                                  <w:spacing w:val="-2"/>
                                  <w:sz w:val="13"/>
                                </w:rPr>
                                <w:t>answered</w:t>
                              </w:r>
                            </w:p>
                            <w:p>
                              <w:pPr>
                                <w:spacing w:before="84"/>
                                <w:ind w:left="138"/>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4.3pt;height:46.5pt;width:546.8pt;mso-position-horizontal-relative:page;mso-wrap-distance-bottom:0pt;mso-wrap-distance-top:0pt;z-index:-251524096;mso-width-relative:page;mso-height-relative:page;" coordsize="6944359,590550" o:gfxdata="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">
                <o:lock v:ext="edit" aspectratio="f"/>
                <v:shape id="Graphic 24" o:spid="_x0000_s1026" o:spt="100" style="position:absolute;left:3557;top:3557;height:583565;width:6937375;" filled="f" stroked="t" coordsize="6937375,583565" o:gfxdata="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RttV5bgAAADbAAAA&#10;DwAAAAAAAAABACAAAAAiAAAAZHJzL2Rvd25yZXYueG1sUEsBAhQAFAAAAAgAh07iQDMvBZ47AAAA&#10;OQAAABAAAAAAAAAAAQAgAAAABwEAAGRycy9zaGFwZXhtbC54bWxQSwUGAAAAAAYABgBbAQAAsQMA&#10;AAAA&#10;" path="m0,572753l0,10672,0,7724,1041,5208,3125,3124,5209,1041,7725,0,10672,0,6926398,0,6929345,0,6931860,1041,6933944,3124,6936028,5208,6937070,7724,6937071,10672,6937071,572753,6929345,583425,6926398,583425,10672,583425,7725,583425,5209,582383,3125,580299,1041,578215,0,575699,0,572753xe">
                  <v:fill on="f" focussize="0,0"/>
                  <v:stroke weight="0.560157480314961pt" color="#CAD0D6" joinstyle="round"/>
                  <v:imagedata o:title=""/>
                  <o:lock v:ext="edit" aspectratio="f"/>
                  <v:textbox inset="0mm,0mm,0mm,0mm"/>
                </v:shape>
                <v:shape id="Graphic 25" o:spid="_x0000_s1026" o:spt="100" style="position:absolute;left:60477;top:401994;height:128270;width:448309;" filled="f" stroked="t" coordsize="448309,128270" o:gfxdata="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p72JbsAAADb&#10;AAAADwAAAAAAAAABACAAAAAiAAAAZHJzL2Rvd25yZXYueG1sUEsBAhQAFAAAAAgAh07iQDMvBZ47&#10;AAAAOQAAABAAAAAAAAAAAQAgAAAACgEAAGRycy9zaGFwZXhtbC54bWxQSwUGAAAAAAYABgBbAQAA&#10;tAMAAAAA&#10;" path="m0,74706l0,53362,0,49857,341,46387,1025,42951,1708,39514,2721,36177,4061,32940,5402,29703,7046,26628,8993,23715,10939,20802,13151,18106,15629,15629,18106,13151,20802,10939,23715,8992,26629,7045,49858,0,53362,0,394879,0,398383,0,401853,341,424525,8992,427439,10939,430134,13151,432612,15629,435089,18106,437301,20802,439248,23715,441194,26628,442838,29703,444179,32940,445520,36177,446532,39514,447216,42951,447899,46387,448241,49857,448241,53362,448241,74706,448241,78210,447899,81680,447216,85117,446532,88552,445520,91888,444179,95125,442838,98362,432612,112439,430134,114916,427439,117128,424525,119073,421612,121020,405289,127043,401853,127726,398383,128068,394879,128069,53362,128069,15629,112439,13151,109961,4061,95125,2721,91888,1708,88552,1025,85117,341,81680,0,78210,0,74706xe">
                  <v:fill on="f" focussize="0,0"/>
                  <v:stroke weight="0.560157480314961pt" color="#000000" joinstyle="round"/>
                  <v:imagedata o:title=""/>
                  <o:lock v:ext="edit" aspectratio="f"/>
                  <v:textbox inset="0mm,0mm,0mm,0mm"/>
                </v:shape>
                <v:shape id="Textbox 26" o:spid="_x0000_s1026" o:spt="202" type="#_x0000_t202" style="position:absolute;left:10977;top:9198;height:572770;width:6922770;" filled="f" stroked="f" coordsize="21600,21600" o:gfxdata="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wwbq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38"/>
                          <w:ind w:left="77"/>
                          <w:rPr>
                            <w:b/>
                            <w:sz w:val="20"/>
                          </w:rPr>
                        </w:pPr>
                        <w:r>
                          <w:rPr>
                            <w:b/>
                            <w:color w:val="1C2025"/>
                            <w:sz w:val="13"/>
                          </w:rPr>
                          <w:t>Question</w:t>
                        </w:r>
                        <w:r>
                          <w:rPr>
                            <w:b/>
                            <w:color w:val="1C2025"/>
                            <w:spacing w:val="12"/>
                            <w:sz w:val="13"/>
                          </w:rPr>
                          <w:t xml:space="preserve"> </w:t>
                        </w:r>
                        <w:r>
                          <w:rPr>
                            <w:b/>
                            <w:color w:val="1C2025"/>
                            <w:spacing w:val="-10"/>
                            <w:sz w:val="20"/>
                          </w:rPr>
                          <w:t>3</w:t>
                        </w:r>
                      </w:p>
                      <w:p>
                        <w:pPr>
                          <w:spacing w:before="79"/>
                          <w:ind w:left="77"/>
                          <w:rPr>
                            <w:sz w:val="13"/>
                          </w:rPr>
                        </w:pPr>
                        <w:r>
                          <w:rPr>
                            <w:color w:val="1C2025"/>
                            <w:sz w:val="13"/>
                          </w:rPr>
                          <w:t>Not</w:t>
                        </w:r>
                        <w:r>
                          <w:rPr>
                            <w:color w:val="1C2025"/>
                            <w:spacing w:val="3"/>
                            <w:sz w:val="13"/>
                          </w:rPr>
                          <w:t xml:space="preserve"> </w:t>
                        </w:r>
                        <w:r>
                          <w:rPr>
                            <w:color w:val="1C2025"/>
                            <w:sz w:val="13"/>
                          </w:rPr>
                          <w:t>yet</w:t>
                        </w:r>
                        <w:r>
                          <w:rPr>
                            <w:color w:val="1C2025"/>
                            <w:spacing w:val="4"/>
                            <w:sz w:val="13"/>
                          </w:rPr>
                          <w:t xml:space="preserve"> </w:t>
                        </w:r>
                        <w:r>
                          <w:rPr>
                            <w:color w:val="1C2025"/>
                            <w:spacing w:val="-2"/>
                            <w:sz w:val="13"/>
                          </w:rPr>
                          <w:t>answered</w:t>
                        </w:r>
                      </w:p>
                      <w:p>
                        <w:pPr>
                          <w:spacing w:before="84"/>
                          <w:ind w:left="138"/>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rPr>
          <w:rFonts w:ascii="Arial MT"/>
        </w:rPr>
      </w:pPr>
    </w:p>
    <w:p>
      <w:pPr>
        <w:pStyle w:val="4"/>
        <w:spacing w:before="86"/>
        <w:rPr>
          <w:rFonts w:ascii="Arial MT"/>
        </w:rPr>
      </w:pPr>
    </w:p>
    <w:p>
      <w:pPr>
        <w:pStyle w:val="4"/>
        <w:spacing w:before="1"/>
        <w:ind w:left="468"/>
      </w:pPr>
      <w:r>
        <w:rPr>
          <w:color w:val="001A1D"/>
          <w:w w:val="105"/>
        </w:rPr>
        <w:t>Công</w:t>
      </w:r>
      <w:r>
        <w:rPr>
          <w:color w:val="001A1D"/>
          <w:spacing w:val="-5"/>
          <w:w w:val="105"/>
        </w:rPr>
        <w:t xml:space="preserve"> </w:t>
      </w:r>
      <w:r>
        <w:rPr>
          <w:color w:val="001A1D"/>
          <w:w w:val="105"/>
        </w:rPr>
        <w:t>cụ</w:t>
      </w:r>
      <w:r>
        <w:rPr>
          <w:color w:val="001A1D"/>
          <w:spacing w:val="-4"/>
          <w:w w:val="105"/>
        </w:rPr>
        <w:t xml:space="preserve"> </w:t>
      </w:r>
      <w:r>
        <w:rPr>
          <w:color w:val="001A1D"/>
          <w:w w:val="105"/>
        </w:rPr>
        <w:t>nào</w:t>
      </w:r>
      <w:r>
        <w:rPr>
          <w:color w:val="001A1D"/>
          <w:spacing w:val="-4"/>
          <w:w w:val="105"/>
        </w:rPr>
        <w:t xml:space="preserve"> </w:t>
      </w:r>
      <w:r>
        <w:rPr>
          <w:color w:val="001A1D"/>
          <w:w w:val="105"/>
        </w:rPr>
        <w:t>dùng</w:t>
      </w:r>
      <w:r>
        <w:rPr>
          <w:color w:val="001A1D"/>
          <w:spacing w:val="-4"/>
          <w:w w:val="105"/>
        </w:rPr>
        <w:t xml:space="preserve"> </w:t>
      </w:r>
      <w:r>
        <w:rPr>
          <w:color w:val="001A1D"/>
          <w:w w:val="105"/>
        </w:rPr>
        <w:t>để</w:t>
      </w:r>
      <w:r>
        <w:rPr>
          <w:color w:val="001A1D"/>
          <w:spacing w:val="-4"/>
          <w:w w:val="105"/>
        </w:rPr>
        <w:t xml:space="preserve"> </w:t>
      </w:r>
      <w:r>
        <w:rPr>
          <w:color w:val="001A1D"/>
          <w:w w:val="105"/>
        </w:rPr>
        <w:t>quét</w:t>
      </w:r>
      <w:r>
        <w:rPr>
          <w:color w:val="001A1D"/>
          <w:spacing w:val="-4"/>
          <w:w w:val="105"/>
        </w:rPr>
        <w:t xml:space="preserve"> </w:t>
      </w:r>
      <w:r>
        <w:rPr>
          <w:color w:val="001A1D"/>
          <w:w w:val="105"/>
        </w:rPr>
        <w:t>cổng</w:t>
      </w:r>
      <w:r>
        <w:rPr>
          <w:color w:val="001A1D"/>
          <w:spacing w:val="-4"/>
          <w:w w:val="105"/>
        </w:rPr>
        <w:t xml:space="preserve"> </w:t>
      </w:r>
      <w:r>
        <w:rPr>
          <w:color w:val="001A1D"/>
          <w:w w:val="105"/>
        </w:rPr>
        <w:t>của</w:t>
      </w:r>
      <w:r>
        <w:rPr>
          <w:color w:val="001A1D"/>
          <w:spacing w:val="-4"/>
          <w:w w:val="105"/>
        </w:rPr>
        <w:t xml:space="preserve"> </w:t>
      </w:r>
      <w:r>
        <w:rPr>
          <w:color w:val="001A1D"/>
          <w:w w:val="105"/>
        </w:rPr>
        <w:t>máy</w:t>
      </w:r>
      <w:r>
        <w:rPr>
          <w:color w:val="001A1D"/>
          <w:spacing w:val="-4"/>
          <w:w w:val="105"/>
        </w:rPr>
        <w:t xml:space="preserve"> tính</w:t>
      </w:r>
    </w:p>
    <w:p>
      <w:pPr>
        <w:pStyle w:val="4"/>
        <w:spacing w:before="123"/>
      </w:pPr>
    </w:p>
    <w:p>
      <w:pPr>
        <w:pStyle w:val="5"/>
        <w:numPr>
          <w:ilvl w:val="0"/>
          <w:numId w:val="39"/>
        </w:numPr>
        <w:tabs>
          <w:tab w:val="left" w:pos="1098"/>
        </w:tabs>
        <w:spacing w:before="0"/>
        <w:ind w:left="1098" w:hanging="294"/>
        <w:rPr>
          <w:sz w:val="16"/>
        </w:rPr>
      </w:pPr>
      <w:r>
        <w:drawing>
          <wp:anchor distT="0" distB="0" distL="0" distR="0" simplePos="0" relativeHeight="251666432"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29" cstate="print"/>
                    <a:stretch>
                      <a:fillRect/>
                    </a:stretch>
                  </pic:blipFill>
                  <pic:spPr>
                    <a:xfrm>
                      <a:off x="0" y="0"/>
                      <a:ext cx="92494" cy="92494"/>
                    </a:xfrm>
                    <a:prstGeom prst="rect">
                      <a:avLst/>
                    </a:prstGeom>
                  </pic:spPr>
                </pic:pic>
              </a:graphicData>
            </a:graphic>
          </wp:anchor>
        </w:drawing>
      </w:r>
      <w:r>
        <w:rPr>
          <w:color w:val="001A1D"/>
          <w:spacing w:val="-2"/>
          <w:w w:val="105"/>
          <w:sz w:val="16"/>
        </w:rPr>
        <w:t>telnet</w:t>
      </w:r>
    </w:p>
    <w:p>
      <w:pPr>
        <w:pStyle w:val="5"/>
        <w:numPr>
          <w:ilvl w:val="0"/>
          <w:numId w:val="39"/>
        </w:numPr>
        <w:tabs>
          <w:tab w:val="left" w:pos="1098"/>
        </w:tabs>
        <w:ind w:left="1098" w:hanging="294"/>
        <w:rPr>
          <w:sz w:val="16"/>
          <w:highlight w:val="green"/>
        </w:rPr>
      </w:pPr>
      <w:r>
        <w:rPr>
          <w:highlight w:val="green"/>
        </w:rPr>
        <w:drawing>
          <wp:anchor distT="0" distB="0" distL="0" distR="0" simplePos="0" relativeHeight="251666432"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32" cstate="print"/>
                    <a:stretch>
                      <a:fillRect/>
                    </a:stretch>
                  </pic:blipFill>
                  <pic:spPr>
                    <a:xfrm>
                      <a:off x="0" y="0"/>
                      <a:ext cx="92494" cy="92494"/>
                    </a:xfrm>
                    <a:prstGeom prst="rect">
                      <a:avLst/>
                    </a:prstGeom>
                  </pic:spPr>
                </pic:pic>
              </a:graphicData>
            </a:graphic>
          </wp:anchor>
        </w:drawing>
      </w:r>
      <w:r>
        <w:rPr>
          <w:color w:val="001A1D"/>
          <w:spacing w:val="-4"/>
          <w:w w:val="105"/>
          <w:sz w:val="16"/>
          <w:highlight w:val="green"/>
        </w:rPr>
        <w:t>nmap</w:t>
      </w:r>
    </w:p>
    <w:p>
      <w:pPr>
        <w:pStyle w:val="5"/>
        <w:numPr>
          <w:ilvl w:val="0"/>
          <w:numId w:val="39"/>
        </w:numPr>
        <w:tabs>
          <w:tab w:val="left" w:pos="1098"/>
        </w:tabs>
        <w:ind w:left="1098" w:hanging="294"/>
        <w:rPr>
          <w:sz w:val="16"/>
        </w:rPr>
      </w:pPr>
      <w:r>
        <w:drawing>
          <wp:anchor distT="0" distB="0" distL="0" distR="0" simplePos="0" relativeHeight="251667456"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33" cstate="print"/>
                    <a:stretch>
                      <a:fillRect/>
                    </a:stretch>
                  </pic:blipFill>
                  <pic:spPr>
                    <a:xfrm>
                      <a:off x="0" y="0"/>
                      <a:ext cx="92494" cy="92494"/>
                    </a:xfrm>
                    <a:prstGeom prst="rect">
                      <a:avLst/>
                    </a:prstGeom>
                  </pic:spPr>
                </pic:pic>
              </a:graphicData>
            </a:graphic>
          </wp:anchor>
        </w:drawing>
      </w:r>
      <w:r>
        <w:rPr>
          <w:color w:val="001A1D"/>
          <w:spacing w:val="-2"/>
          <w:w w:val="105"/>
          <w:sz w:val="16"/>
        </w:rPr>
        <w:t>nslookup</w:t>
      </w:r>
    </w:p>
    <w:p>
      <w:pPr>
        <w:pStyle w:val="5"/>
        <w:numPr>
          <w:ilvl w:val="0"/>
          <w:numId w:val="39"/>
        </w:numPr>
        <w:tabs>
          <w:tab w:val="left" w:pos="1098"/>
        </w:tabs>
        <w:spacing w:before="157"/>
        <w:ind w:left="1098" w:hanging="294"/>
        <w:rPr>
          <w:sz w:val="16"/>
        </w:rPr>
      </w:pPr>
      <w:r>
        <w:drawing>
          <wp:anchor distT="0" distB="0" distL="0" distR="0" simplePos="0" relativeHeight="251667456"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33" cstate="print"/>
                    <a:stretch>
                      <a:fillRect/>
                    </a:stretch>
                  </pic:blipFill>
                  <pic:spPr>
                    <a:xfrm>
                      <a:off x="0" y="0"/>
                      <a:ext cx="92494" cy="92494"/>
                    </a:xfrm>
                    <a:prstGeom prst="rect">
                      <a:avLst/>
                    </a:prstGeom>
                  </pic:spPr>
                </pic:pic>
              </a:graphicData>
            </a:graphic>
          </wp:anchor>
        </w:drawing>
      </w:r>
      <w:r>
        <w:rPr>
          <w:color w:val="001A1D"/>
          <w:spacing w:val="-4"/>
          <w:w w:val="105"/>
          <w:sz w:val="16"/>
        </w:rPr>
        <w:t>ping</w:t>
      </w:r>
    </w:p>
    <w:p>
      <w:pPr>
        <w:pStyle w:val="5"/>
        <w:numPr>
          <w:ilvl w:val="0"/>
          <w:numId w:val="39"/>
        </w:numPr>
        <w:tabs>
          <w:tab w:val="left" w:pos="1098"/>
        </w:tabs>
        <w:spacing w:line="468" w:lineRule="auto"/>
        <w:ind w:left="793" w:right="9419" w:firstLine="11"/>
        <w:rPr>
          <w:sz w:val="16"/>
        </w:rPr>
      </w:pPr>
      <w:r>
        <w:drawing>
          <wp:anchor distT="0" distB="0" distL="0" distR="0" simplePos="0" relativeHeight="251668480"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29" cstate="print"/>
                    <a:stretch>
                      <a:fillRect/>
                    </a:stretch>
                  </pic:blipFill>
                  <pic:spPr>
                    <a:xfrm>
                      <a:off x="0" y="0"/>
                      <a:ext cx="92494" cy="92494"/>
                    </a:xfrm>
                    <a:prstGeom prst="rect">
                      <a:avLst/>
                    </a:prstGeom>
                  </pic:spPr>
                </pic:pic>
              </a:graphicData>
            </a:graphic>
          </wp:anchor>
        </w:drawing>
      </w:r>
      <w:r>
        <w:rPr>
          <w:color w:val="001A1D"/>
          <w:spacing w:val="-2"/>
          <w:w w:val="105"/>
          <w:sz w:val="16"/>
        </w:rPr>
        <w:t>tracert</w:t>
      </w:r>
      <w:r>
        <w:rPr>
          <w:color w:val="001A1D"/>
          <w:spacing w:val="40"/>
          <w:w w:val="105"/>
          <w:sz w:val="16"/>
        </w:rPr>
        <w:t xml:space="preserve"> </w:t>
      </w:r>
      <w:r>
        <w:rPr>
          <w:color w:val="0E6BBE"/>
          <w:w w:val="105"/>
          <w:sz w:val="16"/>
        </w:rPr>
        <w:t>Clear</w:t>
      </w:r>
      <w:r>
        <w:rPr>
          <w:color w:val="0E6BBE"/>
          <w:spacing w:val="-14"/>
          <w:w w:val="105"/>
          <w:sz w:val="16"/>
        </w:rPr>
        <w:t xml:space="preserve"> </w:t>
      </w:r>
      <w:r>
        <w:rPr>
          <w:color w:val="0E6BBE"/>
          <w:w w:val="105"/>
          <w:sz w:val="16"/>
        </w:rPr>
        <w:t>my</w:t>
      </w:r>
      <w:r>
        <w:rPr>
          <w:color w:val="0E6BBE"/>
          <w:spacing w:val="-11"/>
          <w:w w:val="105"/>
          <w:sz w:val="16"/>
        </w:rPr>
        <w:t xml:space="preserve"> </w:t>
      </w:r>
      <w:r>
        <w:rPr>
          <w:color w:val="0E6BBE"/>
          <w:w w:val="105"/>
          <w:sz w:val="16"/>
        </w:rPr>
        <w:t>choice</w:t>
      </w:r>
    </w:p>
    <w:p>
      <w:pPr>
        <w:pStyle w:val="4"/>
        <w:spacing w:before="94"/>
        <w:rPr>
          <w:sz w:val="20"/>
        </w:rPr>
      </w:pPr>
      <w:r>
        <mc:AlternateContent>
          <mc:Choice Requires="wpg">
            <w:drawing>
              <wp:anchor distT="0" distB="0" distL="0" distR="0" simplePos="0" relativeHeight="251792384" behindDoc="1" locked="0" layoutInCell="1" allowOverlap="1">
                <wp:simplePos x="0" y="0"/>
                <wp:positionH relativeFrom="page">
                  <wp:posOffset>408940</wp:posOffset>
                </wp:positionH>
                <wp:positionV relativeFrom="paragraph">
                  <wp:posOffset>244475</wp:posOffset>
                </wp:positionV>
                <wp:extent cx="6944360" cy="590550"/>
                <wp:effectExtent l="0" t="0" r="0" b="0"/>
                <wp:wrapTopAndBottom/>
                <wp:docPr id="32" name="Group 32"/>
                <wp:cNvGraphicFramePr/>
                <a:graphic xmlns:a="http://schemas.openxmlformats.org/drawingml/2006/main">
                  <a:graphicData uri="http://schemas.microsoft.com/office/word/2010/wordprocessingGroup">
                    <wpg:wgp>
                      <wpg:cNvGrpSpPr/>
                      <wpg:grpSpPr>
                        <a:xfrm>
                          <a:off x="0" y="0"/>
                          <a:ext cx="6944359" cy="590550"/>
                          <a:chOff x="0" y="0"/>
                          <a:chExt cx="6944359" cy="590550"/>
                        </a:xfrm>
                      </wpg:grpSpPr>
                      <wps:wsp>
                        <wps:cNvPr id="33" name="Graphic 33"/>
                        <wps:cNvSpPr/>
                        <wps:spPr>
                          <a:xfrm>
                            <a:off x="3557" y="3557"/>
                            <a:ext cx="6937375" cy="583565"/>
                          </a:xfrm>
                          <a:custGeom>
                            <a:avLst/>
                            <a:gdLst/>
                            <a:ahLst/>
                            <a:cxnLst/>
                            <a:rect l="l" t="t" r="r" b="b"/>
                            <a:pathLst>
                              <a:path w="6937375" h="583565">
                                <a:moveTo>
                                  <a:pt x="0" y="572753"/>
                                </a:moveTo>
                                <a:lnTo>
                                  <a:pt x="0" y="10672"/>
                                </a:lnTo>
                                <a:lnTo>
                                  <a:pt x="0" y="7724"/>
                                </a:lnTo>
                                <a:lnTo>
                                  <a:pt x="1041" y="5208"/>
                                </a:lnTo>
                                <a:lnTo>
                                  <a:pt x="3125" y="3124"/>
                                </a:lnTo>
                                <a:lnTo>
                                  <a:pt x="5209" y="1041"/>
                                </a:lnTo>
                                <a:lnTo>
                                  <a:pt x="7725" y="0"/>
                                </a:lnTo>
                                <a:lnTo>
                                  <a:pt x="10672" y="0"/>
                                </a:lnTo>
                                <a:lnTo>
                                  <a:pt x="6926398" y="0"/>
                                </a:lnTo>
                                <a:lnTo>
                                  <a:pt x="6929345" y="0"/>
                                </a:lnTo>
                                <a:lnTo>
                                  <a:pt x="6931860" y="1041"/>
                                </a:lnTo>
                                <a:lnTo>
                                  <a:pt x="6933944" y="3124"/>
                                </a:lnTo>
                                <a:lnTo>
                                  <a:pt x="6936028" y="5208"/>
                                </a:lnTo>
                                <a:lnTo>
                                  <a:pt x="6937070" y="7724"/>
                                </a:lnTo>
                                <a:lnTo>
                                  <a:pt x="6937071" y="10672"/>
                                </a:lnTo>
                                <a:lnTo>
                                  <a:pt x="6937071" y="572753"/>
                                </a:lnTo>
                                <a:lnTo>
                                  <a:pt x="6926398" y="583425"/>
                                </a:lnTo>
                                <a:lnTo>
                                  <a:pt x="10672" y="583425"/>
                                </a:lnTo>
                                <a:lnTo>
                                  <a:pt x="7725" y="583424"/>
                                </a:lnTo>
                                <a:lnTo>
                                  <a:pt x="5209" y="582382"/>
                                </a:lnTo>
                                <a:lnTo>
                                  <a:pt x="3125" y="580298"/>
                                </a:lnTo>
                                <a:lnTo>
                                  <a:pt x="1041" y="578214"/>
                                </a:lnTo>
                                <a:lnTo>
                                  <a:pt x="0" y="575699"/>
                                </a:lnTo>
                                <a:lnTo>
                                  <a:pt x="0" y="572753"/>
                                </a:lnTo>
                                <a:close/>
                              </a:path>
                            </a:pathLst>
                          </a:custGeom>
                          <a:ln w="7114">
                            <a:solidFill>
                              <a:srgbClr val="CAD0D6"/>
                            </a:solidFill>
                            <a:prstDash val="solid"/>
                          </a:ln>
                        </wps:spPr>
                        <wps:bodyPr wrap="square" lIns="0" tIns="0" rIns="0" bIns="0" rtlCol="0">
                          <a:noAutofit/>
                        </wps:bodyPr>
                      </wps:wsp>
                      <wps:wsp>
                        <wps:cNvPr id="34" name="Graphic 34"/>
                        <wps:cNvSpPr/>
                        <wps:spPr>
                          <a:xfrm>
                            <a:off x="60477" y="394879"/>
                            <a:ext cx="448309" cy="128270"/>
                          </a:xfrm>
                          <a:custGeom>
                            <a:avLst/>
                            <a:gdLst/>
                            <a:ahLst/>
                            <a:cxnLst/>
                            <a:rect l="l" t="t" r="r" b="b"/>
                            <a:pathLst>
                              <a:path w="448309" h="128270">
                                <a:moveTo>
                                  <a:pt x="0" y="74706"/>
                                </a:moveTo>
                                <a:lnTo>
                                  <a:pt x="0" y="53362"/>
                                </a:lnTo>
                                <a:lnTo>
                                  <a:pt x="0" y="49857"/>
                                </a:lnTo>
                                <a:lnTo>
                                  <a:pt x="341" y="46388"/>
                                </a:lnTo>
                                <a:lnTo>
                                  <a:pt x="1025" y="42950"/>
                                </a:lnTo>
                                <a:lnTo>
                                  <a:pt x="1708" y="39514"/>
                                </a:lnTo>
                                <a:lnTo>
                                  <a:pt x="2721" y="36177"/>
                                </a:lnTo>
                                <a:lnTo>
                                  <a:pt x="4061" y="32940"/>
                                </a:lnTo>
                                <a:lnTo>
                                  <a:pt x="5402" y="29703"/>
                                </a:lnTo>
                                <a:lnTo>
                                  <a:pt x="36178" y="2720"/>
                                </a:lnTo>
                                <a:lnTo>
                                  <a:pt x="49858" y="0"/>
                                </a:lnTo>
                                <a:lnTo>
                                  <a:pt x="53362" y="0"/>
                                </a:lnTo>
                                <a:lnTo>
                                  <a:pt x="394879" y="0"/>
                                </a:lnTo>
                                <a:lnTo>
                                  <a:pt x="398383" y="0"/>
                                </a:lnTo>
                                <a:lnTo>
                                  <a:pt x="401853" y="341"/>
                                </a:lnTo>
                                <a:lnTo>
                                  <a:pt x="424525" y="8992"/>
                                </a:lnTo>
                                <a:lnTo>
                                  <a:pt x="427439" y="10939"/>
                                </a:lnTo>
                                <a:lnTo>
                                  <a:pt x="444179" y="32940"/>
                                </a:lnTo>
                                <a:lnTo>
                                  <a:pt x="445520" y="36177"/>
                                </a:lnTo>
                                <a:lnTo>
                                  <a:pt x="446532" y="39513"/>
                                </a:lnTo>
                                <a:lnTo>
                                  <a:pt x="447216" y="42950"/>
                                </a:lnTo>
                                <a:lnTo>
                                  <a:pt x="447899" y="46387"/>
                                </a:lnTo>
                                <a:lnTo>
                                  <a:pt x="448241" y="49857"/>
                                </a:lnTo>
                                <a:lnTo>
                                  <a:pt x="448241" y="53362"/>
                                </a:lnTo>
                                <a:lnTo>
                                  <a:pt x="448241" y="74706"/>
                                </a:lnTo>
                                <a:lnTo>
                                  <a:pt x="448241" y="78210"/>
                                </a:lnTo>
                                <a:lnTo>
                                  <a:pt x="447899" y="81680"/>
                                </a:lnTo>
                                <a:lnTo>
                                  <a:pt x="447216" y="85116"/>
                                </a:lnTo>
                                <a:lnTo>
                                  <a:pt x="446532" y="88554"/>
                                </a:lnTo>
                                <a:lnTo>
                                  <a:pt x="445520" y="91889"/>
                                </a:lnTo>
                                <a:lnTo>
                                  <a:pt x="444179" y="95126"/>
                                </a:lnTo>
                                <a:lnTo>
                                  <a:pt x="442838" y="98364"/>
                                </a:lnTo>
                                <a:lnTo>
                                  <a:pt x="441194" y="101438"/>
                                </a:lnTo>
                                <a:lnTo>
                                  <a:pt x="439248" y="104351"/>
                                </a:lnTo>
                                <a:lnTo>
                                  <a:pt x="437301" y="107264"/>
                                </a:lnTo>
                                <a:lnTo>
                                  <a:pt x="435089" y="109961"/>
                                </a:lnTo>
                                <a:lnTo>
                                  <a:pt x="432612" y="112438"/>
                                </a:lnTo>
                                <a:lnTo>
                                  <a:pt x="430134" y="114917"/>
                                </a:lnTo>
                                <a:lnTo>
                                  <a:pt x="427439" y="117128"/>
                                </a:lnTo>
                                <a:lnTo>
                                  <a:pt x="424525" y="119073"/>
                                </a:lnTo>
                                <a:lnTo>
                                  <a:pt x="421612" y="121020"/>
                                </a:lnTo>
                                <a:lnTo>
                                  <a:pt x="405289" y="127042"/>
                                </a:lnTo>
                                <a:lnTo>
                                  <a:pt x="401853" y="127726"/>
                                </a:lnTo>
                                <a:lnTo>
                                  <a:pt x="398383" y="128068"/>
                                </a:lnTo>
                                <a:lnTo>
                                  <a:pt x="394879" y="128069"/>
                                </a:lnTo>
                                <a:lnTo>
                                  <a:pt x="53362" y="128069"/>
                                </a:lnTo>
                                <a:lnTo>
                                  <a:pt x="49858" y="128068"/>
                                </a:lnTo>
                                <a:lnTo>
                                  <a:pt x="46388" y="127726"/>
                                </a:lnTo>
                                <a:lnTo>
                                  <a:pt x="42951" y="127041"/>
                                </a:lnTo>
                                <a:lnTo>
                                  <a:pt x="39515" y="126358"/>
                                </a:lnTo>
                                <a:lnTo>
                                  <a:pt x="23715" y="119074"/>
                                </a:lnTo>
                                <a:lnTo>
                                  <a:pt x="20802" y="117128"/>
                                </a:lnTo>
                                <a:lnTo>
                                  <a:pt x="18106" y="114917"/>
                                </a:lnTo>
                                <a:lnTo>
                                  <a:pt x="15629" y="112438"/>
                                </a:lnTo>
                                <a:lnTo>
                                  <a:pt x="13151" y="109961"/>
                                </a:lnTo>
                                <a:lnTo>
                                  <a:pt x="10939" y="107264"/>
                                </a:lnTo>
                                <a:lnTo>
                                  <a:pt x="8993" y="104351"/>
                                </a:lnTo>
                                <a:lnTo>
                                  <a:pt x="7046" y="101438"/>
                                </a:lnTo>
                                <a:lnTo>
                                  <a:pt x="5402" y="98364"/>
                                </a:lnTo>
                                <a:lnTo>
                                  <a:pt x="4061" y="95126"/>
                                </a:lnTo>
                                <a:lnTo>
                                  <a:pt x="2721" y="91889"/>
                                </a:lnTo>
                                <a:lnTo>
                                  <a:pt x="1708" y="88554"/>
                                </a:lnTo>
                                <a:lnTo>
                                  <a:pt x="1025" y="85116"/>
                                </a:lnTo>
                                <a:lnTo>
                                  <a:pt x="341" y="81680"/>
                                </a:lnTo>
                                <a:lnTo>
                                  <a:pt x="0" y="78210"/>
                                </a:lnTo>
                                <a:lnTo>
                                  <a:pt x="0" y="74706"/>
                                </a:lnTo>
                                <a:close/>
                              </a:path>
                            </a:pathLst>
                          </a:custGeom>
                          <a:ln w="7114">
                            <a:solidFill>
                              <a:srgbClr val="000000"/>
                            </a:solidFill>
                            <a:prstDash val="solid"/>
                          </a:ln>
                        </wps:spPr>
                        <wps:bodyPr wrap="square" lIns="0" tIns="0" rIns="0" bIns="0" rtlCol="0">
                          <a:noAutofit/>
                        </wps:bodyPr>
                      </wps:wsp>
                      <wps:wsp>
                        <wps:cNvPr id="35" name="Textbox 35"/>
                        <wps:cNvSpPr txBox="1"/>
                        <wps:spPr>
                          <a:xfrm>
                            <a:off x="10977" y="9198"/>
                            <a:ext cx="6922770" cy="572770"/>
                          </a:xfrm>
                          <a:prstGeom prst="rect">
                            <a:avLst/>
                          </a:prstGeom>
                        </wps:spPr>
                        <wps:txbx>
                          <w:txbxContent>
                            <w:p>
                              <w:pPr>
                                <w:spacing w:before="38"/>
                                <w:ind w:left="77"/>
                                <w:rPr>
                                  <w:b/>
                                  <w:sz w:val="20"/>
                                </w:rPr>
                              </w:pPr>
                              <w:r>
                                <w:rPr>
                                  <w:b/>
                                  <w:color w:val="1C2025"/>
                                  <w:sz w:val="13"/>
                                </w:rPr>
                                <w:t>Question</w:t>
                              </w:r>
                              <w:r>
                                <w:rPr>
                                  <w:b/>
                                  <w:color w:val="1C2025"/>
                                  <w:spacing w:val="12"/>
                                  <w:sz w:val="13"/>
                                </w:rPr>
                                <w:t xml:space="preserve"> </w:t>
                              </w:r>
                              <w:r>
                                <w:rPr>
                                  <w:b/>
                                  <w:color w:val="1C2025"/>
                                  <w:spacing w:val="-10"/>
                                  <w:sz w:val="20"/>
                                </w:rPr>
                                <w:t>4</w:t>
                              </w:r>
                            </w:p>
                            <w:p>
                              <w:pPr>
                                <w:spacing w:before="68"/>
                                <w:ind w:left="77"/>
                                <w:rPr>
                                  <w:sz w:val="13"/>
                                </w:rPr>
                              </w:pPr>
                              <w:r>
                                <w:rPr>
                                  <w:color w:val="1C2025"/>
                                  <w:sz w:val="13"/>
                                </w:rPr>
                                <w:t>Not</w:t>
                              </w:r>
                              <w:r>
                                <w:rPr>
                                  <w:color w:val="1C2025"/>
                                  <w:spacing w:val="3"/>
                                  <w:sz w:val="13"/>
                                </w:rPr>
                                <w:t xml:space="preserve"> </w:t>
                              </w:r>
                              <w:r>
                                <w:rPr>
                                  <w:color w:val="1C2025"/>
                                  <w:sz w:val="13"/>
                                </w:rPr>
                                <w:t>yet</w:t>
                              </w:r>
                              <w:r>
                                <w:rPr>
                                  <w:color w:val="1C2025"/>
                                  <w:spacing w:val="4"/>
                                  <w:sz w:val="13"/>
                                </w:rPr>
                                <w:t xml:space="preserve"> </w:t>
                              </w:r>
                              <w:r>
                                <w:rPr>
                                  <w:color w:val="1C2025"/>
                                  <w:spacing w:val="-2"/>
                                  <w:sz w:val="13"/>
                                </w:rPr>
                                <w:t>answered</w:t>
                              </w:r>
                            </w:p>
                            <w:p>
                              <w:pPr>
                                <w:spacing w:before="84"/>
                                <w:ind w:left="138"/>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19.25pt;height:46.5pt;width:546.8pt;mso-position-horizontal-relative:page;mso-wrap-distance-bottom:0pt;mso-wrap-distance-top:0pt;z-index:-251524096;mso-width-relative:page;mso-height-relative:page;" coordsize="6944359,590550" o:gfxdata="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">
                <o:lock v:ext="edit" aspectratio="f"/>
                <v:shape id="Graphic 33" o:spid="_x0000_s1026" o:spt="100" style="position:absolute;left:3557;top:3557;height:583565;width:6937375;" filled="f" stroked="t" coordsize="6937375,583565" o:gfxdata="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TOtbTLgAAADbAAAA&#10;DwAAAAAAAAABACAAAAAiAAAAZHJzL2Rvd25yZXYueG1sUEsBAhQAFAAAAAgAh07iQDMvBZ47AAAA&#10;OQAAABAAAAAAAAAAAQAgAAAABwEAAGRycy9zaGFwZXhtbC54bWxQSwUGAAAAAAYABgBbAQAAsQMA&#10;AAAA&#10;" path="m0,572753l0,10672,0,7724,1041,5208,3125,3124,5209,1041,7725,0,10672,0,6926398,0,6929345,0,6931860,1041,6933944,3124,6936028,5208,6937070,7724,6937071,10672,6937071,572753,6926398,583425,10672,583425,7725,583424,5209,582382,3125,580298,1041,578214,0,575699,0,572753xe">
                  <v:fill on="f" focussize="0,0"/>
                  <v:stroke weight="0.560157480314961pt" color="#CAD0D6" joinstyle="round"/>
                  <v:imagedata o:title=""/>
                  <o:lock v:ext="edit" aspectratio="f"/>
                  <v:textbox inset="0mm,0mm,0mm,0mm"/>
                </v:shape>
                <v:shape id="Graphic 34" o:spid="_x0000_s1026" o:spt="100" style="position:absolute;left:60477;top:394879;height:128270;width:448309;" filled="f" stroked="t" coordsize="448309,128270" o:gfxdata="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gLxWO8AAAA&#10;2wAAAA8AAAAAAAAAAQAgAAAAIgAAAGRycy9kb3ducmV2LnhtbFBLAQIUABQAAAAIAIdO4kAzLwWe&#10;OwAAADkAAAAQAAAAAAAAAAEAIAAAAAsBAABkcnMvc2hhcGV4bWwueG1sUEsFBgAAAAAGAAYAWwEA&#10;ALUDAAAAAA==&#10;" path="m0,74706l0,53362,0,49857,341,46388,1025,42950,1708,39514,2721,36177,4061,32940,5402,29703,36178,2720,49858,0,53362,0,394879,0,398383,0,401853,341,424525,8992,427439,10939,444179,32940,445520,36177,446532,39513,447216,42950,447899,46387,448241,49857,448241,53362,448241,74706,448241,78210,447899,81680,447216,85116,446532,88554,445520,91889,444179,95126,442838,98364,441194,101438,439248,104351,437301,107264,435089,109961,432612,112438,430134,114917,427439,117128,424525,119073,421612,121020,405289,127042,401853,127726,398383,128068,394879,128069,53362,128069,49858,128068,46388,127726,42951,127041,39515,126358,23715,119074,20802,117128,18106,114917,15629,112438,13151,109961,10939,107264,8993,104351,7046,101438,5402,98364,4061,95126,2721,91889,1708,88554,1025,85116,341,81680,0,78210,0,74706xe">
                  <v:fill on="f" focussize="0,0"/>
                  <v:stroke weight="0.560157480314961pt" color="#000000" joinstyle="round"/>
                  <v:imagedata o:title=""/>
                  <o:lock v:ext="edit" aspectratio="f"/>
                  <v:textbox inset="0mm,0mm,0mm,0mm"/>
                </v:shape>
                <v:shape id="Textbox 35" o:spid="_x0000_s1026" o:spt="202" type="#_x0000_t202" style="position:absolute;left:10977;top:9198;height:572770;width:6922770;" filled="f" stroked="f" coordsize="21600,21600" o:gfxdata="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cgOQ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38"/>
                          <w:ind w:left="77"/>
                          <w:rPr>
                            <w:b/>
                            <w:sz w:val="20"/>
                          </w:rPr>
                        </w:pPr>
                        <w:r>
                          <w:rPr>
                            <w:b/>
                            <w:color w:val="1C2025"/>
                            <w:sz w:val="13"/>
                          </w:rPr>
                          <w:t>Question</w:t>
                        </w:r>
                        <w:r>
                          <w:rPr>
                            <w:b/>
                            <w:color w:val="1C2025"/>
                            <w:spacing w:val="12"/>
                            <w:sz w:val="13"/>
                          </w:rPr>
                          <w:t xml:space="preserve"> </w:t>
                        </w:r>
                        <w:r>
                          <w:rPr>
                            <w:b/>
                            <w:color w:val="1C2025"/>
                            <w:spacing w:val="-10"/>
                            <w:sz w:val="20"/>
                          </w:rPr>
                          <w:t>4</w:t>
                        </w:r>
                      </w:p>
                      <w:p>
                        <w:pPr>
                          <w:spacing w:before="68"/>
                          <w:ind w:left="77"/>
                          <w:rPr>
                            <w:sz w:val="13"/>
                          </w:rPr>
                        </w:pPr>
                        <w:r>
                          <w:rPr>
                            <w:color w:val="1C2025"/>
                            <w:sz w:val="13"/>
                          </w:rPr>
                          <w:t>Not</w:t>
                        </w:r>
                        <w:r>
                          <w:rPr>
                            <w:color w:val="1C2025"/>
                            <w:spacing w:val="3"/>
                            <w:sz w:val="13"/>
                          </w:rPr>
                          <w:t xml:space="preserve"> </w:t>
                        </w:r>
                        <w:r>
                          <w:rPr>
                            <w:color w:val="1C2025"/>
                            <w:sz w:val="13"/>
                          </w:rPr>
                          <w:t>yet</w:t>
                        </w:r>
                        <w:r>
                          <w:rPr>
                            <w:color w:val="1C2025"/>
                            <w:spacing w:val="4"/>
                            <w:sz w:val="13"/>
                          </w:rPr>
                          <w:t xml:space="preserve"> </w:t>
                        </w:r>
                        <w:r>
                          <w:rPr>
                            <w:color w:val="1C2025"/>
                            <w:spacing w:val="-2"/>
                            <w:sz w:val="13"/>
                          </w:rPr>
                          <w:t>answered</w:t>
                        </w:r>
                      </w:p>
                      <w:p>
                        <w:pPr>
                          <w:spacing w:before="84"/>
                          <w:ind w:left="138"/>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pPr>
    </w:p>
    <w:p>
      <w:pPr>
        <w:pStyle w:val="4"/>
        <w:spacing w:before="29"/>
      </w:pPr>
    </w:p>
    <w:p>
      <w:pPr>
        <w:pStyle w:val="4"/>
        <w:ind w:left="468"/>
      </w:pPr>
      <w:r>
        <w:rPr>
          <w:color w:val="001A1D"/>
          <w:w w:val="105"/>
        </w:rPr>
        <w:t>Mục</w:t>
      </w:r>
      <w:r>
        <w:rPr>
          <w:color w:val="001A1D"/>
          <w:spacing w:val="-4"/>
          <w:w w:val="105"/>
        </w:rPr>
        <w:t xml:space="preserve"> </w:t>
      </w:r>
      <w:r>
        <w:rPr>
          <w:color w:val="001A1D"/>
          <w:w w:val="105"/>
        </w:rPr>
        <w:t>tiêu</w:t>
      </w:r>
      <w:r>
        <w:rPr>
          <w:color w:val="001A1D"/>
          <w:spacing w:val="-4"/>
          <w:w w:val="105"/>
        </w:rPr>
        <w:t xml:space="preserve"> </w:t>
      </w:r>
      <w:r>
        <w:rPr>
          <w:color w:val="001A1D"/>
          <w:w w:val="105"/>
        </w:rPr>
        <w:t>chính</w:t>
      </w:r>
      <w:r>
        <w:rPr>
          <w:color w:val="001A1D"/>
          <w:spacing w:val="-4"/>
          <w:w w:val="105"/>
        </w:rPr>
        <w:t xml:space="preserve"> </w:t>
      </w:r>
      <w:r>
        <w:rPr>
          <w:color w:val="001A1D"/>
          <w:w w:val="105"/>
        </w:rPr>
        <w:t>của</w:t>
      </w:r>
      <w:r>
        <w:rPr>
          <w:color w:val="001A1D"/>
          <w:spacing w:val="-4"/>
          <w:w w:val="105"/>
        </w:rPr>
        <w:t xml:space="preserve"> </w:t>
      </w:r>
      <w:r>
        <w:rPr>
          <w:color w:val="001A1D"/>
          <w:w w:val="105"/>
        </w:rPr>
        <w:t>an</w:t>
      </w:r>
      <w:r>
        <w:rPr>
          <w:color w:val="001A1D"/>
          <w:spacing w:val="-4"/>
          <w:w w:val="105"/>
        </w:rPr>
        <w:t xml:space="preserve"> </w:t>
      </w:r>
      <w:r>
        <w:rPr>
          <w:color w:val="001A1D"/>
          <w:w w:val="105"/>
        </w:rPr>
        <w:t>toàn</w:t>
      </w:r>
      <w:r>
        <w:rPr>
          <w:color w:val="001A1D"/>
          <w:spacing w:val="-4"/>
          <w:w w:val="105"/>
        </w:rPr>
        <w:t xml:space="preserve"> </w:t>
      </w:r>
      <w:r>
        <w:rPr>
          <w:color w:val="001A1D"/>
          <w:w w:val="105"/>
        </w:rPr>
        <w:t>thông</w:t>
      </w:r>
      <w:r>
        <w:rPr>
          <w:color w:val="001A1D"/>
          <w:spacing w:val="-4"/>
          <w:w w:val="105"/>
        </w:rPr>
        <w:t xml:space="preserve"> </w:t>
      </w:r>
      <w:r>
        <w:rPr>
          <w:color w:val="001A1D"/>
          <w:w w:val="105"/>
        </w:rPr>
        <w:t>tin</w:t>
      </w:r>
      <w:r>
        <w:rPr>
          <w:color w:val="001A1D"/>
          <w:spacing w:val="-4"/>
          <w:w w:val="105"/>
        </w:rPr>
        <w:t xml:space="preserve"> </w:t>
      </w:r>
      <w:r>
        <w:rPr>
          <w:color w:val="001A1D"/>
          <w:w w:val="105"/>
        </w:rPr>
        <w:t>là</w:t>
      </w:r>
      <w:r>
        <w:rPr>
          <w:color w:val="001A1D"/>
          <w:spacing w:val="-4"/>
          <w:w w:val="105"/>
        </w:rPr>
        <w:t xml:space="preserve"> </w:t>
      </w:r>
      <w:r>
        <w:rPr>
          <w:color w:val="001A1D"/>
          <w:w w:val="105"/>
        </w:rPr>
        <w:t>đảm</w:t>
      </w:r>
      <w:r>
        <w:rPr>
          <w:color w:val="001A1D"/>
          <w:spacing w:val="-4"/>
          <w:w w:val="105"/>
        </w:rPr>
        <w:t xml:space="preserve"> </w:t>
      </w:r>
      <w:r>
        <w:rPr>
          <w:color w:val="001A1D"/>
          <w:w w:val="105"/>
        </w:rPr>
        <w:t>bảo</w:t>
      </w:r>
      <w:r>
        <w:rPr>
          <w:color w:val="001A1D"/>
          <w:spacing w:val="-4"/>
          <w:w w:val="105"/>
        </w:rPr>
        <w:t xml:space="preserve"> </w:t>
      </w:r>
      <w:r>
        <w:rPr>
          <w:color w:val="001A1D"/>
          <w:w w:val="105"/>
        </w:rPr>
        <w:t>các</w:t>
      </w:r>
      <w:r>
        <w:rPr>
          <w:color w:val="001A1D"/>
          <w:spacing w:val="-4"/>
          <w:w w:val="105"/>
        </w:rPr>
        <w:t xml:space="preserve"> </w:t>
      </w:r>
      <w:r>
        <w:rPr>
          <w:color w:val="001A1D"/>
          <w:w w:val="105"/>
        </w:rPr>
        <w:t>tính</w:t>
      </w:r>
      <w:r>
        <w:rPr>
          <w:color w:val="001A1D"/>
          <w:spacing w:val="-4"/>
          <w:w w:val="105"/>
        </w:rPr>
        <w:t xml:space="preserve"> </w:t>
      </w:r>
      <w:r>
        <w:rPr>
          <w:color w:val="001A1D"/>
          <w:w w:val="105"/>
        </w:rPr>
        <w:t>chất</w:t>
      </w:r>
      <w:r>
        <w:rPr>
          <w:color w:val="001A1D"/>
          <w:spacing w:val="-4"/>
          <w:w w:val="105"/>
        </w:rPr>
        <w:t xml:space="preserve"> </w:t>
      </w:r>
      <w:r>
        <w:rPr>
          <w:color w:val="001A1D"/>
          <w:w w:val="105"/>
        </w:rPr>
        <w:t>theo</w:t>
      </w:r>
      <w:r>
        <w:rPr>
          <w:color w:val="001A1D"/>
          <w:spacing w:val="-4"/>
          <w:w w:val="105"/>
        </w:rPr>
        <w:t xml:space="preserve"> </w:t>
      </w:r>
      <w:r>
        <w:rPr>
          <w:color w:val="001A1D"/>
          <w:w w:val="105"/>
        </w:rPr>
        <w:t>mô</w:t>
      </w:r>
      <w:r>
        <w:rPr>
          <w:color w:val="001A1D"/>
          <w:spacing w:val="-4"/>
          <w:w w:val="105"/>
        </w:rPr>
        <w:t xml:space="preserve"> </w:t>
      </w:r>
      <w:r>
        <w:rPr>
          <w:color w:val="001A1D"/>
          <w:w w:val="105"/>
        </w:rPr>
        <w:t>hình</w:t>
      </w:r>
      <w:r>
        <w:rPr>
          <w:color w:val="001A1D"/>
          <w:spacing w:val="-4"/>
          <w:w w:val="105"/>
        </w:rPr>
        <w:t xml:space="preserve"> </w:t>
      </w:r>
      <w:r>
        <w:rPr>
          <w:color w:val="001A1D"/>
          <w:w w:val="105"/>
        </w:rPr>
        <w:t>C-I-A</w:t>
      </w:r>
      <w:r>
        <w:rPr>
          <w:color w:val="001A1D"/>
          <w:spacing w:val="-4"/>
          <w:w w:val="105"/>
        </w:rPr>
        <w:t xml:space="preserve"> </w:t>
      </w:r>
      <w:r>
        <w:rPr>
          <w:color w:val="001A1D"/>
          <w:spacing w:val="-5"/>
          <w:w w:val="105"/>
        </w:rPr>
        <w:t>là?</w:t>
      </w:r>
    </w:p>
    <w:p>
      <w:pPr>
        <w:pStyle w:val="4"/>
        <w:spacing w:before="123"/>
      </w:pPr>
    </w:p>
    <w:p>
      <w:pPr>
        <w:pStyle w:val="5"/>
        <w:numPr>
          <w:ilvl w:val="0"/>
          <w:numId w:val="40"/>
        </w:numPr>
        <w:tabs>
          <w:tab w:val="left" w:pos="1098"/>
        </w:tabs>
        <w:spacing w:before="0"/>
        <w:ind w:left="1098" w:hanging="294"/>
        <w:rPr>
          <w:sz w:val="16"/>
        </w:rPr>
      </w:pPr>
      <w:r>
        <w:drawing>
          <wp:anchor distT="0" distB="0" distL="0" distR="0" simplePos="0" relativeHeight="251668480" behindDoc="0" locked="0" layoutInCell="1" allowOverlap="1">
            <wp:simplePos x="0" y="0"/>
            <wp:positionH relativeFrom="page">
              <wp:posOffset>611505</wp:posOffset>
            </wp:positionH>
            <wp:positionV relativeFrom="paragraph">
              <wp:posOffset>17145</wp:posOffset>
            </wp:positionV>
            <wp:extent cx="92710" cy="92710"/>
            <wp:effectExtent l="0" t="0" r="0" b="0"/>
            <wp:wrapNone/>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24" cstate="print"/>
                    <a:stretch>
                      <a:fillRect/>
                    </a:stretch>
                  </pic:blipFill>
                  <pic:spPr>
                    <a:xfrm>
                      <a:off x="0" y="0"/>
                      <a:ext cx="92494" cy="92493"/>
                    </a:xfrm>
                    <a:prstGeom prst="rect">
                      <a:avLst/>
                    </a:prstGeom>
                  </pic:spPr>
                </pic:pic>
              </a:graphicData>
            </a:graphic>
          </wp:anchor>
        </w:drawing>
      </w:r>
      <w:r>
        <w:rPr>
          <w:color w:val="001A1D"/>
          <w:w w:val="105"/>
          <w:sz w:val="16"/>
        </w:rPr>
        <w:t>Tính</w:t>
      </w:r>
      <w:r>
        <w:rPr>
          <w:color w:val="001A1D"/>
          <w:spacing w:val="-4"/>
          <w:w w:val="105"/>
          <w:sz w:val="16"/>
        </w:rPr>
        <w:t xml:space="preserve"> </w:t>
      </w:r>
      <w:r>
        <w:rPr>
          <w:color w:val="001A1D"/>
          <w:w w:val="105"/>
          <w:sz w:val="16"/>
        </w:rPr>
        <w:t>sẵn</w:t>
      </w:r>
      <w:r>
        <w:rPr>
          <w:color w:val="001A1D"/>
          <w:spacing w:val="-4"/>
          <w:w w:val="105"/>
          <w:sz w:val="16"/>
        </w:rPr>
        <w:t xml:space="preserve"> sàng</w:t>
      </w:r>
    </w:p>
    <w:p>
      <w:pPr>
        <w:pStyle w:val="5"/>
        <w:numPr>
          <w:ilvl w:val="0"/>
          <w:numId w:val="40"/>
        </w:numPr>
        <w:tabs>
          <w:tab w:val="left" w:pos="1098"/>
        </w:tabs>
        <w:spacing w:before="157"/>
        <w:ind w:left="1098" w:hanging="294"/>
        <w:rPr>
          <w:sz w:val="16"/>
        </w:rPr>
      </w:pPr>
      <w:r>
        <w:drawing>
          <wp:anchor distT="0" distB="0" distL="0" distR="0" simplePos="0" relativeHeight="251669504"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34" cstate="print"/>
                    <a:stretch>
                      <a:fillRect/>
                    </a:stretch>
                  </pic:blipFill>
                  <pic:spPr>
                    <a:xfrm>
                      <a:off x="0" y="0"/>
                      <a:ext cx="92494" cy="92494"/>
                    </a:xfrm>
                    <a:prstGeom prst="rect">
                      <a:avLst/>
                    </a:prstGeom>
                  </pic:spPr>
                </pic:pic>
              </a:graphicData>
            </a:graphic>
          </wp:anchor>
        </w:drawing>
      </w:r>
      <w:r>
        <mc:AlternateContent>
          <mc:Choice Requires="wpg">
            <w:drawing>
              <wp:anchor distT="0" distB="0" distL="0" distR="0" simplePos="0" relativeHeight="251674624" behindDoc="0" locked="0" layoutInCell="1" allowOverlap="1">
                <wp:simplePos x="0" y="0"/>
                <wp:positionH relativeFrom="page">
                  <wp:posOffset>7025640</wp:posOffset>
                </wp:positionH>
                <wp:positionV relativeFrom="paragraph">
                  <wp:posOffset>73660</wp:posOffset>
                </wp:positionV>
                <wp:extent cx="384810" cy="429895"/>
                <wp:effectExtent l="0" t="0" r="0" b="0"/>
                <wp:wrapNone/>
                <wp:docPr id="38" name="Group 38"/>
                <wp:cNvGraphicFramePr/>
                <a:graphic xmlns:a="http://schemas.openxmlformats.org/drawingml/2006/main">
                  <a:graphicData uri="http://schemas.microsoft.com/office/word/2010/wordprocessingGroup">
                    <wpg:wgp>
                      <wpg:cNvGrpSpPr/>
                      <wpg:grpSpPr>
                        <a:xfrm>
                          <a:off x="0" y="0"/>
                          <a:ext cx="384810" cy="429895"/>
                          <a:chOff x="0" y="0"/>
                          <a:chExt cx="384810" cy="429895"/>
                        </a:xfrm>
                      </wpg:grpSpPr>
                      <wps:wsp>
                        <wps:cNvPr id="39" name="Graphic 39"/>
                        <wps:cNvSpPr/>
                        <wps:spPr>
                          <a:xfrm>
                            <a:off x="0" y="0"/>
                            <a:ext cx="384810" cy="429895"/>
                          </a:xfrm>
                          <a:custGeom>
                            <a:avLst/>
                            <a:gdLst/>
                            <a:ahLst/>
                            <a:cxnLst/>
                            <a:rect l="l" t="t" r="r" b="b"/>
                            <a:pathLst>
                              <a:path w="384810" h="429895">
                                <a:moveTo>
                                  <a:pt x="384810" y="429767"/>
                                </a:moveTo>
                                <a:lnTo>
                                  <a:pt x="0" y="429767"/>
                                </a:lnTo>
                                <a:lnTo>
                                  <a:pt x="0" y="0"/>
                                </a:lnTo>
                                <a:lnTo>
                                  <a:pt x="384810" y="0"/>
                                </a:lnTo>
                                <a:lnTo>
                                  <a:pt x="384810" y="93167"/>
                                </a:lnTo>
                                <a:lnTo>
                                  <a:pt x="214052" y="93167"/>
                                </a:lnTo>
                                <a:lnTo>
                                  <a:pt x="203538" y="93675"/>
                                </a:lnTo>
                                <a:lnTo>
                                  <a:pt x="163691" y="105783"/>
                                </a:lnTo>
                                <a:lnTo>
                                  <a:pt x="131510" y="132218"/>
                                </a:lnTo>
                                <a:lnTo>
                                  <a:pt x="111896" y="168957"/>
                                </a:lnTo>
                                <a:lnTo>
                                  <a:pt x="107327" y="199891"/>
                                </a:lnTo>
                                <a:lnTo>
                                  <a:pt x="107834" y="210404"/>
                                </a:lnTo>
                                <a:lnTo>
                                  <a:pt x="119942" y="250251"/>
                                </a:lnTo>
                                <a:lnTo>
                                  <a:pt x="146378" y="282431"/>
                                </a:lnTo>
                                <a:lnTo>
                                  <a:pt x="183117" y="302045"/>
                                </a:lnTo>
                                <a:lnTo>
                                  <a:pt x="214052" y="306615"/>
                                </a:lnTo>
                                <a:lnTo>
                                  <a:pt x="384810" y="306615"/>
                                </a:lnTo>
                                <a:lnTo>
                                  <a:pt x="384810" y="429767"/>
                                </a:lnTo>
                                <a:close/>
                              </a:path>
                              <a:path w="384810" h="429895">
                                <a:moveTo>
                                  <a:pt x="384810" y="306615"/>
                                </a:moveTo>
                                <a:lnTo>
                                  <a:pt x="214052" y="306615"/>
                                </a:lnTo>
                                <a:lnTo>
                                  <a:pt x="224565" y="306107"/>
                                </a:lnTo>
                                <a:lnTo>
                                  <a:pt x="234876" y="304584"/>
                                </a:lnTo>
                                <a:lnTo>
                                  <a:pt x="273355" y="288645"/>
                                </a:lnTo>
                                <a:lnTo>
                                  <a:pt x="302805" y="259194"/>
                                </a:lnTo>
                                <a:lnTo>
                                  <a:pt x="318744" y="220716"/>
                                </a:lnTo>
                                <a:lnTo>
                                  <a:pt x="320776" y="199891"/>
                                </a:lnTo>
                                <a:lnTo>
                                  <a:pt x="320267" y="189378"/>
                                </a:lnTo>
                                <a:lnTo>
                                  <a:pt x="308159" y="149530"/>
                                </a:lnTo>
                                <a:lnTo>
                                  <a:pt x="281723" y="117350"/>
                                </a:lnTo>
                                <a:lnTo>
                                  <a:pt x="244985" y="97736"/>
                                </a:lnTo>
                                <a:lnTo>
                                  <a:pt x="214052" y="93167"/>
                                </a:lnTo>
                                <a:lnTo>
                                  <a:pt x="384810" y="93167"/>
                                </a:lnTo>
                                <a:lnTo>
                                  <a:pt x="384810" y="306615"/>
                                </a:lnTo>
                                <a:close/>
                              </a:path>
                            </a:pathLst>
                          </a:custGeom>
                          <a:solidFill>
                            <a:srgbClr val="000000">
                              <a:alpha val="19999"/>
                            </a:srgbClr>
                          </a:solidFill>
                        </wps:spPr>
                        <wps:bodyPr wrap="square" lIns="0" tIns="0" rIns="0" bIns="0" rtlCol="0">
                          <a:noAutofit/>
                        </wps:bodyPr>
                      </wps:wsp>
                      <pic:pic xmlns:pic="http://schemas.openxmlformats.org/drawingml/2006/picture">
                        <pic:nvPicPr>
                          <pic:cNvPr id="40" name="Image 40"/>
                          <pic:cNvPicPr/>
                        </pic:nvPicPr>
                        <pic:blipFill>
                          <a:blip r:embed="rId128" cstate="print"/>
                          <a:stretch>
                            <a:fillRect/>
                          </a:stretch>
                        </pic:blipFill>
                        <pic:spPr>
                          <a:xfrm>
                            <a:off x="100212" y="86051"/>
                            <a:ext cx="227678" cy="227678"/>
                          </a:xfrm>
                          <a:prstGeom prst="rect">
                            <a:avLst/>
                          </a:prstGeom>
                        </pic:spPr>
                      </pic:pic>
                    </wpg:wgp>
                  </a:graphicData>
                </a:graphic>
              </wp:anchor>
            </w:drawing>
          </mc:Choice>
          <mc:Fallback>
            <w:pict>
              <v:group id="_x0000_s1026" o:spid="_x0000_s1026" o:spt="203" style="position:absolute;left:0pt;margin-left:553.2pt;margin-top:5.8pt;height:33.85pt;width:30.3pt;mso-position-horizontal-relative:page;z-index:251674624;mso-width-relative:page;mso-height-relative:page;" coordsize="384810,429895" o:gfxdata="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KomDr62AAAAIQEAABkAAABkcnMv&#10;X3JlbHMvZTJvRG9jLnhtbC5yZWxzhY9BasMwEEX3hdxBzD6WnUUoxbI3oeBtSA4wSGNZxBoJSS31&#10;7SPIJoFAl/M//z2mH//8Kn4pZRdYQde0IIh1MI6tguvle/8JIhdkg2tgUrBRhnHYffRnWrHUUV5c&#10;zKJSOCtYSolfUma9kMfchEhcmzkkj6WeycqI+oaW5KFtjzI9M2B4YYrJKEiT6UBctljN/7PDPDtN&#10;p6B/PHF5o5DOV3cFYrJUFHgyDh9h10S2IIdevjw23AF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">
                <o:lock v:ext="edit" aspectratio="f"/>
                <v:shape id="Graphic 39" o:spid="_x0000_s1026" o:spt="100" style="position:absolute;left:0;top:0;height:429895;width:384810;" fillcolor="#000000" filled="t" stroked="f" coordsize="384810,429895" o:gfxdata="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IPuOL4A&#10;AADbAAAADwAAAAAAAAABACAAAAAiAAAAZHJzL2Rvd25yZXYueG1sUEsBAhQAFAAAAAgAh07iQDMv&#10;BZ47AAAAOQAAABAAAAAAAAAAAQAgAAAADQEAAGRycy9zaGFwZXhtbC54bWxQSwUGAAAAAAYABgBb&#10;AQAAtwMAAAAA&#10;" path="m384810,429767l0,429767,0,0,384810,0,384810,93167,214052,93167,203538,93675,163691,105783,131510,132218,111896,168957,107327,199891,107834,210404,119942,250251,146378,282431,183117,302045,214052,306615,384810,306615,384810,429767xem384810,306615l214052,306615,224565,306107,234876,304584,273355,288645,302805,259194,318744,220716,320776,199891,320267,189378,308159,149530,281723,117350,244985,97736,214052,93167,384810,93167,384810,306615xe">
                  <v:fill on="t" opacity="13106f" focussize="0,0"/>
                  <v:stroke on="f"/>
                  <v:imagedata o:title=""/>
                  <o:lock v:ext="edit" aspectratio="f"/>
                  <v:textbox inset="0mm,0mm,0mm,0mm"/>
                </v:shape>
                <v:shape id="Image 40" o:spid="_x0000_s1026" o:spt="75" type="#_x0000_t75" style="position:absolute;left:100212;top:86051;height:227678;width:227678;" filled="f" o:preferrelative="t" stroked="f" coordsize="21600,21600" o:gfxdata="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JVl7bsAAADb&#10;AAAADwAAAAAAAAABACAAAAAiAAAAZHJzL2Rvd25yZXYueG1sUEsBAhQAFAAAAAgAh07iQDMvBZ47&#10;AAAAOQAAABAAAAAAAAAAAQAgAAAACgEAAGRycy9zaGFwZXhtbC54bWxQSwUGAAAAAAYABgBbAQAA&#10;tAMAAAAA&#10;">
                  <v:fill on="f" focussize="0,0"/>
                  <v:stroke on="f"/>
                  <v:imagedata r:id="rId128" o:title=""/>
                  <o:lock v:ext="edit" aspectratio="f"/>
                </v:shape>
              </v:group>
            </w:pict>
          </mc:Fallback>
        </mc:AlternateContent>
      </w:r>
      <w:r>
        <w:rPr>
          <w:color w:val="001A1D"/>
          <w:w w:val="105"/>
          <w:sz w:val="16"/>
        </w:rPr>
        <w:t>Tính</w:t>
      </w:r>
      <w:r>
        <w:rPr>
          <w:color w:val="001A1D"/>
          <w:spacing w:val="-4"/>
          <w:w w:val="105"/>
          <w:sz w:val="16"/>
        </w:rPr>
        <w:t xml:space="preserve"> </w:t>
      </w:r>
      <w:r>
        <w:rPr>
          <w:color w:val="001A1D"/>
          <w:w w:val="105"/>
          <w:sz w:val="16"/>
        </w:rPr>
        <w:t>dễ</w:t>
      </w:r>
      <w:r>
        <w:rPr>
          <w:color w:val="001A1D"/>
          <w:spacing w:val="-4"/>
          <w:w w:val="105"/>
          <w:sz w:val="16"/>
        </w:rPr>
        <w:t xml:space="preserve"> </w:t>
      </w:r>
      <w:r>
        <w:rPr>
          <w:color w:val="001A1D"/>
          <w:w w:val="105"/>
          <w:sz w:val="16"/>
        </w:rPr>
        <w:t>mở</w:t>
      </w:r>
      <w:r>
        <w:rPr>
          <w:color w:val="001A1D"/>
          <w:spacing w:val="-3"/>
          <w:w w:val="105"/>
          <w:sz w:val="16"/>
        </w:rPr>
        <w:t xml:space="preserve"> </w:t>
      </w:r>
      <w:r>
        <w:rPr>
          <w:color w:val="001A1D"/>
          <w:spacing w:val="-4"/>
          <w:w w:val="105"/>
          <w:sz w:val="16"/>
        </w:rPr>
        <w:t>rộng</w:t>
      </w:r>
    </w:p>
    <w:p>
      <w:pPr>
        <w:pStyle w:val="5"/>
        <w:numPr>
          <w:ilvl w:val="0"/>
          <w:numId w:val="40"/>
        </w:numPr>
        <w:tabs>
          <w:tab w:val="left" w:pos="1098"/>
        </w:tabs>
        <w:ind w:left="1098" w:hanging="294"/>
        <w:rPr>
          <w:sz w:val="16"/>
        </w:rPr>
      </w:pPr>
      <w:r>
        <w:drawing>
          <wp:anchor distT="0" distB="0" distL="0" distR="0" simplePos="0" relativeHeight="251669504"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41" name="Image 4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134" cstate="print"/>
                    <a:stretch>
                      <a:fillRect/>
                    </a:stretch>
                  </pic:blipFill>
                  <pic:spPr>
                    <a:xfrm>
                      <a:off x="0" y="0"/>
                      <a:ext cx="92494" cy="92494"/>
                    </a:xfrm>
                    <a:prstGeom prst="rect">
                      <a:avLst/>
                    </a:prstGeom>
                  </pic:spPr>
                </pic:pic>
              </a:graphicData>
            </a:graphic>
          </wp:anchor>
        </w:drawing>
      </w:r>
      <w:r>
        <w:rPr>
          <w:color w:val="001A1D"/>
          <w:w w:val="105"/>
          <w:sz w:val="16"/>
        </w:rPr>
        <w:t>Tính</w:t>
      </w:r>
      <w:r>
        <w:rPr>
          <w:color w:val="001A1D"/>
          <w:spacing w:val="-5"/>
          <w:w w:val="105"/>
          <w:sz w:val="16"/>
        </w:rPr>
        <w:t xml:space="preserve"> </w:t>
      </w:r>
      <w:r>
        <w:rPr>
          <w:color w:val="001A1D"/>
          <w:w w:val="105"/>
          <w:sz w:val="16"/>
        </w:rPr>
        <w:t>chống</w:t>
      </w:r>
      <w:r>
        <w:rPr>
          <w:color w:val="001A1D"/>
          <w:spacing w:val="-5"/>
          <w:w w:val="105"/>
          <w:sz w:val="16"/>
        </w:rPr>
        <w:t xml:space="preserve"> </w:t>
      </w:r>
      <w:r>
        <w:rPr>
          <w:color w:val="001A1D"/>
          <w:w w:val="105"/>
          <w:sz w:val="16"/>
        </w:rPr>
        <w:t>chối</w:t>
      </w:r>
      <w:r>
        <w:rPr>
          <w:color w:val="001A1D"/>
          <w:spacing w:val="-5"/>
          <w:w w:val="105"/>
          <w:sz w:val="16"/>
        </w:rPr>
        <w:t xml:space="preserve"> bỏ</w:t>
      </w:r>
    </w:p>
    <w:p>
      <w:pPr>
        <w:pStyle w:val="5"/>
        <w:numPr>
          <w:ilvl w:val="0"/>
          <w:numId w:val="40"/>
        </w:numPr>
        <w:tabs>
          <w:tab w:val="left" w:pos="1098"/>
        </w:tabs>
        <w:spacing w:before="169"/>
        <w:ind w:left="1098" w:hanging="294"/>
        <w:rPr>
          <w:sz w:val="16"/>
        </w:rPr>
      </w:pPr>
      <w:r>
        <w:drawing>
          <wp:anchor distT="0" distB="0" distL="0" distR="0" simplePos="0" relativeHeight="251670528" behindDoc="0" locked="0" layoutInCell="1" allowOverlap="1">
            <wp:simplePos x="0" y="0"/>
            <wp:positionH relativeFrom="page">
              <wp:posOffset>611505</wp:posOffset>
            </wp:positionH>
            <wp:positionV relativeFrom="paragraph">
              <wp:posOffset>131445</wp:posOffset>
            </wp:positionV>
            <wp:extent cx="92710" cy="92710"/>
            <wp:effectExtent l="0" t="0" r="0" b="0"/>
            <wp:wrapNone/>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35" cstate="print"/>
                    <a:stretch>
                      <a:fillRect/>
                    </a:stretch>
                  </pic:blipFill>
                  <pic:spPr>
                    <a:xfrm>
                      <a:off x="0" y="0"/>
                      <a:ext cx="92494" cy="92492"/>
                    </a:xfrm>
                    <a:prstGeom prst="rect">
                      <a:avLst/>
                    </a:prstGeom>
                  </pic:spPr>
                </pic:pic>
              </a:graphicData>
            </a:graphic>
          </wp:anchor>
        </w:drawing>
      </w:r>
      <w:r>
        <w:rPr>
          <w:color w:val="001A1D"/>
          <w:w w:val="105"/>
          <w:sz w:val="16"/>
        </w:rPr>
        <w:t>Tính</w:t>
      </w:r>
      <w:r>
        <w:rPr>
          <w:color w:val="001A1D"/>
          <w:spacing w:val="-4"/>
          <w:w w:val="105"/>
          <w:sz w:val="16"/>
        </w:rPr>
        <w:t xml:space="preserve"> </w:t>
      </w:r>
      <w:r>
        <w:rPr>
          <w:color w:val="001A1D"/>
          <w:w w:val="105"/>
          <w:sz w:val="16"/>
        </w:rPr>
        <w:t>bí</w:t>
      </w:r>
      <w:r>
        <w:rPr>
          <w:color w:val="001A1D"/>
          <w:spacing w:val="-3"/>
          <w:w w:val="105"/>
          <w:sz w:val="16"/>
        </w:rPr>
        <w:t xml:space="preserve"> </w:t>
      </w:r>
      <w:r>
        <w:rPr>
          <w:color w:val="001A1D"/>
          <w:spacing w:val="-5"/>
          <w:w w:val="105"/>
          <w:sz w:val="16"/>
        </w:rPr>
        <w:t>mật</w:t>
      </w:r>
    </w:p>
    <w:p>
      <w:pPr>
        <w:pStyle w:val="5"/>
        <w:numPr>
          <w:ilvl w:val="0"/>
          <w:numId w:val="40"/>
        </w:numPr>
        <w:tabs>
          <w:tab w:val="left" w:pos="1098"/>
        </w:tabs>
        <w:ind w:left="1098" w:hanging="294"/>
        <w:rPr>
          <w:sz w:val="16"/>
        </w:rPr>
      </w:pPr>
      <w:r>
        <w:drawing>
          <wp:anchor distT="0" distB="0" distL="0" distR="0" simplePos="0" relativeHeight="251670528"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35" cstate="print"/>
                    <a:stretch>
                      <a:fillRect/>
                    </a:stretch>
                  </pic:blipFill>
                  <pic:spPr>
                    <a:xfrm>
                      <a:off x="0" y="0"/>
                      <a:ext cx="92494" cy="92492"/>
                    </a:xfrm>
                    <a:prstGeom prst="rect">
                      <a:avLst/>
                    </a:prstGeom>
                  </pic:spPr>
                </pic:pic>
              </a:graphicData>
            </a:graphic>
          </wp:anchor>
        </w:drawing>
      </w:r>
      <w:r>
        <w:rPr>
          <w:color w:val="001A1D"/>
          <w:w w:val="105"/>
          <w:sz w:val="16"/>
        </w:rPr>
        <w:t>Tính</w:t>
      </w:r>
      <w:r>
        <w:rPr>
          <w:color w:val="001A1D"/>
          <w:spacing w:val="-5"/>
          <w:w w:val="105"/>
          <w:sz w:val="16"/>
        </w:rPr>
        <w:t xml:space="preserve"> </w:t>
      </w:r>
      <w:r>
        <w:rPr>
          <w:color w:val="001A1D"/>
          <w:w w:val="105"/>
          <w:sz w:val="16"/>
        </w:rPr>
        <w:t>toàn</w:t>
      </w:r>
      <w:r>
        <w:rPr>
          <w:color w:val="001A1D"/>
          <w:spacing w:val="-4"/>
          <w:w w:val="105"/>
          <w:sz w:val="16"/>
        </w:rPr>
        <w:t xml:space="preserve"> </w:t>
      </w:r>
      <w:r>
        <w:rPr>
          <w:color w:val="001A1D"/>
          <w:spacing w:val="-5"/>
          <w:w w:val="105"/>
          <w:sz w:val="16"/>
        </w:rPr>
        <w:t>vẹn</w:t>
      </w:r>
    </w:p>
    <w:p>
      <w:pPr>
        <w:pStyle w:val="5"/>
        <w:numPr>
          <w:ilvl w:val="0"/>
          <w:numId w:val="40"/>
        </w:numPr>
        <w:tabs>
          <w:tab w:val="left" w:pos="1100"/>
        </w:tabs>
        <w:rPr>
          <w:sz w:val="16"/>
        </w:rPr>
      </w:pPr>
      <w:r>
        <w:drawing>
          <wp:anchor distT="0" distB="0" distL="0" distR="0" simplePos="0" relativeHeight="251671552"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136" cstate="print"/>
                    <a:stretch>
                      <a:fillRect/>
                    </a:stretch>
                  </pic:blipFill>
                  <pic:spPr>
                    <a:xfrm>
                      <a:off x="0" y="0"/>
                      <a:ext cx="92494" cy="92494"/>
                    </a:xfrm>
                    <a:prstGeom prst="rect">
                      <a:avLst/>
                    </a:prstGeom>
                  </pic:spPr>
                </pic:pic>
              </a:graphicData>
            </a:graphic>
          </wp:anchor>
        </w:drawing>
      </w:r>
      <w:r>
        <w:rPr>
          <w:color w:val="001A1D"/>
          <w:w w:val="105"/>
          <w:sz w:val="16"/>
        </w:rPr>
        <w:t>Tính</w:t>
      </w:r>
      <w:r>
        <w:rPr>
          <w:color w:val="001A1D"/>
          <w:spacing w:val="-4"/>
          <w:w w:val="105"/>
          <w:sz w:val="16"/>
        </w:rPr>
        <w:t xml:space="preserve"> </w:t>
      </w:r>
      <w:r>
        <w:rPr>
          <w:color w:val="001A1D"/>
          <w:w w:val="105"/>
          <w:sz w:val="16"/>
        </w:rPr>
        <w:t>xác</w:t>
      </w:r>
      <w:r>
        <w:rPr>
          <w:color w:val="001A1D"/>
          <w:spacing w:val="-4"/>
          <w:w w:val="105"/>
          <w:sz w:val="16"/>
        </w:rPr>
        <w:t xml:space="preserve"> thực</w:t>
      </w:r>
    </w:p>
    <w:p>
      <w:pPr>
        <w:pStyle w:val="4"/>
        <w:rPr>
          <w:sz w:val="20"/>
        </w:rPr>
      </w:pPr>
    </w:p>
    <w:p>
      <w:pPr>
        <w:pStyle w:val="4"/>
        <w:spacing w:before="75"/>
        <w:rPr>
          <w:sz w:val="20"/>
        </w:rPr>
      </w:pPr>
      <w:r>
        <mc:AlternateContent>
          <mc:Choice Requires="wpg">
            <w:drawing>
              <wp:anchor distT="0" distB="0" distL="0" distR="0" simplePos="0" relativeHeight="251793408" behindDoc="1" locked="0" layoutInCell="1" allowOverlap="1">
                <wp:simplePos x="0" y="0"/>
                <wp:positionH relativeFrom="page">
                  <wp:posOffset>408940</wp:posOffset>
                </wp:positionH>
                <wp:positionV relativeFrom="paragraph">
                  <wp:posOffset>232410</wp:posOffset>
                </wp:positionV>
                <wp:extent cx="6944360" cy="590550"/>
                <wp:effectExtent l="0" t="0" r="0" b="0"/>
                <wp:wrapTopAndBottom/>
                <wp:docPr id="45" name="Group 45"/>
                <wp:cNvGraphicFramePr/>
                <a:graphic xmlns:a="http://schemas.openxmlformats.org/drawingml/2006/main">
                  <a:graphicData uri="http://schemas.microsoft.com/office/word/2010/wordprocessingGroup">
                    <wpg:wgp>
                      <wpg:cNvGrpSpPr/>
                      <wpg:grpSpPr>
                        <a:xfrm>
                          <a:off x="0" y="0"/>
                          <a:ext cx="6944359" cy="590550"/>
                          <a:chOff x="0" y="0"/>
                          <a:chExt cx="6944359" cy="590550"/>
                        </a:xfrm>
                      </wpg:grpSpPr>
                      <wps:wsp>
                        <wps:cNvPr id="46" name="Graphic 46"/>
                        <wps:cNvSpPr/>
                        <wps:spPr>
                          <a:xfrm>
                            <a:off x="3557" y="3557"/>
                            <a:ext cx="6937375" cy="583565"/>
                          </a:xfrm>
                          <a:custGeom>
                            <a:avLst/>
                            <a:gdLst/>
                            <a:ahLst/>
                            <a:cxnLst/>
                            <a:rect l="l" t="t" r="r" b="b"/>
                            <a:pathLst>
                              <a:path w="6937375" h="583565">
                                <a:moveTo>
                                  <a:pt x="0" y="572753"/>
                                </a:moveTo>
                                <a:lnTo>
                                  <a:pt x="0" y="10672"/>
                                </a:lnTo>
                                <a:lnTo>
                                  <a:pt x="0" y="7724"/>
                                </a:lnTo>
                                <a:lnTo>
                                  <a:pt x="1041" y="5207"/>
                                </a:lnTo>
                                <a:lnTo>
                                  <a:pt x="3125" y="3124"/>
                                </a:lnTo>
                                <a:lnTo>
                                  <a:pt x="5209" y="1042"/>
                                </a:lnTo>
                                <a:lnTo>
                                  <a:pt x="7725" y="0"/>
                                </a:lnTo>
                                <a:lnTo>
                                  <a:pt x="10672" y="0"/>
                                </a:lnTo>
                                <a:lnTo>
                                  <a:pt x="6926398" y="0"/>
                                </a:lnTo>
                                <a:lnTo>
                                  <a:pt x="6929345" y="0"/>
                                </a:lnTo>
                                <a:lnTo>
                                  <a:pt x="6931860" y="1042"/>
                                </a:lnTo>
                                <a:lnTo>
                                  <a:pt x="6933944" y="3124"/>
                                </a:lnTo>
                                <a:lnTo>
                                  <a:pt x="6936028" y="5207"/>
                                </a:lnTo>
                                <a:lnTo>
                                  <a:pt x="6937070" y="7724"/>
                                </a:lnTo>
                                <a:lnTo>
                                  <a:pt x="6937071" y="10672"/>
                                </a:lnTo>
                                <a:lnTo>
                                  <a:pt x="6937071" y="572753"/>
                                </a:lnTo>
                                <a:lnTo>
                                  <a:pt x="6937070" y="575700"/>
                                </a:lnTo>
                                <a:lnTo>
                                  <a:pt x="6936028" y="578215"/>
                                </a:lnTo>
                                <a:lnTo>
                                  <a:pt x="6933944" y="580298"/>
                                </a:lnTo>
                                <a:lnTo>
                                  <a:pt x="6931860" y="582383"/>
                                </a:lnTo>
                                <a:lnTo>
                                  <a:pt x="6929345" y="583425"/>
                                </a:lnTo>
                                <a:lnTo>
                                  <a:pt x="6926398" y="583425"/>
                                </a:lnTo>
                                <a:lnTo>
                                  <a:pt x="10672" y="583425"/>
                                </a:lnTo>
                                <a:lnTo>
                                  <a:pt x="7725" y="583425"/>
                                </a:lnTo>
                                <a:lnTo>
                                  <a:pt x="5209" y="582383"/>
                                </a:lnTo>
                                <a:lnTo>
                                  <a:pt x="3125" y="580298"/>
                                </a:lnTo>
                                <a:lnTo>
                                  <a:pt x="1041" y="578215"/>
                                </a:lnTo>
                                <a:lnTo>
                                  <a:pt x="0" y="575700"/>
                                </a:lnTo>
                                <a:lnTo>
                                  <a:pt x="0" y="572753"/>
                                </a:lnTo>
                                <a:close/>
                              </a:path>
                            </a:pathLst>
                          </a:custGeom>
                          <a:ln w="7114">
                            <a:solidFill>
                              <a:srgbClr val="CAD0D6"/>
                            </a:solidFill>
                            <a:prstDash val="solid"/>
                          </a:ln>
                        </wps:spPr>
                        <wps:bodyPr wrap="square" lIns="0" tIns="0" rIns="0" bIns="0" rtlCol="0">
                          <a:noAutofit/>
                        </wps:bodyPr>
                      </wps:wsp>
                      <wps:wsp>
                        <wps:cNvPr id="47" name="Graphic 47"/>
                        <wps:cNvSpPr/>
                        <wps:spPr>
                          <a:xfrm>
                            <a:off x="60477" y="401994"/>
                            <a:ext cx="448309" cy="121285"/>
                          </a:xfrm>
                          <a:custGeom>
                            <a:avLst/>
                            <a:gdLst/>
                            <a:ahLst/>
                            <a:cxnLst/>
                            <a:rect l="l" t="t" r="r" b="b"/>
                            <a:pathLst>
                              <a:path w="448309" h="121285">
                                <a:moveTo>
                                  <a:pt x="0" y="67591"/>
                                </a:moveTo>
                                <a:lnTo>
                                  <a:pt x="0" y="53362"/>
                                </a:lnTo>
                                <a:lnTo>
                                  <a:pt x="0" y="49858"/>
                                </a:lnTo>
                                <a:lnTo>
                                  <a:pt x="341" y="46388"/>
                                </a:lnTo>
                                <a:lnTo>
                                  <a:pt x="1025" y="42952"/>
                                </a:lnTo>
                                <a:lnTo>
                                  <a:pt x="1708" y="39514"/>
                                </a:lnTo>
                                <a:lnTo>
                                  <a:pt x="2721" y="36177"/>
                                </a:lnTo>
                                <a:lnTo>
                                  <a:pt x="4061" y="32939"/>
                                </a:lnTo>
                                <a:lnTo>
                                  <a:pt x="5402" y="29702"/>
                                </a:lnTo>
                                <a:lnTo>
                                  <a:pt x="7046" y="26625"/>
                                </a:lnTo>
                                <a:lnTo>
                                  <a:pt x="8993" y="23712"/>
                                </a:lnTo>
                                <a:lnTo>
                                  <a:pt x="10939" y="20799"/>
                                </a:lnTo>
                                <a:lnTo>
                                  <a:pt x="13151" y="18105"/>
                                </a:lnTo>
                                <a:lnTo>
                                  <a:pt x="15629" y="15627"/>
                                </a:lnTo>
                                <a:lnTo>
                                  <a:pt x="18106" y="13149"/>
                                </a:lnTo>
                                <a:lnTo>
                                  <a:pt x="32941" y="4059"/>
                                </a:lnTo>
                                <a:lnTo>
                                  <a:pt x="36178" y="2718"/>
                                </a:lnTo>
                                <a:lnTo>
                                  <a:pt x="39515" y="1707"/>
                                </a:lnTo>
                                <a:lnTo>
                                  <a:pt x="42951" y="1024"/>
                                </a:lnTo>
                                <a:lnTo>
                                  <a:pt x="46388" y="342"/>
                                </a:lnTo>
                                <a:lnTo>
                                  <a:pt x="49858" y="0"/>
                                </a:lnTo>
                                <a:lnTo>
                                  <a:pt x="53362" y="0"/>
                                </a:lnTo>
                                <a:lnTo>
                                  <a:pt x="394879" y="0"/>
                                </a:lnTo>
                                <a:lnTo>
                                  <a:pt x="398383" y="0"/>
                                </a:lnTo>
                                <a:lnTo>
                                  <a:pt x="401853" y="342"/>
                                </a:lnTo>
                                <a:lnTo>
                                  <a:pt x="405289" y="1024"/>
                                </a:lnTo>
                                <a:lnTo>
                                  <a:pt x="408726" y="1707"/>
                                </a:lnTo>
                                <a:lnTo>
                                  <a:pt x="412063" y="2718"/>
                                </a:lnTo>
                                <a:lnTo>
                                  <a:pt x="415300" y="4059"/>
                                </a:lnTo>
                                <a:lnTo>
                                  <a:pt x="418537" y="5400"/>
                                </a:lnTo>
                                <a:lnTo>
                                  <a:pt x="421612" y="7043"/>
                                </a:lnTo>
                                <a:lnTo>
                                  <a:pt x="424525" y="8991"/>
                                </a:lnTo>
                                <a:lnTo>
                                  <a:pt x="427439" y="10938"/>
                                </a:lnTo>
                                <a:lnTo>
                                  <a:pt x="430134" y="13149"/>
                                </a:lnTo>
                                <a:lnTo>
                                  <a:pt x="432612" y="15627"/>
                                </a:lnTo>
                                <a:lnTo>
                                  <a:pt x="435089" y="18105"/>
                                </a:lnTo>
                                <a:lnTo>
                                  <a:pt x="437301" y="20801"/>
                                </a:lnTo>
                                <a:lnTo>
                                  <a:pt x="439248" y="23714"/>
                                </a:lnTo>
                                <a:lnTo>
                                  <a:pt x="441194" y="26626"/>
                                </a:lnTo>
                                <a:lnTo>
                                  <a:pt x="447216" y="42952"/>
                                </a:lnTo>
                                <a:lnTo>
                                  <a:pt x="447899" y="46388"/>
                                </a:lnTo>
                                <a:lnTo>
                                  <a:pt x="448241" y="49858"/>
                                </a:lnTo>
                                <a:lnTo>
                                  <a:pt x="448241" y="53362"/>
                                </a:lnTo>
                                <a:lnTo>
                                  <a:pt x="448241" y="67591"/>
                                </a:lnTo>
                                <a:lnTo>
                                  <a:pt x="448241" y="71095"/>
                                </a:lnTo>
                                <a:lnTo>
                                  <a:pt x="447899" y="74564"/>
                                </a:lnTo>
                                <a:lnTo>
                                  <a:pt x="447216" y="78000"/>
                                </a:lnTo>
                                <a:lnTo>
                                  <a:pt x="446532" y="81437"/>
                                </a:lnTo>
                                <a:lnTo>
                                  <a:pt x="439248" y="97236"/>
                                </a:lnTo>
                                <a:lnTo>
                                  <a:pt x="437301" y="100149"/>
                                </a:lnTo>
                                <a:lnTo>
                                  <a:pt x="435089" y="102845"/>
                                </a:lnTo>
                                <a:lnTo>
                                  <a:pt x="432612" y="105322"/>
                                </a:lnTo>
                                <a:lnTo>
                                  <a:pt x="430134" y="107801"/>
                                </a:lnTo>
                                <a:lnTo>
                                  <a:pt x="427439" y="110012"/>
                                </a:lnTo>
                                <a:lnTo>
                                  <a:pt x="424525" y="111957"/>
                                </a:lnTo>
                                <a:lnTo>
                                  <a:pt x="421612" y="113905"/>
                                </a:lnTo>
                                <a:lnTo>
                                  <a:pt x="418537" y="115550"/>
                                </a:lnTo>
                                <a:lnTo>
                                  <a:pt x="415300" y="116891"/>
                                </a:lnTo>
                                <a:lnTo>
                                  <a:pt x="412063" y="118234"/>
                                </a:lnTo>
                                <a:lnTo>
                                  <a:pt x="408726" y="119245"/>
                                </a:lnTo>
                                <a:lnTo>
                                  <a:pt x="405289" y="119927"/>
                                </a:lnTo>
                                <a:lnTo>
                                  <a:pt x="401853" y="120611"/>
                                </a:lnTo>
                                <a:lnTo>
                                  <a:pt x="398383" y="120954"/>
                                </a:lnTo>
                                <a:lnTo>
                                  <a:pt x="394879" y="120954"/>
                                </a:lnTo>
                                <a:lnTo>
                                  <a:pt x="53362" y="120954"/>
                                </a:lnTo>
                                <a:lnTo>
                                  <a:pt x="49858" y="120954"/>
                                </a:lnTo>
                                <a:lnTo>
                                  <a:pt x="46388" y="120611"/>
                                </a:lnTo>
                                <a:lnTo>
                                  <a:pt x="42951" y="119927"/>
                                </a:lnTo>
                                <a:lnTo>
                                  <a:pt x="39515" y="119245"/>
                                </a:lnTo>
                                <a:lnTo>
                                  <a:pt x="36178" y="118234"/>
                                </a:lnTo>
                                <a:lnTo>
                                  <a:pt x="32941" y="116891"/>
                                </a:lnTo>
                                <a:lnTo>
                                  <a:pt x="29704" y="115550"/>
                                </a:lnTo>
                                <a:lnTo>
                                  <a:pt x="26629" y="113905"/>
                                </a:lnTo>
                                <a:lnTo>
                                  <a:pt x="23715" y="111957"/>
                                </a:lnTo>
                                <a:lnTo>
                                  <a:pt x="20802" y="110012"/>
                                </a:lnTo>
                                <a:lnTo>
                                  <a:pt x="18106" y="107801"/>
                                </a:lnTo>
                                <a:lnTo>
                                  <a:pt x="15629" y="105322"/>
                                </a:lnTo>
                                <a:lnTo>
                                  <a:pt x="13151" y="102845"/>
                                </a:lnTo>
                                <a:lnTo>
                                  <a:pt x="1025" y="78000"/>
                                </a:lnTo>
                                <a:lnTo>
                                  <a:pt x="341" y="74564"/>
                                </a:lnTo>
                                <a:lnTo>
                                  <a:pt x="0" y="71095"/>
                                </a:lnTo>
                                <a:lnTo>
                                  <a:pt x="0" y="67591"/>
                                </a:lnTo>
                                <a:close/>
                              </a:path>
                            </a:pathLst>
                          </a:custGeom>
                          <a:ln w="7114">
                            <a:solidFill>
                              <a:srgbClr val="000000"/>
                            </a:solidFill>
                            <a:prstDash val="solid"/>
                          </a:ln>
                        </wps:spPr>
                        <wps:bodyPr wrap="square" lIns="0" tIns="0" rIns="0" bIns="0" rtlCol="0">
                          <a:noAutofit/>
                        </wps:bodyPr>
                      </wps:wsp>
                      <wps:wsp>
                        <wps:cNvPr id="48" name="Textbox 48"/>
                        <wps:cNvSpPr txBox="1"/>
                        <wps:spPr>
                          <a:xfrm>
                            <a:off x="10977" y="9198"/>
                            <a:ext cx="6922770" cy="572770"/>
                          </a:xfrm>
                          <a:prstGeom prst="rect">
                            <a:avLst/>
                          </a:prstGeom>
                        </wps:spPr>
                        <wps:txbx>
                          <w:txbxContent>
                            <w:p>
                              <w:pPr>
                                <w:spacing w:before="38"/>
                                <w:ind w:left="77"/>
                                <w:rPr>
                                  <w:b/>
                                  <w:sz w:val="20"/>
                                </w:rPr>
                              </w:pPr>
                              <w:r>
                                <w:rPr>
                                  <w:b/>
                                  <w:color w:val="1C2025"/>
                                  <w:sz w:val="13"/>
                                </w:rPr>
                                <w:t>Question</w:t>
                              </w:r>
                              <w:r>
                                <w:rPr>
                                  <w:b/>
                                  <w:color w:val="1C2025"/>
                                  <w:spacing w:val="12"/>
                                  <w:sz w:val="13"/>
                                </w:rPr>
                                <w:t xml:space="preserve"> </w:t>
                              </w:r>
                              <w:r>
                                <w:rPr>
                                  <w:b/>
                                  <w:color w:val="1C2025"/>
                                  <w:spacing w:val="-10"/>
                                  <w:sz w:val="20"/>
                                </w:rPr>
                                <w:t>5</w:t>
                              </w:r>
                            </w:p>
                            <w:p>
                              <w:pPr>
                                <w:spacing w:before="79"/>
                                <w:ind w:left="77"/>
                                <w:rPr>
                                  <w:sz w:val="13"/>
                                </w:rPr>
                              </w:pPr>
                              <w:r>
                                <w:rPr>
                                  <w:color w:val="1C2025"/>
                                  <w:sz w:val="13"/>
                                </w:rPr>
                                <w:t>Not</w:t>
                              </w:r>
                              <w:r>
                                <w:rPr>
                                  <w:color w:val="1C2025"/>
                                  <w:spacing w:val="3"/>
                                  <w:sz w:val="13"/>
                                </w:rPr>
                                <w:t xml:space="preserve"> </w:t>
                              </w:r>
                              <w:r>
                                <w:rPr>
                                  <w:color w:val="1C2025"/>
                                  <w:sz w:val="13"/>
                                </w:rPr>
                                <w:t>yet</w:t>
                              </w:r>
                              <w:r>
                                <w:rPr>
                                  <w:color w:val="1C2025"/>
                                  <w:spacing w:val="4"/>
                                  <w:sz w:val="13"/>
                                </w:rPr>
                                <w:t xml:space="preserve"> </w:t>
                              </w:r>
                              <w:r>
                                <w:rPr>
                                  <w:color w:val="1C2025"/>
                                  <w:spacing w:val="-2"/>
                                  <w:sz w:val="13"/>
                                </w:rPr>
                                <w:t>answered</w:t>
                              </w:r>
                            </w:p>
                            <w:p>
                              <w:pPr>
                                <w:spacing w:before="73"/>
                                <w:ind w:left="138"/>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18.3pt;height:46.5pt;width:546.8pt;mso-position-horizontal-relative:page;mso-wrap-distance-bottom:0pt;mso-wrap-distance-top:0pt;z-index:-251523072;mso-width-relative:page;mso-height-relative:page;" coordsize="6944359,590550" o:gfxdata="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">
                <o:lock v:ext="edit" aspectratio="f"/>
                <v:shape id="Graphic 46" o:spid="_x0000_s1026" o:spt="100" style="position:absolute;left:3557;top:3557;height:583565;width:6937375;" filled="f" stroked="t" coordsize="6937375,583565" o:gfxdata="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BJqLqbgAAADbAAAA&#10;DwAAAAAAAAABACAAAAAiAAAAZHJzL2Rvd25yZXYueG1sUEsBAhQAFAAAAAgAh07iQDMvBZ47AAAA&#10;OQAAABAAAAAAAAAAAQAgAAAABwEAAGRycy9zaGFwZXhtbC54bWxQSwUGAAAAAAYABgBbAQAAsQMA&#10;AAAA&#10;" path="m0,572753l0,10672,0,7724,1041,5207,3125,3124,5209,1042,7725,0,10672,0,6926398,0,6929345,0,6931860,1042,6933944,3124,6936028,5207,6937070,7724,6937071,10672,6937071,572753,6937070,575700,6936028,578215,6933944,580298,6931860,582383,6929345,583425,6926398,583425,10672,583425,7725,583425,5209,582383,3125,580298,1041,578215,0,575700,0,572753xe">
                  <v:fill on="f" focussize="0,0"/>
                  <v:stroke weight="0.560157480314961pt" color="#CAD0D6" joinstyle="round"/>
                  <v:imagedata o:title=""/>
                  <o:lock v:ext="edit" aspectratio="f"/>
                  <v:textbox inset="0mm,0mm,0mm,0mm"/>
                </v:shape>
                <v:shape id="Graphic 47" o:spid="_x0000_s1026" o:spt="100" style="position:absolute;left:60477;top:401994;height:121285;width:448309;" filled="f" stroked="t" coordsize="448309,121285" o:gfxdata="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VeCTvQAA&#10;ANsAAAAPAAAAAAAAAAEAIAAAACIAAABkcnMvZG93bnJldi54bWxQSwECFAAUAAAACACHTuJAMy8F&#10;njsAAAA5AAAAEAAAAAAAAAABACAAAAAMAQAAZHJzL3NoYXBleG1sLnhtbFBLBQYAAAAABgAGAFsB&#10;AAC2AwAAAAA=&#10;" path="m0,67591l0,53362,0,49858,341,46388,1025,42952,1708,39514,2721,36177,4061,32939,5402,29702,7046,26625,8993,23712,10939,20799,13151,18105,15629,15627,18106,13149,32941,4059,36178,2718,39515,1707,42951,1024,46388,342,49858,0,53362,0,394879,0,398383,0,401853,342,405289,1024,408726,1707,412063,2718,415300,4059,418537,5400,421612,7043,424525,8991,427439,10938,430134,13149,432612,15627,435089,18105,437301,20801,439248,23714,441194,26626,447216,42952,447899,46388,448241,49858,448241,53362,448241,67591,448241,71095,447899,74564,447216,78000,446532,81437,439248,97236,437301,100149,435089,102845,432612,105322,430134,107801,427439,110012,424525,111957,421612,113905,418537,115550,415300,116891,412063,118234,408726,119245,405289,119927,401853,120611,398383,120954,394879,120954,53362,120954,49858,120954,46388,120611,42951,119927,39515,119245,36178,118234,32941,116891,29704,115550,26629,113905,23715,111957,20802,110012,18106,107801,15629,105322,13151,102845,1025,78000,341,74564,0,71095,0,67591xe">
                  <v:fill on="f" focussize="0,0"/>
                  <v:stroke weight="0.560157480314961pt" color="#000000" joinstyle="round"/>
                  <v:imagedata o:title=""/>
                  <o:lock v:ext="edit" aspectratio="f"/>
                  <v:textbox inset="0mm,0mm,0mm,0mm"/>
                </v:shape>
                <v:shape id="Textbox 48" o:spid="_x0000_s1026" o:spt="202" type="#_x0000_t202" style="position:absolute;left:10977;top:9198;height:572770;width:6922770;" filled="f" stroked="f" coordsize="21600,21600" o:gfxdata="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z9Kj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before="38"/>
                          <w:ind w:left="77"/>
                          <w:rPr>
                            <w:b/>
                            <w:sz w:val="20"/>
                          </w:rPr>
                        </w:pPr>
                        <w:r>
                          <w:rPr>
                            <w:b/>
                            <w:color w:val="1C2025"/>
                            <w:sz w:val="13"/>
                          </w:rPr>
                          <w:t>Question</w:t>
                        </w:r>
                        <w:r>
                          <w:rPr>
                            <w:b/>
                            <w:color w:val="1C2025"/>
                            <w:spacing w:val="12"/>
                            <w:sz w:val="13"/>
                          </w:rPr>
                          <w:t xml:space="preserve"> </w:t>
                        </w:r>
                        <w:r>
                          <w:rPr>
                            <w:b/>
                            <w:color w:val="1C2025"/>
                            <w:spacing w:val="-10"/>
                            <w:sz w:val="20"/>
                          </w:rPr>
                          <w:t>5</w:t>
                        </w:r>
                      </w:p>
                      <w:p>
                        <w:pPr>
                          <w:spacing w:before="79"/>
                          <w:ind w:left="77"/>
                          <w:rPr>
                            <w:sz w:val="13"/>
                          </w:rPr>
                        </w:pPr>
                        <w:r>
                          <w:rPr>
                            <w:color w:val="1C2025"/>
                            <w:sz w:val="13"/>
                          </w:rPr>
                          <w:t>Not</w:t>
                        </w:r>
                        <w:r>
                          <w:rPr>
                            <w:color w:val="1C2025"/>
                            <w:spacing w:val="3"/>
                            <w:sz w:val="13"/>
                          </w:rPr>
                          <w:t xml:space="preserve"> </w:t>
                        </w:r>
                        <w:r>
                          <w:rPr>
                            <w:color w:val="1C2025"/>
                            <w:sz w:val="13"/>
                          </w:rPr>
                          <w:t>yet</w:t>
                        </w:r>
                        <w:r>
                          <w:rPr>
                            <w:color w:val="1C2025"/>
                            <w:spacing w:val="4"/>
                            <w:sz w:val="13"/>
                          </w:rPr>
                          <w:t xml:space="preserve"> </w:t>
                        </w:r>
                        <w:r>
                          <w:rPr>
                            <w:color w:val="1C2025"/>
                            <w:spacing w:val="-2"/>
                            <w:sz w:val="13"/>
                          </w:rPr>
                          <w:t>answered</w:t>
                        </w:r>
                      </w:p>
                      <w:p>
                        <w:pPr>
                          <w:spacing w:before="73"/>
                          <w:ind w:left="138"/>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pPr>
    </w:p>
    <w:p>
      <w:pPr>
        <w:pStyle w:val="4"/>
        <w:spacing w:before="29"/>
      </w:pPr>
    </w:p>
    <w:p>
      <w:pPr>
        <w:pStyle w:val="4"/>
        <w:ind w:left="468"/>
      </w:pPr>
      <w:r>
        <w:rPr>
          <w:color w:val="001A1D"/>
          <w:w w:val="105"/>
        </w:rPr>
        <w:t>Diffie</w:t>
      </w:r>
      <w:r>
        <w:rPr>
          <w:color w:val="001A1D"/>
          <w:spacing w:val="-5"/>
          <w:w w:val="105"/>
        </w:rPr>
        <w:t xml:space="preserve"> </w:t>
      </w:r>
      <w:r>
        <w:rPr>
          <w:color w:val="001A1D"/>
          <w:w w:val="105"/>
        </w:rPr>
        <w:t>-</w:t>
      </w:r>
      <w:r>
        <w:rPr>
          <w:color w:val="001A1D"/>
          <w:spacing w:val="-4"/>
          <w:w w:val="105"/>
        </w:rPr>
        <w:t xml:space="preserve"> </w:t>
      </w:r>
      <w:r>
        <w:rPr>
          <w:color w:val="001A1D"/>
          <w:w w:val="105"/>
        </w:rPr>
        <w:t>Hellman</w:t>
      </w:r>
      <w:r>
        <w:rPr>
          <w:color w:val="001A1D"/>
          <w:spacing w:val="-5"/>
          <w:w w:val="105"/>
        </w:rPr>
        <w:t xml:space="preserve"> </w:t>
      </w:r>
      <w:r>
        <w:rPr>
          <w:color w:val="001A1D"/>
          <w:w w:val="105"/>
        </w:rPr>
        <w:t>là</w:t>
      </w:r>
      <w:r>
        <w:rPr>
          <w:color w:val="001A1D"/>
          <w:spacing w:val="-4"/>
          <w:w w:val="105"/>
        </w:rPr>
        <w:t xml:space="preserve"> </w:t>
      </w:r>
      <w:r>
        <w:rPr>
          <w:color w:val="001A1D"/>
          <w:w w:val="105"/>
        </w:rPr>
        <w:t>thuật</w:t>
      </w:r>
      <w:r>
        <w:rPr>
          <w:color w:val="001A1D"/>
          <w:spacing w:val="-4"/>
          <w:w w:val="105"/>
        </w:rPr>
        <w:t xml:space="preserve"> </w:t>
      </w:r>
      <w:r>
        <w:rPr>
          <w:color w:val="001A1D"/>
          <w:w w:val="105"/>
        </w:rPr>
        <w:t>toán</w:t>
      </w:r>
      <w:r>
        <w:rPr>
          <w:color w:val="001A1D"/>
          <w:spacing w:val="-5"/>
          <w:w w:val="105"/>
        </w:rPr>
        <w:t xml:space="preserve"> </w:t>
      </w:r>
      <w:r>
        <w:rPr>
          <w:color w:val="001A1D"/>
          <w:w w:val="105"/>
        </w:rPr>
        <w:t>dùng</w:t>
      </w:r>
      <w:r>
        <w:rPr>
          <w:color w:val="001A1D"/>
          <w:spacing w:val="-4"/>
          <w:w w:val="105"/>
        </w:rPr>
        <w:t xml:space="preserve"> </w:t>
      </w:r>
      <w:r>
        <w:rPr>
          <w:color w:val="001A1D"/>
          <w:spacing w:val="-5"/>
          <w:w w:val="105"/>
        </w:rPr>
        <w:t>để</w:t>
      </w:r>
    </w:p>
    <w:p>
      <w:pPr>
        <w:pStyle w:val="4"/>
        <w:spacing w:before="123"/>
      </w:pPr>
    </w:p>
    <w:p>
      <w:pPr>
        <w:pStyle w:val="5"/>
        <w:numPr>
          <w:ilvl w:val="0"/>
          <w:numId w:val="41"/>
        </w:numPr>
        <w:tabs>
          <w:tab w:val="left" w:pos="1098"/>
        </w:tabs>
        <w:spacing w:before="0"/>
        <w:ind w:left="1098" w:hanging="294"/>
        <w:rPr>
          <w:sz w:val="16"/>
        </w:rPr>
      </w:pPr>
      <w:r>
        <w:drawing>
          <wp:anchor distT="0" distB="0" distL="0" distR="0" simplePos="0" relativeHeight="251671552"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137" cstate="print"/>
                    <a:stretch>
                      <a:fillRect/>
                    </a:stretch>
                  </pic:blipFill>
                  <pic:spPr>
                    <a:xfrm>
                      <a:off x="0" y="0"/>
                      <a:ext cx="92494" cy="92494"/>
                    </a:xfrm>
                    <a:prstGeom prst="rect">
                      <a:avLst/>
                    </a:prstGeom>
                  </pic:spPr>
                </pic:pic>
              </a:graphicData>
            </a:graphic>
          </wp:anchor>
        </w:drawing>
      </w:r>
      <w:r>
        <w:rPr>
          <w:color w:val="001A1D"/>
          <w:w w:val="105"/>
          <w:sz w:val="16"/>
        </w:rPr>
        <w:t>Hash</w:t>
      </w:r>
      <w:r>
        <w:rPr>
          <w:color w:val="001A1D"/>
          <w:spacing w:val="-5"/>
          <w:w w:val="105"/>
          <w:sz w:val="16"/>
        </w:rPr>
        <w:t xml:space="preserve"> </w:t>
      </w:r>
      <w:r>
        <w:rPr>
          <w:color w:val="001A1D"/>
          <w:spacing w:val="-4"/>
          <w:w w:val="105"/>
          <w:sz w:val="16"/>
        </w:rPr>
        <w:t>khóa</w:t>
      </w:r>
    </w:p>
    <w:p>
      <w:pPr>
        <w:pStyle w:val="5"/>
        <w:numPr>
          <w:ilvl w:val="0"/>
          <w:numId w:val="41"/>
        </w:numPr>
        <w:tabs>
          <w:tab w:val="left" w:pos="1098"/>
        </w:tabs>
        <w:ind w:left="1098" w:hanging="294"/>
        <w:rPr>
          <w:sz w:val="16"/>
        </w:rPr>
      </w:pPr>
      <w:r>
        <w:drawing>
          <wp:anchor distT="0" distB="0" distL="0" distR="0" simplePos="0" relativeHeight="251672576"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50" name="Image 50"/>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138" cstate="print"/>
                    <a:stretch>
                      <a:fillRect/>
                    </a:stretch>
                  </pic:blipFill>
                  <pic:spPr>
                    <a:xfrm>
                      <a:off x="0" y="0"/>
                      <a:ext cx="92494" cy="92494"/>
                    </a:xfrm>
                    <a:prstGeom prst="rect">
                      <a:avLst/>
                    </a:prstGeom>
                  </pic:spPr>
                </pic:pic>
              </a:graphicData>
            </a:graphic>
          </wp:anchor>
        </w:drawing>
      </w:r>
      <w:r>
        <w:rPr>
          <w:color w:val="001A1D"/>
          <w:w w:val="105"/>
          <w:sz w:val="16"/>
        </w:rPr>
        <w:t>Mã</w:t>
      </w:r>
      <w:r>
        <w:rPr>
          <w:color w:val="001A1D"/>
          <w:spacing w:val="-4"/>
          <w:w w:val="105"/>
          <w:sz w:val="16"/>
        </w:rPr>
        <w:t xml:space="preserve"> </w:t>
      </w:r>
      <w:r>
        <w:rPr>
          <w:color w:val="001A1D"/>
          <w:w w:val="105"/>
          <w:sz w:val="16"/>
        </w:rPr>
        <w:t>hóa</w:t>
      </w:r>
      <w:r>
        <w:rPr>
          <w:color w:val="001A1D"/>
          <w:spacing w:val="-4"/>
          <w:w w:val="105"/>
          <w:sz w:val="16"/>
        </w:rPr>
        <w:t xml:space="preserve"> khóa</w:t>
      </w:r>
    </w:p>
    <w:p>
      <w:pPr>
        <w:pStyle w:val="5"/>
        <w:numPr>
          <w:ilvl w:val="0"/>
          <w:numId w:val="41"/>
        </w:numPr>
        <w:tabs>
          <w:tab w:val="left" w:pos="1098"/>
        </w:tabs>
        <w:spacing w:before="157"/>
        <w:ind w:left="1098" w:hanging="294"/>
        <w:rPr>
          <w:sz w:val="16"/>
        </w:rPr>
      </w:pPr>
      <w:r>
        <w:drawing>
          <wp:anchor distT="0" distB="0" distL="0" distR="0" simplePos="0" relativeHeight="251672576"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139" cstate="print"/>
                    <a:stretch>
                      <a:fillRect/>
                    </a:stretch>
                  </pic:blipFill>
                  <pic:spPr>
                    <a:xfrm>
                      <a:off x="0" y="0"/>
                      <a:ext cx="92494" cy="92494"/>
                    </a:xfrm>
                    <a:prstGeom prst="rect">
                      <a:avLst/>
                    </a:prstGeom>
                  </pic:spPr>
                </pic:pic>
              </a:graphicData>
            </a:graphic>
          </wp:anchor>
        </w:drawing>
      </w:r>
      <w:r>
        <w:rPr>
          <w:color w:val="001A1D"/>
          <w:w w:val="105"/>
          <w:sz w:val="16"/>
        </w:rPr>
        <w:t>Giải</w:t>
      </w:r>
      <w:r>
        <w:rPr>
          <w:color w:val="001A1D"/>
          <w:spacing w:val="-4"/>
          <w:w w:val="105"/>
          <w:sz w:val="16"/>
        </w:rPr>
        <w:t xml:space="preserve"> </w:t>
      </w:r>
      <w:r>
        <w:rPr>
          <w:color w:val="001A1D"/>
          <w:w w:val="105"/>
          <w:sz w:val="16"/>
        </w:rPr>
        <w:t>mã</w:t>
      </w:r>
      <w:r>
        <w:rPr>
          <w:color w:val="001A1D"/>
          <w:spacing w:val="-4"/>
          <w:w w:val="105"/>
          <w:sz w:val="16"/>
        </w:rPr>
        <w:t xml:space="preserve"> khóa</w:t>
      </w:r>
    </w:p>
    <w:p>
      <w:pPr>
        <w:pStyle w:val="5"/>
        <w:numPr>
          <w:ilvl w:val="0"/>
          <w:numId w:val="41"/>
        </w:numPr>
        <w:tabs>
          <w:tab w:val="left" w:pos="1098"/>
        </w:tabs>
        <w:spacing w:before="169"/>
        <w:ind w:left="1098" w:hanging="294"/>
        <w:rPr>
          <w:sz w:val="16"/>
        </w:rPr>
      </w:pPr>
      <w:r>
        <w:drawing>
          <wp:anchor distT="0" distB="0" distL="0" distR="0" simplePos="0" relativeHeight="251673600" behindDoc="0" locked="0" layoutInCell="1" allowOverlap="1">
            <wp:simplePos x="0" y="0"/>
            <wp:positionH relativeFrom="page">
              <wp:posOffset>611505</wp:posOffset>
            </wp:positionH>
            <wp:positionV relativeFrom="paragraph">
              <wp:posOffset>131445</wp:posOffset>
            </wp:positionV>
            <wp:extent cx="92710" cy="92710"/>
            <wp:effectExtent l="0" t="0" r="0" b="0"/>
            <wp:wrapNone/>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140" cstate="print"/>
                    <a:stretch>
                      <a:fillRect/>
                    </a:stretch>
                  </pic:blipFill>
                  <pic:spPr>
                    <a:xfrm>
                      <a:off x="0" y="0"/>
                      <a:ext cx="92494" cy="92494"/>
                    </a:xfrm>
                    <a:prstGeom prst="rect">
                      <a:avLst/>
                    </a:prstGeom>
                  </pic:spPr>
                </pic:pic>
              </a:graphicData>
            </a:graphic>
          </wp:anchor>
        </w:drawing>
      </w:r>
      <w:r>
        <w:rPr>
          <w:color w:val="001A1D"/>
          <w:w w:val="105"/>
          <w:sz w:val="16"/>
        </w:rPr>
        <w:t>Tạo</w:t>
      </w:r>
      <w:r>
        <w:rPr>
          <w:color w:val="001A1D"/>
          <w:spacing w:val="-4"/>
          <w:w w:val="105"/>
          <w:sz w:val="16"/>
        </w:rPr>
        <w:t xml:space="preserve"> khoá</w:t>
      </w:r>
    </w:p>
    <w:p>
      <w:pPr>
        <w:pStyle w:val="5"/>
        <w:numPr>
          <w:ilvl w:val="0"/>
          <w:numId w:val="41"/>
        </w:numPr>
        <w:tabs>
          <w:tab w:val="left" w:pos="1098"/>
        </w:tabs>
        <w:spacing w:line="468" w:lineRule="auto"/>
        <w:ind w:left="793" w:right="9275" w:firstLine="11"/>
        <w:rPr>
          <w:sz w:val="16"/>
        </w:rPr>
      </w:pPr>
      <w:r>
        <w:drawing>
          <wp:anchor distT="0" distB="0" distL="0" distR="0" simplePos="0" relativeHeight="251673600"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53" name="Image 5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41" cstate="print"/>
                    <a:stretch>
                      <a:fillRect/>
                    </a:stretch>
                  </pic:blipFill>
                  <pic:spPr>
                    <a:xfrm>
                      <a:off x="0" y="0"/>
                      <a:ext cx="92494" cy="92494"/>
                    </a:xfrm>
                    <a:prstGeom prst="rect">
                      <a:avLst/>
                    </a:prstGeom>
                  </pic:spPr>
                </pic:pic>
              </a:graphicData>
            </a:graphic>
          </wp:anchor>
        </w:drawing>
      </w:r>
      <w:r>
        <w:rPr>
          <w:color w:val="001A1D"/>
          <w:spacing w:val="-2"/>
          <w:w w:val="105"/>
          <w:sz w:val="16"/>
        </w:rPr>
        <w:t>Trao</w:t>
      </w:r>
      <w:r>
        <w:rPr>
          <w:color w:val="001A1D"/>
          <w:spacing w:val="-12"/>
          <w:w w:val="105"/>
          <w:sz w:val="16"/>
        </w:rPr>
        <w:t xml:space="preserve"> </w:t>
      </w:r>
      <w:r>
        <w:rPr>
          <w:color w:val="001A1D"/>
          <w:spacing w:val="-2"/>
          <w:w w:val="105"/>
          <w:sz w:val="16"/>
        </w:rPr>
        <w:t>đổi</w:t>
      </w:r>
      <w:r>
        <w:rPr>
          <w:color w:val="001A1D"/>
          <w:spacing w:val="-9"/>
          <w:w w:val="105"/>
          <w:sz w:val="16"/>
        </w:rPr>
        <w:t xml:space="preserve"> </w:t>
      </w:r>
      <w:r>
        <w:rPr>
          <w:color w:val="001A1D"/>
          <w:spacing w:val="-2"/>
          <w:w w:val="105"/>
          <w:sz w:val="16"/>
        </w:rPr>
        <w:t xml:space="preserve">khóa </w:t>
      </w:r>
      <w:r>
        <w:rPr>
          <w:color w:val="0E6BBE"/>
          <w:w w:val="105"/>
          <w:sz w:val="16"/>
        </w:rPr>
        <w:t>Clear my choice</w:t>
      </w:r>
    </w:p>
    <w:p>
      <w:pPr>
        <w:spacing w:line="468" w:lineRule="auto"/>
        <w:rPr>
          <w:sz w:val="16"/>
        </w:rPr>
        <w:sectPr>
          <w:pgSz w:w="12240" w:h="15840"/>
          <w:pgMar w:top="220" w:right="460" w:bottom="440" w:left="400" w:header="0" w:footer="260" w:gutter="0"/>
          <w:cols w:space="720" w:num="1"/>
        </w:sectPr>
      </w:pPr>
    </w:p>
    <w:p>
      <w:pPr>
        <w:pStyle w:val="4"/>
        <w:tabs>
          <w:tab w:val="left" w:pos="5991"/>
        </w:tabs>
        <w:spacing w:before="65"/>
        <w:ind w:left="110"/>
        <w:rPr>
          <w:rFonts w:ascii="Arial MT" w:hAnsi="Arial MT"/>
        </w:rPr>
      </w:pPr>
      <w:r>
        <w:rPr>
          <w:rFonts w:ascii="Arial MT" w:hAnsi="Arial MT"/>
        </w:rPr>
        <w:t>11/15/23,</w:t>
      </w:r>
      <w:r>
        <w:rPr>
          <w:rFonts w:ascii="Arial MT" w:hAnsi="Arial MT"/>
          <w:spacing w:val="-7"/>
        </w:rPr>
        <w:t xml:space="preserve"> </w:t>
      </w:r>
      <w:r>
        <w:rPr>
          <w:rFonts w:ascii="Arial MT" w:hAnsi="Arial MT"/>
        </w:rPr>
        <w:t>10:23</w:t>
      </w:r>
      <w:r>
        <w:rPr>
          <w:rFonts w:ascii="Arial MT" w:hAnsi="Arial MT"/>
          <w:spacing w:val="-7"/>
        </w:rPr>
        <w:t xml:space="preserve"> </w:t>
      </w:r>
      <w:r>
        <w:rPr>
          <w:rFonts w:ascii="Arial MT" w:hAnsi="Arial MT"/>
          <w:spacing w:val="-5"/>
          <w:w w:val="95"/>
        </w:rPr>
        <w:t>PM</w:t>
      </w:r>
      <w:r>
        <w:rPr>
          <w:rFonts w:ascii="Arial MT" w:hAnsi="Arial MT"/>
        </w:rPr>
        <w:tab/>
      </w:r>
      <w:r>
        <w:rPr>
          <w:rFonts w:ascii="Arial MT" w:hAnsi="Arial MT"/>
          <w:w w:val="80"/>
        </w:rPr>
        <w:t>Đề</w:t>
      </w:r>
      <w:r>
        <w:rPr>
          <w:rFonts w:ascii="Arial MT" w:hAnsi="Arial MT"/>
          <w:spacing w:val="-1"/>
          <w:w w:val="80"/>
        </w:rPr>
        <w:t xml:space="preserve"> </w:t>
      </w:r>
      <w:r>
        <w:rPr>
          <w:rFonts w:ascii="Arial MT" w:hAnsi="Arial MT"/>
          <w:w w:val="80"/>
        </w:rPr>
        <w:t>thi</w:t>
      </w:r>
      <w:r>
        <w:rPr>
          <w:rFonts w:ascii="Arial MT" w:hAnsi="Arial MT"/>
          <w:spacing w:val="-9"/>
        </w:rPr>
        <w:t xml:space="preserve"> </w:t>
      </w:r>
      <w:r>
        <w:rPr>
          <w:rFonts w:ascii="Arial MT" w:hAnsi="Arial MT"/>
          <w:w w:val="80"/>
        </w:rPr>
        <w:t>cuối</w:t>
      </w:r>
      <w:r>
        <w:rPr>
          <w:rFonts w:ascii="Arial MT" w:hAnsi="Arial MT"/>
          <w:spacing w:val="-1"/>
          <w:w w:val="80"/>
        </w:rPr>
        <w:t xml:space="preserve"> </w:t>
      </w:r>
      <w:r>
        <w:rPr>
          <w:rFonts w:ascii="Arial MT" w:hAnsi="Arial MT"/>
          <w:w w:val="80"/>
        </w:rPr>
        <w:t>kỳ</w:t>
      </w:r>
      <w:r>
        <w:rPr>
          <w:rFonts w:ascii="Arial MT" w:hAnsi="Arial MT"/>
          <w:spacing w:val="-9"/>
        </w:rPr>
        <w:t xml:space="preserve"> </w:t>
      </w:r>
      <w:r>
        <w:rPr>
          <w:rFonts w:ascii="Arial MT" w:hAnsi="Arial MT"/>
          <w:w w:val="80"/>
        </w:rPr>
        <w:t>|</w:t>
      </w:r>
      <w:r>
        <w:rPr>
          <w:rFonts w:ascii="Arial MT" w:hAnsi="Arial MT"/>
          <w:spacing w:val="-1"/>
          <w:w w:val="80"/>
        </w:rPr>
        <w:t xml:space="preserve"> </w:t>
      </w:r>
      <w:r>
        <w:rPr>
          <w:rFonts w:ascii="Arial MT" w:hAnsi="Arial MT"/>
          <w:spacing w:val="-5"/>
          <w:w w:val="80"/>
        </w:rPr>
        <w:t>MMS</w:t>
      </w:r>
    </w:p>
    <w:p>
      <w:pPr>
        <w:pStyle w:val="4"/>
        <w:spacing w:before="4"/>
        <w:rPr>
          <w:rFonts w:ascii="Arial MT"/>
          <w:sz w:val="5"/>
        </w:rPr>
      </w:pPr>
      <w:r>
        <mc:AlternateContent>
          <mc:Choice Requires="wpg">
            <w:drawing>
              <wp:anchor distT="0" distB="0" distL="0" distR="0" simplePos="0" relativeHeight="251794432" behindDoc="1" locked="0" layoutInCell="1" allowOverlap="1">
                <wp:simplePos x="0" y="0"/>
                <wp:positionH relativeFrom="page">
                  <wp:posOffset>408940</wp:posOffset>
                </wp:positionH>
                <wp:positionV relativeFrom="paragraph">
                  <wp:posOffset>54610</wp:posOffset>
                </wp:positionV>
                <wp:extent cx="6944360" cy="590550"/>
                <wp:effectExtent l="0" t="0" r="0" b="0"/>
                <wp:wrapTopAndBottom/>
                <wp:docPr id="54" name="Group 54"/>
                <wp:cNvGraphicFramePr/>
                <a:graphic xmlns:a="http://schemas.openxmlformats.org/drawingml/2006/main">
                  <a:graphicData uri="http://schemas.microsoft.com/office/word/2010/wordprocessingGroup">
                    <wpg:wgp>
                      <wpg:cNvGrpSpPr/>
                      <wpg:grpSpPr>
                        <a:xfrm>
                          <a:off x="0" y="0"/>
                          <a:ext cx="6944359" cy="590550"/>
                          <a:chOff x="0" y="0"/>
                          <a:chExt cx="6944359" cy="590550"/>
                        </a:xfrm>
                      </wpg:grpSpPr>
                      <wps:wsp>
                        <wps:cNvPr id="55" name="Graphic 55"/>
                        <wps:cNvSpPr/>
                        <wps:spPr>
                          <a:xfrm>
                            <a:off x="3557" y="3557"/>
                            <a:ext cx="6937375" cy="583565"/>
                          </a:xfrm>
                          <a:custGeom>
                            <a:avLst/>
                            <a:gdLst/>
                            <a:ahLst/>
                            <a:cxnLst/>
                            <a:rect l="l" t="t" r="r" b="b"/>
                            <a:pathLst>
                              <a:path w="6937375" h="583565">
                                <a:moveTo>
                                  <a:pt x="0" y="572753"/>
                                </a:moveTo>
                                <a:lnTo>
                                  <a:pt x="0" y="10672"/>
                                </a:lnTo>
                                <a:lnTo>
                                  <a:pt x="0" y="7724"/>
                                </a:lnTo>
                                <a:lnTo>
                                  <a:pt x="1041" y="5207"/>
                                </a:lnTo>
                                <a:lnTo>
                                  <a:pt x="3125" y="3124"/>
                                </a:lnTo>
                                <a:lnTo>
                                  <a:pt x="5209" y="1042"/>
                                </a:lnTo>
                                <a:lnTo>
                                  <a:pt x="7725" y="0"/>
                                </a:lnTo>
                                <a:lnTo>
                                  <a:pt x="10672" y="0"/>
                                </a:lnTo>
                                <a:lnTo>
                                  <a:pt x="6926398" y="0"/>
                                </a:lnTo>
                                <a:lnTo>
                                  <a:pt x="6929345" y="0"/>
                                </a:lnTo>
                                <a:lnTo>
                                  <a:pt x="6931860" y="1042"/>
                                </a:lnTo>
                                <a:lnTo>
                                  <a:pt x="6933944" y="3124"/>
                                </a:lnTo>
                                <a:lnTo>
                                  <a:pt x="6936028" y="5207"/>
                                </a:lnTo>
                                <a:lnTo>
                                  <a:pt x="6937070" y="7724"/>
                                </a:lnTo>
                                <a:lnTo>
                                  <a:pt x="6937071" y="10672"/>
                                </a:lnTo>
                                <a:lnTo>
                                  <a:pt x="6937071" y="572753"/>
                                </a:lnTo>
                                <a:lnTo>
                                  <a:pt x="6926398" y="583425"/>
                                </a:lnTo>
                                <a:lnTo>
                                  <a:pt x="10672" y="583425"/>
                                </a:lnTo>
                                <a:lnTo>
                                  <a:pt x="0" y="575699"/>
                                </a:lnTo>
                                <a:lnTo>
                                  <a:pt x="0" y="572753"/>
                                </a:lnTo>
                                <a:close/>
                              </a:path>
                            </a:pathLst>
                          </a:custGeom>
                          <a:ln w="7114">
                            <a:solidFill>
                              <a:srgbClr val="CAD0D6"/>
                            </a:solidFill>
                            <a:prstDash val="solid"/>
                          </a:ln>
                        </wps:spPr>
                        <wps:bodyPr wrap="square" lIns="0" tIns="0" rIns="0" bIns="0" rtlCol="0">
                          <a:noAutofit/>
                        </wps:bodyPr>
                      </wps:wsp>
                      <wps:wsp>
                        <wps:cNvPr id="56" name="Graphic 56"/>
                        <wps:cNvSpPr/>
                        <wps:spPr>
                          <a:xfrm>
                            <a:off x="60477" y="401994"/>
                            <a:ext cx="448309" cy="128270"/>
                          </a:xfrm>
                          <a:custGeom>
                            <a:avLst/>
                            <a:gdLst/>
                            <a:ahLst/>
                            <a:cxnLst/>
                            <a:rect l="l" t="t" r="r" b="b"/>
                            <a:pathLst>
                              <a:path w="448309" h="128270">
                                <a:moveTo>
                                  <a:pt x="0" y="74706"/>
                                </a:moveTo>
                                <a:lnTo>
                                  <a:pt x="0" y="53362"/>
                                </a:lnTo>
                                <a:lnTo>
                                  <a:pt x="0" y="49856"/>
                                </a:lnTo>
                                <a:lnTo>
                                  <a:pt x="341" y="46385"/>
                                </a:lnTo>
                                <a:lnTo>
                                  <a:pt x="8993" y="23714"/>
                                </a:lnTo>
                                <a:lnTo>
                                  <a:pt x="10939" y="20801"/>
                                </a:lnTo>
                                <a:lnTo>
                                  <a:pt x="13151" y="18105"/>
                                </a:lnTo>
                                <a:lnTo>
                                  <a:pt x="15629" y="15627"/>
                                </a:lnTo>
                                <a:lnTo>
                                  <a:pt x="18106" y="13149"/>
                                </a:lnTo>
                                <a:lnTo>
                                  <a:pt x="20802" y="10938"/>
                                </a:lnTo>
                                <a:lnTo>
                                  <a:pt x="23715" y="8992"/>
                                </a:lnTo>
                                <a:lnTo>
                                  <a:pt x="26629" y="7045"/>
                                </a:lnTo>
                                <a:lnTo>
                                  <a:pt x="29704" y="5400"/>
                                </a:lnTo>
                                <a:lnTo>
                                  <a:pt x="32941" y="4061"/>
                                </a:lnTo>
                                <a:lnTo>
                                  <a:pt x="36178" y="2720"/>
                                </a:lnTo>
                                <a:lnTo>
                                  <a:pt x="39515" y="1709"/>
                                </a:lnTo>
                                <a:lnTo>
                                  <a:pt x="42951" y="1026"/>
                                </a:lnTo>
                                <a:lnTo>
                                  <a:pt x="46388" y="342"/>
                                </a:lnTo>
                                <a:lnTo>
                                  <a:pt x="49858" y="0"/>
                                </a:lnTo>
                                <a:lnTo>
                                  <a:pt x="53362" y="0"/>
                                </a:lnTo>
                                <a:lnTo>
                                  <a:pt x="394879" y="0"/>
                                </a:lnTo>
                                <a:lnTo>
                                  <a:pt x="398383" y="0"/>
                                </a:lnTo>
                                <a:lnTo>
                                  <a:pt x="401853" y="342"/>
                                </a:lnTo>
                                <a:lnTo>
                                  <a:pt x="405289" y="1026"/>
                                </a:lnTo>
                                <a:lnTo>
                                  <a:pt x="408726" y="1709"/>
                                </a:lnTo>
                                <a:lnTo>
                                  <a:pt x="412063" y="2720"/>
                                </a:lnTo>
                                <a:lnTo>
                                  <a:pt x="415300" y="4061"/>
                                </a:lnTo>
                                <a:lnTo>
                                  <a:pt x="418537" y="5400"/>
                                </a:lnTo>
                                <a:lnTo>
                                  <a:pt x="421612" y="7045"/>
                                </a:lnTo>
                                <a:lnTo>
                                  <a:pt x="424525" y="8992"/>
                                </a:lnTo>
                                <a:lnTo>
                                  <a:pt x="427439" y="10938"/>
                                </a:lnTo>
                                <a:lnTo>
                                  <a:pt x="430134" y="13149"/>
                                </a:lnTo>
                                <a:lnTo>
                                  <a:pt x="432612" y="15627"/>
                                </a:lnTo>
                                <a:lnTo>
                                  <a:pt x="435089" y="18105"/>
                                </a:lnTo>
                                <a:lnTo>
                                  <a:pt x="437301" y="20801"/>
                                </a:lnTo>
                                <a:lnTo>
                                  <a:pt x="439248" y="23714"/>
                                </a:lnTo>
                                <a:lnTo>
                                  <a:pt x="441194" y="26626"/>
                                </a:lnTo>
                                <a:lnTo>
                                  <a:pt x="448241" y="49856"/>
                                </a:lnTo>
                                <a:lnTo>
                                  <a:pt x="448241" y="53362"/>
                                </a:lnTo>
                                <a:lnTo>
                                  <a:pt x="448241" y="74706"/>
                                </a:lnTo>
                                <a:lnTo>
                                  <a:pt x="448241" y="78210"/>
                                </a:lnTo>
                                <a:lnTo>
                                  <a:pt x="447899" y="81679"/>
                                </a:lnTo>
                                <a:lnTo>
                                  <a:pt x="439248" y="104351"/>
                                </a:lnTo>
                                <a:lnTo>
                                  <a:pt x="437301" y="107264"/>
                                </a:lnTo>
                                <a:lnTo>
                                  <a:pt x="424525" y="119074"/>
                                </a:lnTo>
                                <a:lnTo>
                                  <a:pt x="421612" y="121021"/>
                                </a:lnTo>
                                <a:lnTo>
                                  <a:pt x="418537" y="122666"/>
                                </a:lnTo>
                                <a:lnTo>
                                  <a:pt x="415300" y="124006"/>
                                </a:lnTo>
                                <a:lnTo>
                                  <a:pt x="412063" y="125346"/>
                                </a:lnTo>
                                <a:lnTo>
                                  <a:pt x="394879" y="128069"/>
                                </a:lnTo>
                                <a:lnTo>
                                  <a:pt x="53362" y="128069"/>
                                </a:lnTo>
                                <a:lnTo>
                                  <a:pt x="32941" y="124006"/>
                                </a:lnTo>
                                <a:lnTo>
                                  <a:pt x="29704" y="122666"/>
                                </a:lnTo>
                                <a:lnTo>
                                  <a:pt x="26629" y="121021"/>
                                </a:lnTo>
                                <a:lnTo>
                                  <a:pt x="23715" y="119072"/>
                                </a:lnTo>
                                <a:lnTo>
                                  <a:pt x="20802" y="117127"/>
                                </a:lnTo>
                                <a:lnTo>
                                  <a:pt x="341" y="81679"/>
                                </a:lnTo>
                                <a:lnTo>
                                  <a:pt x="0" y="78210"/>
                                </a:lnTo>
                                <a:lnTo>
                                  <a:pt x="0" y="74706"/>
                                </a:lnTo>
                                <a:close/>
                              </a:path>
                            </a:pathLst>
                          </a:custGeom>
                          <a:ln w="7114">
                            <a:solidFill>
                              <a:srgbClr val="000000"/>
                            </a:solidFill>
                            <a:prstDash val="solid"/>
                          </a:ln>
                        </wps:spPr>
                        <wps:bodyPr wrap="square" lIns="0" tIns="0" rIns="0" bIns="0" rtlCol="0">
                          <a:noAutofit/>
                        </wps:bodyPr>
                      </wps:wsp>
                      <wps:wsp>
                        <wps:cNvPr id="57" name="Textbox 57"/>
                        <wps:cNvSpPr txBox="1"/>
                        <wps:spPr>
                          <a:xfrm>
                            <a:off x="10977" y="9198"/>
                            <a:ext cx="6922770" cy="572770"/>
                          </a:xfrm>
                          <a:prstGeom prst="rect">
                            <a:avLst/>
                          </a:prstGeom>
                        </wps:spPr>
                        <wps:txbx>
                          <w:txbxContent>
                            <w:p>
                              <w:pPr>
                                <w:spacing w:before="38"/>
                                <w:ind w:left="77"/>
                                <w:rPr>
                                  <w:b/>
                                  <w:sz w:val="20"/>
                                </w:rPr>
                              </w:pPr>
                              <w:r>
                                <w:rPr>
                                  <w:b/>
                                  <w:color w:val="1C2025"/>
                                  <w:sz w:val="13"/>
                                </w:rPr>
                                <w:t>Question</w:t>
                              </w:r>
                              <w:r>
                                <w:rPr>
                                  <w:b/>
                                  <w:color w:val="1C2025"/>
                                  <w:spacing w:val="12"/>
                                  <w:sz w:val="13"/>
                                </w:rPr>
                                <w:t xml:space="preserve"> </w:t>
                              </w:r>
                              <w:r>
                                <w:rPr>
                                  <w:b/>
                                  <w:color w:val="1C2025"/>
                                  <w:spacing w:val="-10"/>
                                  <w:sz w:val="20"/>
                                </w:rPr>
                                <w:t>6</w:t>
                              </w:r>
                            </w:p>
                            <w:p>
                              <w:pPr>
                                <w:spacing w:before="79"/>
                                <w:ind w:left="77"/>
                                <w:rPr>
                                  <w:sz w:val="13"/>
                                </w:rPr>
                              </w:pPr>
                              <w:r>
                                <w:rPr>
                                  <w:color w:val="1C2025"/>
                                  <w:sz w:val="13"/>
                                </w:rPr>
                                <w:t>Not</w:t>
                              </w:r>
                              <w:r>
                                <w:rPr>
                                  <w:color w:val="1C2025"/>
                                  <w:spacing w:val="3"/>
                                  <w:sz w:val="13"/>
                                </w:rPr>
                                <w:t xml:space="preserve"> </w:t>
                              </w:r>
                              <w:r>
                                <w:rPr>
                                  <w:color w:val="1C2025"/>
                                  <w:sz w:val="13"/>
                                </w:rPr>
                                <w:t>yet</w:t>
                              </w:r>
                              <w:r>
                                <w:rPr>
                                  <w:color w:val="1C2025"/>
                                  <w:spacing w:val="4"/>
                                  <w:sz w:val="13"/>
                                </w:rPr>
                                <w:t xml:space="preserve"> </w:t>
                              </w:r>
                              <w:r>
                                <w:rPr>
                                  <w:color w:val="1C2025"/>
                                  <w:spacing w:val="-2"/>
                                  <w:sz w:val="13"/>
                                </w:rPr>
                                <w:t>answered</w:t>
                              </w:r>
                            </w:p>
                            <w:p>
                              <w:pPr>
                                <w:spacing w:before="84"/>
                                <w:ind w:left="138"/>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4.3pt;height:46.5pt;width:546.8pt;mso-position-horizontal-relative:page;mso-wrap-distance-bottom:0pt;mso-wrap-distance-top:0pt;z-index:-251522048;mso-width-relative:page;mso-height-relative:page;" coordsize="6944359,590550" o:gfxdata="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">
                <o:lock v:ext="edit" aspectratio="f"/>
                <v:shape id="Graphic 55" o:spid="_x0000_s1026" o:spt="100" style="position:absolute;left:3557;top:3557;height:583565;width:6937375;" filled="f" stroked="t" coordsize="6937375,583565" o:gfxdata="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cZGDA7gAAADbAAAA&#10;DwAAAAAAAAABACAAAAAiAAAAZHJzL2Rvd25yZXYueG1sUEsBAhQAFAAAAAgAh07iQDMvBZ47AAAA&#10;OQAAABAAAAAAAAAAAQAgAAAABwEAAGRycy9zaGFwZXhtbC54bWxQSwUGAAAAAAYABgBbAQAAsQMA&#10;AAAA&#10;" path="m0,572753l0,10672,0,7724,1041,5207,3125,3124,5209,1042,7725,0,10672,0,6926398,0,6929345,0,6931860,1042,6933944,3124,6936028,5207,6937070,7724,6937071,10672,6937071,572753,6926398,583425,10672,583425,0,575699,0,572753xe">
                  <v:fill on="f" focussize="0,0"/>
                  <v:stroke weight="0.560157480314961pt" color="#CAD0D6" joinstyle="round"/>
                  <v:imagedata o:title=""/>
                  <o:lock v:ext="edit" aspectratio="f"/>
                  <v:textbox inset="0mm,0mm,0mm,0mm"/>
                </v:shape>
                <v:shape id="Graphic 56" o:spid="_x0000_s1026" o:spt="100" style="position:absolute;left:60477;top:401994;height:128270;width:448309;" filled="f" stroked="t" coordsize="448309,128270" o:gfxdata="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pKGy+8AAAA&#10;2wAAAA8AAAAAAAAAAQAgAAAAIgAAAGRycy9kb3ducmV2LnhtbFBLAQIUABQAAAAIAIdO4kAzLwWe&#10;OwAAADkAAAAQAAAAAAAAAAEAIAAAAAsBAABkcnMvc2hhcGV4bWwueG1sUEsFBgAAAAAGAAYAWwEA&#10;ALUDAAAAAA==&#10;" path="m0,74706l0,53362,0,49856,341,46385,8993,23714,10939,20801,13151,18105,15629,15627,18106,13149,20802,10938,23715,8992,26629,7045,29704,5400,32941,4061,36178,2720,39515,1709,42951,1026,46388,342,49858,0,53362,0,394879,0,398383,0,401853,342,405289,1026,408726,1709,412063,2720,415300,4061,418537,5400,421612,7045,424525,8992,427439,10938,430134,13149,432612,15627,435089,18105,437301,20801,439248,23714,441194,26626,448241,49856,448241,53362,448241,74706,448241,78210,447899,81679,439248,104351,437301,107264,424525,119074,421612,121021,418537,122666,415300,124006,412063,125346,394879,128069,53362,128069,32941,124006,29704,122666,26629,121021,23715,119072,20802,117127,341,81679,0,78210,0,74706xe">
                  <v:fill on="f" focussize="0,0"/>
                  <v:stroke weight="0.560157480314961pt" color="#000000" joinstyle="round"/>
                  <v:imagedata o:title=""/>
                  <o:lock v:ext="edit" aspectratio="f"/>
                  <v:textbox inset="0mm,0mm,0mm,0mm"/>
                </v:shape>
                <v:shape id="Textbox 57" o:spid="_x0000_s1026" o:spt="202" type="#_x0000_t202" style="position:absolute;left:10977;top:9198;height:572770;width:6922770;" filled="f" stroked="f" coordsize="21600,21600" o:gfxdata="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4nQD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38"/>
                          <w:ind w:left="77"/>
                          <w:rPr>
                            <w:b/>
                            <w:sz w:val="20"/>
                          </w:rPr>
                        </w:pPr>
                        <w:r>
                          <w:rPr>
                            <w:b/>
                            <w:color w:val="1C2025"/>
                            <w:sz w:val="13"/>
                          </w:rPr>
                          <w:t>Question</w:t>
                        </w:r>
                        <w:r>
                          <w:rPr>
                            <w:b/>
                            <w:color w:val="1C2025"/>
                            <w:spacing w:val="12"/>
                            <w:sz w:val="13"/>
                          </w:rPr>
                          <w:t xml:space="preserve"> </w:t>
                        </w:r>
                        <w:r>
                          <w:rPr>
                            <w:b/>
                            <w:color w:val="1C2025"/>
                            <w:spacing w:val="-10"/>
                            <w:sz w:val="20"/>
                          </w:rPr>
                          <w:t>6</w:t>
                        </w:r>
                      </w:p>
                      <w:p>
                        <w:pPr>
                          <w:spacing w:before="79"/>
                          <w:ind w:left="77"/>
                          <w:rPr>
                            <w:sz w:val="13"/>
                          </w:rPr>
                        </w:pPr>
                        <w:r>
                          <w:rPr>
                            <w:color w:val="1C2025"/>
                            <w:sz w:val="13"/>
                          </w:rPr>
                          <w:t>Not</w:t>
                        </w:r>
                        <w:r>
                          <w:rPr>
                            <w:color w:val="1C2025"/>
                            <w:spacing w:val="3"/>
                            <w:sz w:val="13"/>
                          </w:rPr>
                          <w:t xml:space="preserve"> </w:t>
                        </w:r>
                        <w:r>
                          <w:rPr>
                            <w:color w:val="1C2025"/>
                            <w:sz w:val="13"/>
                          </w:rPr>
                          <w:t>yet</w:t>
                        </w:r>
                        <w:r>
                          <w:rPr>
                            <w:color w:val="1C2025"/>
                            <w:spacing w:val="4"/>
                            <w:sz w:val="13"/>
                          </w:rPr>
                          <w:t xml:space="preserve"> </w:t>
                        </w:r>
                        <w:r>
                          <w:rPr>
                            <w:color w:val="1C2025"/>
                            <w:spacing w:val="-2"/>
                            <w:sz w:val="13"/>
                          </w:rPr>
                          <w:t>answered</w:t>
                        </w:r>
                      </w:p>
                      <w:p>
                        <w:pPr>
                          <w:spacing w:before="84"/>
                          <w:ind w:left="138"/>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rPr>
          <w:rFonts w:ascii="Arial MT"/>
        </w:rPr>
      </w:pPr>
    </w:p>
    <w:p>
      <w:pPr>
        <w:pStyle w:val="4"/>
        <w:spacing w:before="86"/>
        <w:rPr>
          <w:rFonts w:ascii="Arial MT"/>
        </w:rPr>
      </w:pPr>
    </w:p>
    <w:p>
      <w:pPr>
        <w:pStyle w:val="4"/>
        <w:spacing w:before="1"/>
        <w:ind w:left="468"/>
      </w:pPr>
      <w:r>
        <w:rPr>
          <w:b/>
          <w:color w:val="001A1D"/>
          <w:w w:val="105"/>
        </w:rPr>
        <w:t>Hai</w:t>
      </w:r>
      <w:r>
        <w:rPr>
          <w:b/>
          <w:color w:val="001A1D"/>
          <w:spacing w:val="-4"/>
          <w:w w:val="105"/>
        </w:rPr>
        <w:t xml:space="preserve"> </w:t>
      </w:r>
      <w:r>
        <w:rPr>
          <w:color w:val="001A1D"/>
          <w:w w:val="105"/>
        </w:rPr>
        <w:t>dạng</w:t>
      </w:r>
      <w:r>
        <w:rPr>
          <w:color w:val="001A1D"/>
          <w:spacing w:val="-4"/>
          <w:w w:val="105"/>
        </w:rPr>
        <w:t xml:space="preserve"> </w:t>
      </w:r>
      <w:r>
        <w:rPr>
          <w:color w:val="001A1D"/>
          <w:w w:val="105"/>
        </w:rPr>
        <w:t>mã</w:t>
      </w:r>
      <w:r>
        <w:rPr>
          <w:color w:val="001A1D"/>
          <w:spacing w:val="-4"/>
          <w:w w:val="105"/>
        </w:rPr>
        <w:t xml:space="preserve"> </w:t>
      </w:r>
      <w:r>
        <w:rPr>
          <w:color w:val="001A1D"/>
          <w:w w:val="105"/>
        </w:rPr>
        <w:t>độc</w:t>
      </w:r>
      <w:r>
        <w:rPr>
          <w:color w:val="001A1D"/>
          <w:spacing w:val="-4"/>
          <w:w w:val="105"/>
        </w:rPr>
        <w:t xml:space="preserve"> </w:t>
      </w:r>
      <w:r>
        <w:rPr>
          <w:color w:val="001A1D"/>
          <w:w w:val="105"/>
        </w:rPr>
        <w:t>nào</w:t>
      </w:r>
      <w:r>
        <w:rPr>
          <w:color w:val="001A1D"/>
          <w:spacing w:val="-4"/>
          <w:w w:val="105"/>
        </w:rPr>
        <w:t xml:space="preserve"> </w:t>
      </w:r>
      <w:r>
        <w:rPr>
          <w:color w:val="001A1D"/>
          <w:w w:val="105"/>
        </w:rPr>
        <w:t>sau</w:t>
      </w:r>
      <w:r>
        <w:rPr>
          <w:color w:val="001A1D"/>
          <w:spacing w:val="-4"/>
          <w:w w:val="105"/>
        </w:rPr>
        <w:t xml:space="preserve"> </w:t>
      </w:r>
      <w:r>
        <w:rPr>
          <w:color w:val="001A1D"/>
          <w:w w:val="105"/>
        </w:rPr>
        <w:t>đây</w:t>
      </w:r>
      <w:r>
        <w:rPr>
          <w:color w:val="001A1D"/>
          <w:spacing w:val="-4"/>
          <w:w w:val="105"/>
        </w:rPr>
        <w:t xml:space="preserve"> </w:t>
      </w:r>
      <w:r>
        <w:rPr>
          <w:color w:val="001A1D"/>
          <w:w w:val="105"/>
        </w:rPr>
        <w:t>sống</w:t>
      </w:r>
      <w:r>
        <w:rPr>
          <w:color w:val="001A1D"/>
          <w:spacing w:val="-4"/>
          <w:w w:val="105"/>
        </w:rPr>
        <w:t xml:space="preserve"> </w:t>
      </w:r>
      <w:r>
        <w:rPr>
          <w:color w:val="001A1D"/>
          <w:w w:val="105"/>
        </w:rPr>
        <w:t>độc</w:t>
      </w:r>
      <w:r>
        <w:rPr>
          <w:color w:val="001A1D"/>
          <w:spacing w:val="-4"/>
          <w:w w:val="105"/>
        </w:rPr>
        <w:t xml:space="preserve"> lập?</w:t>
      </w:r>
    </w:p>
    <w:p>
      <w:pPr>
        <w:pStyle w:val="4"/>
        <w:spacing w:before="123"/>
      </w:pPr>
    </w:p>
    <w:p>
      <w:pPr>
        <w:pStyle w:val="5"/>
        <w:numPr>
          <w:ilvl w:val="0"/>
          <w:numId w:val="42"/>
        </w:numPr>
        <w:tabs>
          <w:tab w:val="left" w:pos="1098"/>
        </w:tabs>
        <w:spacing w:before="0"/>
        <w:ind w:left="1098" w:hanging="294"/>
        <w:rPr>
          <w:sz w:val="16"/>
        </w:rPr>
      </w:pPr>
      <w:r>
        <w:drawing>
          <wp:anchor distT="0" distB="0" distL="0" distR="0" simplePos="0" relativeHeight="251675648"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58" name="Image 58"/>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142" cstate="print"/>
                    <a:stretch>
                      <a:fillRect/>
                    </a:stretch>
                  </pic:blipFill>
                  <pic:spPr>
                    <a:xfrm>
                      <a:off x="0" y="0"/>
                      <a:ext cx="92494" cy="92492"/>
                    </a:xfrm>
                    <a:prstGeom prst="rect">
                      <a:avLst/>
                    </a:prstGeom>
                  </pic:spPr>
                </pic:pic>
              </a:graphicData>
            </a:graphic>
          </wp:anchor>
        </w:drawing>
      </w:r>
      <w:r>
        <w:rPr>
          <w:color w:val="001A1D"/>
          <w:spacing w:val="-4"/>
          <w:w w:val="105"/>
          <w:sz w:val="16"/>
        </w:rPr>
        <w:t>Worm</w:t>
      </w:r>
    </w:p>
    <w:p>
      <w:pPr>
        <w:pStyle w:val="5"/>
        <w:numPr>
          <w:ilvl w:val="0"/>
          <w:numId w:val="42"/>
        </w:numPr>
        <w:tabs>
          <w:tab w:val="left" w:pos="1098"/>
        </w:tabs>
        <w:ind w:left="1098" w:hanging="294"/>
        <w:rPr>
          <w:sz w:val="16"/>
        </w:rPr>
      </w:pPr>
      <w:r>
        <w:drawing>
          <wp:anchor distT="0" distB="0" distL="0" distR="0" simplePos="0" relativeHeight="251675648"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59" name="Image 59"/>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143" cstate="print"/>
                    <a:stretch>
                      <a:fillRect/>
                    </a:stretch>
                  </pic:blipFill>
                  <pic:spPr>
                    <a:xfrm>
                      <a:off x="0" y="0"/>
                      <a:ext cx="92494" cy="92494"/>
                    </a:xfrm>
                    <a:prstGeom prst="rect">
                      <a:avLst/>
                    </a:prstGeom>
                  </pic:spPr>
                </pic:pic>
              </a:graphicData>
            </a:graphic>
          </wp:anchor>
        </w:drawing>
      </w:r>
      <w:r>
        <w:rPr>
          <w:color w:val="001A1D"/>
          <w:w w:val="105"/>
          <w:sz w:val="16"/>
        </w:rPr>
        <w:t>Logic</w:t>
      </w:r>
      <w:r>
        <w:rPr>
          <w:color w:val="001A1D"/>
          <w:spacing w:val="-5"/>
          <w:w w:val="105"/>
          <w:sz w:val="16"/>
        </w:rPr>
        <w:t xml:space="preserve"> </w:t>
      </w:r>
      <w:r>
        <w:rPr>
          <w:color w:val="001A1D"/>
          <w:spacing w:val="-4"/>
          <w:w w:val="105"/>
          <w:sz w:val="16"/>
        </w:rPr>
        <w:t>boom</w:t>
      </w:r>
    </w:p>
    <w:p>
      <w:pPr>
        <w:pStyle w:val="5"/>
        <w:numPr>
          <w:ilvl w:val="0"/>
          <w:numId w:val="42"/>
        </w:numPr>
        <w:tabs>
          <w:tab w:val="left" w:pos="1098"/>
        </w:tabs>
        <w:ind w:left="1098" w:hanging="294"/>
        <w:rPr>
          <w:sz w:val="16"/>
        </w:rPr>
      </w:pPr>
      <w:r>
        <w:drawing>
          <wp:anchor distT="0" distB="0" distL="0" distR="0" simplePos="0" relativeHeight="251676672"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60" name="Image 60"/>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144" cstate="print"/>
                    <a:stretch>
                      <a:fillRect/>
                    </a:stretch>
                  </pic:blipFill>
                  <pic:spPr>
                    <a:xfrm>
                      <a:off x="0" y="0"/>
                      <a:ext cx="92494" cy="92494"/>
                    </a:xfrm>
                    <a:prstGeom prst="rect">
                      <a:avLst/>
                    </a:prstGeom>
                  </pic:spPr>
                </pic:pic>
              </a:graphicData>
            </a:graphic>
          </wp:anchor>
        </w:drawing>
      </w:r>
      <w:r>
        <w:rPr>
          <w:color w:val="001A1D"/>
          <w:spacing w:val="-2"/>
          <w:w w:val="105"/>
          <w:sz w:val="16"/>
        </w:rPr>
        <w:t>Zombie</w:t>
      </w:r>
    </w:p>
    <w:p>
      <w:pPr>
        <w:pStyle w:val="5"/>
        <w:numPr>
          <w:ilvl w:val="0"/>
          <w:numId w:val="42"/>
        </w:numPr>
        <w:tabs>
          <w:tab w:val="left" w:pos="1098"/>
        </w:tabs>
        <w:spacing w:before="157"/>
        <w:ind w:left="1098" w:hanging="294"/>
        <w:rPr>
          <w:sz w:val="16"/>
        </w:rPr>
      </w:pPr>
      <w:r>
        <w:drawing>
          <wp:anchor distT="0" distB="0" distL="0" distR="0" simplePos="0" relativeHeight="251676672"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61" name="Image 6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134" cstate="print"/>
                    <a:stretch>
                      <a:fillRect/>
                    </a:stretch>
                  </pic:blipFill>
                  <pic:spPr>
                    <a:xfrm>
                      <a:off x="0" y="0"/>
                      <a:ext cx="92494" cy="92494"/>
                    </a:xfrm>
                    <a:prstGeom prst="rect">
                      <a:avLst/>
                    </a:prstGeom>
                  </pic:spPr>
                </pic:pic>
              </a:graphicData>
            </a:graphic>
          </wp:anchor>
        </w:drawing>
      </w:r>
      <w:r>
        <w:rPr>
          <w:color w:val="001A1D"/>
          <w:spacing w:val="-2"/>
          <w:w w:val="105"/>
          <w:sz w:val="16"/>
        </w:rPr>
        <w:t>Trojan</w:t>
      </w:r>
    </w:p>
    <w:p>
      <w:pPr>
        <w:pStyle w:val="5"/>
        <w:numPr>
          <w:ilvl w:val="0"/>
          <w:numId w:val="42"/>
        </w:numPr>
        <w:tabs>
          <w:tab w:val="left" w:pos="1098"/>
        </w:tabs>
        <w:ind w:left="1098" w:hanging="294"/>
        <w:rPr>
          <w:sz w:val="16"/>
        </w:rPr>
      </w:pPr>
      <w:r>
        <w:drawing>
          <wp:anchor distT="0" distB="0" distL="0" distR="0" simplePos="0" relativeHeight="251677696"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62" name="Image 62"/>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134" cstate="print"/>
                    <a:stretch>
                      <a:fillRect/>
                    </a:stretch>
                  </pic:blipFill>
                  <pic:spPr>
                    <a:xfrm>
                      <a:off x="0" y="0"/>
                      <a:ext cx="92494" cy="92494"/>
                    </a:xfrm>
                    <a:prstGeom prst="rect">
                      <a:avLst/>
                    </a:prstGeom>
                  </pic:spPr>
                </pic:pic>
              </a:graphicData>
            </a:graphic>
          </wp:anchor>
        </w:drawing>
      </w:r>
      <w:r>
        <w:rPr>
          <w:color w:val="001A1D"/>
          <w:spacing w:val="-2"/>
          <w:w w:val="105"/>
          <w:sz w:val="16"/>
        </w:rPr>
        <w:t>Rootkit</w:t>
      </w:r>
    </w:p>
    <w:p>
      <w:pPr>
        <w:pStyle w:val="4"/>
        <w:rPr>
          <w:sz w:val="20"/>
        </w:rPr>
      </w:pPr>
    </w:p>
    <w:p>
      <w:pPr>
        <w:pStyle w:val="4"/>
        <w:spacing w:before="76"/>
        <w:rPr>
          <w:sz w:val="20"/>
        </w:rPr>
      </w:pPr>
      <w:r>
        <mc:AlternateContent>
          <mc:Choice Requires="wpg">
            <w:drawing>
              <wp:anchor distT="0" distB="0" distL="0" distR="0" simplePos="0" relativeHeight="251794432" behindDoc="1" locked="0" layoutInCell="1" allowOverlap="1">
                <wp:simplePos x="0" y="0"/>
                <wp:positionH relativeFrom="page">
                  <wp:posOffset>408940</wp:posOffset>
                </wp:positionH>
                <wp:positionV relativeFrom="paragraph">
                  <wp:posOffset>232410</wp:posOffset>
                </wp:positionV>
                <wp:extent cx="6944360" cy="598170"/>
                <wp:effectExtent l="0" t="0" r="0" b="0"/>
                <wp:wrapTopAndBottom/>
                <wp:docPr id="63" name="Group 63"/>
                <wp:cNvGraphicFramePr/>
                <a:graphic xmlns:a="http://schemas.openxmlformats.org/drawingml/2006/main">
                  <a:graphicData uri="http://schemas.microsoft.com/office/word/2010/wordprocessingGroup">
                    <wpg:wgp>
                      <wpg:cNvGrpSpPr/>
                      <wpg:grpSpPr>
                        <a:xfrm>
                          <a:off x="0" y="0"/>
                          <a:ext cx="6944359" cy="598170"/>
                          <a:chOff x="0" y="0"/>
                          <a:chExt cx="6944359" cy="598170"/>
                        </a:xfrm>
                      </wpg:grpSpPr>
                      <wps:wsp>
                        <wps:cNvPr id="64" name="Graphic 64"/>
                        <wps:cNvSpPr/>
                        <wps:spPr>
                          <a:xfrm>
                            <a:off x="3557" y="3557"/>
                            <a:ext cx="6937375" cy="590550"/>
                          </a:xfrm>
                          <a:custGeom>
                            <a:avLst/>
                            <a:gdLst/>
                            <a:ahLst/>
                            <a:cxnLst/>
                            <a:rect l="l" t="t" r="r" b="b"/>
                            <a:pathLst>
                              <a:path w="6937375" h="590550">
                                <a:moveTo>
                                  <a:pt x="0" y="579867"/>
                                </a:moveTo>
                                <a:lnTo>
                                  <a:pt x="0" y="10672"/>
                                </a:lnTo>
                                <a:lnTo>
                                  <a:pt x="0" y="7724"/>
                                </a:lnTo>
                                <a:lnTo>
                                  <a:pt x="1041" y="5209"/>
                                </a:lnTo>
                                <a:lnTo>
                                  <a:pt x="3125" y="3124"/>
                                </a:lnTo>
                                <a:lnTo>
                                  <a:pt x="5209" y="1042"/>
                                </a:lnTo>
                                <a:lnTo>
                                  <a:pt x="7725" y="0"/>
                                </a:lnTo>
                                <a:lnTo>
                                  <a:pt x="10672" y="0"/>
                                </a:lnTo>
                                <a:lnTo>
                                  <a:pt x="6926398" y="0"/>
                                </a:lnTo>
                                <a:lnTo>
                                  <a:pt x="6929345" y="0"/>
                                </a:lnTo>
                                <a:lnTo>
                                  <a:pt x="6931860" y="1042"/>
                                </a:lnTo>
                                <a:lnTo>
                                  <a:pt x="6933944" y="3124"/>
                                </a:lnTo>
                                <a:lnTo>
                                  <a:pt x="6936028" y="5209"/>
                                </a:lnTo>
                                <a:lnTo>
                                  <a:pt x="6937070" y="7724"/>
                                </a:lnTo>
                                <a:lnTo>
                                  <a:pt x="6937071" y="10672"/>
                                </a:lnTo>
                                <a:lnTo>
                                  <a:pt x="6937071" y="579867"/>
                                </a:lnTo>
                                <a:lnTo>
                                  <a:pt x="6937070" y="582814"/>
                                </a:lnTo>
                                <a:lnTo>
                                  <a:pt x="6936028" y="585329"/>
                                </a:lnTo>
                                <a:lnTo>
                                  <a:pt x="6933944" y="587411"/>
                                </a:lnTo>
                                <a:lnTo>
                                  <a:pt x="6931860" y="589496"/>
                                </a:lnTo>
                                <a:lnTo>
                                  <a:pt x="6929345" y="590538"/>
                                </a:lnTo>
                                <a:lnTo>
                                  <a:pt x="6926398" y="590540"/>
                                </a:lnTo>
                                <a:lnTo>
                                  <a:pt x="10672" y="590540"/>
                                </a:lnTo>
                                <a:lnTo>
                                  <a:pt x="7725" y="590538"/>
                                </a:lnTo>
                                <a:lnTo>
                                  <a:pt x="5209" y="589496"/>
                                </a:lnTo>
                                <a:lnTo>
                                  <a:pt x="3125" y="587411"/>
                                </a:lnTo>
                                <a:lnTo>
                                  <a:pt x="1041" y="585329"/>
                                </a:lnTo>
                                <a:lnTo>
                                  <a:pt x="0" y="582814"/>
                                </a:lnTo>
                                <a:lnTo>
                                  <a:pt x="0" y="579867"/>
                                </a:lnTo>
                                <a:close/>
                              </a:path>
                            </a:pathLst>
                          </a:custGeom>
                          <a:ln w="7114">
                            <a:solidFill>
                              <a:srgbClr val="CAD0D6"/>
                            </a:solidFill>
                            <a:prstDash val="solid"/>
                          </a:ln>
                        </wps:spPr>
                        <wps:bodyPr wrap="square" lIns="0" tIns="0" rIns="0" bIns="0" rtlCol="0">
                          <a:noAutofit/>
                        </wps:bodyPr>
                      </wps:wsp>
                      <wps:wsp>
                        <wps:cNvPr id="65" name="Graphic 65"/>
                        <wps:cNvSpPr/>
                        <wps:spPr>
                          <a:xfrm>
                            <a:off x="60477" y="401994"/>
                            <a:ext cx="448309" cy="128270"/>
                          </a:xfrm>
                          <a:custGeom>
                            <a:avLst/>
                            <a:gdLst/>
                            <a:ahLst/>
                            <a:cxnLst/>
                            <a:rect l="l" t="t" r="r" b="b"/>
                            <a:pathLst>
                              <a:path w="448309" h="128270">
                                <a:moveTo>
                                  <a:pt x="0" y="74706"/>
                                </a:moveTo>
                                <a:lnTo>
                                  <a:pt x="0" y="53362"/>
                                </a:lnTo>
                                <a:lnTo>
                                  <a:pt x="0" y="49858"/>
                                </a:lnTo>
                                <a:lnTo>
                                  <a:pt x="341" y="46388"/>
                                </a:lnTo>
                                <a:lnTo>
                                  <a:pt x="8993" y="23712"/>
                                </a:lnTo>
                                <a:lnTo>
                                  <a:pt x="10939" y="20799"/>
                                </a:lnTo>
                                <a:lnTo>
                                  <a:pt x="13151" y="18105"/>
                                </a:lnTo>
                                <a:lnTo>
                                  <a:pt x="15629" y="15627"/>
                                </a:lnTo>
                                <a:lnTo>
                                  <a:pt x="18106" y="13149"/>
                                </a:lnTo>
                                <a:lnTo>
                                  <a:pt x="53362" y="0"/>
                                </a:lnTo>
                                <a:lnTo>
                                  <a:pt x="394879" y="0"/>
                                </a:lnTo>
                                <a:lnTo>
                                  <a:pt x="424525" y="8991"/>
                                </a:lnTo>
                                <a:lnTo>
                                  <a:pt x="427439" y="10938"/>
                                </a:lnTo>
                                <a:lnTo>
                                  <a:pt x="430134" y="13149"/>
                                </a:lnTo>
                                <a:lnTo>
                                  <a:pt x="432612" y="15627"/>
                                </a:lnTo>
                                <a:lnTo>
                                  <a:pt x="435089" y="18105"/>
                                </a:lnTo>
                                <a:lnTo>
                                  <a:pt x="437301" y="20801"/>
                                </a:lnTo>
                                <a:lnTo>
                                  <a:pt x="439248" y="23714"/>
                                </a:lnTo>
                                <a:lnTo>
                                  <a:pt x="441194" y="26626"/>
                                </a:lnTo>
                                <a:lnTo>
                                  <a:pt x="448241" y="49858"/>
                                </a:lnTo>
                                <a:lnTo>
                                  <a:pt x="448241" y="53362"/>
                                </a:lnTo>
                                <a:lnTo>
                                  <a:pt x="448241" y="74706"/>
                                </a:lnTo>
                                <a:lnTo>
                                  <a:pt x="448241" y="78210"/>
                                </a:lnTo>
                                <a:lnTo>
                                  <a:pt x="447899" y="81679"/>
                                </a:lnTo>
                                <a:lnTo>
                                  <a:pt x="447216" y="85113"/>
                                </a:lnTo>
                                <a:lnTo>
                                  <a:pt x="446532" y="88551"/>
                                </a:lnTo>
                                <a:lnTo>
                                  <a:pt x="445520" y="91888"/>
                                </a:lnTo>
                                <a:lnTo>
                                  <a:pt x="444179" y="95123"/>
                                </a:lnTo>
                                <a:lnTo>
                                  <a:pt x="442838" y="98361"/>
                                </a:lnTo>
                                <a:lnTo>
                                  <a:pt x="441194" y="101438"/>
                                </a:lnTo>
                                <a:lnTo>
                                  <a:pt x="439248" y="104351"/>
                                </a:lnTo>
                                <a:lnTo>
                                  <a:pt x="437301" y="107264"/>
                                </a:lnTo>
                                <a:lnTo>
                                  <a:pt x="405289" y="127040"/>
                                </a:lnTo>
                                <a:lnTo>
                                  <a:pt x="401853" y="127725"/>
                                </a:lnTo>
                                <a:lnTo>
                                  <a:pt x="398383" y="128067"/>
                                </a:lnTo>
                                <a:lnTo>
                                  <a:pt x="394879" y="128069"/>
                                </a:lnTo>
                                <a:lnTo>
                                  <a:pt x="53362" y="128069"/>
                                </a:lnTo>
                                <a:lnTo>
                                  <a:pt x="49858" y="128067"/>
                                </a:lnTo>
                                <a:lnTo>
                                  <a:pt x="46388" y="127725"/>
                                </a:lnTo>
                                <a:lnTo>
                                  <a:pt x="42951" y="127040"/>
                                </a:lnTo>
                                <a:lnTo>
                                  <a:pt x="39515" y="126357"/>
                                </a:lnTo>
                                <a:lnTo>
                                  <a:pt x="36178" y="125345"/>
                                </a:lnTo>
                                <a:lnTo>
                                  <a:pt x="32941" y="124002"/>
                                </a:lnTo>
                                <a:lnTo>
                                  <a:pt x="29704" y="122661"/>
                                </a:lnTo>
                                <a:lnTo>
                                  <a:pt x="4061" y="95123"/>
                                </a:lnTo>
                                <a:lnTo>
                                  <a:pt x="2721" y="91888"/>
                                </a:lnTo>
                                <a:lnTo>
                                  <a:pt x="1708" y="88552"/>
                                </a:lnTo>
                                <a:lnTo>
                                  <a:pt x="1025" y="85115"/>
                                </a:lnTo>
                                <a:lnTo>
                                  <a:pt x="341" y="81679"/>
                                </a:lnTo>
                                <a:lnTo>
                                  <a:pt x="0" y="78210"/>
                                </a:lnTo>
                                <a:lnTo>
                                  <a:pt x="0" y="74706"/>
                                </a:lnTo>
                                <a:close/>
                              </a:path>
                            </a:pathLst>
                          </a:custGeom>
                          <a:ln w="7114">
                            <a:solidFill>
                              <a:srgbClr val="000000"/>
                            </a:solidFill>
                            <a:prstDash val="solid"/>
                          </a:ln>
                        </wps:spPr>
                        <wps:bodyPr wrap="square" lIns="0" tIns="0" rIns="0" bIns="0" rtlCol="0">
                          <a:noAutofit/>
                        </wps:bodyPr>
                      </wps:wsp>
                      <wps:wsp>
                        <wps:cNvPr id="66" name="Textbox 66"/>
                        <wps:cNvSpPr txBox="1"/>
                        <wps:spPr>
                          <a:xfrm>
                            <a:off x="10977" y="9198"/>
                            <a:ext cx="6922770" cy="579755"/>
                          </a:xfrm>
                          <a:prstGeom prst="rect">
                            <a:avLst/>
                          </a:prstGeom>
                        </wps:spPr>
                        <wps:txbx>
                          <w:txbxContent>
                            <w:p>
                              <w:pPr>
                                <w:spacing w:before="50"/>
                                <w:ind w:left="77"/>
                                <w:rPr>
                                  <w:b/>
                                  <w:sz w:val="20"/>
                                </w:rPr>
                              </w:pPr>
                              <w:r>
                                <w:rPr>
                                  <w:b/>
                                  <w:color w:val="1C2025"/>
                                  <w:sz w:val="13"/>
                                </w:rPr>
                                <w:t>Question</w:t>
                              </w:r>
                              <w:r>
                                <w:rPr>
                                  <w:b/>
                                  <w:color w:val="1C2025"/>
                                  <w:spacing w:val="12"/>
                                  <w:sz w:val="13"/>
                                </w:rPr>
                                <w:t xml:space="preserve"> </w:t>
                              </w:r>
                              <w:r>
                                <w:rPr>
                                  <w:b/>
                                  <w:color w:val="1C2025"/>
                                  <w:spacing w:val="-10"/>
                                  <w:sz w:val="20"/>
                                </w:rPr>
                                <w:t>7</w:t>
                              </w:r>
                            </w:p>
                            <w:p>
                              <w:pPr>
                                <w:spacing w:before="67"/>
                                <w:ind w:left="77"/>
                                <w:rPr>
                                  <w:sz w:val="13"/>
                                </w:rPr>
                              </w:pPr>
                              <w:r>
                                <w:rPr>
                                  <w:color w:val="1C2025"/>
                                  <w:sz w:val="13"/>
                                </w:rPr>
                                <w:t>Not</w:t>
                              </w:r>
                              <w:r>
                                <w:rPr>
                                  <w:color w:val="1C2025"/>
                                  <w:spacing w:val="3"/>
                                  <w:sz w:val="13"/>
                                </w:rPr>
                                <w:t xml:space="preserve"> </w:t>
                              </w:r>
                              <w:r>
                                <w:rPr>
                                  <w:color w:val="1C2025"/>
                                  <w:sz w:val="13"/>
                                </w:rPr>
                                <w:t>yet</w:t>
                              </w:r>
                              <w:r>
                                <w:rPr>
                                  <w:color w:val="1C2025"/>
                                  <w:spacing w:val="4"/>
                                  <w:sz w:val="13"/>
                                </w:rPr>
                                <w:t xml:space="preserve"> </w:t>
                              </w:r>
                              <w:r>
                                <w:rPr>
                                  <w:color w:val="1C2025"/>
                                  <w:spacing w:val="-2"/>
                                  <w:sz w:val="13"/>
                                </w:rPr>
                                <w:t>answered</w:t>
                              </w:r>
                            </w:p>
                            <w:p>
                              <w:pPr>
                                <w:spacing w:before="84"/>
                                <w:ind w:left="138"/>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18.3pt;height:47.1pt;width:546.8pt;mso-position-horizontal-relative:page;mso-wrap-distance-bottom:0pt;mso-wrap-distance-top:0pt;z-index:-251522048;mso-width-relative:page;mso-height-relative:page;" coordsize="6944359,598170" o:gfxdata="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">
                <o:lock v:ext="edit" aspectratio="f"/>
                <v:shape id="Graphic 64" o:spid="_x0000_s1026" o:spt="100" style="position:absolute;left:3557;top:3557;height:590550;width:6937375;" filled="f" stroked="t" coordsize="6937375,590550" o:gfxdata="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9aDry5AAAA2wAA&#10;AA8AAAAAAAAAAQAgAAAAIgAAAGRycy9kb3ducmV2LnhtbFBLAQIUABQAAAAIAIdO4kAzLwWeOwAA&#10;ADkAAAAQAAAAAAAAAAEAIAAAAAgBAABkcnMvc2hhcGV4bWwueG1sUEsFBgAAAAAGAAYAWwEAALID&#10;AAAAAA==&#10;" path="m0,579867l0,10672,0,7724,1041,5209,3125,3124,5209,1042,7725,0,10672,0,6926398,0,6929345,0,6931860,1042,6933944,3124,6936028,5209,6937070,7724,6937071,10672,6937071,579867,6937070,582814,6936028,585329,6933944,587411,6931860,589496,6929345,590538,6926398,590540,10672,590540,7725,590538,5209,589496,3125,587411,1041,585329,0,582814,0,579867xe">
                  <v:fill on="f" focussize="0,0"/>
                  <v:stroke weight="0.560157480314961pt" color="#CAD0D6" joinstyle="round"/>
                  <v:imagedata o:title=""/>
                  <o:lock v:ext="edit" aspectratio="f"/>
                  <v:textbox inset="0mm,0mm,0mm,0mm"/>
                </v:shape>
                <v:shape id="Graphic 65" o:spid="_x0000_s1026" o:spt="100" style="position:absolute;left:60477;top:401994;height:128270;width:448309;" filled="f" stroked="t" coordsize="448309,128270" o:gfxdata="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T0T+W8AAAA&#10;2wAAAA8AAAAAAAAAAQAgAAAAIgAAAGRycy9kb3ducmV2LnhtbFBLAQIUABQAAAAIAIdO4kAzLwWe&#10;OwAAADkAAAAQAAAAAAAAAAEAIAAAAAsBAABkcnMvc2hhcGV4bWwueG1sUEsFBgAAAAAGAAYAWwEA&#10;ALUDAAAAAA==&#10;" path="m0,74706l0,53362,0,49858,341,46388,8993,23712,10939,20799,13151,18105,15629,15627,18106,13149,53362,0,394879,0,424525,8991,427439,10938,430134,13149,432612,15627,435089,18105,437301,20801,439248,23714,441194,26626,448241,49858,448241,53362,448241,74706,448241,78210,447899,81679,447216,85113,446532,88551,445520,91888,444179,95123,442838,98361,441194,101438,439248,104351,437301,107264,405289,127040,401853,127725,398383,128067,394879,128069,53362,128069,49858,128067,46388,127725,42951,127040,39515,126357,36178,125345,32941,124002,29704,122661,4061,95123,2721,91888,1708,88552,1025,85115,341,81679,0,78210,0,74706xe">
                  <v:fill on="f" focussize="0,0"/>
                  <v:stroke weight="0.560157480314961pt" color="#000000" joinstyle="round"/>
                  <v:imagedata o:title=""/>
                  <o:lock v:ext="edit" aspectratio="f"/>
                  <v:textbox inset="0mm,0mm,0mm,0mm"/>
                </v:shape>
                <v:shape id="Textbox 66" o:spid="_x0000_s1026" o:spt="202" type="#_x0000_t202" style="position:absolute;left:10977;top:9198;height:579755;width:6922770;" filled="f" stroked="f" coordsize="21600,21600" o:gfxdata="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qb8q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50"/>
                          <w:ind w:left="77"/>
                          <w:rPr>
                            <w:b/>
                            <w:sz w:val="20"/>
                          </w:rPr>
                        </w:pPr>
                        <w:r>
                          <w:rPr>
                            <w:b/>
                            <w:color w:val="1C2025"/>
                            <w:sz w:val="13"/>
                          </w:rPr>
                          <w:t>Question</w:t>
                        </w:r>
                        <w:r>
                          <w:rPr>
                            <w:b/>
                            <w:color w:val="1C2025"/>
                            <w:spacing w:val="12"/>
                            <w:sz w:val="13"/>
                          </w:rPr>
                          <w:t xml:space="preserve"> </w:t>
                        </w:r>
                        <w:r>
                          <w:rPr>
                            <w:b/>
                            <w:color w:val="1C2025"/>
                            <w:spacing w:val="-10"/>
                            <w:sz w:val="20"/>
                          </w:rPr>
                          <w:t>7</w:t>
                        </w:r>
                      </w:p>
                      <w:p>
                        <w:pPr>
                          <w:spacing w:before="67"/>
                          <w:ind w:left="77"/>
                          <w:rPr>
                            <w:sz w:val="13"/>
                          </w:rPr>
                        </w:pPr>
                        <w:r>
                          <w:rPr>
                            <w:color w:val="1C2025"/>
                            <w:sz w:val="13"/>
                          </w:rPr>
                          <w:t>Not</w:t>
                        </w:r>
                        <w:r>
                          <w:rPr>
                            <w:color w:val="1C2025"/>
                            <w:spacing w:val="3"/>
                            <w:sz w:val="13"/>
                          </w:rPr>
                          <w:t xml:space="preserve"> </w:t>
                        </w:r>
                        <w:r>
                          <w:rPr>
                            <w:color w:val="1C2025"/>
                            <w:sz w:val="13"/>
                          </w:rPr>
                          <w:t>yet</w:t>
                        </w:r>
                        <w:r>
                          <w:rPr>
                            <w:color w:val="1C2025"/>
                            <w:spacing w:val="4"/>
                            <w:sz w:val="13"/>
                          </w:rPr>
                          <w:t xml:space="preserve"> </w:t>
                        </w:r>
                        <w:r>
                          <w:rPr>
                            <w:color w:val="1C2025"/>
                            <w:spacing w:val="-2"/>
                            <w:sz w:val="13"/>
                          </w:rPr>
                          <w:t>answered</w:t>
                        </w:r>
                      </w:p>
                      <w:p>
                        <w:pPr>
                          <w:spacing w:before="84"/>
                          <w:ind w:left="138"/>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pPr>
    </w:p>
    <w:p>
      <w:pPr>
        <w:pStyle w:val="4"/>
        <w:spacing w:before="29"/>
      </w:pPr>
    </w:p>
    <w:p>
      <w:pPr>
        <w:pStyle w:val="4"/>
        <w:spacing w:line="278" w:lineRule="auto"/>
        <w:ind w:left="468" w:right="456"/>
      </w:pPr>
      <w:r>
        <w:rPr>
          <w:color w:val="001A1D"/>
          <w:w w:val="105"/>
        </w:rPr>
        <w:t>Một</w:t>
      </w:r>
      <w:r>
        <w:rPr>
          <w:color w:val="001A1D"/>
          <w:spacing w:val="-4"/>
          <w:w w:val="105"/>
        </w:rPr>
        <w:t xml:space="preserve"> </w:t>
      </w:r>
      <w:r>
        <w:rPr>
          <w:color w:val="001A1D"/>
          <w:w w:val="105"/>
        </w:rPr>
        <w:t>hệ</w:t>
      </w:r>
      <w:r>
        <w:rPr>
          <w:color w:val="001A1D"/>
          <w:spacing w:val="-4"/>
          <w:w w:val="105"/>
        </w:rPr>
        <w:t xml:space="preserve"> </w:t>
      </w:r>
      <w:r>
        <w:rPr>
          <w:color w:val="001A1D"/>
          <w:w w:val="105"/>
        </w:rPr>
        <w:t>thống</w:t>
      </w:r>
      <w:r>
        <w:rPr>
          <w:color w:val="001A1D"/>
          <w:spacing w:val="-4"/>
          <w:w w:val="105"/>
        </w:rPr>
        <w:t xml:space="preserve"> </w:t>
      </w:r>
      <w:r>
        <w:rPr>
          <w:color w:val="001A1D"/>
          <w:w w:val="105"/>
        </w:rPr>
        <w:t>kiểm</w:t>
      </w:r>
      <w:r>
        <w:rPr>
          <w:color w:val="001A1D"/>
          <w:spacing w:val="-4"/>
          <w:w w:val="105"/>
        </w:rPr>
        <w:t xml:space="preserve"> </w:t>
      </w:r>
      <w:r>
        <w:rPr>
          <w:color w:val="001A1D"/>
          <w:w w:val="105"/>
        </w:rPr>
        <w:t>soát</w:t>
      </w:r>
      <w:r>
        <w:rPr>
          <w:color w:val="001A1D"/>
          <w:spacing w:val="-4"/>
          <w:w w:val="105"/>
        </w:rPr>
        <w:t xml:space="preserve"> </w:t>
      </w:r>
      <w:r>
        <w:rPr>
          <w:color w:val="001A1D"/>
          <w:w w:val="105"/>
        </w:rPr>
        <w:t>truy</w:t>
      </w:r>
      <w:r>
        <w:rPr>
          <w:color w:val="001A1D"/>
          <w:spacing w:val="-4"/>
          <w:w w:val="105"/>
        </w:rPr>
        <w:t xml:space="preserve"> </w:t>
      </w:r>
      <w:r>
        <w:rPr>
          <w:color w:val="001A1D"/>
          <w:w w:val="105"/>
        </w:rPr>
        <w:t>cập</w:t>
      </w:r>
      <w:r>
        <w:rPr>
          <w:color w:val="001A1D"/>
          <w:spacing w:val="-4"/>
          <w:w w:val="105"/>
        </w:rPr>
        <w:t xml:space="preserve"> </w:t>
      </w:r>
      <w:r>
        <w:rPr>
          <w:color w:val="001A1D"/>
          <w:w w:val="105"/>
        </w:rPr>
        <w:t>chỉ</w:t>
      </w:r>
      <w:r>
        <w:rPr>
          <w:color w:val="001A1D"/>
          <w:spacing w:val="-4"/>
          <w:w w:val="105"/>
        </w:rPr>
        <w:t xml:space="preserve"> </w:t>
      </w:r>
      <w:r>
        <w:rPr>
          <w:color w:val="001A1D"/>
          <w:w w:val="105"/>
        </w:rPr>
        <w:t>cấp</w:t>
      </w:r>
      <w:r>
        <w:rPr>
          <w:color w:val="001A1D"/>
          <w:spacing w:val="-4"/>
          <w:w w:val="105"/>
        </w:rPr>
        <w:t xml:space="preserve"> </w:t>
      </w:r>
      <w:r>
        <w:rPr>
          <w:color w:val="001A1D"/>
          <w:w w:val="105"/>
        </w:rPr>
        <w:t>cho</w:t>
      </w:r>
      <w:r>
        <w:rPr>
          <w:color w:val="001A1D"/>
          <w:spacing w:val="-4"/>
          <w:w w:val="105"/>
        </w:rPr>
        <w:t xml:space="preserve"> </w:t>
      </w:r>
      <w:r>
        <w:rPr>
          <w:color w:val="001A1D"/>
          <w:w w:val="105"/>
        </w:rPr>
        <w:t>người</w:t>
      </w:r>
      <w:r>
        <w:rPr>
          <w:color w:val="001A1D"/>
          <w:spacing w:val="-4"/>
          <w:w w:val="105"/>
        </w:rPr>
        <w:t xml:space="preserve"> </w:t>
      </w:r>
      <w:r>
        <w:rPr>
          <w:color w:val="001A1D"/>
          <w:w w:val="105"/>
        </w:rPr>
        <w:t>dùng</w:t>
      </w:r>
      <w:r>
        <w:rPr>
          <w:color w:val="001A1D"/>
          <w:spacing w:val="-4"/>
          <w:w w:val="105"/>
        </w:rPr>
        <w:t xml:space="preserve"> </w:t>
      </w:r>
      <w:r>
        <w:rPr>
          <w:color w:val="001A1D"/>
          <w:w w:val="105"/>
        </w:rPr>
        <w:t>những</w:t>
      </w:r>
      <w:r>
        <w:rPr>
          <w:color w:val="001A1D"/>
          <w:spacing w:val="-4"/>
          <w:w w:val="105"/>
        </w:rPr>
        <w:t xml:space="preserve"> </w:t>
      </w:r>
      <w:r>
        <w:rPr>
          <w:color w:val="001A1D"/>
          <w:w w:val="105"/>
        </w:rPr>
        <w:t>quyền</w:t>
      </w:r>
      <w:r>
        <w:rPr>
          <w:color w:val="001A1D"/>
          <w:spacing w:val="-4"/>
          <w:w w:val="105"/>
        </w:rPr>
        <w:t xml:space="preserve"> </w:t>
      </w:r>
      <w:r>
        <w:rPr>
          <w:color w:val="001A1D"/>
          <w:w w:val="105"/>
        </w:rPr>
        <w:t>cần</w:t>
      </w:r>
      <w:r>
        <w:rPr>
          <w:color w:val="001A1D"/>
          <w:spacing w:val="-4"/>
          <w:w w:val="105"/>
        </w:rPr>
        <w:t xml:space="preserve"> </w:t>
      </w:r>
      <w:r>
        <w:rPr>
          <w:color w:val="001A1D"/>
          <w:w w:val="105"/>
        </w:rPr>
        <w:t>thiết</w:t>
      </w:r>
      <w:r>
        <w:rPr>
          <w:color w:val="001A1D"/>
          <w:spacing w:val="-4"/>
          <w:w w:val="105"/>
        </w:rPr>
        <w:t xml:space="preserve"> </w:t>
      </w:r>
      <w:r>
        <w:rPr>
          <w:color w:val="001A1D"/>
          <w:w w:val="105"/>
        </w:rPr>
        <w:t>để</w:t>
      </w:r>
      <w:r>
        <w:rPr>
          <w:color w:val="001A1D"/>
          <w:spacing w:val="-4"/>
          <w:w w:val="105"/>
        </w:rPr>
        <w:t xml:space="preserve"> </w:t>
      </w:r>
      <w:r>
        <w:rPr>
          <w:color w:val="001A1D"/>
          <w:w w:val="105"/>
        </w:rPr>
        <w:t>họ</w:t>
      </w:r>
      <w:r>
        <w:rPr>
          <w:color w:val="001A1D"/>
          <w:spacing w:val="-4"/>
          <w:w w:val="105"/>
        </w:rPr>
        <w:t xml:space="preserve"> </w:t>
      </w:r>
      <w:r>
        <w:rPr>
          <w:color w:val="001A1D"/>
          <w:w w:val="105"/>
        </w:rPr>
        <w:t>thực</w:t>
      </w:r>
      <w:r>
        <w:rPr>
          <w:color w:val="001A1D"/>
          <w:spacing w:val="-4"/>
          <w:w w:val="105"/>
        </w:rPr>
        <w:t xml:space="preserve"> </w:t>
      </w:r>
      <w:r>
        <w:rPr>
          <w:color w:val="001A1D"/>
          <w:w w:val="105"/>
        </w:rPr>
        <w:t>hiện</w:t>
      </w:r>
      <w:r>
        <w:rPr>
          <w:color w:val="001A1D"/>
          <w:spacing w:val="-4"/>
          <w:w w:val="105"/>
        </w:rPr>
        <w:t xml:space="preserve"> </w:t>
      </w:r>
      <w:r>
        <w:rPr>
          <w:color w:val="001A1D"/>
          <w:w w:val="105"/>
        </w:rPr>
        <w:t>công</w:t>
      </w:r>
      <w:r>
        <w:rPr>
          <w:color w:val="001A1D"/>
          <w:spacing w:val="-4"/>
          <w:w w:val="105"/>
        </w:rPr>
        <w:t xml:space="preserve"> </w:t>
      </w:r>
      <w:r>
        <w:rPr>
          <w:color w:val="001A1D"/>
          <w:w w:val="105"/>
        </w:rPr>
        <w:t>việc</w:t>
      </w:r>
      <w:r>
        <w:rPr>
          <w:color w:val="001A1D"/>
          <w:spacing w:val="-4"/>
          <w:w w:val="105"/>
        </w:rPr>
        <w:t xml:space="preserve"> </w:t>
      </w:r>
      <w:r>
        <w:rPr>
          <w:color w:val="001A1D"/>
          <w:w w:val="105"/>
        </w:rPr>
        <w:t>đang</w:t>
      </w:r>
      <w:r>
        <w:rPr>
          <w:color w:val="001A1D"/>
          <w:spacing w:val="-4"/>
          <w:w w:val="105"/>
        </w:rPr>
        <w:t xml:space="preserve"> </w:t>
      </w:r>
      <w:r>
        <w:rPr>
          <w:color w:val="001A1D"/>
          <w:w w:val="105"/>
        </w:rPr>
        <w:t>hoạt</w:t>
      </w:r>
      <w:r>
        <w:rPr>
          <w:color w:val="001A1D"/>
          <w:spacing w:val="-4"/>
          <w:w w:val="105"/>
        </w:rPr>
        <w:t xml:space="preserve"> </w:t>
      </w:r>
      <w:r>
        <w:rPr>
          <w:color w:val="001A1D"/>
          <w:w w:val="105"/>
        </w:rPr>
        <w:t>động</w:t>
      </w:r>
      <w:r>
        <w:rPr>
          <w:color w:val="001A1D"/>
          <w:spacing w:val="-4"/>
          <w:w w:val="105"/>
        </w:rPr>
        <w:t xml:space="preserve"> </w:t>
      </w:r>
      <w:r>
        <w:rPr>
          <w:color w:val="001A1D"/>
          <w:w w:val="105"/>
        </w:rPr>
        <w:t>theo</w:t>
      </w:r>
      <w:r>
        <w:rPr>
          <w:color w:val="001A1D"/>
          <w:spacing w:val="-4"/>
          <w:w w:val="105"/>
        </w:rPr>
        <w:t xml:space="preserve"> </w:t>
      </w:r>
      <w:r>
        <w:rPr>
          <w:color w:val="001A1D"/>
          <w:w w:val="105"/>
        </w:rPr>
        <w:t>nguyên</w:t>
      </w:r>
      <w:r>
        <w:rPr>
          <w:color w:val="001A1D"/>
          <w:spacing w:val="-4"/>
          <w:w w:val="105"/>
        </w:rPr>
        <w:t xml:space="preserve"> </w:t>
      </w:r>
      <w:r>
        <w:rPr>
          <w:color w:val="001A1D"/>
          <w:w w:val="105"/>
        </w:rPr>
        <w:t>tắc bảo mật nào?</w:t>
      </w:r>
    </w:p>
    <w:p>
      <w:pPr>
        <w:pStyle w:val="4"/>
        <w:spacing w:before="89"/>
      </w:pPr>
    </w:p>
    <w:p>
      <w:pPr>
        <w:pStyle w:val="5"/>
        <w:numPr>
          <w:ilvl w:val="0"/>
          <w:numId w:val="43"/>
        </w:numPr>
        <w:tabs>
          <w:tab w:val="left" w:pos="1098"/>
        </w:tabs>
        <w:spacing w:before="0"/>
        <w:ind w:left="1098" w:hanging="294"/>
        <w:rPr>
          <w:sz w:val="16"/>
        </w:rPr>
      </w:pPr>
      <w:r>
        <w:drawing>
          <wp:anchor distT="0" distB="0" distL="0" distR="0" simplePos="0" relativeHeight="251677696" behindDoc="0" locked="0" layoutInCell="1" allowOverlap="1">
            <wp:simplePos x="0" y="0"/>
            <wp:positionH relativeFrom="page">
              <wp:posOffset>611505</wp:posOffset>
            </wp:positionH>
            <wp:positionV relativeFrom="paragraph">
              <wp:posOffset>17145</wp:posOffset>
            </wp:positionV>
            <wp:extent cx="92710" cy="92710"/>
            <wp:effectExtent l="0" t="0" r="0" b="0"/>
            <wp:wrapNone/>
            <wp:docPr id="67" name="Image 67"/>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138" cstate="print"/>
                    <a:stretch>
                      <a:fillRect/>
                    </a:stretch>
                  </pic:blipFill>
                  <pic:spPr>
                    <a:xfrm>
                      <a:off x="0" y="0"/>
                      <a:ext cx="92494" cy="92494"/>
                    </a:xfrm>
                    <a:prstGeom prst="rect">
                      <a:avLst/>
                    </a:prstGeom>
                  </pic:spPr>
                </pic:pic>
              </a:graphicData>
            </a:graphic>
          </wp:anchor>
        </w:drawing>
      </w:r>
      <w:r>
        <w:rPr>
          <w:color w:val="001A1D"/>
          <w:w w:val="105"/>
          <w:sz w:val="16"/>
        </w:rPr>
        <w:t>Separation</w:t>
      </w:r>
      <w:r>
        <w:rPr>
          <w:color w:val="001A1D"/>
          <w:spacing w:val="-6"/>
          <w:w w:val="105"/>
          <w:sz w:val="16"/>
        </w:rPr>
        <w:t xml:space="preserve"> </w:t>
      </w:r>
      <w:r>
        <w:rPr>
          <w:color w:val="001A1D"/>
          <w:w w:val="105"/>
          <w:sz w:val="16"/>
        </w:rPr>
        <w:t>of</w:t>
      </w:r>
      <w:r>
        <w:rPr>
          <w:color w:val="001A1D"/>
          <w:spacing w:val="-6"/>
          <w:w w:val="105"/>
          <w:sz w:val="16"/>
        </w:rPr>
        <w:t xml:space="preserve"> </w:t>
      </w:r>
      <w:r>
        <w:rPr>
          <w:color w:val="001A1D"/>
          <w:spacing w:val="-2"/>
          <w:w w:val="105"/>
          <w:sz w:val="16"/>
        </w:rPr>
        <w:t>Duties</w:t>
      </w:r>
    </w:p>
    <w:p>
      <w:pPr>
        <w:pStyle w:val="5"/>
        <w:numPr>
          <w:ilvl w:val="0"/>
          <w:numId w:val="43"/>
        </w:numPr>
        <w:tabs>
          <w:tab w:val="left" w:pos="1098"/>
        </w:tabs>
        <w:spacing w:before="157"/>
        <w:ind w:left="1098" w:hanging="294"/>
        <w:rPr>
          <w:sz w:val="16"/>
        </w:rPr>
      </w:pPr>
      <w:r>
        <w:drawing>
          <wp:anchor distT="0" distB="0" distL="0" distR="0" simplePos="0" relativeHeight="251678720"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68" name="Image 68"/>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145" cstate="print"/>
                    <a:stretch>
                      <a:fillRect/>
                    </a:stretch>
                  </pic:blipFill>
                  <pic:spPr>
                    <a:xfrm>
                      <a:off x="0" y="0"/>
                      <a:ext cx="92494" cy="92494"/>
                    </a:xfrm>
                    <a:prstGeom prst="rect">
                      <a:avLst/>
                    </a:prstGeom>
                  </pic:spPr>
                </pic:pic>
              </a:graphicData>
            </a:graphic>
          </wp:anchor>
        </w:drawing>
      </w:r>
      <w:r>
        <mc:AlternateContent>
          <mc:Choice Requires="wpg">
            <w:drawing>
              <wp:anchor distT="0" distB="0" distL="0" distR="0" simplePos="0" relativeHeight="251682816" behindDoc="0" locked="0" layoutInCell="1" allowOverlap="1">
                <wp:simplePos x="0" y="0"/>
                <wp:positionH relativeFrom="page">
                  <wp:posOffset>7025640</wp:posOffset>
                </wp:positionH>
                <wp:positionV relativeFrom="paragraph">
                  <wp:posOffset>144145</wp:posOffset>
                </wp:positionV>
                <wp:extent cx="384810" cy="429895"/>
                <wp:effectExtent l="0" t="0" r="0" b="0"/>
                <wp:wrapNone/>
                <wp:docPr id="69" name="Group 69"/>
                <wp:cNvGraphicFramePr/>
                <a:graphic xmlns:a="http://schemas.openxmlformats.org/drawingml/2006/main">
                  <a:graphicData uri="http://schemas.microsoft.com/office/word/2010/wordprocessingGroup">
                    <wpg:wgp>
                      <wpg:cNvGrpSpPr/>
                      <wpg:grpSpPr>
                        <a:xfrm>
                          <a:off x="0" y="0"/>
                          <a:ext cx="384810" cy="429895"/>
                          <a:chOff x="0" y="0"/>
                          <a:chExt cx="384810" cy="429895"/>
                        </a:xfrm>
                      </wpg:grpSpPr>
                      <wps:wsp>
                        <wps:cNvPr id="70" name="Graphic 70"/>
                        <wps:cNvSpPr/>
                        <wps:spPr>
                          <a:xfrm>
                            <a:off x="0" y="0"/>
                            <a:ext cx="384810" cy="429895"/>
                          </a:xfrm>
                          <a:custGeom>
                            <a:avLst/>
                            <a:gdLst/>
                            <a:ahLst/>
                            <a:cxnLst/>
                            <a:rect l="l" t="t" r="r" b="b"/>
                            <a:pathLst>
                              <a:path w="384810" h="429895">
                                <a:moveTo>
                                  <a:pt x="384810" y="429767"/>
                                </a:moveTo>
                                <a:lnTo>
                                  <a:pt x="0" y="429767"/>
                                </a:lnTo>
                                <a:lnTo>
                                  <a:pt x="0" y="0"/>
                                </a:lnTo>
                                <a:lnTo>
                                  <a:pt x="384810" y="0"/>
                                </a:lnTo>
                                <a:lnTo>
                                  <a:pt x="384810" y="93167"/>
                                </a:lnTo>
                                <a:lnTo>
                                  <a:pt x="214052" y="93167"/>
                                </a:lnTo>
                                <a:lnTo>
                                  <a:pt x="203538" y="93675"/>
                                </a:lnTo>
                                <a:lnTo>
                                  <a:pt x="163691" y="105783"/>
                                </a:lnTo>
                                <a:lnTo>
                                  <a:pt x="131510" y="132218"/>
                                </a:lnTo>
                                <a:lnTo>
                                  <a:pt x="111896" y="168957"/>
                                </a:lnTo>
                                <a:lnTo>
                                  <a:pt x="107327" y="199891"/>
                                </a:lnTo>
                                <a:lnTo>
                                  <a:pt x="107834" y="210404"/>
                                </a:lnTo>
                                <a:lnTo>
                                  <a:pt x="119942" y="250251"/>
                                </a:lnTo>
                                <a:lnTo>
                                  <a:pt x="146378" y="282431"/>
                                </a:lnTo>
                                <a:lnTo>
                                  <a:pt x="183117" y="302045"/>
                                </a:lnTo>
                                <a:lnTo>
                                  <a:pt x="214052" y="306615"/>
                                </a:lnTo>
                                <a:lnTo>
                                  <a:pt x="384810" y="306615"/>
                                </a:lnTo>
                                <a:lnTo>
                                  <a:pt x="384810" y="429767"/>
                                </a:lnTo>
                                <a:close/>
                              </a:path>
                              <a:path w="384810" h="429895">
                                <a:moveTo>
                                  <a:pt x="384810" y="306615"/>
                                </a:moveTo>
                                <a:lnTo>
                                  <a:pt x="214052" y="306615"/>
                                </a:lnTo>
                                <a:lnTo>
                                  <a:pt x="224565" y="306107"/>
                                </a:lnTo>
                                <a:lnTo>
                                  <a:pt x="234876" y="304584"/>
                                </a:lnTo>
                                <a:lnTo>
                                  <a:pt x="273355" y="288645"/>
                                </a:lnTo>
                                <a:lnTo>
                                  <a:pt x="302805" y="259194"/>
                                </a:lnTo>
                                <a:lnTo>
                                  <a:pt x="318744" y="220716"/>
                                </a:lnTo>
                                <a:lnTo>
                                  <a:pt x="320776" y="199891"/>
                                </a:lnTo>
                                <a:lnTo>
                                  <a:pt x="320267" y="189378"/>
                                </a:lnTo>
                                <a:lnTo>
                                  <a:pt x="308159" y="149530"/>
                                </a:lnTo>
                                <a:lnTo>
                                  <a:pt x="281723" y="117350"/>
                                </a:lnTo>
                                <a:lnTo>
                                  <a:pt x="244985" y="97736"/>
                                </a:lnTo>
                                <a:lnTo>
                                  <a:pt x="214052" y="93167"/>
                                </a:lnTo>
                                <a:lnTo>
                                  <a:pt x="384810" y="93167"/>
                                </a:lnTo>
                                <a:lnTo>
                                  <a:pt x="384810" y="306615"/>
                                </a:lnTo>
                                <a:close/>
                              </a:path>
                            </a:pathLst>
                          </a:custGeom>
                          <a:solidFill>
                            <a:srgbClr val="000000">
                              <a:alpha val="19999"/>
                            </a:srgbClr>
                          </a:solidFill>
                        </wps:spPr>
                        <wps:bodyPr wrap="square" lIns="0" tIns="0" rIns="0" bIns="0" rtlCol="0">
                          <a:noAutofit/>
                        </wps:bodyPr>
                      </wps:wsp>
                      <pic:pic xmlns:pic="http://schemas.openxmlformats.org/drawingml/2006/picture">
                        <pic:nvPicPr>
                          <pic:cNvPr id="71" name="Image 71"/>
                          <pic:cNvPicPr/>
                        </pic:nvPicPr>
                        <pic:blipFill>
                          <a:blip r:embed="rId128" cstate="print"/>
                          <a:stretch>
                            <a:fillRect/>
                          </a:stretch>
                        </pic:blipFill>
                        <pic:spPr>
                          <a:xfrm>
                            <a:off x="100212" y="86051"/>
                            <a:ext cx="227678" cy="227678"/>
                          </a:xfrm>
                          <a:prstGeom prst="rect">
                            <a:avLst/>
                          </a:prstGeom>
                        </pic:spPr>
                      </pic:pic>
                    </wpg:wgp>
                  </a:graphicData>
                </a:graphic>
              </wp:anchor>
            </w:drawing>
          </mc:Choice>
          <mc:Fallback>
            <w:pict>
              <v:group id="_x0000_s1026" o:spid="_x0000_s1026" o:spt="203" style="position:absolute;left:0pt;margin-left:553.2pt;margin-top:11.35pt;height:33.85pt;width:30.3pt;mso-position-horizontal-relative:page;z-index:251682816;mso-width-relative:page;mso-height-relative:page;" coordsize="384810,429895" o:gfxdata="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">
                <o:lock v:ext="edit" aspectratio="f"/>
                <v:shape id="Graphic 70" o:spid="_x0000_s1026" o:spt="100" style="position:absolute;left:0;top:0;height:429895;width:384810;" fillcolor="#000000" filled="t" stroked="f" coordsize="384810,429895" o:gfxdata="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PT/mW5AAAA2wAA&#10;AA8AAAAAAAAAAQAgAAAAIgAAAGRycy9kb3ducmV2LnhtbFBLAQIUABQAAAAIAIdO4kAzLwWeOwAA&#10;ADkAAAAQAAAAAAAAAAEAIAAAAAgBAABkcnMvc2hhcGV4bWwueG1sUEsFBgAAAAAGAAYAWwEAALID&#10;AAAAAA==&#10;" path="m384810,429767l0,429767,0,0,384810,0,384810,93167,214052,93167,203538,93675,163691,105783,131510,132218,111896,168957,107327,199891,107834,210404,119942,250251,146378,282431,183117,302045,214052,306615,384810,306615,384810,429767xem384810,306615l214052,306615,224565,306107,234876,304584,273355,288645,302805,259194,318744,220716,320776,199891,320267,189378,308159,149530,281723,117350,244985,97736,214052,93167,384810,93167,384810,306615xe">
                  <v:fill on="t" opacity="13106f" focussize="0,0"/>
                  <v:stroke on="f"/>
                  <v:imagedata o:title=""/>
                  <o:lock v:ext="edit" aspectratio="f"/>
                  <v:textbox inset="0mm,0mm,0mm,0mm"/>
                </v:shape>
                <v:shape id="Image 71" o:spid="_x0000_s1026" o:spt="75" type="#_x0000_t75" style="position:absolute;left:100212;top:86051;height:227678;width:227678;" filled="f" o:preferrelative="t" stroked="f" coordsize="21600,21600" o:gfxdata="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bUKy74A&#10;AADbAAAADwAAAAAAAAABACAAAAAiAAAAZHJzL2Rvd25yZXYueG1sUEsBAhQAFAAAAAgAh07iQDMv&#10;BZ47AAAAOQAAABAAAAAAAAAAAQAgAAAADQEAAGRycy9zaGFwZXhtbC54bWxQSwUGAAAAAAYABgBb&#10;AQAAtwMAAAAA&#10;">
                  <v:fill on="f" focussize="0,0"/>
                  <v:stroke on="f"/>
                  <v:imagedata r:id="rId128" o:title=""/>
                  <o:lock v:ext="edit" aspectratio="f"/>
                </v:shape>
              </v:group>
            </w:pict>
          </mc:Fallback>
        </mc:AlternateContent>
      </w:r>
      <w:r>
        <w:rPr>
          <w:color w:val="001A1D"/>
          <w:w w:val="105"/>
          <w:sz w:val="16"/>
        </w:rPr>
        <w:t>Least</w:t>
      </w:r>
      <w:r>
        <w:rPr>
          <w:color w:val="001A1D"/>
          <w:spacing w:val="-5"/>
          <w:w w:val="105"/>
          <w:sz w:val="16"/>
        </w:rPr>
        <w:t xml:space="preserve"> </w:t>
      </w:r>
      <w:r>
        <w:rPr>
          <w:color w:val="001A1D"/>
          <w:spacing w:val="-2"/>
          <w:w w:val="105"/>
          <w:sz w:val="16"/>
        </w:rPr>
        <w:t>Privilege</w:t>
      </w:r>
    </w:p>
    <w:p>
      <w:pPr>
        <w:pStyle w:val="5"/>
        <w:numPr>
          <w:ilvl w:val="0"/>
          <w:numId w:val="43"/>
        </w:numPr>
        <w:tabs>
          <w:tab w:val="left" w:pos="1098"/>
        </w:tabs>
        <w:ind w:left="1098" w:hanging="294"/>
        <w:rPr>
          <w:sz w:val="16"/>
        </w:rPr>
      </w:pPr>
      <w:r>
        <w:drawing>
          <wp:anchor distT="0" distB="0" distL="0" distR="0" simplePos="0" relativeHeight="251678720"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72" name="Image 72"/>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146" cstate="print"/>
                    <a:stretch>
                      <a:fillRect/>
                    </a:stretch>
                  </pic:blipFill>
                  <pic:spPr>
                    <a:xfrm>
                      <a:off x="0" y="0"/>
                      <a:ext cx="92494" cy="92494"/>
                    </a:xfrm>
                    <a:prstGeom prst="rect">
                      <a:avLst/>
                    </a:prstGeom>
                  </pic:spPr>
                </pic:pic>
              </a:graphicData>
            </a:graphic>
          </wp:anchor>
        </w:drawing>
      </w:r>
      <w:r>
        <w:rPr>
          <w:color w:val="001A1D"/>
          <w:w w:val="105"/>
          <w:sz w:val="16"/>
        </w:rPr>
        <w:t>Mandatory</w:t>
      </w:r>
      <w:r>
        <w:rPr>
          <w:color w:val="001A1D"/>
          <w:spacing w:val="-8"/>
          <w:w w:val="105"/>
          <w:sz w:val="16"/>
        </w:rPr>
        <w:t xml:space="preserve"> </w:t>
      </w:r>
      <w:r>
        <w:rPr>
          <w:color w:val="001A1D"/>
          <w:w w:val="105"/>
          <w:sz w:val="16"/>
        </w:rPr>
        <w:t>Access</w:t>
      </w:r>
      <w:r>
        <w:rPr>
          <w:color w:val="001A1D"/>
          <w:spacing w:val="-7"/>
          <w:w w:val="105"/>
          <w:sz w:val="16"/>
        </w:rPr>
        <w:t xml:space="preserve"> </w:t>
      </w:r>
      <w:r>
        <w:rPr>
          <w:color w:val="001A1D"/>
          <w:spacing w:val="-2"/>
          <w:w w:val="105"/>
          <w:sz w:val="16"/>
        </w:rPr>
        <w:t>Control</w:t>
      </w:r>
    </w:p>
    <w:p>
      <w:pPr>
        <w:pStyle w:val="5"/>
        <w:numPr>
          <w:ilvl w:val="0"/>
          <w:numId w:val="43"/>
        </w:numPr>
        <w:tabs>
          <w:tab w:val="left" w:pos="1098"/>
        </w:tabs>
        <w:spacing w:line="468" w:lineRule="auto"/>
        <w:ind w:left="793" w:right="8183" w:firstLine="11"/>
        <w:rPr>
          <w:sz w:val="16"/>
        </w:rPr>
      </w:pPr>
      <w:r>
        <w:drawing>
          <wp:anchor distT="0" distB="0" distL="0" distR="0" simplePos="0" relativeHeight="251679744"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73" name="Image 73"/>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147" cstate="print"/>
                    <a:stretch>
                      <a:fillRect/>
                    </a:stretch>
                  </pic:blipFill>
                  <pic:spPr>
                    <a:xfrm>
                      <a:off x="0" y="0"/>
                      <a:ext cx="92494" cy="92494"/>
                    </a:xfrm>
                    <a:prstGeom prst="rect">
                      <a:avLst/>
                    </a:prstGeom>
                  </pic:spPr>
                </pic:pic>
              </a:graphicData>
            </a:graphic>
          </wp:anchor>
        </w:drawing>
      </w:r>
      <w:r>
        <w:rPr>
          <w:color w:val="001A1D"/>
          <w:w w:val="105"/>
          <w:sz w:val="16"/>
        </w:rPr>
        <w:t>Discretionary</w:t>
      </w:r>
      <w:r>
        <w:rPr>
          <w:color w:val="001A1D"/>
          <w:spacing w:val="-14"/>
          <w:w w:val="105"/>
          <w:sz w:val="16"/>
        </w:rPr>
        <w:t xml:space="preserve"> </w:t>
      </w:r>
      <w:r>
        <w:rPr>
          <w:color w:val="001A1D"/>
          <w:w w:val="105"/>
          <w:sz w:val="16"/>
        </w:rPr>
        <w:t>Access</w:t>
      </w:r>
      <w:r>
        <w:rPr>
          <w:color w:val="001A1D"/>
          <w:spacing w:val="-11"/>
          <w:w w:val="105"/>
          <w:sz w:val="16"/>
        </w:rPr>
        <w:t xml:space="preserve"> </w:t>
      </w:r>
      <w:r>
        <w:rPr>
          <w:color w:val="001A1D"/>
          <w:w w:val="105"/>
          <w:sz w:val="16"/>
        </w:rPr>
        <w:t xml:space="preserve">Control </w:t>
      </w:r>
      <w:r>
        <w:rPr>
          <w:color w:val="0E6BBE"/>
          <w:w w:val="105"/>
          <w:sz w:val="16"/>
        </w:rPr>
        <w:t>Clear my choice</w:t>
      </w:r>
    </w:p>
    <w:p>
      <w:pPr>
        <w:pStyle w:val="4"/>
        <w:spacing w:before="94"/>
        <w:rPr>
          <w:sz w:val="20"/>
        </w:rPr>
      </w:pPr>
      <w:r>
        <mc:AlternateContent>
          <mc:Choice Requires="wpg">
            <w:drawing>
              <wp:anchor distT="0" distB="0" distL="0" distR="0" simplePos="0" relativeHeight="251795456" behindDoc="1" locked="0" layoutInCell="1" allowOverlap="1">
                <wp:simplePos x="0" y="0"/>
                <wp:positionH relativeFrom="page">
                  <wp:posOffset>408940</wp:posOffset>
                </wp:positionH>
                <wp:positionV relativeFrom="paragraph">
                  <wp:posOffset>244475</wp:posOffset>
                </wp:positionV>
                <wp:extent cx="6944360" cy="590550"/>
                <wp:effectExtent l="0" t="0" r="0" b="0"/>
                <wp:wrapTopAndBottom/>
                <wp:docPr id="74" name="Group 74"/>
                <wp:cNvGraphicFramePr/>
                <a:graphic xmlns:a="http://schemas.openxmlformats.org/drawingml/2006/main">
                  <a:graphicData uri="http://schemas.microsoft.com/office/word/2010/wordprocessingGroup">
                    <wpg:wgp>
                      <wpg:cNvGrpSpPr/>
                      <wpg:grpSpPr>
                        <a:xfrm>
                          <a:off x="0" y="0"/>
                          <a:ext cx="6944359" cy="590550"/>
                          <a:chOff x="0" y="0"/>
                          <a:chExt cx="6944359" cy="590550"/>
                        </a:xfrm>
                      </wpg:grpSpPr>
                      <wps:wsp>
                        <wps:cNvPr id="75" name="Graphic 75"/>
                        <wps:cNvSpPr/>
                        <wps:spPr>
                          <a:xfrm>
                            <a:off x="3557" y="3557"/>
                            <a:ext cx="6937375" cy="583565"/>
                          </a:xfrm>
                          <a:custGeom>
                            <a:avLst/>
                            <a:gdLst/>
                            <a:ahLst/>
                            <a:cxnLst/>
                            <a:rect l="l" t="t" r="r" b="b"/>
                            <a:pathLst>
                              <a:path w="6937375" h="583565">
                                <a:moveTo>
                                  <a:pt x="0" y="572753"/>
                                </a:moveTo>
                                <a:lnTo>
                                  <a:pt x="0" y="10672"/>
                                </a:lnTo>
                                <a:lnTo>
                                  <a:pt x="0" y="7724"/>
                                </a:lnTo>
                                <a:lnTo>
                                  <a:pt x="1041" y="5207"/>
                                </a:lnTo>
                                <a:lnTo>
                                  <a:pt x="3125" y="3123"/>
                                </a:lnTo>
                                <a:lnTo>
                                  <a:pt x="5209" y="1040"/>
                                </a:lnTo>
                                <a:lnTo>
                                  <a:pt x="7725" y="0"/>
                                </a:lnTo>
                                <a:lnTo>
                                  <a:pt x="10672" y="0"/>
                                </a:lnTo>
                                <a:lnTo>
                                  <a:pt x="6926398" y="0"/>
                                </a:lnTo>
                                <a:lnTo>
                                  <a:pt x="6929345" y="0"/>
                                </a:lnTo>
                                <a:lnTo>
                                  <a:pt x="6931860" y="1040"/>
                                </a:lnTo>
                                <a:lnTo>
                                  <a:pt x="6933944" y="3123"/>
                                </a:lnTo>
                                <a:lnTo>
                                  <a:pt x="6936028" y="5207"/>
                                </a:lnTo>
                                <a:lnTo>
                                  <a:pt x="6937070" y="7724"/>
                                </a:lnTo>
                                <a:lnTo>
                                  <a:pt x="6937071" y="10672"/>
                                </a:lnTo>
                                <a:lnTo>
                                  <a:pt x="6937071" y="572753"/>
                                </a:lnTo>
                                <a:lnTo>
                                  <a:pt x="6926398" y="583425"/>
                                </a:lnTo>
                                <a:lnTo>
                                  <a:pt x="10672" y="583425"/>
                                </a:lnTo>
                                <a:lnTo>
                                  <a:pt x="0" y="575699"/>
                                </a:lnTo>
                                <a:lnTo>
                                  <a:pt x="0" y="572753"/>
                                </a:lnTo>
                                <a:close/>
                              </a:path>
                            </a:pathLst>
                          </a:custGeom>
                          <a:ln w="7114">
                            <a:solidFill>
                              <a:srgbClr val="CAD0D6"/>
                            </a:solidFill>
                            <a:prstDash val="solid"/>
                          </a:ln>
                        </wps:spPr>
                        <wps:bodyPr wrap="square" lIns="0" tIns="0" rIns="0" bIns="0" rtlCol="0">
                          <a:noAutofit/>
                        </wps:bodyPr>
                      </wps:wsp>
                      <wps:wsp>
                        <wps:cNvPr id="76" name="Graphic 76"/>
                        <wps:cNvSpPr/>
                        <wps:spPr>
                          <a:xfrm>
                            <a:off x="60477" y="394879"/>
                            <a:ext cx="448309" cy="128270"/>
                          </a:xfrm>
                          <a:custGeom>
                            <a:avLst/>
                            <a:gdLst/>
                            <a:ahLst/>
                            <a:cxnLst/>
                            <a:rect l="l" t="t" r="r" b="b"/>
                            <a:pathLst>
                              <a:path w="448309" h="128270">
                                <a:moveTo>
                                  <a:pt x="0" y="74706"/>
                                </a:moveTo>
                                <a:lnTo>
                                  <a:pt x="0" y="53362"/>
                                </a:lnTo>
                                <a:lnTo>
                                  <a:pt x="0" y="49858"/>
                                </a:lnTo>
                                <a:lnTo>
                                  <a:pt x="341" y="46388"/>
                                </a:lnTo>
                                <a:lnTo>
                                  <a:pt x="1025" y="42950"/>
                                </a:lnTo>
                                <a:lnTo>
                                  <a:pt x="1708" y="39512"/>
                                </a:lnTo>
                                <a:lnTo>
                                  <a:pt x="2721" y="36175"/>
                                </a:lnTo>
                                <a:lnTo>
                                  <a:pt x="4061" y="32937"/>
                                </a:lnTo>
                                <a:lnTo>
                                  <a:pt x="5402" y="29699"/>
                                </a:lnTo>
                                <a:lnTo>
                                  <a:pt x="7046" y="26625"/>
                                </a:lnTo>
                                <a:lnTo>
                                  <a:pt x="8993" y="23712"/>
                                </a:lnTo>
                                <a:lnTo>
                                  <a:pt x="10939" y="20799"/>
                                </a:lnTo>
                                <a:lnTo>
                                  <a:pt x="46388" y="342"/>
                                </a:lnTo>
                                <a:lnTo>
                                  <a:pt x="53362" y="0"/>
                                </a:lnTo>
                                <a:lnTo>
                                  <a:pt x="394879" y="0"/>
                                </a:lnTo>
                                <a:lnTo>
                                  <a:pt x="415300" y="4061"/>
                                </a:lnTo>
                                <a:lnTo>
                                  <a:pt x="418537" y="5400"/>
                                </a:lnTo>
                                <a:lnTo>
                                  <a:pt x="445520" y="36175"/>
                                </a:lnTo>
                                <a:lnTo>
                                  <a:pt x="448241" y="49858"/>
                                </a:lnTo>
                                <a:lnTo>
                                  <a:pt x="448241" y="53362"/>
                                </a:lnTo>
                                <a:lnTo>
                                  <a:pt x="448241" y="74706"/>
                                </a:lnTo>
                                <a:lnTo>
                                  <a:pt x="448241" y="78210"/>
                                </a:lnTo>
                                <a:lnTo>
                                  <a:pt x="447899" y="81679"/>
                                </a:lnTo>
                                <a:lnTo>
                                  <a:pt x="447216" y="85113"/>
                                </a:lnTo>
                                <a:lnTo>
                                  <a:pt x="446532" y="88551"/>
                                </a:lnTo>
                                <a:lnTo>
                                  <a:pt x="445520" y="91888"/>
                                </a:lnTo>
                                <a:lnTo>
                                  <a:pt x="444179" y="95123"/>
                                </a:lnTo>
                                <a:lnTo>
                                  <a:pt x="442838" y="98361"/>
                                </a:lnTo>
                                <a:lnTo>
                                  <a:pt x="441194" y="101438"/>
                                </a:lnTo>
                                <a:lnTo>
                                  <a:pt x="439248" y="104351"/>
                                </a:lnTo>
                                <a:lnTo>
                                  <a:pt x="437301" y="107264"/>
                                </a:lnTo>
                                <a:lnTo>
                                  <a:pt x="424525" y="119074"/>
                                </a:lnTo>
                                <a:lnTo>
                                  <a:pt x="421612" y="121021"/>
                                </a:lnTo>
                                <a:lnTo>
                                  <a:pt x="418537" y="122665"/>
                                </a:lnTo>
                                <a:lnTo>
                                  <a:pt x="415300" y="124006"/>
                                </a:lnTo>
                                <a:lnTo>
                                  <a:pt x="412063" y="125348"/>
                                </a:lnTo>
                                <a:lnTo>
                                  <a:pt x="408726" y="126359"/>
                                </a:lnTo>
                                <a:lnTo>
                                  <a:pt x="405289" y="127042"/>
                                </a:lnTo>
                                <a:lnTo>
                                  <a:pt x="401853" y="127726"/>
                                </a:lnTo>
                                <a:lnTo>
                                  <a:pt x="398383" y="128069"/>
                                </a:lnTo>
                                <a:lnTo>
                                  <a:pt x="394879" y="128069"/>
                                </a:lnTo>
                                <a:lnTo>
                                  <a:pt x="53362" y="128069"/>
                                </a:lnTo>
                                <a:lnTo>
                                  <a:pt x="49858" y="128069"/>
                                </a:lnTo>
                                <a:lnTo>
                                  <a:pt x="46388" y="127726"/>
                                </a:lnTo>
                                <a:lnTo>
                                  <a:pt x="42951" y="127042"/>
                                </a:lnTo>
                                <a:lnTo>
                                  <a:pt x="39515" y="126359"/>
                                </a:lnTo>
                                <a:lnTo>
                                  <a:pt x="36178" y="125348"/>
                                </a:lnTo>
                                <a:lnTo>
                                  <a:pt x="32941" y="124006"/>
                                </a:lnTo>
                                <a:lnTo>
                                  <a:pt x="29704" y="122665"/>
                                </a:lnTo>
                                <a:lnTo>
                                  <a:pt x="26629" y="121020"/>
                                </a:lnTo>
                                <a:lnTo>
                                  <a:pt x="23715" y="119072"/>
                                </a:lnTo>
                                <a:lnTo>
                                  <a:pt x="20802" y="117127"/>
                                </a:lnTo>
                                <a:lnTo>
                                  <a:pt x="8993" y="104352"/>
                                </a:lnTo>
                                <a:lnTo>
                                  <a:pt x="7046" y="101439"/>
                                </a:lnTo>
                                <a:lnTo>
                                  <a:pt x="5402" y="98364"/>
                                </a:lnTo>
                                <a:lnTo>
                                  <a:pt x="4061" y="95126"/>
                                </a:lnTo>
                                <a:lnTo>
                                  <a:pt x="2721" y="91889"/>
                                </a:lnTo>
                                <a:lnTo>
                                  <a:pt x="1708" y="88552"/>
                                </a:lnTo>
                                <a:lnTo>
                                  <a:pt x="1025" y="85115"/>
                                </a:lnTo>
                                <a:lnTo>
                                  <a:pt x="341" y="81679"/>
                                </a:lnTo>
                                <a:lnTo>
                                  <a:pt x="0" y="78210"/>
                                </a:lnTo>
                                <a:lnTo>
                                  <a:pt x="0" y="74706"/>
                                </a:lnTo>
                                <a:close/>
                              </a:path>
                            </a:pathLst>
                          </a:custGeom>
                          <a:ln w="7114">
                            <a:solidFill>
                              <a:srgbClr val="000000"/>
                            </a:solidFill>
                            <a:prstDash val="solid"/>
                          </a:ln>
                        </wps:spPr>
                        <wps:bodyPr wrap="square" lIns="0" tIns="0" rIns="0" bIns="0" rtlCol="0">
                          <a:noAutofit/>
                        </wps:bodyPr>
                      </wps:wsp>
                      <wps:wsp>
                        <wps:cNvPr id="77" name="Textbox 77"/>
                        <wps:cNvSpPr txBox="1"/>
                        <wps:spPr>
                          <a:xfrm>
                            <a:off x="10977" y="9198"/>
                            <a:ext cx="6922770" cy="572770"/>
                          </a:xfrm>
                          <a:prstGeom prst="rect">
                            <a:avLst/>
                          </a:prstGeom>
                        </wps:spPr>
                        <wps:txbx>
                          <w:txbxContent>
                            <w:p>
                              <w:pPr>
                                <w:spacing w:before="38"/>
                                <w:ind w:left="77"/>
                                <w:rPr>
                                  <w:b/>
                                  <w:sz w:val="20"/>
                                </w:rPr>
                              </w:pPr>
                              <w:r>
                                <w:rPr>
                                  <w:b/>
                                  <w:color w:val="1C2025"/>
                                  <w:sz w:val="13"/>
                                </w:rPr>
                                <w:t>Question</w:t>
                              </w:r>
                              <w:r>
                                <w:rPr>
                                  <w:b/>
                                  <w:color w:val="1C2025"/>
                                  <w:spacing w:val="12"/>
                                  <w:sz w:val="13"/>
                                </w:rPr>
                                <w:t xml:space="preserve"> </w:t>
                              </w:r>
                              <w:r>
                                <w:rPr>
                                  <w:b/>
                                  <w:color w:val="1C2025"/>
                                  <w:spacing w:val="-10"/>
                                  <w:sz w:val="20"/>
                                </w:rPr>
                                <w:t>8</w:t>
                              </w:r>
                            </w:p>
                            <w:p>
                              <w:pPr>
                                <w:spacing w:before="68"/>
                                <w:ind w:left="77"/>
                                <w:rPr>
                                  <w:sz w:val="13"/>
                                </w:rPr>
                              </w:pPr>
                              <w:r>
                                <w:rPr>
                                  <w:color w:val="1C2025"/>
                                  <w:sz w:val="13"/>
                                </w:rPr>
                                <w:t>Not</w:t>
                              </w:r>
                              <w:r>
                                <w:rPr>
                                  <w:color w:val="1C2025"/>
                                  <w:spacing w:val="3"/>
                                  <w:sz w:val="13"/>
                                </w:rPr>
                                <w:t xml:space="preserve"> </w:t>
                              </w:r>
                              <w:r>
                                <w:rPr>
                                  <w:color w:val="1C2025"/>
                                  <w:sz w:val="13"/>
                                </w:rPr>
                                <w:t>yet</w:t>
                              </w:r>
                              <w:r>
                                <w:rPr>
                                  <w:color w:val="1C2025"/>
                                  <w:spacing w:val="4"/>
                                  <w:sz w:val="13"/>
                                </w:rPr>
                                <w:t xml:space="preserve"> </w:t>
                              </w:r>
                              <w:r>
                                <w:rPr>
                                  <w:color w:val="1C2025"/>
                                  <w:spacing w:val="-2"/>
                                  <w:sz w:val="13"/>
                                </w:rPr>
                                <w:t>answered</w:t>
                              </w:r>
                            </w:p>
                            <w:p>
                              <w:pPr>
                                <w:spacing w:before="84"/>
                                <w:ind w:left="138"/>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19.25pt;height:46.5pt;width:546.8pt;mso-position-horizontal-relative:page;mso-wrap-distance-bottom:0pt;mso-wrap-distance-top:0pt;z-index:-251521024;mso-width-relative:page;mso-height-relative:page;" coordsize="6944359,590550" o:gfxdata="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">
                <o:lock v:ext="edit" aspectratio="f"/>
                <v:shape id="Graphic 75" o:spid="_x0000_s1026" o:spt="100" style="position:absolute;left:3557;top:3557;height:583565;width:6937375;" filled="f" stroked="t" coordsize="6937375,583565" o:gfxdata="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6JN9jugAAANsA&#10;AAAPAAAAAAAAAAEAIAAAACIAAABkcnMvZG93bnJldi54bWxQSwECFAAUAAAACACHTuJAMy8FnjsA&#10;AAA5AAAAEAAAAAAAAAABACAAAAAJAQAAZHJzL3NoYXBleG1sLnhtbFBLBQYAAAAABgAGAFsBAACz&#10;AwAAAAA=&#10;" path="m0,572753l0,10672,0,7724,1041,5207,3125,3123,5209,1040,7725,0,10672,0,6926398,0,6929345,0,6931860,1040,6933944,3123,6936028,5207,6937070,7724,6937071,10672,6937071,572753,6926398,583425,10672,583425,0,575699,0,572753xe">
                  <v:fill on="f" focussize="0,0"/>
                  <v:stroke weight="0.560157480314961pt" color="#CAD0D6" joinstyle="round"/>
                  <v:imagedata o:title=""/>
                  <o:lock v:ext="edit" aspectratio="f"/>
                  <v:textbox inset="0mm,0mm,0mm,0mm"/>
                </v:shape>
                <v:shape id="Graphic 76" o:spid="_x0000_s1026" o:spt="100" style="position:absolute;left:60477;top:394879;height:128270;width:448309;" filled="f" stroked="t" coordsize="448309,128270" o:gfxdata="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f9HT7sAAADb&#10;AAAADwAAAAAAAAABACAAAAAiAAAAZHJzL2Rvd25yZXYueG1sUEsBAhQAFAAAAAgAh07iQDMvBZ47&#10;AAAAOQAAABAAAAAAAAAAAQAgAAAACgEAAGRycy9zaGFwZXhtbC54bWxQSwUGAAAAAAYABgBbAQAA&#10;tAMAAAAA&#10;" path="m0,74706l0,53362,0,49858,341,46388,1025,42950,1708,39512,2721,36175,4061,32937,5402,29699,7046,26625,8993,23712,10939,20799,46388,342,53362,0,394879,0,415300,4061,418537,5400,445520,36175,448241,49858,448241,53362,448241,74706,448241,78210,447899,81679,447216,85113,446532,88551,445520,91888,444179,95123,442838,98361,441194,101438,439248,104351,437301,107264,424525,119074,421612,121021,418537,122665,415300,124006,412063,125348,408726,126359,405289,127042,401853,127726,398383,128069,394879,128069,53362,128069,49858,128069,46388,127726,42951,127042,39515,126359,36178,125348,32941,124006,29704,122665,26629,121020,23715,119072,20802,117127,8993,104352,7046,101439,5402,98364,4061,95126,2721,91889,1708,88552,1025,85115,341,81679,0,78210,0,74706xe">
                  <v:fill on="f" focussize="0,0"/>
                  <v:stroke weight="0.560157480314961pt" color="#000000" joinstyle="round"/>
                  <v:imagedata o:title=""/>
                  <o:lock v:ext="edit" aspectratio="f"/>
                  <v:textbox inset="0mm,0mm,0mm,0mm"/>
                </v:shape>
                <v:shape id="Textbox 77" o:spid="_x0000_s1026" o:spt="202" type="#_x0000_t202" style="position:absolute;left:10977;top:9198;height:572770;width:6922770;" filled="f" stroked="f" coordsize="21600,21600" o:gfxdata="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g8jGy/&#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38"/>
                          <w:ind w:left="77"/>
                          <w:rPr>
                            <w:b/>
                            <w:sz w:val="20"/>
                          </w:rPr>
                        </w:pPr>
                        <w:r>
                          <w:rPr>
                            <w:b/>
                            <w:color w:val="1C2025"/>
                            <w:sz w:val="13"/>
                          </w:rPr>
                          <w:t>Question</w:t>
                        </w:r>
                        <w:r>
                          <w:rPr>
                            <w:b/>
                            <w:color w:val="1C2025"/>
                            <w:spacing w:val="12"/>
                            <w:sz w:val="13"/>
                          </w:rPr>
                          <w:t xml:space="preserve"> </w:t>
                        </w:r>
                        <w:r>
                          <w:rPr>
                            <w:b/>
                            <w:color w:val="1C2025"/>
                            <w:spacing w:val="-10"/>
                            <w:sz w:val="20"/>
                          </w:rPr>
                          <w:t>8</w:t>
                        </w:r>
                      </w:p>
                      <w:p>
                        <w:pPr>
                          <w:spacing w:before="68"/>
                          <w:ind w:left="77"/>
                          <w:rPr>
                            <w:sz w:val="13"/>
                          </w:rPr>
                        </w:pPr>
                        <w:r>
                          <w:rPr>
                            <w:color w:val="1C2025"/>
                            <w:sz w:val="13"/>
                          </w:rPr>
                          <w:t>Not</w:t>
                        </w:r>
                        <w:r>
                          <w:rPr>
                            <w:color w:val="1C2025"/>
                            <w:spacing w:val="3"/>
                            <w:sz w:val="13"/>
                          </w:rPr>
                          <w:t xml:space="preserve"> </w:t>
                        </w:r>
                        <w:r>
                          <w:rPr>
                            <w:color w:val="1C2025"/>
                            <w:sz w:val="13"/>
                          </w:rPr>
                          <w:t>yet</w:t>
                        </w:r>
                        <w:r>
                          <w:rPr>
                            <w:color w:val="1C2025"/>
                            <w:spacing w:val="4"/>
                            <w:sz w:val="13"/>
                          </w:rPr>
                          <w:t xml:space="preserve"> </w:t>
                        </w:r>
                        <w:r>
                          <w:rPr>
                            <w:color w:val="1C2025"/>
                            <w:spacing w:val="-2"/>
                            <w:sz w:val="13"/>
                          </w:rPr>
                          <w:t>answered</w:t>
                        </w:r>
                      </w:p>
                      <w:p>
                        <w:pPr>
                          <w:spacing w:before="84"/>
                          <w:ind w:left="138"/>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pPr>
    </w:p>
    <w:p>
      <w:pPr>
        <w:pStyle w:val="4"/>
        <w:spacing w:before="29"/>
      </w:pPr>
    </w:p>
    <w:p>
      <w:pPr>
        <w:pStyle w:val="4"/>
        <w:ind w:left="468"/>
      </w:pPr>
      <w:r>
        <w:rPr>
          <w:color w:val="001A1D"/>
          <w:w w:val="105"/>
        </w:rPr>
        <w:t>Việc</w:t>
      </w:r>
      <w:r>
        <w:rPr>
          <w:color w:val="001A1D"/>
          <w:spacing w:val="39"/>
          <w:w w:val="105"/>
        </w:rPr>
        <w:t xml:space="preserve"> </w:t>
      </w:r>
      <w:r>
        <w:rPr>
          <w:color w:val="001A1D"/>
          <w:w w:val="105"/>
        </w:rPr>
        <w:t>gỡ</w:t>
      </w:r>
      <w:r>
        <w:rPr>
          <w:color w:val="001A1D"/>
          <w:spacing w:val="-3"/>
          <w:w w:val="105"/>
        </w:rPr>
        <w:t xml:space="preserve"> </w:t>
      </w:r>
      <w:r>
        <w:rPr>
          <w:color w:val="001A1D"/>
          <w:w w:val="105"/>
        </w:rPr>
        <w:t>bỏ</w:t>
      </w:r>
      <w:r>
        <w:rPr>
          <w:color w:val="001A1D"/>
          <w:spacing w:val="-4"/>
          <w:w w:val="105"/>
        </w:rPr>
        <w:t xml:space="preserve"> </w:t>
      </w:r>
      <w:r>
        <w:rPr>
          <w:color w:val="001A1D"/>
          <w:w w:val="105"/>
        </w:rPr>
        <w:t>những</w:t>
      </w:r>
      <w:r>
        <w:rPr>
          <w:color w:val="001A1D"/>
          <w:spacing w:val="40"/>
          <w:w w:val="105"/>
        </w:rPr>
        <w:t xml:space="preserve"> </w:t>
      </w:r>
      <w:r>
        <w:rPr>
          <w:color w:val="001A1D"/>
          <w:w w:val="105"/>
        </w:rPr>
        <w:t>dịch</w:t>
      </w:r>
      <w:r>
        <w:rPr>
          <w:color w:val="001A1D"/>
          <w:spacing w:val="40"/>
          <w:w w:val="105"/>
        </w:rPr>
        <w:t xml:space="preserve"> </w:t>
      </w:r>
      <w:r>
        <w:rPr>
          <w:color w:val="001A1D"/>
          <w:w w:val="105"/>
        </w:rPr>
        <w:t>vụ</w:t>
      </w:r>
      <w:r>
        <w:rPr>
          <w:color w:val="001A1D"/>
          <w:spacing w:val="-4"/>
          <w:w w:val="105"/>
        </w:rPr>
        <w:t xml:space="preserve"> </w:t>
      </w:r>
      <w:r>
        <w:rPr>
          <w:color w:val="001A1D"/>
          <w:w w:val="105"/>
        </w:rPr>
        <w:t>và</w:t>
      </w:r>
      <w:r>
        <w:rPr>
          <w:color w:val="001A1D"/>
          <w:spacing w:val="-3"/>
          <w:w w:val="105"/>
        </w:rPr>
        <w:t xml:space="preserve"> </w:t>
      </w:r>
      <w:r>
        <w:rPr>
          <w:color w:val="001A1D"/>
          <w:w w:val="105"/>
        </w:rPr>
        <w:t>giao</w:t>
      </w:r>
      <w:r>
        <w:rPr>
          <w:color w:val="001A1D"/>
          <w:spacing w:val="39"/>
          <w:w w:val="105"/>
        </w:rPr>
        <w:t xml:space="preserve"> </w:t>
      </w:r>
      <w:r>
        <w:rPr>
          <w:color w:val="001A1D"/>
          <w:w w:val="105"/>
        </w:rPr>
        <w:t>thức</w:t>
      </w:r>
      <w:r>
        <w:rPr>
          <w:color w:val="001A1D"/>
          <w:spacing w:val="-3"/>
          <w:w w:val="105"/>
        </w:rPr>
        <w:t xml:space="preserve"> </w:t>
      </w:r>
      <w:r>
        <w:rPr>
          <w:color w:val="001A1D"/>
          <w:w w:val="105"/>
        </w:rPr>
        <w:t>không</w:t>
      </w:r>
      <w:r>
        <w:rPr>
          <w:color w:val="001A1D"/>
          <w:spacing w:val="-3"/>
          <w:w w:val="105"/>
        </w:rPr>
        <w:t xml:space="preserve"> </w:t>
      </w:r>
      <w:r>
        <w:rPr>
          <w:color w:val="001A1D"/>
          <w:w w:val="105"/>
        </w:rPr>
        <w:t>cần</w:t>
      </w:r>
      <w:r>
        <w:rPr>
          <w:color w:val="001A1D"/>
          <w:spacing w:val="-4"/>
          <w:w w:val="105"/>
        </w:rPr>
        <w:t xml:space="preserve"> </w:t>
      </w:r>
      <w:r>
        <w:rPr>
          <w:color w:val="001A1D"/>
          <w:w w:val="105"/>
        </w:rPr>
        <w:t>thiết</w:t>
      </w:r>
      <w:r>
        <w:rPr>
          <w:color w:val="001A1D"/>
          <w:spacing w:val="-3"/>
          <w:w w:val="105"/>
        </w:rPr>
        <w:t xml:space="preserve"> </w:t>
      </w:r>
      <w:r>
        <w:rPr>
          <w:color w:val="001A1D"/>
          <w:w w:val="105"/>
        </w:rPr>
        <w:t>gọi</w:t>
      </w:r>
      <w:r>
        <w:rPr>
          <w:color w:val="001A1D"/>
          <w:spacing w:val="-3"/>
          <w:w w:val="105"/>
        </w:rPr>
        <w:t xml:space="preserve"> </w:t>
      </w:r>
      <w:r>
        <w:rPr>
          <w:color w:val="001A1D"/>
          <w:spacing w:val="-5"/>
          <w:w w:val="105"/>
        </w:rPr>
        <w:t>là?</w:t>
      </w:r>
    </w:p>
    <w:p>
      <w:pPr>
        <w:pStyle w:val="4"/>
        <w:spacing w:before="112"/>
      </w:pPr>
    </w:p>
    <w:p>
      <w:pPr>
        <w:pStyle w:val="5"/>
        <w:numPr>
          <w:ilvl w:val="0"/>
          <w:numId w:val="44"/>
        </w:numPr>
        <w:tabs>
          <w:tab w:val="left" w:pos="1098"/>
        </w:tabs>
        <w:spacing w:before="0"/>
        <w:ind w:left="1098" w:hanging="294"/>
        <w:rPr>
          <w:sz w:val="16"/>
        </w:rPr>
      </w:pPr>
      <w:r>
        <w:drawing>
          <wp:anchor distT="0" distB="0" distL="0" distR="0" simplePos="0" relativeHeight="251679744"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78" name="Image 78"/>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146" cstate="print"/>
                    <a:stretch>
                      <a:fillRect/>
                    </a:stretch>
                  </pic:blipFill>
                  <pic:spPr>
                    <a:xfrm>
                      <a:off x="0" y="0"/>
                      <a:ext cx="92494" cy="92494"/>
                    </a:xfrm>
                    <a:prstGeom prst="rect">
                      <a:avLst/>
                    </a:prstGeom>
                  </pic:spPr>
                </pic:pic>
              </a:graphicData>
            </a:graphic>
          </wp:anchor>
        </w:drawing>
      </w:r>
      <w:r>
        <w:rPr>
          <w:color w:val="001A1D"/>
          <w:spacing w:val="-2"/>
          <w:w w:val="105"/>
          <w:sz w:val="16"/>
        </w:rPr>
        <w:t>Cleaning</w:t>
      </w:r>
    </w:p>
    <w:p>
      <w:pPr>
        <w:pStyle w:val="5"/>
        <w:numPr>
          <w:ilvl w:val="0"/>
          <w:numId w:val="44"/>
        </w:numPr>
        <w:tabs>
          <w:tab w:val="left" w:pos="1098"/>
        </w:tabs>
        <w:ind w:left="1098" w:hanging="294"/>
        <w:rPr>
          <w:sz w:val="16"/>
        </w:rPr>
      </w:pPr>
      <w:r>
        <w:drawing>
          <wp:anchor distT="0" distB="0" distL="0" distR="0" simplePos="0" relativeHeight="251680768"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79" name="Image 79"/>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148" cstate="print"/>
                    <a:stretch>
                      <a:fillRect/>
                    </a:stretch>
                  </pic:blipFill>
                  <pic:spPr>
                    <a:xfrm>
                      <a:off x="0" y="0"/>
                      <a:ext cx="92494" cy="92494"/>
                    </a:xfrm>
                    <a:prstGeom prst="rect">
                      <a:avLst/>
                    </a:prstGeom>
                  </pic:spPr>
                </pic:pic>
              </a:graphicData>
            </a:graphic>
          </wp:anchor>
        </w:drawing>
      </w:r>
      <w:r>
        <w:rPr>
          <w:color w:val="001A1D"/>
          <w:spacing w:val="-2"/>
          <w:w w:val="105"/>
          <w:sz w:val="16"/>
        </w:rPr>
        <w:t>Hashing</w:t>
      </w:r>
    </w:p>
    <w:p>
      <w:pPr>
        <w:pStyle w:val="5"/>
        <w:numPr>
          <w:ilvl w:val="0"/>
          <w:numId w:val="44"/>
        </w:numPr>
        <w:tabs>
          <w:tab w:val="left" w:pos="1098"/>
        </w:tabs>
        <w:ind w:left="1098" w:hanging="294"/>
        <w:rPr>
          <w:sz w:val="16"/>
        </w:rPr>
      </w:pPr>
      <w:r>
        <w:drawing>
          <wp:anchor distT="0" distB="0" distL="0" distR="0" simplePos="0" relativeHeight="251680768"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80" name="Image 80"/>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149" cstate="print"/>
                    <a:stretch>
                      <a:fillRect/>
                    </a:stretch>
                  </pic:blipFill>
                  <pic:spPr>
                    <a:xfrm>
                      <a:off x="0" y="0"/>
                      <a:ext cx="92494" cy="92494"/>
                    </a:xfrm>
                    <a:prstGeom prst="rect">
                      <a:avLst/>
                    </a:prstGeom>
                  </pic:spPr>
                </pic:pic>
              </a:graphicData>
            </a:graphic>
          </wp:anchor>
        </w:drawing>
      </w:r>
      <w:r>
        <w:rPr>
          <w:color w:val="001A1D"/>
          <w:spacing w:val="-2"/>
          <w:w w:val="105"/>
          <w:sz w:val="16"/>
        </w:rPr>
        <w:t>Nonrepudiation</w:t>
      </w:r>
    </w:p>
    <w:p>
      <w:pPr>
        <w:pStyle w:val="5"/>
        <w:numPr>
          <w:ilvl w:val="0"/>
          <w:numId w:val="44"/>
        </w:numPr>
        <w:tabs>
          <w:tab w:val="left" w:pos="1098"/>
        </w:tabs>
        <w:spacing w:before="169"/>
        <w:ind w:left="1098" w:hanging="294"/>
        <w:rPr>
          <w:sz w:val="16"/>
        </w:rPr>
      </w:pPr>
      <w:r>
        <w:drawing>
          <wp:anchor distT="0" distB="0" distL="0" distR="0" simplePos="0" relativeHeight="251681792" behindDoc="0" locked="0" layoutInCell="1" allowOverlap="1">
            <wp:simplePos x="0" y="0"/>
            <wp:positionH relativeFrom="page">
              <wp:posOffset>611505</wp:posOffset>
            </wp:positionH>
            <wp:positionV relativeFrom="paragraph">
              <wp:posOffset>131445</wp:posOffset>
            </wp:positionV>
            <wp:extent cx="92710" cy="92710"/>
            <wp:effectExtent l="0" t="0" r="0" b="0"/>
            <wp:wrapNone/>
            <wp:docPr id="81" name="Image 81"/>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150" cstate="print"/>
                    <a:stretch>
                      <a:fillRect/>
                    </a:stretch>
                  </pic:blipFill>
                  <pic:spPr>
                    <a:xfrm>
                      <a:off x="0" y="0"/>
                      <a:ext cx="92494" cy="92494"/>
                    </a:xfrm>
                    <a:prstGeom prst="rect">
                      <a:avLst/>
                    </a:prstGeom>
                  </pic:spPr>
                </pic:pic>
              </a:graphicData>
            </a:graphic>
          </wp:anchor>
        </w:drawing>
      </w:r>
      <w:r>
        <w:rPr>
          <w:color w:val="001A1D"/>
          <w:spacing w:val="-2"/>
          <w:w w:val="105"/>
          <w:sz w:val="16"/>
        </w:rPr>
        <w:t>Hardening</w:t>
      </w:r>
    </w:p>
    <w:p>
      <w:pPr>
        <w:pStyle w:val="5"/>
        <w:numPr>
          <w:ilvl w:val="0"/>
          <w:numId w:val="44"/>
        </w:numPr>
        <w:tabs>
          <w:tab w:val="left" w:pos="1098"/>
        </w:tabs>
        <w:spacing w:line="468" w:lineRule="auto"/>
        <w:ind w:left="793" w:right="9419" w:firstLine="11"/>
        <w:rPr>
          <w:sz w:val="16"/>
        </w:rPr>
      </w:pPr>
      <w:r>
        <w:drawing>
          <wp:anchor distT="0" distB="0" distL="0" distR="0" simplePos="0" relativeHeight="251681792"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82" name="Image 82"/>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151" cstate="print"/>
                    <a:stretch>
                      <a:fillRect/>
                    </a:stretch>
                  </pic:blipFill>
                  <pic:spPr>
                    <a:xfrm>
                      <a:off x="0" y="0"/>
                      <a:ext cx="92494" cy="92494"/>
                    </a:xfrm>
                    <a:prstGeom prst="rect">
                      <a:avLst/>
                    </a:prstGeom>
                  </pic:spPr>
                </pic:pic>
              </a:graphicData>
            </a:graphic>
          </wp:anchor>
        </w:drawing>
      </w:r>
      <w:r>
        <w:rPr>
          <w:color w:val="001A1D"/>
          <w:spacing w:val="-2"/>
          <w:w w:val="105"/>
          <w:sz w:val="16"/>
        </w:rPr>
        <w:t xml:space="preserve">Auditing </w:t>
      </w:r>
      <w:r>
        <w:rPr>
          <w:color w:val="0E6BBE"/>
          <w:w w:val="105"/>
          <w:sz w:val="16"/>
        </w:rPr>
        <w:t>Clear</w:t>
      </w:r>
      <w:r>
        <w:rPr>
          <w:color w:val="0E6BBE"/>
          <w:spacing w:val="-14"/>
          <w:w w:val="105"/>
          <w:sz w:val="16"/>
        </w:rPr>
        <w:t xml:space="preserve"> </w:t>
      </w:r>
      <w:r>
        <w:rPr>
          <w:color w:val="0E6BBE"/>
          <w:w w:val="105"/>
          <w:sz w:val="16"/>
        </w:rPr>
        <w:t>my</w:t>
      </w:r>
      <w:r>
        <w:rPr>
          <w:color w:val="0E6BBE"/>
          <w:spacing w:val="-11"/>
          <w:w w:val="105"/>
          <w:sz w:val="16"/>
        </w:rPr>
        <w:t xml:space="preserve"> </w:t>
      </w:r>
      <w:r>
        <w:rPr>
          <w:color w:val="0E6BBE"/>
          <w:w w:val="105"/>
          <w:sz w:val="16"/>
        </w:rPr>
        <w:t>choice</w:t>
      </w:r>
    </w:p>
    <w:p>
      <w:pPr>
        <w:spacing w:line="468" w:lineRule="auto"/>
        <w:rPr>
          <w:sz w:val="16"/>
        </w:rPr>
        <w:sectPr>
          <w:pgSz w:w="12240" w:h="15840"/>
          <w:pgMar w:top="220" w:right="460" w:bottom="440" w:left="400" w:header="0" w:footer="260" w:gutter="0"/>
          <w:cols w:space="720" w:num="1"/>
        </w:sectPr>
      </w:pPr>
    </w:p>
    <w:p>
      <w:pPr>
        <w:pStyle w:val="4"/>
        <w:tabs>
          <w:tab w:val="left" w:pos="5991"/>
        </w:tabs>
        <w:spacing w:before="65"/>
        <w:ind w:left="110"/>
        <w:rPr>
          <w:rFonts w:ascii="Arial MT" w:hAnsi="Arial MT"/>
        </w:rPr>
      </w:pPr>
      <w:r>
        <w:rPr>
          <w:rFonts w:ascii="Arial MT" w:hAnsi="Arial MT"/>
        </w:rPr>
        <w:t>11/15/23,</w:t>
      </w:r>
      <w:r>
        <w:rPr>
          <w:rFonts w:ascii="Arial MT" w:hAnsi="Arial MT"/>
          <w:spacing w:val="-7"/>
        </w:rPr>
        <w:t xml:space="preserve"> </w:t>
      </w:r>
      <w:r>
        <w:rPr>
          <w:rFonts w:ascii="Arial MT" w:hAnsi="Arial MT"/>
        </w:rPr>
        <w:t>10:23</w:t>
      </w:r>
      <w:r>
        <w:rPr>
          <w:rFonts w:ascii="Arial MT" w:hAnsi="Arial MT"/>
          <w:spacing w:val="-7"/>
        </w:rPr>
        <w:t xml:space="preserve"> </w:t>
      </w:r>
      <w:r>
        <w:rPr>
          <w:rFonts w:ascii="Arial MT" w:hAnsi="Arial MT"/>
          <w:spacing w:val="-5"/>
          <w:w w:val="95"/>
        </w:rPr>
        <w:t>PM</w:t>
      </w:r>
      <w:r>
        <w:rPr>
          <w:rFonts w:ascii="Arial MT" w:hAnsi="Arial MT"/>
        </w:rPr>
        <w:tab/>
      </w:r>
      <w:r>
        <w:rPr>
          <w:rFonts w:ascii="Arial MT" w:hAnsi="Arial MT"/>
          <w:w w:val="80"/>
        </w:rPr>
        <w:t>Đề</w:t>
      </w:r>
      <w:r>
        <w:rPr>
          <w:rFonts w:ascii="Arial MT" w:hAnsi="Arial MT"/>
          <w:spacing w:val="-1"/>
          <w:w w:val="80"/>
        </w:rPr>
        <w:t xml:space="preserve"> </w:t>
      </w:r>
      <w:r>
        <w:rPr>
          <w:rFonts w:ascii="Arial MT" w:hAnsi="Arial MT"/>
          <w:w w:val="80"/>
        </w:rPr>
        <w:t>thi</w:t>
      </w:r>
      <w:r>
        <w:rPr>
          <w:rFonts w:ascii="Arial MT" w:hAnsi="Arial MT"/>
          <w:spacing w:val="-9"/>
        </w:rPr>
        <w:t xml:space="preserve"> </w:t>
      </w:r>
      <w:r>
        <w:rPr>
          <w:rFonts w:ascii="Arial MT" w:hAnsi="Arial MT"/>
          <w:w w:val="80"/>
        </w:rPr>
        <w:t>cuối</w:t>
      </w:r>
      <w:r>
        <w:rPr>
          <w:rFonts w:ascii="Arial MT" w:hAnsi="Arial MT"/>
          <w:spacing w:val="-1"/>
          <w:w w:val="80"/>
        </w:rPr>
        <w:t xml:space="preserve"> </w:t>
      </w:r>
      <w:r>
        <w:rPr>
          <w:rFonts w:ascii="Arial MT" w:hAnsi="Arial MT"/>
          <w:w w:val="80"/>
        </w:rPr>
        <w:t>kỳ</w:t>
      </w:r>
      <w:r>
        <w:rPr>
          <w:rFonts w:ascii="Arial MT" w:hAnsi="Arial MT"/>
          <w:spacing w:val="-9"/>
        </w:rPr>
        <w:t xml:space="preserve"> </w:t>
      </w:r>
      <w:r>
        <w:rPr>
          <w:rFonts w:ascii="Arial MT" w:hAnsi="Arial MT"/>
          <w:w w:val="80"/>
        </w:rPr>
        <w:t>|</w:t>
      </w:r>
      <w:r>
        <w:rPr>
          <w:rFonts w:ascii="Arial MT" w:hAnsi="Arial MT"/>
          <w:spacing w:val="-1"/>
          <w:w w:val="80"/>
        </w:rPr>
        <w:t xml:space="preserve"> </w:t>
      </w:r>
      <w:r>
        <w:rPr>
          <w:rFonts w:ascii="Arial MT" w:hAnsi="Arial MT"/>
          <w:spacing w:val="-5"/>
          <w:w w:val="80"/>
        </w:rPr>
        <w:t>MMS</w:t>
      </w:r>
    </w:p>
    <w:p>
      <w:pPr>
        <w:pStyle w:val="4"/>
        <w:spacing w:before="4"/>
        <w:rPr>
          <w:rFonts w:ascii="Arial MT"/>
          <w:sz w:val="5"/>
        </w:rPr>
      </w:pPr>
      <w:r>
        <mc:AlternateContent>
          <mc:Choice Requires="wpg">
            <w:drawing>
              <wp:anchor distT="0" distB="0" distL="0" distR="0" simplePos="0" relativeHeight="251796480" behindDoc="1" locked="0" layoutInCell="1" allowOverlap="1">
                <wp:simplePos x="0" y="0"/>
                <wp:positionH relativeFrom="page">
                  <wp:posOffset>408940</wp:posOffset>
                </wp:positionH>
                <wp:positionV relativeFrom="paragraph">
                  <wp:posOffset>54610</wp:posOffset>
                </wp:positionV>
                <wp:extent cx="6944360" cy="590550"/>
                <wp:effectExtent l="0" t="0" r="0" b="0"/>
                <wp:wrapTopAndBottom/>
                <wp:docPr id="83" name="Group 83"/>
                <wp:cNvGraphicFramePr/>
                <a:graphic xmlns:a="http://schemas.openxmlformats.org/drawingml/2006/main">
                  <a:graphicData uri="http://schemas.microsoft.com/office/word/2010/wordprocessingGroup">
                    <wpg:wgp>
                      <wpg:cNvGrpSpPr/>
                      <wpg:grpSpPr>
                        <a:xfrm>
                          <a:off x="0" y="0"/>
                          <a:ext cx="6944359" cy="590550"/>
                          <a:chOff x="0" y="0"/>
                          <a:chExt cx="6944359" cy="590550"/>
                        </a:xfrm>
                      </wpg:grpSpPr>
                      <wps:wsp>
                        <wps:cNvPr id="84" name="Graphic 84"/>
                        <wps:cNvSpPr/>
                        <wps:spPr>
                          <a:xfrm>
                            <a:off x="3557" y="3557"/>
                            <a:ext cx="6937375" cy="583565"/>
                          </a:xfrm>
                          <a:custGeom>
                            <a:avLst/>
                            <a:gdLst/>
                            <a:ahLst/>
                            <a:cxnLst/>
                            <a:rect l="l" t="t" r="r" b="b"/>
                            <a:pathLst>
                              <a:path w="6937375" h="583565">
                                <a:moveTo>
                                  <a:pt x="0" y="572753"/>
                                </a:moveTo>
                                <a:lnTo>
                                  <a:pt x="0" y="10672"/>
                                </a:lnTo>
                                <a:lnTo>
                                  <a:pt x="0" y="7724"/>
                                </a:lnTo>
                                <a:lnTo>
                                  <a:pt x="1041" y="5209"/>
                                </a:lnTo>
                                <a:lnTo>
                                  <a:pt x="3125" y="3124"/>
                                </a:lnTo>
                                <a:lnTo>
                                  <a:pt x="5209" y="1042"/>
                                </a:lnTo>
                                <a:lnTo>
                                  <a:pt x="7725" y="0"/>
                                </a:lnTo>
                                <a:lnTo>
                                  <a:pt x="10672" y="0"/>
                                </a:lnTo>
                                <a:lnTo>
                                  <a:pt x="6926398" y="0"/>
                                </a:lnTo>
                                <a:lnTo>
                                  <a:pt x="6929345" y="0"/>
                                </a:lnTo>
                                <a:lnTo>
                                  <a:pt x="6931860" y="1042"/>
                                </a:lnTo>
                                <a:lnTo>
                                  <a:pt x="6933944" y="3124"/>
                                </a:lnTo>
                                <a:lnTo>
                                  <a:pt x="6936028" y="5209"/>
                                </a:lnTo>
                                <a:lnTo>
                                  <a:pt x="6937070" y="7724"/>
                                </a:lnTo>
                                <a:lnTo>
                                  <a:pt x="6937071" y="10672"/>
                                </a:lnTo>
                                <a:lnTo>
                                  <a:pt x="6937071" y="572753"/>
                                </a:lnTo>
                                <a:lnTo>
                                  <a:pt x="6937070" y="575699"/>
                                </a:lnTo>
                                <a:lnTo>
                                  <a:pt x="6936028" y="578214"/>
                                </a:lnTo>
                                <a:lnTo>
                                  <a:pt x="6933944" y="580297"/>
                                </a:lnTo>
                                <a:lnTo>
                                  <a:pt x="6931860" y="582381"/>
                                </a:lnTo>
                                <a:lnTo>
                                  <a:pt x="6929345" y="583424"/>
                                </a:lnTo>
                                <a:lnTo>
                                  <a:pt x="6926398" y="583425"/>
                                </a:lnTo>
                                <a:lnTo>
                                  <a:pt x="10672" y="583425"/>
                                </a:lnTo>
                                <a:lnTo>
                                  <a:pt x="7725" y="583424"/>
                                </a:lnTo>
                                <a:lnTo>
                                  <a:pt x="5209" y="582381"/>
                                </a:lnTo>
                                <a:lnTo>
                                  <a:pt x="3125" y="580297"/>
                                </a:lnTo>
                                <a:lnTo>
                                  <a:pt x="1041" y="578214"/>
                                </a:lnTo>
                                <a:lnTo>
                                  <a:pt x="0" y="575699"/>
                                </a:lnTo>
                                <a:lnTo>
                                  <a:pt x="0" y="572753"/>
                                </a:lnTo>
                                <a:close/>
                              </a:path>
                            </a:pathLst>
                          </a:custGeom>
                          <a:ln w="7114">
                            <a:solidFill>
                              <a:srgbClr val="CAD0D6"/>
                            </a:solidFill>
                            <a:prstDash val="solid"/>
                          </a:ln>
                        </wps:spPr>
                        <wps:bodyPr wrap="square" lIns="0" tIns="0" rIns="0" bIns="0" rtlCol="0">
                          <a:noAutofit/>
                        </wps:bodyPr>
                      </wps:wsp>
                      <wps:wsp>
                        <wps:cNvPr id="85" name="Graphic 85"/>
                        <wps:cNvSpPr/>
                        <wps:spPr>
                          <a:xfrm>
                            <a:off x="60477" y="401994"/>
                            <a:ext cx="448309" cy="128270"/>
                          </a:xfrm>
                          <a:custGeom>
                            <a:avLst/>
                            <a:gdLst/>
                            <a:ahLst/>
                            <a:cxnLst/>
                            <a:rect l="l" t="t" r="r" b="b"/>
                            <a:pathLst>
                              <a:path w="448309" h="128270">
                                <a:moveTo>
                                  <a:pt x="0" y="74706"/>
                                </a:moveTo>
                                <a:lnTo>
                                  <a:pt x="0" y="53362"/>
                                </a:lnTo>
                                <a:lnTo>
                                  <a:pt x="0" y="49858"/>
                                </a:lnTo>
                                <a:lnTo>
                                  <a:pt x="341" y="46385"/>
                                </a:lnTo>
                                <a:lnTo>
                                  <a:pt x="8993" y="23714"/>
                                </a:lnTo>
                                <a:lnTo>
                                  <a:pt x="10939" y="20801"/>
                                </a:lnTo>
                                <a:lnTo>
                                  <a:pt x="46388" y="342"/>
                                </a:lnTo>
                                <a:lnTo>
                                  <a:pt x="49858" y="0"/>
                                </a:lnTo>
                                <a:lnTo>
                                  <a:pt x="53362" y="0"/>
                                </a:lnTo>
                                <a:lnTo>
                                  <a:pt x="394879" y="0"/>
                                </a:lnTo>
                                <a:lnTo>
                                  <a:pt x="398383" y="0"/>
                                </a:lnTo>
                                <a:lnTo>
                                  <a:pt x="401853" y="340"/>
                                </a:lnTo>
                                <a:lnTo>
                                  <a:pt x="437301" y="20801"/>
                                </a:lnTo>
                                <a:lnTo>
                                  <a:pt x="448241" y="49858"/>
                                </a:lnTo>
                                <a:lnTo>
                                  <a:pt x="448241" y="53362"/>
                                </a:lnTo>
                                <a:lnTo>
                                  <a:pt x="448241" y="74706"/>
                                </a:lnTo>
                                <a:lnTo>
                                  <a:pt x="448241" y="78210"/>
                                </a:lnTo>
                                <a:lnTo>
                                  <a:pt x="447899" y="81679"/>
                                </a:lnTo>
                                <a:lnTo>
                                  <a:pt x="447216" y="85115"/>
                                </a:lnTo>
                                <a:lnTo>
                                  <a:pt x="446532" y="88551"/>
                                </a:lnTo>
                                <a:lnTo>
                                  <a:pt x="445520" y="91888"/>
                                </a:lnTo>
                                <a:lnTo>
                                  <a:pt x="444179" y="95123"/>
                                </a:lnTo>
                                <a:lnTo>
                                  <a:pt x="442838" y="98360"/>
                                </a:lnTo>
                                <a:lnTo>
                                  <a:pt x="432612" y="112435"/>
                                </a:lnTo>
                                <a:lnTo>
                                  <a:pt x="430134" y="114912"/>
                                </a:lnTo>
                                <a:lnTo>
                                  <a:pt x="405289" y="127040"/>
                                </a:lnTo>
                                <a:lnTo>
                                  <a:pt x="401853" y="127725"/>
                                </a:lnTo>
                                <a:lnTo>
                                  <a:pt x="398383" y="128067"/>
                                </a:lnTo>
                                <a:lnTo>
                                  <a:pt x="394879" y="128069"/>
                                </a:lnTo>
                                <a:lnTo>
                                  <a:pt x="53362" y="128069"/>
                                </a:lnTo>
                                <a:lnTo>
                                  <a:pt x="15629" y="112435"/>
                                </a:lnTo>
                                <a:lnTo>
                                  <a:pt x="13151" y="109958"/>
                                </a:lnTo>
                                <a:lnTo>
                                  <a:pt x="4061" y="95123"/>
                                </a:lnTo>
                                <a:lnTo>
                                  <a:pt x="2721" y="91888"/>
                                </a:lnTo>
                                <a:lnTo>
                                  <a:pt x="1708" y="88551"/>
                                </a:lnTo>
                                <a:lnTo>
                                  <a:pt x="1025" y="85115"/>
                                </a:lnTo>
                                <a:lnTo>
                                  <a:pt x="341" y="81679"/>
                                </a:lnTo>
                                <a:lnTo>
                                  <a:pt x="0" y="78210"/>
                                </a:lnTo>
                                <a:lnTo>
                                  <a:pt x="0" y="74706"/>
                                </a:lnTo>
                                <a:close/>
                              </a:path>
                            </a:pathLst>
                          </a:custGeom>
                          <a:ln w="7114">
                            <a:solidFill>
                              <a:srgbClr val="000000"/>
                            </a:solidFill>
                            <a:prstDash val="solid"/>
                          </a:ln>
                        </wps:spPr>
                        <wps:bodyPr wrap="square" lIns="0" tIns="0" rIns="0" bIns="0" rtlCol="0">
                          <a:noAutofit/>
                        </wps:bodyPr>
                      </wps:wsp>
                      <wps:wsp>
                        <wps:cNvPr id="86" name="Textbox 86"/>
                        <wps:cNvSpPr txBox="1"/>
                        <wps:spPr>
                          <a:xfrm>
                            <a:off x="10977" y="9198"/>
                            <a:ext cx="6922770" cy="572770"/>
                          </a:xfrm>
                          <a:prstGeom prst="rect">
                            <a:avLst/>
                          </a:prstGeom>
                        </wps:spPr>
                        <wps:txbx>
                          <w:txbxContent>
                            <w:p>
                              <w:pPr>
                                <w:spacing w:before="38"/>
                                <w:ind w:left="77"/>
                                <w:rPr>
                                  <w:b/>
                                  <w:sz w:val="20"/>
                                </w:rPr>
                              </w:pPr>
                              <w:r>
                                <w:rPr>
                                  <w:b/>
                                  <w:color w:val="1C2025"/>
                                  <w:sz w:val="13"/>
                                </w:rPr>
                                <w:t>Question</w:t>
                              </w:r>
                              <w:r>
                                <w:rPr>
                                  <w:b/>
                                  <w:color w:val="1C2025"/>
                                  <w:spacing w:val="12"/>
                                  <w:sz w:val="13"/>
                                </w:rPr>
                                <w:t xml:space="preserve"> </w:t>
                              </w:r>
                              <w:r>
                                <w:rPr>
                                  <w:b/>
                                  <w:color w:val="1C2025"/>
                                  <w:spacing w:val="-10"/>
                                  <w:sz w:val="20"/>
                                </w:rPr>
                                <w:t>9</w:t>
                              </w:r>
                            </w:p>
                            <w:p>
                              <w:pPr>
                                <w:spacing w:before="79"/>
                                <w:ind w:left="77"/>
                                <w:rPr>
                                  <w:sz w:val="13"/>
                                </w:rPr>
                              </w:pPr>
                              <w:r>
                                <w:rPr>
                                  <w:color w:val="1C2025"/>
                                  <w:sz w:val="13"/>
                                </w:rPr>
                                <w:t>Not</w:t>
                              </w:r>
                              <w:r>
                                <w:rPr>
                                  <w:color w:val="1C2025"/>
                                  <w:spacing w:val="3"/>
                                  <w:sz w:val="13"/>
                                </w:rPr>
                                <w:t xml:space="preserve"> </w:t>
                              </w:r>
                              <w:r>
                                <w:rPr>
                                  <w:color w:val="1C2025"/>
                                  <w:sz w:val="13"/>
                                </w:rPr>
                                <w:t>yet</w:t>
                              </w:r>
                              <w:r>
                                <w:rPr>
                                  <w:color w:val="1C2025"/>
                                  <w:spacing w:val="4"/>
                                  <w:sz w:val="13"/>
                                </w:rPr>
                                <w:t xml:space="preserve"> </w:t>
                              </w:r>
                              <w:r>
                                <w:rPr>
                                  <w:color w:val="1C2025"/>
                                  <w:spacing w:val="-2"/>
                                  <w:sz w:val="13"/>
                                </w:rPr>
                                <w:t>answered</w:t>
                              </w:r>
                            </w:p>
                            <w:p>
                              <w:pPr>
                                <w:spacing w:before="84"/>
                                <w:ind w:left="138"/>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4.3pt;height:46.5pt;width:546.8pt;mso-position-horizontal-relative:page;mso-wrap-distance-bottom:0pt;mso-wrap-distance-top:0pt;z-index:-251520000;mso-width-relative:page;mso-height-relative:page;" coordsize="6944359,590550" o:gfxdata="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">
                <o:lock v:ext="edit" aspectratio="f"/>
                <v:shape id="Graphic 84" o:spid="_x0000_s1026" o:spt="100" style="position:absolute;left:3557;top:3557;height:583565;width:6937375;" filled="f" stroked="t" coordsize="6937375,583565" o:gfxdata="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YL0K37gAAADbAAAA&#10;DwAAAAAAAAABACAAAAAiAAAAZHJzL2Rvd25yZXYueG1sUEsBAhQAFAAAAAgAh07iQDMvBZ47AAAA&#10;OQAAABAAAAAAAAAAAQAgAAAABwEAAGRycy9zaGFwZXhtbC54bWxQSwUGAAAAAAYABgBbAQAAsQMA&#10;AAAA&#10;" path="m0,572753l0,10672,0,7724,1041,5209,3125,3124,5209,1042,7725,0,10672,0,6926398,0,6929345,0,6931860,1042,6933944,3124,6936028,5209,6937070,7724,6937071,10672,6937071,572753,6937070,575699,6936028,578214,6933944,580297,6931860,582381,6929345,583424,6926398,583425,10672,583425,7725,583424,5209,582381,3125,580297,1041,578214,0,575699,0,572753xe">
                  <v:fill on="f" focussize="0,0"/>
                  <v:stroke weight="0.560157480314961pt" color="#CAD0D6" joinstyle="round"/>
                  <v:imagedata o:title=""/>
                  <o:lock v:ext="edit" aspectratio="f"/>
                  <v:textbox inset="0mm,0mm,0mm,0mm"/>
                </v:shape>
                <v:shape id="Graphic 85" o:spid="_x0000_s1026" o:spt="100" style="position:absolute;left:60477;top:401994;height:128270;width:448309;" filled="f" stroked="t" coordsize="448309,128270" o:gfxdata="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T4qR+8AAAA&#10;2wAAAA8AAAAAAAAAAQAgAAAAIgAAAGRycy9kb3ducmV2LnhtbFBLAQIUABQAAAAIAIdO4kAzLwWe&#10;OwAAADkAAAAQAAAAAAAAAAEAIAAAAAsBAABkcnMvc2hhcGV4bWwueG1sUEsFBgAAAAAGAAYAWwEA&#10;ALUDAAAAAA==&#10;" path="m0,74706l0,53362,0,49858,341,46385,8993,23714,10939,20801,46388,342,49858,0,53362,0,394879,0,398383,0,401853,340,437301,20801,448241,49858,448241,53362,448241,74706,448241,78210,447899,81679,447216,85115,446532,88551,445520,91888,444179,95123,442838,98360,432612,112435,430134,114912,405289,127040,401853,127725,398383,128067,394879,128069,53362,128069,15629,112435,13151,109958,4061,95123,2721,91888,1708,88551,1025,85115,341,81679,0,78210,0,74706xe">
                  <v:fill on="f" focussize="0,0"/>
                  <v:stroke weight="0.560157480314961pt" color="#000000" joinstyle="round"/>
                  <v:imagedata o:title=""/>
                  <o:lock v:ext="edit" aspectratio="f"/>
                  <v:textbox inset="0mm,0mm,0mm,0mm"/>
                </v:shape>
                <v:shape id="Textbox 86" o:spid="_x0000_s1026" o:spt="202" type="#_x0000_t202" style="position:absolute;left:10977;top:9198;height:572770;width:6922770;" filled="f" stroked="f" coordsize="21600,21600" o:gfxdata="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qVZ0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38"/>
                          <w:ind w:left="77"/>
                          <w:rPr>
                            <w:b/>
                            <w:sz w:val="20"/>
                          </w:rPr>
                        </w:pPr>
                        <w:r>
                          <w:rPr>
                            <w:b/>
                            <w:color w:val="1C2025"/>
                            <w:sz w:val="13"/>
                          </w:rPr>
                          <w:t>Question</w:t>
                        </w:r>
                        <w:r>
                          <w:rPr>
                            <w:b/>
                            <w:color w:val="1C2025"/>
                            <w:spacing w:val="12"/>
                            <w:sz w:val="13"/>
                          </w:rPr>
                          <w:t xml:space="preserve"> </w:t>
                        </w:r>
                        <w:r>
                          <w:rPr>
                            <w:b/>
                            <w:color w:val="1C2025"/>
                            <w:spacing w:val="-10"/>
                            <w:sz w:val="20"/>
                          </w:rPr>
                          <w:t>9</w:t>
                        </w:r>
                      </w:p>
                      <w:p>
                        <w:pPr>
                          <w:spacing w:before="79"/>
                          <w:ind w:left="77"/>
                          <w:rPr>
                            <w:sz w:val="13"/>
                          </w:rPr>
                        </w:pPr>
                        <w:r>
                          <w:rPr>
                            <w:color w:val="1C2025"/>
                            <w:sz w:val="13"/>
                          </w:rPr>
                          <w:t>Not</w:t>
                        </w:r>
                        <w:r>
                          <w:rPr>
                            <w:color w:val="1C2025"/>
                            <w:spacing w:val="3"/>
                            <w:sz w:val="13"/>
                          </w:rPr>
                          <w:t xml:space="preserve"> </w:t>
                        </w:r>
                        <w:r>
                          <w:rPr>
                            <w:color w:val="1C2025"/>
                            <w:sz w:val="13"/>
                          </w:rPr>
                          <w:t>yet</w:t>
                        </w:r>
                        <w:r>
                          <w:rPr>
                            <w:color w:val="1C2025"/>
                            <w:spacing w:val="4"/>
                            <w:sz w:val="13"/>
                          </w:rPr>
                          <w:t xml:space="preserve"> </w:t>
                        </w:r>
                        <w:r>
                          <w:rPr>
                            <w:color w:val="1C2025"/>
                            <w:spacing w:val="-2"/>
                            <w:sz w:val="13"/>
                          </w:rPr>
                          <w:t>answered</w:t>
                        </w:r>
                      </w:p>
                      <w:p>
                        <w:pPr>
                          <w:spacing w:before="84"/>
                          <w:ind w:left="138"/>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rPr>
          <w:rFonts w:ascii="Arial MT"/>
        </w:rPr>
      </w:pPr>
    </w:p>
    <w:p>
      <w:pPr>
        <w:pStyle w:val="4"/>
        <w:spacing w:before="86"/>
        <w:rPr>
          <w:rFonts w:ascii="Arial MT"/>
        </w:rPr>
      </w:pPr>
    </w:p>
    <w:p>
      <w:pPr>
        <w:pStyle w:val="4"/>
        <w:spacing w:before="1"/>
        <w:ind w:left="468"/>
      </w:pPr>
      <w:r>
        <w:rPr>
          <w:color w:val="001A1D"/>
          <w:w w:val="105"/>
        </w:rPr>
        <w:t>Access</w:t>
      </w:r>
      <w:r>
        <w:rPr>
          <w:color w:val="001A1D"/>
          <w:spacing w:val="-5"/>
          <w:w w:val="105"/>
        </w:rPr>
        <w:t xml:space="preserve"> </w:t>
      </w:r>
      <w:r>
        <w:rPr>
          <w:color w:val="001A1D"/>
          <w:w w:val="105"/>
        </w:rPr>
        <w:t>control</w:t>
      </w:r>
      <w:r>
        <w:rPr>
          <w:color w:val="001A1D"/>
          <w:spacing w:val="-5"/>
          <w:w w:val="105"/>
        </w:rPr>
        <w:t xml:space="preserve"> </w:t>
      </w:r>
      <w:r>
        <w:rPr>
          <w:color w:val="001A1D"/>
          <w:w w:val="105"/>
        </w:rPr>
        <w:t>liên</w:t>
      </w:r>
      <w:r>
        <w:rPr>
          <w:color w:val="001A1D"/>
          <w:spacing w:val="-4"/>
          <w:w w:val="105"/>
        </w:rPr>
        <w:t xml:space="preserve"> </w:t>
      </w:r>
      <w:r>
        <w:rPr>
          <w:color w:val="001A1D"/>
          <w:w w:val="105"/>
        </w:rPr>
        <w:t>quan</w:t>
      </w:r>
      <w:r>
        <w:rPr>
          <w:color w:val="001A1D"/>
          <w:spacing w:val="-5"/>
          <w:w w:val="105"/>
        </w:rPr>
        <w:t xml:space="preserve"> </w:t>
      </w:r>
      <w:r>
        <w:rPr>
          <w:color w:val="001A1D"/>
          <w:w w:val="105"/>
        </w:rPr>
        <w:t>đến</w:t>
      </w:r>
      <w:r>
        <w:rPr>
          <w:color w:val="001A1D"/>
          <w:spacing w:val="-4"/>
          <w:w w:val="105"/>
        </w:rPr>
        <w:t xml:space="preserve"> </w:t>
      </w:r>
      <w:r>
        <w:rPr>
          <w:color w:val="001A1D"/>
          <w:w w:val="105"/>
        </w:rPr>
        <w:t>2</w:t>
      </w:r>
      <w:r>
        <w:rPr>
          <w:color w:val="001A1D"/>
          <w:spacing w:val="-5"/>
          <w:w w:val="105"/>
        </w:rPr>
        <w:t xml:space="preserve"> </w:t>
      </w:r>
      <w:r>
        <w:rPr>
          <w:color w:val="001A1D"/>
          <w:w w:val="105"/>
        </w:rPr>
        <w:t>chức</w:t>
      </w:r>
      <w:r>
        <w:rPr>
          <w:color w:val="001A1D"/>
          <w:spacing w:val="-4"/>
          <w:w w:val="105"/>
        </w:rPr>
        <w:t xml:space="preserve"> </w:t>
      </w:r>
      <w:r>
        <w:rPr>
          <w:color w:val="001A1D"/>
          <w:w w:val="105"/>
        </w:rPr>
        <w:t>năng</w:t>
      </w:r>
      <w:r>
        <w:rPr>
          <w:color w:val="001A1D"/>
          <w:spacing w:val="-5"/>
          <w:w w:val="105"/>
        </w:rPr>
        <w:t xml:space="preserve"> </w:t>
      </w:r>
      <w:r>
        <w:rPr>
          <w:color w:val="001A1D"/>
          <w:w w:val="105"/>
        </w:rPr>
        <w:t>chính</w:t>
      </w:r>
      <w:r>
        <w:rPr>
          <w:color w:val="001A1D"/>
          <w:spacing w:val="-4"/>
          <w:w w:val="105"/>
        </w:rPr>
        <w:t xml:space="preserve"> </w:t>
      </w:r>
      <w:r>
        <w:rPr>
          <w:color w:val="001A1D"/>
          <w:spacing w:val="-5"/>
          <w:w w:val="105"/>
        </w:rPr>
        <w:t>là?</w:t>
      </w:r>
    </w:p>
    <w:p>
      <w:pPr>
        <w:pStyle w:val="4"/>
        <w:spacing w:before="123"/>
      </w:pPr>
    </w:p>
    <w:p>
      <w:pPr>
        <w:pStyle w:val="5"/>
        <w:numPr>
          <w:ilvl w:val="0"/>
          <w:numId w:val="45"/>
        </w:numPr>
        <w:tabs>
          <w:tab w:val="left" w:pos="1098"/>
        </w:tabs>
        <w:spacing w:before="0"/>
        <w:ind w:left="1098" w:hanging="294"/>
        <w:rPr>
          <w:sz w:val="16"/>
        </w:rPr>
      </w:pPr>
      <w:r>
        <w:drawing>
          <wp:anchor distT="0" distB="0" distL="0" distR="0" simplePos="0" relativeHeight="251683840"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87" name="Image 87"/>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152" cstate="print"/>
                    <a:stretch>
                      <a:fillRect/>
                    </a:stretch>
                  </pic:blipFill>
                  <pic:spPr>
                    <a:xfrm>
                      <a:off x="0" y="0"/>
                      <a:ext cx="92494" cy="92494"/>
                    </a:xfrm>
                    <a:prstGeom prst="rect">
                      <a:avLst/>
                    </a:prstGeom>
                  </pic:spPr>
                </pic:pic>
              </a:graphicData>
            </a:graphic>
          </wp:anchor>
        </w:drawing>
      </w:r>
      <w:r>
        <w:rPr>
          <w:color w:val="001A1D"/>
          <w:w w:val="105"/>
          <w:sz w:val="16"/>
        </w:rPr>
        <w:t>Role</w:t>
      </w:r>
      <w:r>
        <w:rPr>
          <w:color w:val="001A1D"/>
          <w:spacing w:val="-7"/>
          <w:w w:val="105"/>
          <w:sz w:val="16"/>
        </w:rPr>
        <w:t xml:space="preserve"> </w:t>
      </w:r>
      <w:r>
        <w:rPr>
          <w:color w:val="001A1D"/>
          <w:w w:val="105"/>
          <w:sz w:val="16"/>
        </w:rPr>
        <w:t>Based</w:t>
      </w:r>
      <w:r>
        <w:rPr>
          <w:color w:val="001A1D"/>
          <w:spacing w:val="-7"/>
          <w:w w:val="105"/>
          <w:sz w:val="16"/>
        </w:rPr>
        <w:t xml:space="preserve"> </w:t>
      </w:r>
      <w:r>
        <w:rPr>
          <w:color w:val="001A1D"/>
          <w:w w:val="105"/>
          <w:sz w:val="16"/>
        </w:rPr>
        <w:t>Access</w:t>
      </w:r>
      <w:r>
        <w:rPr>
          <w:color w:val="001A1D"/>
          <w:spacing w:val="-7"/>
          <w:w w:val="105"/>
          <w:sz w:val="16"/>
        </w:rPr>
        <w:t xml:space="preserve"> </w:t>
      </w:r>
      <w:r>
        <w:rPr>
          <w:color w:val="001A1D"/>
          <w:spacing w:val="-2"/>
          <w:w w:val="105"/>
          <w:sz w:val="16"/>
        </w:rPr>
        <w:t>Control</w:t>
      </w:r>
    </w:p>
    <w:p>
      <w:pPr>
        <w:pStyle w:val="5"/>
        <w:numPr>
          <w:ilvl w:val="0"/>
          <w:numId w:val="45"/>
        </w:numPr>
        <w:tabs>
          <w:tab w:val="left" w:pos="1098"/>
        </w:tabs>
        <w:ind w:left="1098" w:hanging="294"/>
        <w:rPr>
          <w:sz w:val="16"/>
        </w:rPr>
      </w:pPr>
      <w:r>
        <w:drawing>
          <wp:anchor distT="0" distB="0" distL="0" distR="0" simplePos="0" relativeHeight="251683840"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88" name="Image 88"/>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143" cstate="print"/>
                    <a:stretch>
                      <a:fillRect/>
                    </a:stretch>
                  </pic:blipFill>
                  <pic:spPr>
                    <a:xfrm>
                      <a:off x="0" y="0"/>
                      <a:ext cx="92494" cy="92494"/>
                    </a:xfrm>
                    <a:prstGeom prst="rect">
                      <a:avLst/>
                    </a:prstGeom>
                  </pic:spPr>
                </pic:pic>
              </a:graphicData>
            </a:graphic>
          </wp:anchor>
        </w:drawing>
      </w:r>
      <w:r>
        <w:rPr>
          <w:color w:val="001A1D"/>
          <w:w w:val="105"/>
          <w:sz w:val="16"/>
        </w:rPr>
        <w:t>Least</w:t>
      </w:r>
      <w:r>
        <w:rPr>
          <w:color w:val="001A1D"/>
          <w:spacing w:val="-7"/>
          <w:w w:val="105"/>
          <w:sz w:val="16"/>
        </w:rPr>
        <w:t xml:space="preserve"> </w:t>
      </w:r>
      <w:r>
        <w:rPr>
          <w:color w:val="001A1D"/>
          <w:w w:val="105"/>
          <w:sz w:val="16"/>
        </w:rPr>
        <w:t>privilege</w:t>
      </w:r>
      <w:r>
        <w:rPr>
          <w:color w:val="001A1D"/>
          <w:spacing w:val="-6"/>
          <w:w w:val="105"/>
          <w:sz w:val="16"/>
        </w:rPr>
        <w:t xml:space="preserve"> </w:t>
      </w:r>
      <w:r>
        <w:rPr>
          <w:color w:val="001A1D"/>
          <w:spacing w:val="-2"/>
          <w:w w:val="105"/>
          <w:sz w:val="16"/>
        </w:rPr>
        <w:t>principle</w:t>
      </w:r>
    </w:p>
    <w:p>
      <w:pPr>
        <w:pStyle w:val="5"/>
        <w:numPr>
          <w:ilvl w:val="0"/>
          <w:numId w:val="45"/>
        </w:numPr>
        <w:tabs>
          <w:tab w:val="left" w:pos="1098"/>
        </w:tabs>
        <w:ind w:left="1098" w:hanging="294"/>
        <w:rPr>
          <w:sz w:val="16"/>
        </w:rPr>
      </w:pPr>
      <w:r>
        <w:drawing>
          <wp:anchor distT="0" distB="0" distL="0" distR="0" simplePos="0" relativeHeight="251684864"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89" name="Image 89"/>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153" cstate="print"/>
                    <a:stretch>
                      <a:fillRect/>
                    </a:stretch>
                  </pic:blipFill>
                  <pic:spPr>
                    <a:xfrm>
                      <a:off x="0" y="0"/>
                      <a:ext cx="92494" cy="92490"/>
                    </a:xfrm>
                    <a:prstGeom prst="rect">
                      <a:avLst/>
                    </a:prstGeom>
                  </pic:spPr>
                </pic:pic>
              </a:graphicData>
            </a:graphic>
          </wp:anchor>
        </w:drawing>
      </w:r>
      <w:r>
        <w:rPr>
          <w:color w:val="001A1D"/>
          <w:spacing w:val="-2"/>
          <w:w w:val="105"/>
          <w:sz w:val="16"/>
        </w:rPr>
        <w:t>Authentication</w:t>
      </w:r>
    </w:p>
    <w:p>
      <w:pPr>
        <w:pStyle w:val="5"/>
        <w:numPr>
          <w:ilvl w:val="0"/>
          <w:numId w:val="45"/>
        </w:numPr>
        <w:tabs>
          <w:tab w:val="left" w:pos="1098"/>
        </w:tabs>
        <w:spacing w:before="157"/>
        <w:ind w:left="1098" w:hanging="294"/>
        <w:rPr>
          <w:sz w:val="16"/>
        </w:rPr>
      </w:pPr>
      <w:r>
        <w:drawing>
          <wp:anchor distT="0" distB="0" distL="0" distR="0" simplePos="0" relativeHeight="251684864"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90" name="Image 90"/>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153" cstate="print"/>
                    <a:stretch>
                      <a:fillRect/>
                    </a:stretch>
                  </pic:blipFill>
                  <pic:spPr>
                    <a:xfrm>
                      <a:off x="0" y="0"/>
                      <a:ext cx="92494" cy="92490"/>
                    </a:xfrm>
                    <a:prstGeom prst="rect">
                      <a:avLst/>
                    </a:prstGeom>
                  </pic:spPr>
                </pic:pic>
              </a:graphicData>
            </a:graphic>
          </wp:anchor>
        </w:drawing>
      </w:r>
      <w:r>
        <w:rPr>
          <w:color w:val="001A1D"/>
          <w:spacing w:val="-2"/>
          <w:w w:val="105"/>
          <w:sz w:val="16"/>
        </w:rPr>
        <w:t>Authorization</w:t>
      </w:r>
    </w:p>
    <w:p>
      <w:pPr>
        <w:pStyle w:val="5"/>
        <w:numPr>
          <w:ilvl w:val="0"/>
          <w:numId w:val="45"/>
        </w:numPr>
        <w:tabs>
          <w:tab w:val="left" w:pos="1098"/>
        </w:tabs>
        <w:ind w:left="1098" w:hanging="294"/>
        <w:rPr>
          <w:sz w:val="16"/>
        </w:rPr>
      </w:pPr>
      <w:r>
        <w:drawing>
          <wp:anchor distT="0" distB="0" distL="0" distR="0" simplePos="0" relativeHeight="251685888"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91" name="Image 91"/>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154" cstate="print"/>
                    <a:stretch>
                      <a:fillRect/>
                    </a:stretch>
                  </pic:blipFill>
                  <pic:spPr>
                    <a:xfrm>
                      <a:off x="0" y="0"/>
                      <a:ext cx="92494" cy="92494"/>
                    </a:xfrm>
                    <a:prstGeom prst="rect">
                      <a:avLst/>
                    </a:prstGeom>
                  </pic:spPr>
                </pic:pic>
              </a:graphicData>
            </a:graphic>
          </wp:anchor>
        </w:drawing>
      </w:r>
      <w:r>
        <w:rPr>
          <w:color w:val="001A1D"/>
          <w:w w:val="105"/>
          <w:sz w:val="16"/>
        </w:rPr>
        <w:t>Rule</w:t>
      </w:r>
      <w:r>
        <w:rPr>
          <w:color w:val="001A1D"/>
          <w:spacing w:val="-6"/>
          <w:w w:val="105"/>
          <w:sz w:val="16"/>
        </w:rPr>
        <w:t xml:space="preserve"> </w:t>
      </w:r>
      <w:r>
        <w:rPr>
          <w:color w:val="001A1D"/>
          <w:w w:val="105"/>
          <w:sz w:val="16"/>
        </w:rPr>
        <w:t>Based</w:t>
      </w:r>
      <w:r>
        <w:rPr>
          <w:color w:val="001A1D"/>
          <w:spacing w:val="-5"/>
          <w:w w:val="105"/>
          <w:sz w:val="16"/>
        </w:rPr>
        <w:t xml:space="preserve"> </w:t>
      </w:r>
      <w:r>
        <w:rPr>
          <w:color w:val="001A1D"/>
          <w:w w:val="105"/>
          <w:sz w:val="16"/>
        </w:rPr>
        <w:t>Access</w:t>
      </w:r>
      <w:r>
        <w:rPr>
          <w:color w:val="001A1D"/>
          <w:spacing w:val="-5"/>
          <w:w w:val="105"/>
          <w:sz w:val="16"/>
        </w:rPr>
        <w:t xml:space="preserve"> </w:t>
      </w:r>
      <w:r>
        <w:rPr>
          <w:color w:val="001A1D"/>
          <w:spacing w:val="-2"/>
          <w:w w:val="105"/>
          <w:sz w:val="16"/>
        </w:rPr>
        <w:t>Control</w:t>
      </w:r>
    </w:p>
    <w:p>
      <w:pPr>
        <w:pStyle w:val="4"/>
        <w:rPr>
          <w:sz w:val="20"/>
        </w:rPr>
      </w:pPr>
    </w:p>
    <w:p>
      <w:pPr>
        <w:pStyle w:val="4"/>
        <w:spacing w:before="76"/>
        <w:rPr>
          <w:sz w:val="20"/>
        </w:rPr>
      </w:pPr>
      <w:r>
        <mc:AlternateContent>
          <mc:Choice Requires="wpg">
            <w:drawing>
              <wp:anchor distT="0" distB="0" distL="0" distR="0" simplePos="0" relativeHeight="251796480" behindDoc="1" locked="0" layoutInCell="1" allowOverlap="1">
                <wp:simplePos x="0" y="0"/>
                <wp:positionH relativeFrom="page">
                  <wp:posOffset>408940</wp:posOffset>
                </wp:positionH>
                <wp:positionV relativeFrom="paragraph">
                  <wp:posOffset>232410</wp:posOffset>
                </wp:positionV>
                <wp:extent cx="6944360" cy="598170"/>
                <wp:effectExtent l="0" t="0" r="0" b="0"/>
                <wp:wrapTopAndBottom/>
                <wp:docPr id="92" name="Group 92"/>
                <wp:cNvGraphicFramePr/>
                <a:graphic xmlns:a="http://schemas.openxmlformats.org/drawingml/2006/main">
                  <a:graphicData uri="http://schemas.microsoft.com/office/word/2010/wordprocessingGroup">
                    <wpg:wgp>
                      <wpg:cNvGrpSpPr/>
                      <wpg:grpSpPr>
                        <a:xfrm>
                          <a:off x="0" y="0"/>
                          <a:ext cx="6944359" cy="598170"/>
                          <a:chOff x="0" y="0"/>
                          <a:chExt cx="6944359" cy="598170"/>
                        </a:xfrm>
                      </wpg:grpSpPr>
                      <wps:wsp>
                        <wps:cNvPr id="93" name="Graphic 93"/>
                        <wps:cNvSpPr/>
                        <wps:spPr>
                          <a:xfrm>
                            <a:off x="3557" y="3557"/>
                            <a:ext cx="6937375" cy="590550"/>
                          </a:xfrm>
                          <a:custGeom>
                            <a:avLst/>
                            <a:gdLst/>
                            <a:ahLst/>
                            <a:cxnLst/>
                            <a:rect l="l" t="t" r="r" b="b"/>
                            <a:pathLst>
                              <a:path w="6937375" h="590550">
                                <a:moveTo>
                                  <a:pt x="0" y="579867"/>
                                </a:moveTo>
                                <a:lnTo>
                                  <a:pt x="0" y="10672"/>
                                </a:lnTo>
                                <a:lnTo>
                                  <a:pt x="0" y="7722"/>
                                </a:lnTo>
                                <a:lnTo>
                                  <a:pt x="1041" y="5207"/>
                                </a:lnTo>
                                <a:lnTo>
                                  <a:pt x="3125" y="3123"/>
                                </a:lnTo>
                                <a:lnTo>
                                  <a:pt x="5209" y="1042"/>
                                </a:lnTo>
                                <a:lnTo>
                                  <a:pt x="7725" y="0"/>
                                </a:lnTo>
                                <a:lnTo>
                                  <a:pt x="10672" y="0"/>
                                </a:lnTo>
                                <a:lnTo>
                                  <a:pt x="6926398" y="0"/>
                                </a:lnTo>
                                <a:lnTo>
                                  <a:pt x="6929345" y="0"/>
                                </a:lnTo>
                                <a:lnTo>
                                  <a:pt x="6931860" y="1042"/>
                                </a:lnTo>
                                <a:lnTo>
                                  <a:pt x="6933944" y="3123"/>
                                </a:lnTo>
                                <a:lnTo>
                                  <a:pt x="6936028" y="5207"/>
                                </a:lnTo>
                                <a:lnTo>
                                  <a:pt x="6937070" y="7722"/>
                                </a:lnTo>
                                <a:lnTo>
                                  <a:pt x="6937071" y="10672"/>
                                </a:lnTo>
                                <a:lnTo>
                                  <a:pt x="6937071" y="579867"/>
                                </a:lnTo>
                                <a:lnTo>
                                  <a:pt x="6937070" y="582814"/>
                                </a:lnTo>
                                <a:lnTo>
                                  <a:pt x="6936028" y="585329"/>
                                </a:lnTo>
                                <a:lnTo>
                                  <a:pt x="6933944" y="587413"/>
                                </a:lnTo>
                                <a:lnTo>
                                  <a:pt x="6931860" y="589498"/>
                                </a:lnTo>
                                <a:lnTo>
                                  <a:pt x="6929345" y="590540"/>
                                </a:lnTo>
                                <a:lnTo>
                                  <a:pt x="6926398" y="590540"/>
                                </a:lnTo>
                                <a:lnTo>
                                  <a:pt x="10672" y="590540"/>
                                </a:lnTo>
                                <a:lnTo>
                                  <a:pt x="7725" y="590540"/>
                                </a:lnTo>
                                <a:lnTo>
                                  <a:pt x="5209" y="589498"/>
                                </a:lnTo>
                                <a:lnTo>
                                  <a:pt x="3125" y="587413"/>
                                </a:lnTo>
                                <a:lnTo>
                                  <a:pt x="1041" y="585329"/>
                                </a:lnTo>
                                <a:lnTo>
                                  <a:pt x="0" y="582814"/>
                                </a:lnTo>
                                <a:lnTo>
                                  <a:pt x="0" y="579867"/>
                                </a:lnTo>
                                <a:close/>
                              </a:path>
                            </a:pathLst>
                          </a:custGeom>
                          <a:ln w="7114">
                            <a:solidFill>
                              <a:srgbClr val="CAD0D6"/>
                            </a:solidFill>
                            <a:prstDash val="solid"/>
                          </a:ln>
                        </wps:spPr>
                        <wps:bodyPr wrap="square" lIns="0" tIns="0" rIns="0" bIns="0" rtlCol="0">
                          <a:noAutofit/>
                        </wps:bodyPr>
                      </wps:wsp>
                      <wps:wsp>
                        <wps:cNvPr id="94" name="Graphic 94"/>
                        <wps:cNvSpPr/>
                        <wps:spPr>
                          <a:xfrm>
                            <a:off x="60477" y="401994"/>
                            <a:ext cx="448309" cy="128270"/>
                          </a:xfrm>
                          <a:custGeom>
                            <a:avLst/>
                            <a:gdLst/>
                            <a:ahLst/>
                            <a:cxnLst/>
                            <a:rect l="l" t="t" r="r" b="b"/>
                            <a:pathLst>
                              <a:path w="448309" h="128270">
                                <a:moveTo>
                                  <a:pt x="0" y="74706"/>
                                </a:moveTo>
                                <a:lnTo>
                                  <a:pt x="0" y="53362"/>
                                </a:lnTo>
                                <a:lnTo>
                                  <a:pt x="0" y="49856"/>
                                </a:lnTo>
                                <a:lnTo>
                                  <a:pt x="341" y="46385"/>
                                </a:lnTo>
                                <a:lnTo>
                                  <a:pt x="1025" y="42946"/>
                                </a:lnTo>
                                <a:lnTo>
                                  <a:pt x="1708" y="39510"/>
                                </a:lnTo>
                                <a:lnTo>
                                  <a:pt x="2721" y="36175"/>
                                </a:lnTo>
                                <a:lnTo>
                                  <a:pt x="4061" y="32937"/>
                                </a:lnTo>
                                <a:lnTo>
                                  <a:pt x="5402" y="29699"/>
                                </a:lnTo>
                                <a:lnTo>
                                  <a:pt x="7046" y="26625"/>
                                </a:lnTo>
                                <a:lnTo>
                                  <a:pt x="8993" y="23714"/>
                                </a:lnTo>
                                <a:lnTo>
                                  <a:pt x="10939" y="20799"/>
                                </a:lnTo>
                                <a:lnTo>
                                  <a:pt x="13151" y="18103"/>
                                </a:lnTo>
                                <a:lnTo>
                                  <a:pt x="15629" y="15626"/>
                                </a:lnTo>
                                <a:lnTo>
                                  <a:pt x="18106" y="13149"/>
                                </a:lnTo>
                                <a:lnTo>
                                  <a:pt x="53362" y="0"/>
                                </a:lnTo>
                                <a:lnTo>
                                  <a:pt x="394879" y="0"/>
                                </a:lnTo>
                                <a:lnTo>
                                  <a:pt x="432612" y="15626"/>
                                </a:lnTo>
                                <a:lnTo>
                                  <a:pt x="435089" y="18103"/>
                                </a:lnTo>
                                <a:lnTo>
                                  <a:pt x="444179" y="32937"/>
                                </a:lnTo>
                                <a:lnTo>
                                  <a:pt x="445520" y="36175"/>
                                </a:lnTo>
                                <a:lnTo>
                                  <a:pt x="446532" y="39510"/>
                                </a:lnTo>
                                <a:lnTo>
                                  <a:pt x="447216" y="42946"/>
                                </a:lnTo>
                                <a:lnTo>
                                  <a:pt x="447899" y="46385"/>
                                </a:lnTo>
                                <a:lnTo>
                                  <a:pt x="448241" y="49856"/>
                                </a:lnTo>
                                <a:lnTo>
                                  <a:pt x="448241" y="53362"/>
                                </a:lnTo>
                                <a:lnTo>
                                  <a:pt x="448241" y="74706"/>
                                </a:lnTo>
                                <a:lnTo>
                                  <a:pt x="448241" y="78208"/>
                                </a:lnTo>
                                <a:lnTo>
                                  <a:pt x="447899" y="81679"/>
                                </a:lnTo>
                                <a:lnTo>
                                  <a:pt x="447216" y="85115"/>
                                </a:lnTo>
                                <a:lnTo>
                                  <a:pt x="446532" y="88551"/>
                                </a:lnTo>
                                <a:lnTo>
                                  <a:pt x="439248" y="104347"/>
                                </a:lnTo>
                                <a:lnTo>
                                  <a:pt x="437301" y="107262"/>
                                </a:lnTo>
                                <a:lnTo>
                                  <a:pt x="405289" y="127040"/>
                                </a:lnTo>
                                <a:lnTo>
                                  <a:pt x="401853" y="127725"/>
                                </a:lnTo>
                                <a:lnTo>
                                  <a:pt x="398383" y="128065"/>
                                </a:lnTo>
                                <a:lnTo>
                                  <a:pt x="394879" y="128069"/>
                                </a:lnTo>
                                <a:lnTo>
                                  <a:pt x="53362" y="128069"/>
                                </a:lnTo>
                                <a:lnTo>
                                  <a:pt x="15629" y="112438"/>
                                </a:lnTo>
                                <a:lnTo>
                                  <a:pt x="0" y="78208"/>
                                </a:lnTo>
                                <a:lnTo>
                                  <a:pt x="0" y="74706"/>
                                </a:lnTo>
                                <a:close/>
                              </a:path>
                            </a:pathLst>
                          </a:custGeom>
                          <a:ln w="7114">
                            <a:solidFill>
                              <a:srgbClr val="000000"/>
                            </a:solidFill>
                            <a:prstDash val="solid"/>
                          </a:ln>
                        </wps:spPr>
                        <wps:bodyPr wrap="square" lIns="0" tIns="0" rIns="0" bIns="0" rtlCol="0">
                          <a:noAutofit/>
                        </wps:bodyPr>
                      </wps:wsp>
                      <wps:wsp>
                        <wps:cNvPr id="95" name="Textbox 95"/>
                        <wps:cNvSpPr txBox="1"/>
                        <wps:spPr>
                          <a:xfrm>
                            <a:off x="10977" y="9197"/>
                            <a:ext cx="6922770" cy="579755"/>
                          </a:xfrm>
                          <a:prstGeom prst="rect">
                            <a:avLst/>
                          </a:prstGeom>
                        </wps:spPr>
                        <wps:txbx>
                          <w:txbxContent>
                            <w:p>
                              <w:pPr>
                                <w:spacing w:before="50"/>
                                <w:ind w:left="77"/>
                                <w:rPr>
                                  <w:b/>
                                  <w:sz w:val="20"/>
                                </w:rPr>
                              </w:pPr>
                              <w:r>
                                <w:rPr>
                                  <w:b/>
                                  <w:color w:val="1C2025"/>
                                  <w:sz w:val="13"/>
                                </w:rPr>
                                <w:t>Question</w:t>
                              </w:r>
                              <w:r>
                                <w:rPr>
                                  <w:b/>
                                  <w:color w:val="1C2025"/>
                                  <w:spacing w:val="12"/>
                                  <w:sz w:val="13"/>
                                </w:rPr>
                                <w:t xml:space="preserve"> </w:t>
                              </w:r>
                              <w:r>
                                <w:rPr>
                                  <w:b/>
                                  <w:color w:val="1C2025"/>
                                  <w:spacing w:val="-5"/>
                                  <w:sz w:val="20"/>
                                </w:rPr>
                                <w:t>10</w:t>
                              </w:r>
                            </w:p>
                            <w:p>
                              <w:pPr>
                                <w:spacing w:before="67"/>
                                <w:ind w:left="77"/>
                                <w:rPr>
                                  <w:sz w:val="13"/>
                                </w:rPr>
                              </w:pPr>
                              <w:r>
                                <w:rPr>
                                  <w:color w:val="1C2025"/>
                                  <w:sz w:val="13"/>
                                </w:rPr>
                                <w:t>Not</w:t>
                              </w:r>
                              <w:r>
                                <w:rPr>
                                  <w:color w:val="1C2025"/>
                                  <w:spacing w:val="3"/>
                                  <w:sz w:val="13"/>
                                </w:rPr>
                                <w:t xml:space="preserve"> </w:t>
                              </w:r>
                              <w:r>
                                <w:rPr>
                                  <w:color w:val="1C2025"/>
                                  <w:sz w:val="13"/>
                                </w:rPr>
                                <w:t>yet</w:t>
                              </w:r>
                              <w:r>
                                <w:rPr>
                                  <w:color w:val="1C2025"/>
                                  <w:spacing w:val="4"/>
                                  <w:sz w:val="13"/>
                                </w:rPr>
                                <w:t xml:space="preserve"> </w:t>
                              </w:r>
                              <w:r>
                                <w:rPr>
                                  <w:color w:val="1C2025"/>
                                  <w:spacing w:val="-2"/>
                                  <w:sz w:val="13"/>
                                </w:rPr>
                                <w:t>answered</w:t>
                              </w:r>
                            </w:p>
                            <w:p>
                              <w:pPr>
                                <w:spacing w:before="84"/>
                                <w:ind w:left="138"/>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18.3pt;height:47.1pt;width:546.8pt;mso-position-horizontal-relative:page;mso-wrap-distance-bottom:0pt;mso-wrap-distance-top:0pt;z-index:-251520000;mso-width-relative:page;mso-height-relative:page;" coordsize="6944359,598170" o:gfxdata="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">
                <o:lock v:ext="edit" aspectratio="f"/>
                <v:shape id="Graphic 93" o:spid="_x0000_s1026" o:spt="100" style="position:absolute;left:3557;top:3557;height:590550;width:6937375;" filled="f" stroked="t" coordsize="6937375,590550" o:gfxdata="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Wbm774A&#10;AADbAAAADwAAAAAAAAABACAAAAAiAAAAZHJzL2Rvd25yZXYueG1sUEsBAhQAFAAAAAgAh07iQDMv&#10;BZ47AAAAOQAAABAAAAAAAAAAAQAgAAAADQEAAGRycy9zaGFwZXhtbC54bWxQSwUGAAAAAAYABgBb&#10;AQAAtwMAAAAA&#10;" path="m0,579867l0,10672,0,7722,1041,5207,3125,3123,5209,1042,7725,0,10672,0,6926398,0,6929345,0,6931860,1042,6933944,3123,6936028,5207,6937070,7722,6937071,10672,6937071,579867,6937070,582814,6936028,585329,6933944,587413,6931860,589498,6929345,590540,6926398,590540,10672,590540,7725,590540,5209,589498,3125,587413,1041,585329,0,582814,0,579867xe">
                  <v:fill on="f" focussize="0,0"/>
                  <v:stroke weight="0.560157480314961pt" color="#CAD0D6" joinstyle="round"/>
                  <v:imagedata o:title=""/>
                  <o:lock v:ext="edit" aspectratio="f"/>
                  <v:textbox inset="0mm,0mm,0mm,0mm"/>
                </v:shape>
                <v:shape id="Graphic 94" o:spid="_x0000_s1026" o:spt="100" style="position:absolute;left:60477;top:401994;height:128270;width:448309;" filled="f" stroked="t" coordsize="448309,128270" o:gfxdata="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5tmlm8AAAA&#10;2wAAAA8AAAAAAAAAAQAgAAAAIgAAAGRycy9kb3ducmV2LnhtbFBLAQIUABQAAAAIAIdO4kAzLwWe&#10;OwAAADkAAAAQAAAAAAAAAAEAIAAAAAsBAABkcnMvc2hhcGV4bWwueG1sUEsFBgAAAAAGAAYAWwEA&#10;ALUDAAAAAA==&#10;" path="m0,74706l0,53362,0,49856,341,46385,1025,42946,1708,39510,2721,36175,4061,32937,5402,29699,7046,26625,8993,23714,10939,20799,13151,18103,15629,15626,18106,13149,53362,0,394879,0,432612,15626,435089,18103,444179,32937,445520,36175,446532,39510,447216,42946,447899,46385,448241,49856,448241,53362,448241,74706,448241,78208,447899,81679,447216,85115,446532,88551,439248,104347,437301,107262,405289,127040,401853,127725,398383,128065,394879,128069,53362,128069,15629,112438,0,78208,0,74706xe">
                  <v:fill on="f" focussize="0,0"/>
                  <v:stroke weight="0.560157480314961pt" color="#000000" joinstyle="round"/>
                  <v:imagedata o:title=""/>
                  <o:lock v:ext="edit" aspectratio="f"/>
                  <v:textbox inset="0mm,0mm,0mm,0mm"/>
                </v:shape>
                <v:shape id="Textbox 95" o:spid="_x0000_s1026" o:spt="202" type="#_x0000_t202" style="position:absolute;left:10977;top:9197;height:579755;width:6922770;" filled="f" stroked="f" coordsize="21600,21600" o:gfxdata="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rlF6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50"/>
                          <w:ind w:left="77"/>
                          <w:rPr>
                            <w:b/>
                            <w:sz w:val="20"/>
                          </w:rPr>
                        </w:pPr>
                        <w:r>
                          <w:rPr>
                            <w:b/>
                            <w:color w:val="1C2025"/>
                            <w:sz w:val="13"/>
                          </w:rPr>
                          <w:t>Question</w:t>
                        </w:r>
                        <w:r>
                          <w:rPr>
                            <w:b/>
                            <w:color w:val="1C2025"/>
                            <w:spacing w:val="12"/>
                            <w:sz w:val="13"/>
                          </w:rPr>
                          <w:t xml:space="preserve"> </w:t>
                        </w:r>
                        <w:r>
                          <w:rPr>
                            <w:b/>
                            <w:color w:val="1C2025"/>
                            <w:spacing w:val="-5"/>
                            <w:sz w:val="20"/>
                          </w:rPr>
                          <w:t>10</w:t>
                        </w:r>
                      </w:p>
                      <w:p>
                        <w:pPr>
                          <w:spacing w:before="67"/>
                          <w:ind w:left="77"/>
                          <w:rPr>
                            <w:sz w:val="13"/>
                          </w:rPr>
                        </w:pPr>
                        <w:r>
                          <w:rPr>
                            <w:color w:val="1C2025"/>
                            <w:sz w:val="13"/>
                          </w:rPr>
                          <w:t>Not</w:t>
                        </w:r>
                        <w:r>
                          <w:rPr>
                            <w:color w:val="1C2025"/>
                            <w:spacing w:val="3"/>
                            <w:sz w:val="13"/>
                          </w:rPr>
                          <w:t xml:space="preserve"> </w:t>
                        </w:r>
                        <w:r>
                          <w:rPr>
                            <w:color w:val="1C2025"/>
                            <w:sz w:val="13"/>
                          </w:rPr>
                          <w:t>yet</w:t>
                        </w:r>
                        <w:r>
                          <w:rPr>
                            <w:color w:val="1C2025"/>
                            <w:spacing w:val="4"/>
                            <w:sz w:val="13"/>
                          </w:rPr>
                          <w:t xml:space="preserve"> </w:t>
                        </w:r>
                        <w:r>
                          <w:rPr>
                            <w:color w:val="1C2025"/>
                            <w:spacing w:val="-2"/>
                            <w:sz w:val="13"/>
                          </w:rPr>
                          <w:t>answered</w:t>
                        </w:r>
                      </w:p>
                      <w:p>
                        <w:pPr>
                          <w:spacing w:before="84"/>
                          <w:ind w:left="138"/>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pPr>
    </w:p>
    <w:p>
      <w:pPr>
        <w:pStyle w:val="4"/>
        <w:spacing w:before="29"/>
      </w:pPr>
    </w:p>
    <w:p>
      <w:pPr>
        <w:pStyle w:val="4"/>
        <w:ind w:left="468"/>
      </w:pPr>
      <w:r>
        <w:rPr>
          <w:color w:val="001A1D"/>
          <w:w w:val="105"/>
        </w:rPr>
        <w:t>Điều</w:t>
      </w:r>
      <w:r>
        <w:rPr>
          <w:color w:val="001A1D"/>
          <w:spacing w:val="-4"/>
          <w:w w:val="105"/>
        </w:rPr>
        <w:t xml:space="preserve"> </w:t>
      </w:r>
      <w:r>
        <w:rPr>
          <w:color w:val="001A1D"/>
          <w:w w:val="105"/>
        </w:rPr>
        <w:t>gì</w:t>
      </w:r>
      <w:r>
        <w:rPr>
          <w:color w:val="001A1D"/>
          <w:spacing w:val="-4"/>
          <w:w w:val="105"/>
        </w:rPr>
        <w:t xml:space="preserve"> </w:t>
      </w:r>
      <w:r>
        <w:rPr>
          <w:color w:val="001A1D"/>
          <w:w w:val="105"/>
        </w:rPr>
        <w:t>xảy</w:t>
      </w:r>
      <w:r>
        <w:rPr>
          <w:color w:val="001A1D"/>
          <w:spacing w:val="-4"/>
          <w:w w:val="105"/>
        </w:rPr>
        <w:t xml:space="preserve"> </w:t>
      </w:r>
      <w:r>
        <w:rPr>
          <w:color w:val="001A1D"/>
          <w:w w:val="105"/>
        </w:rPr>
        <w:t>ra</w:t>
      </w:r>
      <w:r>
        <w:rPr>
          <w:color w:val="001A1D"/>
          <w:spacing w:val="-4"/>
          <w:w w:val="105"/>
        </w:rPr>
        <w:t xml:space="preserve"> </w:t>
      </w:r>
      <w:r>
        <w:rPr>
          <w:color w:val="001A1D"/>
          <w:w w:val="105"/>
        </w:rPr>
        <w:t>khi</w:t>
      </w:r>
      <w:r>
        <w:rPr>
          <w:color w:val="001A1D"/>
          <w:spacing w:val="-3"/>
          <w:w w:val="105"/>
        </w:rPr>
        <w:t xml:space="preserve"> </w:t>
      </w:r>
      <w:r>
        <w:rPr>
          <w:color w:val="001A1D"/>
          <w:w w:val="105"/>
        </w:rPr>
        <w:t>máy</w:t>
      </w:r>
      <w:r>
        <w:rPr>
          <w:color w:val="001A1D"/>
          <w:spacing w:val="-4"/>
          <w:w w:val="105"/>
        </w:rPr>
        <w:t xml:space="preserve"> </w:t>
      </w:r>
      <w:r>
        <w:rPr>
          <w:color w:val="001A1D"/>
          <w:w w:val="105"/>
        </w:rPr>
        <w:t>X</w:t>
      </w:r>
      <w:r>
        <w:rPr>
          <w:color w:val="001A1D"/>
          <w:spacing w:val="-4"/>
          <w:w w:val="105"/>
        </w:rPr>
        <w:t xml:space="preserve"> </w:t>
      </w:r>
      <w:r>
        <w:rPr>
          <w:color w:val="001A1D"/>
          <w:w w:val="105"/>
        </w:rPr>
        <w:t>sử</w:t>
      </w:r>
      <w:r>
        <w:rPr>
          <w:color w:val="001A1D"/>
          <w:spacing w:val="-4"/>
          <w:w w:val="105"/>
        </w:rPr>
        <w:t xml:space="preserve"> </w:t>
      </w:r>
      <w:r>
        <w:rPr>
          <w:color w:val="001A1D"/>
          <w:w w:val="105"/>
        </w:rPr>
        <w:t>dụng</w:t>
      </w:r>
      <w:r>
        <w:rPr>
          <w:color w:val="001A1D"/>
          <w:spacing w:val="-4"/>
          <w:w w:val="105"/>
        </w:rPr>
        <w:t xml:space="preserve"> </w:t>
      </w:r>
      <w:r>
        <w:rPr>
          <w:color w:val="001A1D"/>
          <w:w w:val="105"/>
        </w:rPr>
        <w:t>kỹ</w:t>
      </w:r>
      <w:r>
        <w:rPr>
          <w:color w:val="001A1D"/>
          <w:spacing w:val="-3"/>
          <w:w w:val="105"/>
        </w:rPr>
        <w:t xml:space="preserve"> </w:t>
      </w:r>
      <w:r>
        <w:rPr>
          <w:color w:val="001A1D"/>
          <w:w w:val="105"/>
        </w:rPr>
        <w:t>thuật</w:t>
      </w:r>
      <w:r>
        <w:rPr>
          <w:color w:val="001A1D"/>
          <w:spacing w:val="-4"/>
          <w:w w:val="105"/>
        </w:rPr>
        <w:t xml:space="preserve"> </w:t>
      </w:r>
      <w:r>
        <w:rPr>
          <w:color w:val="001A1D"/>
          <w:w w:val="105"/>
        </w:rPr>
        <w:t>ARP</w:t>
      </w:r>
      <w:r>
        <w:rPr>
          <w:color w:val="001A1D"/>
          <w:spacing w:val="-4"/>
          <w:w w:val="105"/>
        </w:rPr>
        <w:t xml:space="preserve"> </w:t>
      </w:r>
      <w:r>
        <w:rPr>
          <w:color w:val="001A1D"/>
          <w:w w:val="105"/>
        </w:rPr>
        <w:t>spoofing</w:t>
      </w:r>
      <w:r>
        <w:rPr>
          <w:color w:val="001A1D"/>
          <w:spacing w:val="-4"/>
          <w:w w:val="105"/>
        </w:rPr>
        <w:t xml:space="preserve"> </w:t>
      </w:r>
      <w:r>
        <w:rPr>
          <w:color w:val="001A1D"/>
          <w:w w:val="105"/>
        </w:rPr>
        <w:t>để</w:t>
      </w:r>
      <w:r>
        <w:rPr>
          <w:color w:val="001A1D"/>
          <w:spacing w:val="-4"/>
          <w:w w:val="105"/>
        </w:rPr>
        <w:t xml:space="preserve"> </w:t>
      </w:r>
      <w:r>
        <w:rPr>
          <w:color w:val="001A1D"/>
          <w:w w:val="105"/>
        </w:rPr>
        <w:t>nghe</w:t>
      </w:r>
      <w:r>
        <w:rPr>
          <w:color w:val="001A1D"/>
          <w:spacing w:val="-3"/>
          <w:w w:val="105"/>
        </w:rPr>
        <w:t xml:space="preserve"> </w:t>
      </w:r>
      <w:r>
        <w:rPr>
          <w:color w:val="001A1D"/>
          <w:w w:val="105"/>
        </w:rPr>
        <w:t>lén</w:t>
      </w:r>
      <w:r>
        <w:rPr>
          <w:color w:val="001A1D"/>
          <w:spacing w:val="-4"/>
          <w:w w:val="105"/>
        </w:rPr>
        <w:t xml:space="preserve"> </w:t>
      </w:r>
      <w:r>
        <w:rPr>
          <w:color w:val="001A1D"/>
          <w:w w:val="105"/>
        </w:rPr>
        <w:t>thông</w:t>
      </w:r>
      <w:r>
        <w:rPr>
          <w:color w:val="001A1D"/>
          <w:spacing w:val="-4"/>
          <w:w w:val="105"/>
        </w:rPr>
        <w:t xml:space="preserve"> </w:t>
      </w:r>
      <w:r>
        <w:rPr>
          <w:color w:val="001A1D"/>
          <w:w w:val="105"/>
        </w:rPr>
        <w:t>tin</w:t>
      </w:r>
      <w:r>
        <w:rPr>
          <w:color w:val="001A1D"/>
          <w:spacing w:val="-4"/>
          <w:w w:val="105"/>
        </w:rPr>
        <w:t xml:space="preserve"> </w:t>
      </w:r>
      <w:r>
        <w:rPr>
          <w:color w:val="001A1D"/>
          <w:w w:val="105"/>
        </w:rPr>
        <w:t>từ</w:t>
      </w:r>
      <w:r>
        <w:rPr>
          <w:color w:val="001A1D"/>
          <w:spacing w:val="-4"/>
          <w:w w:val="105"/>
        </w:rPr>
        <w:t xml:space="preserve"> </w:t>
      </w:r>
      <w:r>
        <w:rPr>
          <w:color w:val="001A1D"/>
          <w:w w:val="105"/>
        </w:rPr>
        <w:t>máy</w:t>
      </w:r>
      <w:r>
        <w:rPr>
          <w:color w:val="001A1D"/>
          <w:spacing w:val="-3"/>
          <w:w w:val="105"/>
        </w:rPr>
        <w:t xml:space="preserve"> </w:t>
      </w:r>
      <w:r>
        <w:rPr>
          <w:color w:val="001A1D"/>
          <w:spacing w:val="-5"/>
          <w:w w:val="105"/>
        </w:rPr>
        <w:t>Y?</w:t>
      </w:r>
    </w:p>
    <w:p>
      <w:pPr>
        <w:pStyle w:val="4"/>
        <w:spacing w:before="112"/>
      </w:pPr>
    </w:p>
    <w:p>
      <w:pPr>
        <w:pStyle w:val="5"/>
        <w:numPr>
          <w:ilvl w:val="0"/>
          <w:numId w:val="46"/>
        </w:numPr>
        <w:tabs>
          <w:tab w:val="left" w:pos="1098"/>
        </w:tabs>
        <w:spacing w:before="0"/>
        <w:ind w:left="1098" w:hanging="294"/>
        <w:rPr>
          <w:sz w:val="16"/>
        </w:rPr>
      </w:pPr>
      <w:r>
        <w:drawing>
          <wp:anchor distT="0" distB="0" distL="0" distR="0" simplePos="0" relativeHeight="251685888"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96" name="Image 96"/>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155" cstate="print"/>
                    <a:stretch>
                      <a:fillRect/>
                    </a:stretch>
                  </pic:blipFill>
                  <pic:spPr>
                    <a:xfrm>
                      <a:off x="0" y="0"/>
                      <a:ext cx="92494" cy="92494"/>
                    </a:xfrm>
                    <a:prstGeom prst="rect">
                      <a:avLst/>
                    </a:prstGeom>
                  </pic:spPr>
                </pic:pic>
              </a:graphicData>
            </a:graphic>
          </wp:anchor>
        </w:drawing>
      </w:r>
      <w:r>
        <w:rPr>
          <w:color w:val="001A1D"/>
          <w:w w:val="105"/>
          <w:sz w:val="16"/>
        </w:rPr>
        <w:t>X</w:t>
      </w:r>
      <w:r>
        <w:rPr>
          <w:color w:val="001A1D"/>
          <w:spacing w:val="-4"/>
          <w:w w:val="105"/>
          <w:sz w:val="16"/>
        </w:rPr>
        <w:t xml:space="preserve"> </w:t>
      </w:r>
      <w:r>
        <w:rPr>
          <w:color w:val="001A1D"/>
          <w:w w:val="105"/>
          <w:sz w:val="16"/>
        </w:rPr>
        <w:t>giả</w:t>
      </w:r>
      <w:r>
        <w:rPr>
          <w:color w:val="001A1D"/>
          <w:spacing w:val="-3"/>
          <w:w w:val="105"/>
          <w:sz w:val="16"/>
        </w:rPr>
        <w:t xml:space="preserve"> </w:t>
      </w:r>
      <w:r>
        <w:rPr>
          <w:color w:val="001A1D"/>
          <w:w w:val="105"/>
          <w:sz w:val="16"/>
        </w:rPr>
        <w:t>mạo</w:t>
      </w:r>
      <w:r>
        <w:rPr>
          <w:color w:val="001A1D"/>
          <w:spacing w:val="-3"/>
          <w:w w:val="105"/>
          <w:sz w:val="16"/>
        </w:rPr>
        <w:t xml:space="preserve"> </w:t>
      </w:r>
      <w:r>
        <w:rPr>
          <w:color w:val="001A1D"/>
          <w:w w:val="105"/>
          <w:sz w:val="16"/>
        </w:rPr>
        <w:t>địa</w:t>
      </w:r>
      <w:r>
        <w:rPr>
          <w:color w:val="001A1D"/>
          <w:spacing w:val="-3"/>
          <w:w w:val="105"/>
          <w:sz w:val="16"/>
        </w:rPr>
        <w:t xml:space="preserve"> </w:t>
      </w:r>
      <w:r>
        <w:rPr>
          <w:color w:val="001A1D"/>
          <w:w w:val="105"/>
          <w:sz w:val="16"/>
        </w:rPr>
        <w:t>chỉ</w:t>
      </w:r>
      <w:r>
        <w:rPr>
          <w:color w:val="001A1D"/>
          <w:spacing w:val="-4"/>
          <w:w w:val="105"/>
          <w:sz w:val="16"/>
        </w:rPr>
        <w:t xml:space="preserve"> </w:t>
      </w:r>
      <w:r>
        <w:rPr>
          <w:color w:val="001A1D"/>
          <w:w w:val="105"/>
          <w:sz w:val="16"/>
        </w:rPr>
        <w:t>IP</w:t>
      </w:r>
      <w:r>
        <w:rPr>
          <w:color w:val="001A1D"/>
          <w:spacing w:val="-3"/>
          <w:w w:val="105"/>
          <w:sz w:val="16"/>
        </w:rPr>
        <w:t xml:space="preserve"> </w:t>
      </w:r>
      <w:r>
        <w:rPr>
          <w:color w:val="001A1D"/>
          <w:w w:val="105"/>
          <w:sz w:val="16"/>
        </w:rPr>
        <w:t>của</w:t>
      </w:r>
      <w:r>
        <w:rPr>
          <w:color w:val="001A1D"/>
          <w:spacing w:val="-3"/>
          <w:w w:val="105"/>
          <w:sz w:val="16"/>
        </w:rPr>
        <w:t xml:space="preserve"> </w:t>
      </w:r>
      <w:r>
        <w:rPr>
          <w:color w:val="001A1D"/>
          <w:spacing w:val="-10"/>
          <w:w w:val="105"/>
          <w:sz w:val="16"/>
        </w:rPr>
        <w:t>Y</w:t>
      </w:r>
    </w:p>
    <w:p>
      <w:pPr>
        <w:pStyle w:val="5"/>
        <w:numPr>
          <w:ilvl w:val="0"/>
          <w:numId w:val="46"/>
        </w:numPr>
        <w:tabs>
          <w:tab w:val="left" w:pos="1098"/>
        </w:tabs>
        <w:ind w:left="1098" w:hanging="294"/>
        <w:rPr>
          <w:sz w:val="16"/>
        </w:rPr>
      </w:pPr>
      <w:r>
        <w:drawing>
          <wp:anchor distT="0" distB="0" distL="0" distR="0" simplePos="0" relativeHeight="251686912"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97" name="Image 97"/>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156" cstate="print"/>
                    <a:stretch>
                      <a:fillRect/>
                    </a:stretch>
                  </pic:blipFill>
                  <pic:spPr>
                    <a:xfrm>
                      <a:off x="0" y="0"/>
                      <a:ext cx="92494" cy="92494"/>
                    </a:xfrm>
                    <a:prstGeom prst="rect">
                      <a:avLst/>
                    </a:prstGeom>
                  </pic:spPr>
                </pic:pic>
              </a:graphicData>
            </a:graphic>
          </wp:anchor>
        </w:drawing>
      </w:r>
      <w:r>
        <w:rPr>
          <w:color w:val="001A1D"/>
          <w:w w:val="105"/>
          <w:sz w:val="16"/>
        </w:rPr>
        <w:t>Y</w:t>
      </w:r>
      <w:r>
        <w:rPr>
          <w:color w:val="001A1D"/>
          <w:spacing w:val="-4"/>
          <w:w w:val="105"/>
          <w:sz w:val="16"/>
        </w:rPr>
        <w:t xml:space="preserve"> </w:t>
      </w:r>
      <w:r>
        <w:rPr>
          <w:color w:val="001A1D"/>
          <w:w w:val="105"/>
          <w:sz w:val="16"/>
        </w:rPr>
        <w:t>giả</w:t>
      </w:r>
      <w:r>
        <w:rPr>
          <w:color w:val="001A1D"/>
          <w:spacing w:val="-3"/>
          <w:w w:val="105"/>
          <w:sz w:val="16"/>
        </w:rPr>
        <w:t xml:space="preserve"> </w:t>
      </w:r>
      <w:r>
        <w:rPr>
          <w:color w:val="001A1D"/>
          <w:w w:val="105"/>
          <w:sz w:val="16"/>
        </w:rPr>
        <w:t>mạo</w:t>
      </w:r>
      <w:r>
        <w:rPr>
          <w:color w:val="001A1D"/>
          <w:spacing w:val="-3"/>
          <w:w w:val="105"/>
          <w:sz w:val="16"/>
        </w:rPr>
        <w:t xml:space="preserve"> </w:t>
      </w:r>
      <w:r>
        <w:rPr>
          <w:color w:val="001A1D"/>
          <w:w w:val="105"/>
          <w:sz w:val="16"/>
        </w:rPr>
        <w:t>địa</w:t>
      </w:r>
      <w:r>
        <w:rPr>
          <w:color w:val="001A1D"/>
          <w:spacing w:val="-3"/>
          <w:w w:val="105"/>
          <w:sz w:val="16"/>
        </w:rPr>
        <w:t xml:space="preserve"> </w:t>
      </w:r>
      <w:r>
        <w:rPr>
          <w:color w:val="001A1D"/>
          <w:w w:val="105"/>
          <w:sz w:val="16"/>
        </w:rPr>
        <w:t>chỉ</w:t>
      </w:r>
      <w:r>
        <w:rPr>
          <w:color w:val="001A1D"/>
          <w:spacing w:val="-4"/>
          <w:w w:val="105"/>
          <w:sz w:val="16"/>
        </w:rPr>
        <w:t xml:space="preserve"> </w:t>
      </w:r>
      <w:r>
        <w:rPr>
          <w:color w:val="001A1D"/>
          <w:w w:val="105"/>
          <w:sz w:val="16"/>
        </w:rPr>
        <w:t>IP</w:t>
      </w:r>
      <w:r>
        <w:rPr>
          <w:color w:val="001A1D"/>
          <w:spacing w:val="-3"/>
          <w:w w:val="105"/>
          <w:sz w:val="16"/>
        </w:rPr>
        <w:t xml:space="preserve"> </w:t>
      </w:r>
      <w:r>
        <w:rPr>
          <w:color w:val="001A1D"/>
          <w:w w:val="105"/>
          <w:sz w:val="16"/>
        </w:rPr>
        <w:t>của</w:t>
      </w:r>
      <w:r>
        <w:rPr>
          <w:color w:val="001A1D"/>
          <w:spacing w:val="-3"/>
          <w:w w:val="105"/>
          <w:sz w:val="16"/>
        </w:rPr>
        <w:t xml:space="preserve"> </w:t>
      </w:r>
      <w:r>
        <w:rPr>
          <w:color w:val="001A1D"/>
          <w:spacing w:val="-10"/>
          <w:w w:val="105"/>
          <w:sz w:val="16"/>
        </w:rPr>
        <w:t>X</w:t>
      </w:r>
    </w:p>
    <w:p>
      <w:pPr>
        <w:pStyle w:val="5"/>
        <w:numPr>
          <w:ilvl w:val="0"/>
          <w:numId w:val="46"/>
        </w:numPr>
        <w:tabs>
          <w:tab w:val="left" w:pos="1098"/>
        </w:tabs>
        <w:ind w:left="1098" w:hanging="294"/>
        <w:rPr>
          <w:sz w:val="16"/>
        </w:rPr>
      </w:pPr>
      <w:r>
        <w:drawing>
          <wp:anchor distT="0" distB="0" distL="0" distR="0" simplePos="0" relativeHeight="251686912"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98" name="Image 98"/>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156" cstate="print"/>
                    <a:stretch>
                      <a:fillRect/>
                    </a:stretch>
                  </pic:blipFill>
                  <pic:spPr>
                    <a:xfrm>
                      <a:off x="0" y="0"/>
                      <a:ext cx="92494" cy="92494"/>
                    </a:xfrm>
                    <a:prstGeom prst="rect">
                      <a:avLst/>
                    </a:prstGeom>
                  </pic:spPr>
                </pic:pic>
              </a:graphicData>
            </a:graphic>
          </wp:anchor>
        </w:drawing>
      </w:r>
      <w:r>
        <mc:AlternateContent>
          <mc:Choice Requires="wpg">
            <w:drawing>
              <wp:anchor distT="0" distB="0" distL="0" distR="0" simplePos="0" relativeHeight="251689984" behindDoc="0" locked="0" layoutInCell="1" allowOverlap="1">
                <wp:simplePos x="0" y="0"/>
                <wp:positionH relativeFrom="page">
                  <wp:posOffset>7025640</wp:posOffset>
                </wp:positionH>
                <wp:positionV relativeFrom="paragraph">
                  <wp:posOffset>66040</wp:posOffset>
                </wp:positionV>
                <wp:extent cx="384810" cy="429895"/>
                <wp:effectExtent l="0" t="0" r="0" b="0"/>
                <wp:wrapNone/>
                <wp:docPr id="99" name="Group 99"/>
                <wp:cNvGraphicFramePr/>
                <a:graphic xmlns:a="http://schemas.openxmlformats.org/drawingml/2006/main">
                  <a:graphicData uri="http://schemas.microsoft.com/office/word/2010/wordprocessingGroup">
                    <wpg:wgp>
                      <wpg:cNvGrpSpPr/>
                      <wpg:grpSpPr>
                        <a:xfrm>
                          <a:off x="0" y="0"/>
                          <a:ext cx="384810" cy="429895"/>
                          <a:chOff x="0" y="0"/>
                          <a:chExt cx="384810" cy="429895"/>
                        </a:xfrm>
                      </wpg:grpSpPr>
                      <wps:wsp>
                        <wps:cNvPr id="100" name="Graphic 100"/>
                        <wps:cNvSpPr/>
                        <wps:spPr>
                          <a:xfrm>
                            <a:off x="0" y="0"/>
                            <a:ext cx="384810" cy="429895"/>
                          </a:xfrm>
                          <a:custGeom>
                            <a:avLst/>
                            <a:gdLst/>
                            <a:ahLst/>
                            <a:cxnLst/>
                            <a:rect l="l" t="t" r="r" b="b"/>
                            <a:pathLst>
                              <a:path w="384810" h="429895">
                                <a:moveTo>
                                  <a:pt x="384810" y="429767"/>
                                </a:moveTo>
                                <a:lnTo>
                                  <a:pt x="0" y="429767"/>
                                </a:lnTo>
                                <a:lnTo>
                                  <a:pt x="0" y="0"/>
                                </a:lnTo>
                                <a:lnTo>
                                  <a:pt x="384810" y="0"/>
                                </a:lnTo>
                                <a:lnTo>
                                  <a:pt x="384810" y="93167"/>
                                </a:lnTo>
                                <a:lnTo>
                                  <a:pt x="214052" y="93167"/>
                                </a:lnTo>
                                <a:lnTo>
                                  <a:pt x="203538" y="93675"/>
                                </a:lnTo>
                                <a:lnTo>
                                  <a:pt x="163691" y="105783"/>
                                </a:lnTo>
                                <a:lnTo>
                                  <a:pt x="131510" y="132218"/>
                                </a:lnTo>
                                <a:lnTo>
                                  <a:pt x="111896" y="168957"/>
                                </a:lnTo>
                                <a:lnTo>
                                  <a:pt x="107327" y="199891"/>
                                </a:lnTo>
                                <a:lnTo>
                                  <a:pt x="107834" y="210404"/>
                                </a:lnTo>
                                <a:lnTo>
                                  <a:pt x="119942" y="250251"/>
                                </a:lnTo>
                                <a:lnTo>
                                  <a:pt x="146378" y="282431"/>
                                </a:lnTo>
                                <a:lnTo>
                                  <a:pt x="183117" y="302045"/>
                                </a:lnTo>
                                <a:lnTo>
                                  <a:pt x="214052" y="306615"/>
                                </a:lnTo>
                                <a:lnTo>
                                  <a:pt x="384810" y="306615"/>
                                </a:lnTo>
                                <a:lnTo>
                                  <a:pt x="384810" y="429767"/>
                                </a:lnTo>
                                <a:close/>
                              </a:path>
                              <a:path w="384810" h="429895">
                                <a:moveTo>
                                  <a:pt x="384810" y="306615"/>
                                </a:moveTo>
                                <a:lnTo>
                                  <a:pt x="214052" y="306615"/>
                                </a:lnTo>
                                <a:lnTo>
                                  <a:pt x="224565" y="306107"/>
                                </a:lnTo>
                                <a:lnTo>
                                  <a:pt x="234876" y="304584"/>
                                </a:lnTo>
                                <a:lnTo>
                                  <a:pt x="273355" y="288645"/>
                                </a:lnTo>
                                <a:lnTo>
                                  <a:pt x="302805" y="259194"/>
                                </a:lnTo>
                                <a:lnTo>
                                  <a:pt x="318744" y="220716"/>
                                </a:lnTo>
                                <a:lnTo>
                                  <a:pt x="320776" y="199891"/>
                                </a:lnTo>
                                <a:lnTo>
                                  <a:pt x="320267" y="189378"/>
                                </a:lnTo>
                                <a:lnTo>
                                  <a:pt x="308159" y="149530"/>
                                </a:lnTo>
                                <a:lnTo>
                                  <a:pt x="281723" y="117350"/>
                                </a:lnTo>
                                <a:lnTo>
                                  <a:pt x="244985" y="97736"/>
                                </a:lnTo>
                                <a:lnTo>
                                  <a:pt x="214052" y="93167"/>
                                </a:lnTo>
                                <a:lnTo>
                                  <a:pt x="384810" y="93167"/>
                                </a:lnTo>
                                <a:lnTo>
                                  <a:pt x="384810" y="306615"/>
                                </a:lnTo>
                                <a:close/>
                              </a:path>
                            </a:pathLst>
                          </a:custGeom>
                          <a:solidFill>
                            <a:srgbClr val="000000">
                              <a:alpha val="19999"/>
                            </a:srgbClr>
                          </a:solidFill>
                        </wps:spPr>
                        <wps:bodyPr wrap="square" lIns="0" tIns="0" rIns="0" bIns="0" rtlCol="0">
                          <a:noAutofit/>
                        </wps:bodyPr>
                      </wps:wsp>
                      <pic:pic xmlns:pic="http://schemas.openxmlformats.org/drawingml/2006/picture">
                        <pic:nvPicPr>
                          <pic:cNvPr id="101" name="Image 101"/>
                          <pic:cNvPicPr/>
                        </pic:nvPicPr>
                        <pic:blipFill>
                          <a:blip r:embed="rId128" cstate="print"/>
                          <a:stretch>
                            <a:fillRect/>
                          </a:stretch>
                        </pic:blipFill>
                        <pic:spPr>
                          <a:xfrm>
                            <a:off x="100212" y="86051"/>
                            <a:ext cx="227678" cy="227678"/>
                          </a:xfrm>
                          <a:prstGeom prst="rect">
                            <a:avLst/>
                          </a:prstGeom>
                        </pic:spPr>
                      </pic:pic>
                    </wpg:wgp>
                  </a:graphicData>
                </a:graphic>
              </wp:anchor>
            </w:drawing>
          </mc:Choice>
          <mc:Fallback>
            <w:pict>
              <v:group id="_x0000_s1026" o:spid="_x0000_s1026" o:spt="203" style="position:absolute;left:0pt;margin-left:553.2pt;margin-top:5.2pt;height:33.85pt;width:30.3pt;mso-position-horizontal-relative:page;z-index:251689984;mso-width-relative:page;mso-height-relative:page;" coordsize="384810,429895" o:gfxdata="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">
                <o:lock v:ext="edit" aspectratio="f"/>
                <v:shape id="Graphic 100" o:spid="_x0000_s1026" o:spt="100" style="position:absolute;left:0;top:0;height:429895;width:384810;" fillcolor="#000000" filled="t" stroked="f" coordsize="384810,429895" o:gfxdata="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J6fQ74A&#10;AADcAAAADwAAAAAAAAABACAAAAAiAAAAZHJzL2Rvd25yZXYueG1sUEsBAhQAFAAAAAgAh07iQDMv&#10;BZ47AAAAOQAAABAAAAAAAAAAAQAgAAAADQEAAGRycy9zaGFwZXhtbC54bWxQSwUGAAAAAAYABgBb&#10;AQAAtwMAAAAA&#10;" path="m384810,429767l0,429767,0,0,384810,0,384810,93167,214052,93167,203538,93675,163691,105783,131510,132218,111896,168957,107327,199891,107834,210404,119942,250251,146378,282431,183117,302045,214052,306615,384810,306615,384810,429767xem384810,306615l214052,306615,224565,306107,234876,304584,273355,288645,302805,259194,318744,220716,320776,199891,320267,189378,308159,149530,281723,117350,244985,97736,214052,93167,384810,93167,384810,306615xe">
                  <v:fill on="t" opacity="13106f" focussize="0,0"/>
                  <v:stroke on="f"/>
                  <v:imagedata o:title=""/>
                  <o:lock v:ext="edit" aspectratio="f"/>
                  <v:textbox inset="0mm,0mm,0mm,0mm"/>
                </v:shape>
                <v:shape id="Image 101" o:spid="_x0000_s1026" o:spt="75" type="#_x0000_t75" style="position:absolute;left:100212;top:86051;height:227678;width:227678;" filled="f" o:preferrelative="t" stroked="f" coordsize="21600,21600" o:gfxdata="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7MIr7sAAADc&#10;AAAADwAAAAAAAAABACAAAAAiAAAAZHJzL2Rvd25yZXYueG1sUEsBAhQAFAAAAAgAh07iQDMvBZ47&#10;AAAAOQAAABAAAAAAAAAAAQAgAAAACgEAAGRycy9zaGFwZXhtbC54bWxQSwUGAAAAAAYABgBbAQAA&#10;tAMAAAAA&#10;">
                  <v:fill on="f" focussize="0,0"/>
                  <v:stroke on="f"/>
                  <v:imagedata r:id="rId128" o:title=""/>
                  <o:lock v:ext="edit" aspectratio="f"/>
                </v:shape>
              </v:group>
            </w:pict>
          </mc:Fallback>
        </mc:AlternateContent>
      </w:r>
      <w:r>
        <w:rPr>
          <w:color w:val="001A1D"/>
          <w:w w:val="105"/>
          <w:sz w:val="16"/>
        </w:rPr>
        <w:t>Y</w:t>
      </w:r>
      <w:r>
        <w:rPr>
          <w:color w:val="001A1D"/>
          <w:spacing w:val="-5"/>
          <w:w w:val="105"/>
          <w:sz w:val="16"/>
        </w:rPr>
        <w:t xml:space="preserve"> </w:t>
      </w:r>
      <w:r>
        <w:rPr>
          <w:color w:val="001A1D"/>
          <w:w w:val="105"/>
          <w:sz w:val="16"/>
        </w:rPr>
        <w:t>giả</w:t>
      </w:r>
      <w:r>
        <w:rPr>
          <w:color w:val="001A1D"/>
          <w:spacing w:val="-4"/>
          <w:w w:val="105"/>
          <w:sz w:val="16"/>
        </w:rPr>
        <w:t xml:space="preserve"> </w:t>
      </w:r>
      <w:r>
        <w:rPr>
          <w:color w:val="001A1D"/>
          <w:w w:val="105"/>
          <w:sz w:val="16"/>
        </w:rPr>
        <w:t>mạo</w:t>
      </w:r>
      <w:r>
        <w:rPr>
          <w:color w:val="001A1D"/>
          <w:spacing w:val="-4"/>
          <w:w w:val="105"/>
          <w:sz w:val="16"/>
        </w:rPr>
        <w:t xml:space="preserve"> </w:t>
      </w:r>
      <w:r>
        <w:rPr>
          <w:color w:val="001A1D"/>
          <w:w w:val="105"/>
          <w:sz w:val="16"/>
        </w:rPr>
        <w:t>địa</w:t>
      </w:r>
      <w:r>
        <w:rPr>
          <w:color w:val="001A1D"/>
          <w:spacing w:val="-4"/>
          <w:w w:val="105"/>
          <w:sz w:val="16"/>
        </w:rPr>
        <w:t xml:space="preserve"> </w:t>
      </w:r>
      <w:r>
        <w:rPr>
          <w:color w:val="001A1D"/>
          <w:w w:val="105"/>
          <w:sz w:val="16"/>
        </w:rPr>
        <w:t>chỉ</w:t>
      </w:r>
      <w:r>
        <w:rPr>
          <w:color w:val="001A1D"/>
          <w:spacing w:val="-4"/>
          <w:w w:val="105"/>
          <w:sz w:val="16"/>
        </w:rPr>
        <w:t xml:space="preserve"> </w:t>
      </w:r>
      <w:r>
        <w:rPr>
          <w:color w:val="001A1D"/>
          <w:w w:val="105"/>
          <w:sz w:val="16"/>
        </w:rPr>
        <w:t>MAC</w:t>
      </w:r>
      <w:r>
        <w:rPr>
          <w:color w:val="001A1D"/>
          <w:spacing w:val="-4"/>
          <w:w w:val="105"/>
          <w:sz w:val="16"/>
        </w:rPr>
        <w:t xml:space="preserve"> </w:t>
      </w:r>
      <w:r>
        <w:rPr>
          <w:color w:val="001A1D"/>
          <w:w w:val="105"/>
          <w:sz w:val="16"/>
        </w:rPr>
        <w:t>của</w:t>
      </w:r>
      <w:r>
        <w:rPr>
          <w:color w:val="001A1D"/>
          <w:spacing w:val="-4"/>
          <w:w w:val="105"/>
          <w:sz w:val="16"/>
        </w:rPr>
        <w:t xml:space="preserve"> </w:t>
      </w:r>
      <w:r>
        <w:rPr>
          <w:color w:val="001A1D"/>
          <w:spacing w:val="-10"/>
          <w:w w:val="105"/>
          <w:sz w:val="16"/>
        </w:rPr>
        <w:t>X</w:t>
      </w:r>
    </w:p>
    <w:p>
      <w:pPr>
        <w:pStyle w:val="5"/>
        <w:numPr>
          <w:ilvl w:val="0"/>
          <w:numId w:val="46"/>
        </w:numPr>
        <w:tabs>
          <w:tab w:val="left" w:pos="1098"/>
        </w:tabs>
        <w:spacing w:before="169" w:line="468" w:lineRule="auto"/>
        <w:ind w:left="793" w:right="8166" w:firstLine="11"/>
        <w:rPr>
          <w:sz w:val="16"/>
        </w:rPr>
      </w:pPr>
      <w:r>
        <w:drawing>
          <wp:anchor distT="0" distB="0" distL="0" distR="0" simplePos="0" relativeHeight="251687936" behindDoc="0" locked="0" layoutInCell="1" allowOverlap="1">
            <wp:simplePos x="0" y="0"/>
            <wp:positionH relativeFrom="page">
              <wp:posOffset>611505</wp:posOffset>
            </wp:positionH>
            <wp:positionV relativeFrom="paragraph">
              <wp:posOffset>131445</wp:posOffset>
            </wp:positionV>
            <wp:extent cx="92710" cy="92710"/>
            <wp:effectExtent l="0" t="0" r="0" b="0"/>
            <wp:wrapNone/>
            <wp:docPr id="102" name="Image 102"/>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157" cstate="print"/>
                    <a:stretch>
                      <a:fillRect/>
                    </a:stretch>
                  </pic:blipFill>
                  <pic:spPr>
                    <a:xfrm>
                      <a:off x="0" y="0"/>
                      <a:ext cx="92494" cy="92494"/>
                    </a:xfrm>
                    <a:prstGeom prst="rect">
                      <a:avLst/>
                    </a:prstGeom>
                  </pic:spPr>
                </pic:pic>
              </a:graphicData>
            </a:graphic>
          </wp:anchor>
        </w:drawing>
      </w:r>
      <w:r>
        <w:rPr>
          <w:color w:val="001A1D"/>
          <w:w w:val="105"/>
          <w:sz w:val="16"/>
        </w:rPr>
        <w:t>X</w:t>
      </w:r>
      <w:r>
        <w:rPr>
          <w:color w:val="001A1D"/>
          <w:spacing w:val="-8"/>
          <w:w w:val="105"/>
          <w:sz w:val="16"/>
        </w:rPr>
        <w:t xml:space="preserve"> </w:t>
      </w:r>
      <w:r>
        <w:rPr>
          <w:color w:val="001A1D"/>
          <w:w w:val="105"/>
          <w:sz w:val="16"/>
        </w:rPr>
        <w:t>giả</w:t>
      </w:r>
      <w:r>
        <w:rPr>
          <w:color w:val="001A1D"/>
          <w:spacing w:val="-8"/>
          <w:w w:val="105"/>
          <w:sz w:val="16"/>
        </w:rPr>
        <w:t xml:space="preserve"> </w:t>
      </w:r>
      <w:r>
        <w:rPr>
          <w:color w:val="001A1D"/>
          <w:w w:val="105"/>
          <w:sz w:val="16"/>
        </w:rPr>
        <w:t>mạo</w:t>
      </w:r>
      <w:r>
        <w:rPr>
          <w:color w:val="001A1D"/>
          <w:spacing w:val="-8"/>
          <w:w w:val="105"/>
          <w:sz w:val="16"/>
        </w:rPr>
        <w:t xml:space="preserve"> </w:t>
      </w:r>
      <w:r>
        <w:rPr>
          <w:color w:val="001A1D"/>
          <w:w w:val="105"/>
          <w:sz w:val="16"/>
        </w:rPr>
        <w:t>địa</w:t>
      </w:r>
      <w:r>
        <w:rPr>
          <w:color w:val="001A1D"/>
          <w:spacing w:val="-8"/>
          <w:w w:val="105"/>
          <w:sz w:val="16"/>
        </w:rPr>
        <w:t xml:space="preserve"> </w:t>
      </w:r>
      <w:r>
        <w:rPr>
          <w:color w:val="001A1D"/>
          <w:w w:val="105"/>
          <w:sz w:val="16"/>
        </w:rPr>
        <w:t>chỉ</w:t>
      </w:r>
      <w:r>
        <w:rPr>
          <w:color w:val="001A1D"/>
          <w:spacing w:val="-8"/>
          <w:w w:val="105"/>
          <w:sz w:val="16"/>
        </w:rPr>
        <w:t xml:space="preserve"> </w:t>
      </w:r>
      <w:r>
        <w:rPr>
          <w:color w:val="001A1D"/>
          <w:w w:val="105"/>
          <w:sz w:val="16"/>
        </w:rPr>
        <w:t>MAC</w:t>
      </w:r>
      <w:r>
        <w:rPr>
          <w:color w:val="001A1D"/>
          <w:spacing w:val="-8"/>
          <w:w w:val="105"/>
          <w:sz w:val="16"/>
        </w:rPr>
        <w:t xml:space="preserve"> </w:t>
      </w:r>
      <w:r>
        <w:rPr>
          <w:color w:val="001A1D"/>
          <w:w w:val="105"/>
          <w:sz w:val="16"/>
        </w:rPr>
        <w:t>của</w:t>
      </w:r>
      <w:r>
        <w:rPr>
          <w:color w:val="001A1D"/>
          <w:spacing w:val="-8"/>
          <w:w w:val="105"/>
          <w:sz w:val="16"/>
        </w:rPr>
        <w:t xml:space="preserve"> </w:t>
      </w:r>
      <w:r>
        <w:rPr>
          <w:color w:val="001A1D"/>
          <w:w w:val="105"/>
          <w:sz w:val="16"/>
        </w:rPr>
        <w:t xml:space="preserve">Y </w:t>
      </w:r>
      <w:r>
        <w:rPr>
          <w:color w:val="0E6BBE"/>
          <w:w w:val="105"/>
          <w:sz w:val="16"/>
        </w:rPr>
        <w:t>Clear my choice</w:t>
      </w:r>
    </w:p>
    <w:p>
      <w:pPr>
        <w:pStyle w:val="4"/>
        <w:spacing w:before="82"/>
        <w:rPr>
          <w:sz w:val="20"/>
        </w:rPr>
      </w:pPr>
      <w:r>
        <mc:AlternateContent>
          <mc:Choice Requires="wpg">
            <w:drawing>
              <wp:anchor distT="0" distB="0" distL="0" distR="0" simplePos="0" relativeHeight="251797504" behindDoc="1" locked="0" layoutInCell="1" allowOverlap="1">
                <wp:simplePos x="0" y="0"/>
                <wp:positionH relativeFrom="page">
                  <wp:posOffset>408940</wp:posOffset>
                </wp:positionH>
                <wp:positionV relativeFrom="paragraph">
                  <wp:posOffset>236855</wp:posOffset>
                </wp:positionV>
                <wp:extent cx="6944360" cy="598170"/>
                <wp:effectExtent l="0" t="0" r="0" b="0"/>
                <wp:wrapTopAndBottom/>
                <wp:docPr id="103" name="Group 103"/>
                <wp:cNvGraphicFramePr/>
                <a:graphic xmlns:a="http://schemas.openxmlformats.org/drawingml/2006/main">
                  <a:graphicData uri="http://schemas.microsoft.com/office/word/2010/wordprocessingGroup">
                    <wpg:wgp>
                      <wpg:cNvGrpSpPr/>
                      <wpg:grpSpPr>
                        <a:xfrm>
                          <a:off x="0" y="0"/>
                          <a:ext cx="6944359" cy="598170"/>
                          <a:chOff x="0" y="0"/>
                          <a:chExt cx="6944359" cy="598170"/>
                        </a:xfrm>
                      </wpg:grpSpPr>
                      <wps:wsp>
                        <wps:cNvPr id="104" name="Graphic 104"/>
                        <wps:cNvSpPr/>
                        <wps:spPr>
                          <a:xfrm>
                            <a:off x="3557" y="3557"/>
                            <a:ext cx="6937375" cy="590550"/>
                          </a:xfrm>
                          <a:custGeom>
                            <a:avLst/>
                            <a:gdLst/>
                            <a:ahLst/>
                            <a:cxnLst/>
                            <a:rect l="l" t="t" r="r" b="b"/>
                            <a:pathLst>
                              <a:path w="6937375" h="590550">
                                <a:moveTo>
                                  <a:pt x="0" y="579867"/>
                                </a:moveTo>
                                <a:lnTo>
                                  <a:pt x="0" y="10672"/>
                                </a:lnTo>
                                <a:lnTo>
                                  <a:pt x="0" y="7722"/>
                                </a:lnTo>
                                <a:lnTo>
                                  <a:pt x="1041" y="5207"/>
                                </a:lnTo>
                                <a:lnTo>
                                  <a:pt x="3125" y="3123"/>
                                </a:lnTo>
                                <a:lnTo>
                                  <a:pt x="5209" y="1042"/>
                                </a:lnTo>
                                <a:lnTo>
                                  <a:pt x="7725" y="0"/>
                                </a:lnTo>
                                <a:lnTo>
                                  <a:pt x="10672" y="0"/>
                                </a:lnTo>
                                <a:lnTo>
                                  <a:pt x="6926398" y="0"/>
                                </a:lnTo>
                                <a:lnTo>
                                  <a:pt x="6929345" y="0"/>
                                </a:lnTo>
                                <a:lnTo>
                                  <a:pt x="6931860" y="1042"/>
                                </a:lnTo>
                                <a:lnTo>
                                  <a:pt x="6933944" y="3123"/>
                                </a:lnTo>
                                <a:lnTo>
                                  <a:pt x="6936028" y="5207"/>
                                </a:lnTo>
                                <a:lnTo>
                                  <a:pt x="6937070" y="7722"/>
                                </a:lnTo>
                                <a:lnTo>
                                  <a:pt x="6937071" y="10672"/>
                                </a:lnTo>
                                <a:lnTo>
                                  <a:pt x="6937071" y="579867"/>
                                </a:lnTo>
                                <a:lnTo>
                                  <a:pt x="6937070" y="582814"/>
                                </a:lnTo>
                                <a:lnTo>
                                  <a:pt x="6936028" y="585329"/>
                                </a:lnTo>
                                <a:lnTo>
                                  <a:pt x="6933944" y="587410"/>
                                </a:lnTo>
                                <a:lnTo>
                                  <a:pt x="6931860" y="589494"/>
                                </a:lnTo>
                                <a:lnTo>
                                  <a:pt x="6929345" y="590536"/>
                                </a:lnTo>
                                <a:lnTo>
                                  <a:pt x="6926398" y="590540"/>
                                </a:lnTo>
                                <a:lnTo>
                                  <a:pt x="10672" y="590540"/>
                                </a:lnTo>
                                <a:lnTo>
                                  <a:pt x="7725" y="590536"/>
                                </a:lnTo>
                                <a:lnTo>
                                  <a:pt x="5209" y="589494"/>
                                </a:lnTo>
                                <a:lnTo>
                                  <a:pt x="3125" y="587410"/>
                                </a:lnTo>
                                <a:lnTo>
                                  <a:pt x="1041" y="585329"/>
                                </a:lnTo>
                                <a:lnTo>
                                  <a:pt x="0" y="582814"/>
                                </a:lnTo>
                                <a:lnTo>
                                  <a:pt x="0" y="579867"/>
                                </a:lnTo>
                                <a:close/>
                              </a:path>
                            </a:pathLst>
                          </a:custGeom>
                          <a:ln w="7114">
                            <a:solidFill>
                              <a:srgbClr val="CAD0D6"/>
                            </a:solidFill>
                            <a:prstDash val="solid"/>
                          </a:ln>
                        </wps:spPr>
                        <wps:bodyPr wrap="square" lIns="0" tIns="0" rIns="0" bIns="0" rtlCol="0">
                          <a:noAutofit/>
                        </wps:bodyPr>
                      </wps:wsp>
                      <wps:wsp>
                        <wps:cNvPr id="105" name="Graphic 105"/>
                        <wps:cNvSpPr/>
                        <wps:spPr>
                          <a:xfrm>
                            <a:off x="60477" y="401994"/>
                            <a:ext cx="448309" cy="128270"/>
                          </a:xfrm>
                          <a:custGeom>
                            <a:avLst/>
                            <a:gdLst/>
                            <a:ahLst/>
                            <a:cxnLst/>
                            <a:rect l="l" t="t" r="r" b="b"/>
                            <a:pathLst>
                              <a:path w="448309" h="128270">
                                <a:moveTo>
                                  <a:pt x="0" y="74706"/>
                                </a:moveTo>
                                <a:lnTo>
                                  <a:pt x="0" y="53362"/>
                                </a:lnTo>
                                <a:lnTo>
                                  <a:pt x="0" y="49856"/>
                                </a:lnTo>
                                <a:lnTo>
                                  <a:pt x="341" y="46385"/>
                                </a:lnTo>
                                <a:lnTo>
                                  <a:pt x="1025" y="42950"/>
                                </a:lnTo>
                                <a:lnTo>
                                  <a:pt x="1708" y="39510"/>
                                </a:lnTo>
                                <a:lnTo>
                                  <a:pt x="2721" y="36172"/>
                                </a:lnTo>
                                <a:lnTo>
                                  <a:pt x="4061" y="32934"/>
                                </a:lnTo>
                                <a:lnTo>
                                  <a:pt x="5402" y="29696"/>
                                </a:lnTo>
                                <a:lnTo>
                                  <a:pt x="7046" y="26621"/>
                                </a:lnTo>
                                <a:lnTo>
                                  <a:pt x="8993" y="23706"/>
                                </a:lnTo>
                                <a:lnTo>
                                  <a:pt x="10939" y="20796"/>
                                </a:lnTo>
                                <a:lnTo>
                                  <a:pt x="13151" y="18103"/>
                                </a:lnTo>
                                <a:lnTo>
                                  <a:pt x="15629" y="15626"/>
                                </a:lnTo>
                                <a:lnTo>
                                  <a:pt x="18106" y="13149"/>
                                </a:lnTo>
                                <a:lnTo>
                                  <a:pt x="20802" y="10936"/>
                                </a:lnTo>
                                <a:lnTo>
                                  <a:pt x="23715" y="8991"/>
                                </a:lnTo>
                                <a:lnTo>
                                  <a:pt x="26629" y="7045"/>
                                </a:lnTo>
                                <a:lnTo>
                                  <a:pt x="42951" y="1024"/>
                                </a:lnTo>
                                <a:lnTo>
                                  <a:pt x="46388" y="340"/>
                                </a:lnTo>
                                <a:lnTo>
                                  <a:pt x="49858" y="0"/>
                                </a:lnTo>
                                <a:lnTo>
                                  <a:pt x="53362" y="0"/>
                                </a:lnTo>
                                <a:lnTo>
                                  <a:pt x="394879" y="0"/>
                                </a:lnTo>
                                <a:lnTo>
                                  <a:pt x="398383" y="0"/>
                                </a:lnTo>
                                <a:lnTo>
                                  <a:pt x="401853" y="340"/>
                                </a:lnTo>
                                <a:lnTo>
                                  <a:pt x="405289" y="1024"/>
                                </a:lnTo>
                                <a:lnTo>
                                  <a:pt x="408726" y="1705"/>
                                </a:lnTo>
                                <a:lnTo>
                                  <a:pt x="424525" y="8991"/>
                                </a:lnTo>
                                <a:lnTo>
                                  <a:pt x="427439" y="10936"/>
                                </a:lnTo>
                                <a:lnTo>
                                  <a:pt x="430134" y="13149"/>
                                </a:lnTo>
                                <a:lnTo>
                                  <a:pt x="432612" y="15626"/>
                                </a:lnTo>
                                <a:lnTo>
                                  <a:pt x="435089" y="18103"/>
                                </a:lnTo>
                                <a:lnTo>
                                  <a:pt x="444179" y="32934"/>
                                </a:lnTo>
                                <a:lnTo>
                                  <a:pt x="445520" y="36172"/>
                                </a:lnTo>
                                <a:lnTo>
                                  <a:pt x="446532" y="39510"/>
                                </a:lnTo>
                                <a:lnTo>
                                  <a:pt x="447216" y="42950"/>
                                </a:lnTo>
                                <a:lnTo>
                                  <a:pt x="447899" y="46385"/>
                                </a:lnTo>
                                <a:lnTo>
                                  <a:pt x="448241" y="49856"/>
                                </a:lnTo>
                                <a:lnTo>
                                  <a:pt x="448241" y="53362"/>
                                </a:lnTo>
                                <a:lnTo>
                                  <a:pt x="448241" y="74706"/>
                                </a:lnTo>
                                <a:lnTo>
                                  <a:pt x="448241" y="78208"/>
                                </a:lnTo>
                                <a:lnTo>
                                  <a:pt x="447899" y="81676"/>
                                </a:lnTo>
                                <a:lnTo>
                                  <a:pt x="447216" y="85111"/>
                                </a:lnTo>
                                <a:lnTo>
                                  <a:pt x="446532" y="88547"/>
                                </a:lnTo>
                                <a:lnTo>
                                  <a:pt x="421612" y="121016"/>
                                </a:lnTo>
                                <a:lnTo>
                                  <a:pt x="405289" y="127040"/>
                                </a:lnTo>
                                <a:lnTo>
                                  <a:pt x="401853" y="127725"/>
                                </a:lnTo>
                                <a:lnTo>
                                  <a:pt x="398383" y="128065"/>
                                </a:lnTo>
                                <a:lnTo>
                                  <a:pt x="394879" y="128069"/>
                                </a:lnTo>
                                <a:lnTo>
                                  <a:pt x="53362" y="128069"/>
                                </a:lnTo>
                                <a:lnTo>
                                  <a:pt x="15629" y="112435"/>
                                </a:lnTo>
                                <a:lnTo>
                                  <a:pt x="0" y="78208"/>
                                </a:lnTo>
                                <a:lnTo>
                                  <a:pt x="0" y="74706"/>
                                </a:lnTo>
                                <a:close/>
                              </a:path>
                            </a:pathLst>
                          </a:custGeom>
                          <a:ln w="7114">
                            <a:solidFill>
                              <a:srgbClr val="000000"/>
                            </a:solidFill>
                            <a:prstDash val="solid"/>
                          </a:ln>
                        </wps:spPr>
                        <wps:bodyPr wrap="square" lIns="0" tIns="0" rIns="0" bIns="0" rtlCol="0">
                          <a:noAutofit/>
                        </wps:bodyPr>
                      </wps:wsp>
                      <wps:wsp>
                        <wps:cNvPr id="106" name="Textbox 106"/>
                        <wps:cNvSpPr txBox="1"/>
                        <wps:spPr>
                          <a:xfrm>
                            <a:off x="10977" y="9197"/>
                            <a:ext cx="6922770" cy="579755"/>
                          </a:xfrm>
                          <a:prstGeom prst="rect">
                            <a:avLst/>
                          </a:prstGeom>
                        </wps:spPr>
                        <wps:txbx>
                          <w:txbxContent>
                            <w:p>
                              <w:pPr>
                                <w:spacing w:before="50"/>
                                <w:ind w:left="77"/>
                                <w:rPr>
                                  <w:b/>
                                  <w:sz w:val="20"/>
                                </w:rPr>
                              </w:pPr>
                              <w:r>
                                <w:rPr>
                                  <w:b/>
                                  <w:color w:val="1C2025"/>
                                  <w:sz w:val="13"/>
                                </w:rPr>
                                <w:t>Question</w:t>
                              </w:r>
                              <w:r>
                                <w:rPr>
                                  <w:b/>
                                  <w:color w:val="1C2025"/>
                                  <w:spacing w:val="12"/>
                                  <w:sz w:val="13"/>
                                </w:rPr>
                                <w:t xml:space="preserve"> </w:t>
                              </w:r>
                              <w:r>
                                <w:rPr>
                                  <w:b/>
                                  <w:color w:val="1C2025"/>
                                  <w:spacing w:val="-5"/>
                                  <w:sz w:val="20"/>
                                </w:rPr>
                                <w:t>11</w:t>
                              </w:r>
                            </w:p>
                            <w:p>
                              <w:pPr>
                                <w:spacing w:before="67"/>
                                <w:ind w:left="77"/>
                                <w:rPr>
                                  <w:sz w:val="13"/>
                                </w:rPr>
                              </w:pPr>
                              <w:r>
                                <w:rPr>
                                  <w:color w:val="1C2025"/>
                                  <w:sz w:val="13"/>
                                </w:rPr>
                                <w:t>Not</w:t>
                              </w:r>
                              <w:r>
                                <w:rPr>
                                  <w:color w:val="1C2025"/>
                                  <w:spacing w:val="3"/>
                                  <w:sz w:val="13"/>
                                </w:rPr>
                                <w:t xml:space="preserve"> </w:t>
                              </w:r>
                              <w:r>
                                <w:rPr>
                                  <w:color w:val="1C2025"/>
                                  <w:sz w:val="13"/>
                                </w:rPr>
                                <w:t>yet</w:t>
                              </w:r>
                              <w:r>
                                <w:rPr>
                                  <w:color w:val="1C2025"/>
                                  <w:spacing w:val="4"/>
                                  <w:sz w:val="13"/>
                                </w:rPr>
                                <w:t xml:space="preserve"> </w:t>
                              </w:r>
                              <w:r>
                                <w:rPr>
                                  <w:color w:val="1C2025"/>
                                  <w:spacing w:val="-2"/>
                                  <w:sz w:val="13"/>
                                </w:rPr>
                                <w:t>answered</w:t>
                              </w:r>
                            </w:p>
                            <w:p>
                              <w:pPr>
                                <w:spacing w:before="84"/>
                                <w:ind w:left="138"/>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18.65pt;height:47.1pt;width:546.8pt;mso-position-horizontal-relative:page;mso-wrap-distance-bottom:0pt;mso-wrap-distance-top:0pt;z-index:-251518976;mso-width-relative:page;mso-height-relative:page;" coordsize="6944359,598170" o:gfxdata="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">
                <o:lock v:ext="edit" aspectratio="f"/>
                <v:shape id="Graphic 104" o:spid="_x0000_s1026" o:spt="100" style="position:absolute;left:3557;top:3557;height:590550;width:6937375;" filled="f" stroked="t" coordsize="6937375,590550" o:gfxdata="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mSQBS5AAAA3AAA&#10;AA8AAAAAAAAAAQAgAAAAIgAAAGRycy9kb3ducmV2LnhtbFBLAQIUABQAAAAIAIdO4kAzLwWeOwAA&#10;ADkAAAAQAAAAAAAAAAEAIAAAAAgBAABkcnMvc2hhcGV4bWwueG1sUEsFBgAAAAAGAAYAWwEAALID&#10;AAAAAA==&#10;" path="m0,579867l0,10672,0,7722,1041,5207,3125,3123,5209,1042,7725,0,10672,0,6926398,0,6929345,0,6931860,1042,6933944,3123,6936028,5207,6937070,7722,6937071,10672,6937071,579867,6937070,582814,6936028,585329,6933944,587410,6931860,589494,6929345,590536,6926398,590540,10672,590540,7725,590536,5209,589494,3125,587410,1041,585329,0,582814,0,579867xe">
                  <v:fill on="f" focussize="0,0"/>
                  <v:stroke weight="0.560157480314961pt" color="#CAD0D6" joinstyle="round"/>
                  <v:imagedata o:title=""/>
                  <o:lock v:ext="edit" aspectratio="f"/>
                  <v:textbox inset="0mm,0mm,0mm,0mm"/>
                </v:shape>
                <v:shape id="Graphic 105" o:spid="_x0000_s1026" o:spt="100" style="position:absolute;left:60477;top:401994;height:128270;width:448309;" filled="f" stroked="t" coordsize="448309,128270" o:gfxdata="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zpOuugAAANwA&#10;AAAPAAAAAAAAAAEAIAAAACIAAABkcnMvZG93bnJldi54bWxQSwECFAAUAAAACACHTuJAMy8FnjsA&#10;AAA5AAAAEAAAAAAAAAABACAAAAAJAQAAZHJzL3NoYXBleG1sLnhtbFBLBQYAAAAABgAGAFsBAACz&#10;AwAAAAA=&#10;" path="m0,74706l0,53362,0,49856,341,46385,1025,42950,1708,39510,2721,36172,4061,32934,5402,29696,7046,26621,8993,23706,10939,20796,13151,18103,15629,15626,18106,13149,20802,10936,23715,8991,26629,7045,42951,1024,46388,340,49858,0,53362,0,394879,0,398383,0,401853,340,405289,1024,408726,1705,424525,8991,427439,10936,430134,13149,432612,15626,435089,18103,444179,32934,445520,36172,446532,39510,447216,42950,447899,46385,448241,49856,448241,53362,448241,74706,448241,78208,447899,81676,447216,85111,446532,88547,421612,121016,405289,127040,401853,127725,398383,128065,394879,128069,53362,128069,15629,112435,0,78208,0,74706xe">
                  <v:fill on="f" focussize="0,0"/>
                  <v:stroke weight="0.560157480314961pt" color="#000000" joinstyle="round"/>
                  <v:imagedata o:title=""/>
                  <o:lock v:ext="edit" aspectratio="f"/>
                  <v:textbox inset="0mm,0mm,0mm,0mm"/>
                </v:shape>
                <v:shape id="Textbox 106" o:spid="_x0000_s1026" o:spt="202" type="#_x0000_t202" style="position:absolute;left:10977;top:9197;height:579755;width:6922770;" filled="f" stroked="f" coordsize="21600,21600" o:gfxdata="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cla42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50"/>
                          <w:ind w:left="77"/>
                          <w:rPr>
                            <w:b/>
                            <w:sz w:val="20"/>
                          </w:rPr>
                        </w:pPr>
                        <w:r>
                          <w:rPr>
                            <w:b/>
                            <w:color w:val="1C2025"/>
                            <w:sz w:val="13"/>
                          </w:rPr>
                          <w:t>Question</w:t>
                        </w:r>
                        <w:r>
                          <w:rPr>
                            <w:b/>
                            <w:color w:val="1C2025"/>
                            <w:spacing w:val="12"/>
                            <w:sz w:val="13"/>
                          </w:rPr>
                          <w:t xml:space="preserve"> </w:t>
                        </w:r>
                        <w:r>
                          <w:rPr>
                            <w:b/>
                            <w:color w:val="1C2025"/>
                            <w:spacing w:val="-5"/>
                            <w:sz w:val="20"/>
                          </w:rPr>
                          <w:t>11</w:t>
                        </w:r>
                      </w:p>
                      <w:p>
                        <w:pPr>
                          <w:spacing w:before="67"/>
                          <w:ind w:left="77"/>
                          <w:rPr>
                            <w:sz w:val="13"/>
                          </w:rPr>
                        </w:pPr>
                        <w:r>
                          <w:rPr>
                            <w:color w:val="1C2025"/>
                            <w:sz w:val="13"/>
                          </w:rPr>
                          <w:t>Not</w:t>
                        </w:r>
                        <w:r>
                          <w:rPr>
                            <w:color w:val="1C2025"/>
                            <w:spacing w:val="3"/>
                            <w:sz w:val="13"/>
                          </w:rPr>
                          <w:t xml:space="preserve"> </w:t>
                        </w:r>
                        <w:r>
                          <w:rPr>
                            <w:color w:val="1C2025"/>
                            <w:sz w:val="13"/>
                          </w:rPr>
                          <w:t>yet</w:t>
                        </w:r>
                        <w:r>
                          <w:rPr>
                            <w:color w:val="1C2025"/>
                            <w:spacing w:val="4"/>
                            <w:sz w:val="13"/>
                          </w:rPr>
                          <w:t xml:space="preserve"> </w:t>
                        </w:r>
                        <w:r>
                          <w:rPr>
                            <w:color w:val="1C2025"/>
                            <w:spacing w:val="-2"/>
                            <w:sz w:val="13"/>
                          </w:rPr>
                          <w:t>answered</w:t>
                        </w:r>
                      </w:p>
                      <w:p>
                        <w:pPr>
                          <w:spacing w:before="84"/>
                          <w:ind w:left="138"/>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pPr>
    </w:p>
    <w:p>
      <w:pPr>
        <w:pStyle w:val="4"/>
        <w:spacing w:before="17"/>
      </w:pPr>
    </w:p>
    <w:p>
      <w:pPr>
        <w:pStyle w:val="4"/>
        <w:spacing w:before="1" w:line="290" w:lineRule="auto"/>
        <w:ind w:left="468" w:right="456"/>
      </w:pPr>
      <w:r>
        <w:rPr>
          <w:color w:val="001A1D"/>
          <w:w w:val="105"/>
        </w:rPr>
        <w:t>Tại</w:t>
      </w:r>
      <w:r>
        <w:rPr>
          <w:color w:val="001A1D"/>
          <w:spacing w:val="-4"/>
          <w:w w:val="105"/>
        </w:rPr>
        <w:t xml:space="preserve"> </w:t>
      </w:r>
      <w:r>
        <w:rPr>
          <w:color w:val="001A1D"/>
          <w:w w:val="105"/>
        </w:rPr>
        <w:t>sao</w:t>
      </w:r>
      <w:r>
        <w:rPr>
          <w:color w:val="001A1D"/>
          <w:spacing w:val="-4"/>
          <w:w w:val="105"/>
        </w:rPr>
        <w:t xml:space="preserve"> </w:t>
      </w:r>
      <w:r>
        <w:rPr>
          <w:color w:val="001A1D"/>
          <w:w w:val="105"/>
        </w:rPr>
        <w:t>các</w:t>
      </w:r>
      <w:r>
        <w:rPr>
          <w:color w:val="001A1D"/>
          <w:spacing w:val="-4"/>
          <w:w w:val="105"/>
        </w:rPr>
        <w:t xml:space="preserve"> </w:t>
      </w:r>
      <w:r>
        <w:rPr>
          <w:color w:val="001A1D"/>
          <w:w w:val="105"/>
        </w:rPr>
        <w:t>nhà</w:t>
      </w:r>
      <w:r>
        <w:rPr>
          <w:color w:val="001A1D"/>
          <w:spacing w:val="-4"/>
          <w:w w:val="105"/>
        </w:rPr>
        <w:t xml:space="preserve"> </w:t>
      </w:r>
      <w:r>
        <w:rPr>
          <w:color w:val="001A1D"/>
          <w:w w:val="105"/>
        </w:rPr>
        <w:t>phát</w:t>
      </w:r>
      <w:r>
        <w:rPr>
          <w:color w:val="001A1D"/>
          <w:spacing w:val="-4"/>
          <w:w w:val="105"/>
        </w:rPr>
        <w:t xml:space="preserve"> </w:t>
      </w:r>
      <w:r>
        <w:rPr>
          <w:color w:val="001A1D"/>
          <w:w w:val="105"/>
        </w:rPr>
        <w:t>triển</w:t>
      </w:r>
      <w:r>
        <w:rPr>
          <w:color w:val="001A1D"/>
          <w:spacing w:val="-4"/>
          <w:w w:val="105"/>
        </w:rPr>
        <w:t xml:space="preserve"> </w:t>
      </w:r>
      <w:r>
        <w:rPr>
          <w:color w:val="001A1D"/>
          <w:w w:val="105"/>
        </w:rPr>
        <w:t>phần</w:t>
      </w:r>
      <w:r>
        <w:rPr>
          <w:color w:val="001A1D"/>
          <w:spacing w:val="-4"/>
          <w:w w:val="105"/>
        </w:rPr>
        <w:t xml:space="preserve"> </w:t>
      </w:r>
      <w:r>
        <w:rPr>
          <w:color w:val="001A1D"/>
          <w:w w:val="105"/>
        </w:rPr>
        <w:t>mềm</w:t>
      </w:r>
      <w:r>
        <w:rPr>
          <w:color w:val="001A1D"/>
          <w:spacing w:val="-4"/>
          <w:w w:val="105"/>
        </w:rPr>
        <w:t xml:space="preserve"> </w:t>
      </w:r>
      <w:r>
        <w:rPr>
          <w:color w:val="001A1D"/>
          <w:w w:val="105"/>
        </w:rPr>
        <w:t>đính</w:t>
      </w:r>
      <w:r>
        <w:rPr>
          <w:color w:val="001A1D"/>
          <w:spacing w:val="-4"/>
          <w:w w:val="105"/>
        </w:rPr>
        <w:t xml:space="preserve"> </w:t>
      </w:r>
      <w:r>
        <w:rPr>
          <w:color w:val="001A1D"/>
          <w:w w:val="105"/>
        </w:rPr>
        <w:t>kèm</w:t>
      </w:r>
      <w:r>
        <w:rPr>
          <w:color w:val="001A1D"/>
          <w:spacing w:val="-4"/>
          <w:w w:val="105"/>
        </w:rPr>
        <w:t xml:space="preserve"> </w:t>
      </w:r>
      <w:r>
        <w:rPr>
          <w:color w:val="001A1D"/>
          <w:w w:val="105"/>
        </w:rPr>
        <w:t>theo</w:t>
      </w:r>
      <w:r>
        <w:rPr>
          <w:color w:val="001A1D"/>
          <w:spacing w:val="-4"/>
          <w:w w:val="105"/>
        </w:rPr>
        <w:t xml:space="preserve"> </w:t>
      </w:r>
      <w:r>
        <w:rPr>
          <w:color w:val="001A1D"/>
          <w:w w:val="105"/>
        </w:rPr>
        <w:t>các</w:t>
      </w:r>
      <w:r>
        <w:rPr>
          <w:color w:val="001A1D"/>
          <w:spacing w:val="-4"/>
          <w:w w:val="105"/>
        </w:rPr>
        <w:t xml:space="preserve"> </w:t>
      </w:r>
      <w:r>
        <w:rPr>
          <w:color w:val="001A1D"/>
          <w:w w:val="105"/>
        </w:rPr>
        <w:t>giá</w:t>
      </w:r>
      <w:r>
        <w:rPr>
          <w:color w:val="001A1D"/>
          <w:spacing w:val="-4"/>
          <w:w w:val="105"/>
        </w:rPr>
        <w:t xml:space="preserve"> </w:t>
      </w:r>
      <w:r>
        <w:rPr>
          <w:color w:val="001A1D"/>
          <w:w w:val="105"/>
        </w:rPr>
        <w:t>trị</w:t>
      </w:r>
      <w:r>
        <w:rPr>
          <w:color w:val="001A1D"/>
          <w:spacing w:val="-4"/>
          <w:w w:val="105"/>
        </w:rPr>
        <w:t xml:space="preserve"> </w:t>
      </w:r>
      <w:r>
        <w:rPr>
          <w:color w:val="001A1D"/>
          <w:w w:val="105"/>
        </w:rPr>
        <w:t>băm</w:t>
      </w:r>
      <w:r>
        <w:rPr>
          <w:color w:val="001A1D"/>
          <w:spacing w:val="-4"/>
          <w:w w:val="105"/>
        </w:rPr>
        <w:t xml:space="preserve"> </w:t>
      </w:r>
      <w:r>
        <w:rPr>
          <w:color w:val="001A1D"/>
          <w:w w:val="105"/>
        </w:rPr>
        <w:t>bằng</w:t>
      </w:r>
      <w:r>
        <w:rPr>
          <w:color w:val="001A1D"/>
          <w:spacing w:val="-4"/>
          <w:w w:val="105"/>
        </w:rPr>
        <w:t xml:space="preserve"> </w:t>
      </w:r>
      <w:r>
        <w:rPr>
          <w:color w:val="001A1D"/>
          <w:w w:val="105"/>
        </w:rPr>
        <w:t>hàm</w:t>
      </w:r>
      <w:r>
        <w:rPr>
          <w:color w:val="001A1D"/>
          <w:spacing w:val="-4"/>
          <w:w w:val="105"/>
        </w:rPr>
        <w:t xml:space="preserve"> </w:t>
      </w:r>
      <w:r>
        <w:rPr>
          <w:color w:val="001A1D"/>
          <w:w w:val="105"/>
        </w:rPr>
        <w:t>MD5</w:t>
      </w:r>
      <w:r>
        <w:rPr>
          <w:color w:val="001A1D"/>
          <w:spacing w:val="-4"/>
          <w:w w:val="105"/>
        </w:rPr>
        <w:t xml:space="preserve"> </w:t>
      </w:r>
      <w:r>
        <w:rPr>
          <w:color w:val="001A1D"/>
          <w:w w:val="105"/>
        </w:rPr>
        <w:t>của</w:t>
      </w:r>
      <w:r>
        <w:rPr>
          <w:color w:val="001A1D"/>
          <w:spacing w:val="-4"/>
          <w:w w:val="105"/>
        </w:rPr>
        <w:t xml:space="preserve"> </w:t>
      </w:r>
      <w:r>
        <w:rPr>
          <w:color w:val="001A1D"/>
          <w:w w:val="105"/>
        </w:rPr>
        <w:t>các</w:t>
      </w:r>
      <w:r>
        <w:rPr>
          <w:color w:val="001A1D"/>
          <w:spacing w:val="-4"/>
          <w:w w:val="105"/>
        </w:rPr>
        <w:t xml:space="preserve"> </w:t>
      </w:r>
      <w:r>
        <w:rPr>
          <w:color w:val="001A1D"/>
          <w:w w:val="105"/>
        </w:rPr>
        <w:t>gói</w:t>
      </w:r>
      <w:r>
        <w:rPr>
          <w:color w:val="001A1D"/>
          <w:spacing w:val="-4"/>
          <w:w w:val="105"/>
        </w:rPr>
        <w:t xml:space="preserve"> </w:t>
      </w:r>
      <w:r>
        <w:rPr>
          <w:color w:val="001A1D"/>
          <w:w w:val="105"/>
        </w:rPr>
        <w:t>cập</w:t>
      </w:r>
      <w:r>
        <w:rPr>
          <w:color w:val="001A1D"/>
          <w:spacing w:val="-4"/>
          <w:w w:val="105"/>
        </w:rPr>
        <w:t xml:space="preserve"> </w:t>
      </w:r>
      <w:r>
        <w:rPr>
          <w:color w:val="001A1D"/>
          <w:w w:val="105"/>
        </w:rPr>
        <w:t>nhật</w:t>
      </w:r>
      <w:r>
        <w:rPr>
          <w:color w:val="001A1D"/>
          <w:spacing w:val="-4"/>
          <w:w w:val="105"/>
        </w:rPr>
        <w:t xml:space="preserve"> </w:t>
      </w:r>
      <w:r>
        <w:rPr>
          <w:color w:val="001A1D"/>
          <w:w w:val="105"/>
        </w:rPr>
        <w:t>cho</w:t>
      </w:r>
      <w:r>
        <w:rPr>
          <w:color w:val="001A1D"/>
          <w:spacing w:val="-4"/>
          <w:w w:val="105"/>
        </w:rPr>
        <w:t xml:space="preserve"> </w:t>
      </w:r>
      <w:r>
        <w:rPr>
          <w:color w:val="001A1D"/>
          <w:w w:val="105"/>
        </w:rPr>
        <w:t>phần</w:t>
      </w:r>
      <w:r>
        <w:rPr>
          <w:color w:val="001A1D"/>
          <w:spacing w:val="-4"/>
          <w:w w:val="105"/>
        </w:rPr>
        <w:t xml:space="preserve"> </w:t>
      </w:r>
      <w:r>
        <w:rPr>
          <w:color w:val="001A1D"/>
          <w:w w:val="105"/>
        </w:rPr>
        <w:t>mềm</w:t>
      </w:r>
      <w:r>
        <w:rPr>
          <w:color w:val="001A1D"/>
          <w:spacing w:val="-4"/>
          <w:w w:val="105"/>
        </w:rPr>
        <w:t xml:space="preserve"> </w:t>
      </w:r>
      <w:r>
        <w:rPr>
          <w:color w:val="001A1D"/>
          <w:w w:val="105"/>
        </w:rPr>
        <w:t>cùng</w:t>
      </w:r>
      <w:r>
        <w:rPr>
          <w:color w:val="001A1D"/>
          <w:spacing w:val="-4"/>
          <w:w w:val="105"/>
        </w:rPr>
        <w:t xml:space="preserve"> </w:t>
      </w:r>
      <w:r>
        <w:rPr>
          <w:color w:val="001A1D"/>
          <w:w w:val="105"/>
        </w:rPr>
        <w:t>với</w:t>
      </w:r>
      <w:r>
        <w:rPr>
          <w:color w:val="001A1D"/>
          <w:spacing w:val="-4"/>
          <w:w w:val="105"/>
        </w:rPr>
        <w:t xml:space="preserve"> </w:t>
      </w:r>
      <w:r>
        <w:rPr>
          <w:color w:val="001A1D"/>
          <w:w w:val="105"/>
        </w:rPr>
        <w:t>các</w:t>
      </w:r>
      <w:r>
        <w:rPr>
          <w:color w:val="001A1D"/>
          <w:spacing w:val="-4"/>
          <w:w w:val="105"/>
        </w:rPr>
        <w:t xml:space="preserve"> </w:t>
      </w:r>
      <w:r>
        <w:rPr>
          <w:color w:val="001A1D"/>
          <w:w w:val="105"/>
        </w:rPr>
        <w:t>gói</w:t>
      </w:r>
      <w:r>
        <w:rPr>
          <w:color w:val="001A1D"/>
          <w:spacing w:val="-4"/>
          <w:w w:val="105"/>
        </w:rPr>
        <w:t xml:space="preserve"> </w:t>
      </w:r>
      <w:r>
        <w:rPr>
          <w:color w:val="001A1D"/>
          <w:w w:val="105"/>
        </w:rPr>
        <w:t>đó để các khách hàng của họ có thể download từ Internet?</w:t>
      </w:r>
    </w:p>
    <w:p>
      <w:pPr>
        <w:pStyle w:val="4"/>
        <w:spacing w:before="67"/>
      </w:pPr>
    </w:p>
    <w:p>
      <w:pPr>
        <w:pStyle w:val="5"/>
        <w:numPr>
          <w:ilvl w:val="0"/>
          <w:numId w:val="47"/>
        </w:numPr>
        <w:tabs>
          <w:tab w:val="left" w:pos="1098"/>
        </w:tabs>
        <w:spacing w:before="0"/>
        <w:ind w:left="1098" w:hanging="294"/>
        <w:rPr>
          <w:sz w:val="16"/>
        </w:rPr>
      </w:pPr>
      <w:r>
        <w:drawing>
          <wp:anchor distT="0" distB="0" distL="0" distR="0" simplePos="0" relativeHeight="251687936"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107" name="Image 107"/>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156" cstate="print"/>
                    <a:stretch>
                      <a:fillRect/>
                    </a:stretch>
                  </pic:blipFill>
                  <pic:spPr>
                    <a:xfrm>
                      <a:off x="0" y="0"/>
                      <a:ext cx="92494" cy="92494"/>
                    </a:xfrm>
                    <a:prstGeom prst="rect">
                      <a:avLst/>
                    </a:prstGeom>
                  </pic:spPr>
                </pic:pic>
              </a:graphicData>
            </a:graphic>
          </wp:anchor>
        </w:drawing>
      </w:r>
      <w:r>
        <w:rPr>
          <w:color w:val="001A1D"/>
          <w:w w:val="105"/>
          <w:sz w:val="16"/>
        </w:rPr>
        <w:t>Khách</w:t>
      </w:r>
      <w:r>
        <w:rPr>
          <w:color w:val="001A1D"/>
          <w:spacing w:val="-5"/>
          <w:w w:val="105"/>
          <w:sz w:val="16"/>
        </w:rPr>
        <w:t xml:space="preserve"> </w:t>
      </w:r>
      <w:r>
        <w:rPr>
          <w:color w:val="001A1D"/>
          <w:w w:val="105"/>
          <w:sz w:val="16"/>
        </w:rPr>
        <w:t>hàng</w:t>
      </w:r>
      <w:r>
        <w:rPr>
          <w:color w:val="001A1D"/>
          <w:spacing w:val="-4"/>
          <w:w w:val="105"/>
          <w:sz w:val="16"/>
        </w:rPr>
        <w:t xml:space="preserve"> </w:t>
      </w:r>
      <w:r>
        <w:rPr>
          <w:color w:val="001A1D"/>
          <w:w w:val="105"/>
          <w:sz w:val="16"/>
        </w:rPr>
        <w:t>có</w:t>
      </w:r>
      <w:r>
        <w:rPr>
          <w:color w:val="001A1D"/>
          <w:spacing w:val="-4"/>
          <w:w w:val="105"/>
          <w:sz w:val="16"/>
        </w:rPr>
        <w:t xml:space="preserve"> </w:t>
      </w:r>
      <w:r>
        <w:rPr>
          <w:color w:val="001A1D"/>
          <w:w w:val="105"/>
          <w:sz w:val="16"/>
        </w:rPr>
        <w:t>thể</w:t>
      </w:r>
      <w:r>
        <w:rPr>
          <w:color w:val="001A1D"/>
          <w:spacing w:val="-4"/>
          <w:w w:val="105"/>
          <w:sz w:val="16"/>
        </w:rPr>
        <w:t xml:space="preserve"> </w:t>
      </w:r>
      <w:r>
        <w:rPr>
          <w:color w:val="001A1D"/>
          <w:w w:val="105"/>
          <w:sz w:val="16"/>
        </w:rPr>
        <w:t>yêu</w:t>
      </w:r>
      <w:r>
        <w:rPr>
          <w:color w:val="001A1D"/>
          <w:spacing w:val="-4"/>
          <w:w w:val="105"/>
          <w:sz w:val="16"/>
        </w:rPr>
        <w:t xml:space="preserve"> </w:t>
      </w:r>
      <w:r>
        <w:rPr>
          <w:color w:val="001A1D"/>
          <w:w w:val="105"/>
          <w:sz w:val="16"/>
        </w:rPr>
        <w:t>cầu</w:t>
      </w:r>
      <w:r>
        <w:rPr>
          <w:color w:val="001A1D"/>
          <w:spacing w:val="-4"/>
          <w:w w:val="105"/>
          <w:sz w:val="16"/>
        </w:rPr>
        <w:t xml:space="preserve"> </w:t>
      </w:r>
      <w:r>
        <w:rPr>
          <w:color w:val="001A1D"/>
          <w:w w:val="105"/>
          <w:sz w:val="16"/>
        </w:rPr>
        <w:t>các</w:t>
      </w:r>
      <w:r>
        <w:rPr>
          <w:color w:val="001A1D"/>
          <w:spacing w:val="-4"/>
          <w:w w:val="105"/>
          <w:sz w:val="16"/>
        </w:rPr>
        <w:t xml:space="preserve"> </w:t>
      </w:r>
      <w:r>
        <w:rPr>
          <w:color w:val="001A1D"/>
          <w:w w:val="105"/>
          <w:sz w:val="16"/>
        </w:rPr>
        <w:t>bản</w:t>
      </w:r>
      <w:r>
        <w:rPr>
          <w:color w:val="001A1D"/>
          <w:spacing w:val="-4"/>
          <w:w w:val="105"/>
          <w:sz w:val="16"/>
        </w:rPr>
        <w:t xml:space="preserve"> </w:t>
      </w:r>
      <w:r>
        <w:rPr>
          <w:color w:val="001A1D"/>
          <w:w w:val="105"/>
          <w:sz w:val="16"/>
        </w:rPr>
        <w:t>cập</w:t>
      </w:r>
      <w:r>
        <w:rPr>
          <w:color w:val="001A1D"/>
          <w:spacing w:val="-4"/>
          <w:w w:val="105"/>
          <w:sz w:val="16"/>
        </w:rPr>
        <w:t xml:space="preserve"> </w:t>
      </w:r>
      <w:r>
        <w:rPr>
          <w:color w:val="001A1D"/>
          <w:w w:val="105"/>
          <w:sz w:val="16"/>
        </w:rPr>
        <w:t>nhật</w:t>
      </w:r>
      <w:r>
        <w:rPr>
          <w:color w:val="001A1D"/>
          <w:spacing w:val="-4"/>
          <w:w w:val="105"/>
          <w:sz w:val="16"/>
        </w:rPr>
        <w:t xml:space="preserve"> </w:t>
      </w:r>
      <w:r>
        <w:rPr>
          <w:color w:val="001A1D"/>
          <w:w w:val="105"/>
          <w:sz w:val="16"/>
        </w:rPr>
        <w:t>mới</w:t>
      </w:r>
      <w:r>
        <w:rPr>
          <w:color w:val="001A1D"/>
          <w:spacing w:val="-4"/>
          <w:w w:val="105"/>
          <w:sz w:val="16"/>
        </w:rPr>
        <w:t xml:space="preserve"> </w:t>
      </w:r>
      <w:r>
        <w:rPr>
          <w:color w:val="001A1D"/>
          <w:w w:val="105"/>
          <w:sz w:val="16"/>
        </w:rPr>
        <w:t>cho</w:t>
      </w:r>
      <w:r>
        <w:rPr>
          <w:color w:val="001A1D"/>
          <w:spacing w:val="-4"/>
          <w:w w:val="105"/>
          <w:sz w:val="16"/>
        </w:rPr>
        <w:t xml:space="preserve"> </w:t>
      </w:r>
      <w:r>
        <w:rPr>
          <w:color w:val="001A1D"/>
          <w:w w:val="105"/>
          <w:sz w:val="16"/>
        </w:rPr>
        <w:t>phần</w:t>
      </w:r>
      <w:r>
        <w:rPr>
          <w:color w:val="001A1D"/>
          <w:spacing w:val="-4"/>
          <w:w w:val="105"/>
          <w:sz w:val="16"/>
        </w:rPr>
        <w:t xml:space="preserve"> </w:t>
      </w:r>
      <w:r>
        <w:rPr>
          <w:color w:val="001A1D"/>
          <w:w w:val="105"/>
          <w:sz w:val="16"/>
        </w:rPr>
        <w:t>mềm</w:t>
      </w:r>
      <w:r>
        <w:rPr>
          <w:color w:val="001A1D"/>
          <w:spacing w:val="-4"/>
          <w:w w:val="105"/>
          <w:sz w:val="16"/>
        </w:rPr>
        <w:t xml:space="preserve"> </w:t>
      </w:r>
      <w:r>
        <w:rPr>
          <w:color w:val="001A1D"/>
          <w:w w:val="105"/>
          <w:sz w:val="16"/>
        </w:rPr>
        <w:t>trong</w:t>
      </w:r>
      <w:r>
        <w:rPr>
          <w:color w:val="001A1D"/>
          <w:spacing w:val="-5"/>
          <w:w w:val="105"/>
          <w:sz w:val="16"/>
        </w:rPr>
        <w:t xml:space="preserve"> </w:t>
      </w:r>
      <w:r>
        <w:rPr>
          <w:color w:val="001A1D"/>
          <w:w w:val="105"/>
          <w:sz w:val="16"/>
        </w:rPr>
        <w:t>tương</w:t>
      </w:r>
      <w:r>
        <w:rPr>
          <w:color w:val="001A1D"/>
          <w:spacing w:val="-4"/>
          <w:w w:val="105"/>
          <w:sz w:val="16"/>
        </w:rPr>
        <w:t xml:space="preserve"> </w:t>
      </w:r>
      <w:r>
        <w:rPr>
          <w:color w:val="001A1D"/>
          <w:w w:val="105"/>
          <w:sz w:val="16"/>
        </w:rPr>
        <w:t>lai</w:t>
      </w:r>
      <w:r>
        <w:rPr>
          <w:color w:val="001A1D"/>
          <w:spacing w:val="-4"/>
          <w:w w:val="105"/>
          <w:sz w:val="16"/>
        </w:rPr>
        <w:t xml:space="preserve"> </w:t>
      </w:r>
      <w:r>
        <w:rPr>
          <w:color w:val="001A1D"/>
          <w:w w:val="105"/>
          <w:sz w:val="16"/>
        </w:rPr>
        <w:t>bằng</w:t>
      </w:r>
      <w:r>
        <w:rPr>
          <w:color w:val="001A1D"/>
          <w:spacing w:val="-4"/>
          <w:w w:val="105"/>
          <w:sz w:val="16"/>
        </w:rPr>
        <w:t xml:space="preserve"> </w:t>
      </w:r>
      <w:r>
        <w:rPr>
          <w:color w:val="001A1D"/>
          <w:w w:val="105"/>
          <w:sz w:val="16"/>
        </w:rPr>
        <w:t>cách</w:t>
      </w:r>
      <w:r>
        <w:rPr>
          <w:color w:val="001A1D"/>
          <w:spacing w:val="-4"/>
          <w:w w:val="105"/>
          <w:sz w:val="16"/>
        </w:rPr>
        <w:t xml:space="preserve"> </w:t>
      </w:r>
      <w:r>
        <w:rPr>
          <w:color w:val="001A1D"/>
          <w:w w:val="105"/>
          <w:sz w:val="16"/>
        </w:rPr>
        <w:t>sử</w:t>
      </w:r>
      <w:r>
        <w:rPr>
          <w:color w:val="001A1D"/>
          <w:spacing w:val="-4"/>
          <w:w w:val="105"/>
          <w:sz w:val="16"/>
        </w:rPr>
        <w:t xml:space="preserve"> </w:t>
      </w:r>
      <w:r>
        <w:rPr>
          <w:color w:val="001A1D"/>
          <w:w w:val="105"/>
          <w:sz w:val="16"/>
        </w:rPr>
        <w:t>dụng</w:t>
      </w:r>
      <w:r>
        <w:rPr>
          <w:color w:val="001A1D"/>
          <w:spacing w:val="-4"/>
          <w:w w:val="105"/>
          <w:sz w:val="16"/>
        </w:rPr>
        <w:t xml:space="preserve"> </w:t>
      </w:r>
      <w:r>
        <w:rPr>
          <w:color w:val="001A1D"/>
          <w:w w:val="105"/>
          <w:sz w:val="16"/>
        </w:rPr>
        <w:t>giá</w:t>
      </w:r>
      <w:r>
        <w:rPr>
          <w:color w:val="001A1D"/>
          <w:spacing w:val="-4"/>
          <w:w w:val="105"/>
          <w:sz w:val="16"/>
        </w:rPr>
        <w:t xml:space="preserve"> </w:t>
      </w:r>
      <w:r>
        <w:rPr>
          <w:color w:val="001A1D"/>
          <w:w w:val="105"/>
          <w:sz w:val="16"/>
        </w:rPr>
        <w:t>trị</w:t>
      </w:r>
      <w:r>
        <w:rPr>
          <w:color w:val="001A1D"/>
          <w:spacing w:val="-4"/>
          <w:w w:val="105"/>
          <w:sz w:val="16"/>
        </w:rPr>
        <w:t xml:space="preserve"> </w:t>
      </w:r>
      <w:r>
        <w:rPr>
          <w:color w:val="001A1D"/>
          <w:w w:val="105"/>
          <w:sz w:val="16"/>
        </w:rPr>
        <w:t>hàm</w:t>
      </w:r>
      <w:r>
        <w:rPr>
          <w:color w:val="001A1D"/>
          <w:spacing w:val="-4"/>
          <w:w w:val="105"/>
          <w:sz w:val="16"/>
        </w:rPr>
        <w:t xml:space="preserve"> </w:t>
      </w:r>
      <w:r>
        <w:rPr>
          <w:color w:val="001A1D"/>
          <w:w w:val="105"/>
          <w:sz w:val="16"/>
        </w:rPr>
        <w:t>băm</w:t>
      </w:r>
      <w:r>
        <w:rPr>
          <w:color w:val="001A1D"/>
          <w:spacing w:val="-4"/>
          <w:w w:val="105"/>
          <w:sz w:val="16"/>
        </w:rPr>
        <w:t xml:space="preserve"> </w:t>
      </w:r>
      <w:r>
        <w:rPr>
          <w:color w:val="001A1D"/>
          <w:w w:val="105"/>
          <w:sz w:val="16"/>
        </w:rPr>
        <w:t>đính</w:t>
      </w:r>
      <w:r>
        <w:rPr>
          <w:color w:val="001A1D"/>
          <w:spacing w:val="-4"/>
          <w:w w:val="105"/>
          <w:sz w:val="16"/>
        </w:rPr>
        <w:t xml:space="preserve"> </w:t>
      </w:r>
      <w:r>
        <w:rPr>
          <w:color w:val="001A1D"/>
          <w:w w:val="105"/>
          <w:sz w:val="16"/>
        </w:rPr>
        <w:t>kèm</w:t>
      </w:r>
      <w:r>
        <w:rPr>
          <w:color w:val="001A1D"/>
          <w:spacing w:val="-4"/>
          <w:w w:val="105"/>
          <w:sz w:val="16"/>
        </w:rPr>
        <w:t xml:space="preserve"> theo</w:t>
      </w:r>
    </w:p>
    <w:p>
      <w:pPr>
        <w:pStyle w:val="5"/>
        <w:numPr>
          <w:ilvl w:val="0"/>
          <w:numId w:val="47"/>
        </w:numPr>
        <w:tabs>
          <w:tab w:val="left" w:pos="1098"/>
        </w:tabs>
        <w:spacing w:before="169"/>
        <w:ind w:left="1098" w:hanging="294"/>
        <w:rPr>
          <w:sz w:val="16"/>
        </w:rPr>
      </w:pPr>
      <w:r>
        <w:drawing>
          <wp:anchor distT="0" distB="0" distL="0" distR="0" simplePos="0" relativeHeight="251688960" behindDoc="0" locked="0" layoutInCell="1" allowOverlap="1">
            <wp:simplePos x="0" y="0"/>
            <wp:positionH relativeFrom="page">
              <wp:posOffset>611505</wp:posOffset>
            </wp:positionH>
            <wp:positionV relativeFrom="paragraph">
              <wp:posOffset>131445</wp:posOffset>
            </wp:positionV>
            <wp:extent cx="92710" cy="92710"/>
            <wp:effectExtent l="0" t="0" r="0" b="0"/>
            <wp:wrapNone/>
            <wp:docPr id="108" name="Image 108"/>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158" cstate="print"/>
                    <a:stretch>
                      <a:fillRect/>
                    </a:stretch>
                  </pic:blipFill>
                  <pic:spPr>
                    <a:xfrm>
                      <a:off x="0" y="0"/>
                      <a:ext cx="92494" cy="92494"/>
                    </a:xfrm>
                    <a:prstGeom prst="rect">
                      <a:avLst/>
                    </a:prstGeom>
                  </pic:spPr>
                </pic:pic>
              </a:graphicData>
            </a:graphic>
          </wp:anchor>
        </w:drawing>
      </w:r>
      <w:r>
        <w:rPr>
          <w:color w:val="001A1D"/>
          <w:w w:val="105"/>
          <w:sz w:val="16"/>
        </w:rPr>
        <w:t>Khách</w:t>
      </w:r>
      <w:r>
        <w:rPr>
          <w:color w:val="001A1D"/>
          <w:spacing w:val="-5"/>
          <w:w w:val="105"/>
          <w:sz w:val="16"/>
        </w:rPr>
        <w:t xml:space="preserve"> </w:t>
      </w:r>
      <w:r>
        <w:rPr>
          <w:color w:val="001A1D"/>
          <w:w w:val="105"/>
          <w:sz w:val="16"/>
        </w:rPr>
        <w:t>hàng</w:t>
      </w:r>
      <w:r>
        <w:rPr>
          <w:color w:val="001A1D"/>
          <w:spacing w:val="-4"/>
          <w:w w:val="105"/>
          <w:sz w:val="16"/>
        </w:rPr>
        <w:t xml:space="preserve"> </w:t>
      </w:r>
      <w:r>
        <w:rPr>
          <w:color w:val="001A1D"/>
          <w:w w:val="105"/>
          <w:sz w:val="16"/>
        </w:rPr>
        <w:t>có</w:t>
      </w:r>
      <w:r>
        <w:rPr>
          <w:color w:val="001A1D"/>
          <w:spacing w:val="-4"/>
          <w:w w:val="105"/>
          <w:sz w:val="16"/>
        </w:rPr>
        <w:t xml:space="preserve"> </w:t>
      </w:r>
      <w:r>
        <w:rPr>
          <w:color w:val="001A1D"/>
          <w:w w:val="105"/>
          <w:sz w:val="16"/>
        </w:rPr>
        <w:t>thể</w:t>
      </w:r>
      <w:r>
        <w:rPr>
          <w:color w:val="001A1D"/>
          <w:spacing w:val="-4"/>
          <w:w w:val="105"/>
          <w:sz w:val="16"/>
        </w:rPr>
        <w:t xml:space="preserve"> </w:t>
      </w:r>
      <w:r>
        <w:rPr>
          <w:color w:val="001A1D"/>
          <w:w w:val="105"/>
          <w:sz w:val="16"/>
        </w:rPr>
        <w:t>xác</w:t>
      </w:r>
      <w:r>
        <w:rPr>
          <w:color w:val="001A1D"/>
          <w:spacing w:val="-4"/>
          <w:w w:val="105"/>
          <w:sz w:val="16"/>
        </w:rPr>
        <w:t xml:space="preserve"> </w:t>
      </w:r>
      <w:r>
        <w:rPr>
          <w:color w:val="001A1D"/>
          <w:w w:val="105"/>
          <w:sz w:val="16"/>
        </w:rPr>
        <w:t>thực</w:t>
      </w:r>
      <w:r>
        <w:rPr>
          <w:color w:val="001A1D"/>
          <w:spacing w:val="-4"/>
          <w:w w:val="105"/>
          <w:sz w:val="16"/>
        </w:rPr>
        <w:t xml:space="preserve"> </w:t>
      </w:r>
      <w:r>
        <w:rPr>
          <w:color w:val="001A1D"/>
          <w:w w:val="105"/>
          <w:sz w:val="16"/>
        </w:rPr>
        <w:t>tính</w:t>
      </w:r>
      <w:r>
        <w:rPr>
          <w:color w:val="001A1D"/>
          <w:spacing w:val="-5"/>
          <w:w w:val="105"/>
          <w:sz w:val="16"/>
        </w:rPr>
        <w:t xml:space="preserve"> </w:t>
      </w:r>
      <w:r>
        <w:rPr>
          <w:color w:val="001A1D"/>
          <w:w w:val="105"/>
          <w:sz w:val="16"/>
        </w:rPr>
        <w:t>toàn</w:t>
      </w:r>
      <w:r>
        <w:rPr>
          <w:color w:val="001A1D"/>
          <w:spacing w:val="-4"/>
          <w:w w:val="105"/>
          <w:sz w:val="16"/>
        </w:rPr>
        <w:t xml:space="preserve"> </w:t>
      </w:r>
      <w:r>
        <w:rPr>
          <w:color w:val="001A1D"/>
          <w:w w:val="105"/>
          <w:sz w:val="16"/>
        </w:rPr>
        <w:t>vẹn</w:t>
      </w:r>
      <w:r>
        <w:rPr>
          <w:color w:val="001A1D"/>
          <w:spacing w:val="-4"/>
          <w:w w:val="105"/>
          <w:sz w:val="16"/>
        </w:rPr>
        <w:t xml:space="preserve"> </w:t>
      </w:r>
      <w:r>
        <w:rPr>
          <w:color w:val="001A1D"/>
          <w:w w:val="105"/>
          <w:sz w:val="16"/>
        </w:rPr>
        <w:t>và</w:t>
      </w:r>
      <w:r>
        <w:rPr>
          <w:color w:val="001A1D"/>
          <w:spacing w:val="-4"/>
          <w:w w:val="105"/>
          <w:sz w:val="16"/>
        </w:rPr>
        <w:t xml:space="preserve"> </w:t>
      </w:r>
      <w:r>
        <w:rPr>
          <w:color w:val="001A1D"/>
          <w:w w:val="105"/>
          <w:sz w:val="16"/>
        </w:rPr>
        <w:t>gói</w:t>
      </w:r>
      <w:r>
        <w:rPr>
          <w:color w:val="001A1D"/>
          <w:spacing w:val="-4"/>
          <w:w w:val="105"/>
          <w:sz w:val="16"/>
        </w:rPr>
        <w:t xml:space="preserve"> </w:t>
      </w:r>
      <w:r>
        <w:rPr>
          <w:color w:val="001A1D"/>
          <w:w w:val="105"/>
          <w:sz w:val="16"/>
        </w:rPr>
        <w:t>cập</w:t>
      </w:r>
      <w:r>
        <w:rPr>
          <w:color w:val="001A1D"/>
          <w:spacing w:val="-4"/>
          <w:w w:val="105"/>
          <w:sz w:val="16"/>
        </w:rPr>
        <w:t xml:space="preserve"> </w:t>
      </w:r>
      <w:r>
        <w:rPr>
          <w:color w:val="001A1D"/>
          <w:w w:val="105"/>
          <w:sz w:val="16"/>
        </w:rPr>
        <w:t>nhật</w:t>
      </w:r>
      <w:r>
        <w:rPr>
          <w:color w:val="001A1D"/>
          <w:spacing w:val="-5"/>
          <w:w w:val="105"/>
          <w:sz w:val="16"/>
        </w:rPr>
        <w:t xml:space="preserve"> </w:t>
      </w:r>
      <w:r>
        <w:rPr>
          <w:color w:val="001A1D"/>
          <w:w w:val="105"/>
          <w:sz w:val="16"/>
        </w:rPr>
        <w:t>cho</w:t>
      </w:r>
      <w:r>
        <w:rPr>
          <w:color w:val="001A1D"/>
          <w:spacing w:val="-4"/>
          <w:w w:val="105"/>
          <w:sz w:val="16"/>
        </w:rPr>
        <w:t xml:space="preserve"> </w:t>
      </w:r>
      <w:r>
        <w:rPr>
          <w:color w:val="001A1D"/>
          <w:w w:val="105"/>
          <w:sz w:val="16"/>
        </w:rPr>
        <w:t>phần</w:t>
      </w:r>
      <w:r>
        <w:rPr>
          <w:color w:val="001A1D"/>
          <w:spacing w:val="-4"/>
          <w:w w:val="105"/>
          <w:sz w:val="16"/>
        </w:rPr>
        <w:t xml:space="preserve"> </w:t>
      </w:r>
      <w:r>
        <w:rPr>
          <w:color w:val="001A1D"/>
          <w:w w:val="105"/>
          <w:sz w:val="16"/>
        </w:rPr>
        <w:t>mềm</w:t>
      </w:r>
      <w:r>
        <w:rPr>
          <w:color w:val="001A1D"/>
          <w:spacing w:val="-4"/>
          <w:w w:val="105"/>
          <w:sz w:val="16"/>
        </w:rPr>
        <w:t xml:space="preserve"> </w:t>
      </w:r>
      <w:r>
        <w:rPr>
          <w:color w:val="001A1D"/>
          <w:w w:val="105"/>
          <w:sz w:val="16"/>
        </w:rPr>
        <w:t>sau</w:t>
      </w:r>
      <w:r>
        <w:rPr>
          <w:color w:val="001A1D"/>
          <w:spacing w:val="-4"/>
          <w:w w:val="105"/>
          <w:sz w:val="16"/>
        </w:rPr>
        <w:t xml:space="preserve"> </w:t>
      </w:r>
      <w:r>
        <w:rPr>
          <w:color w:val="001A1D"/>
          <w:w w:val="105"/>
          <w:sz w:val="16"/>
        </w:rPr>
        <w:t>khi</w:t>
      </w:r>
      <w:r>
        <w:rPr>
          <w:color w:val="001A1D"/>
          <w:spacing w:val="-4"/>
          <w:w w:val="105"/>
          <w:sz w:val="16"/>
        </w:rPr>
        <w:t xml:space="preserve"> </w:t>
      </w:r>
      <w:r>
        <w:rPr>
          <w:color w:val="001A1D"/>
          <w:w w:val="105"/>
          <w:sz w:val="16"/>
        </w:rPr>
        <w:t>download</w:t>
      </w:r>
      <w:r>
        <w:rPr>
          <w:color w:val="001A1D"/>
          <w:spacing w:val="-5"/>
          <w:w w:val="105"/>
          <w:sz w:val="16"/>
        </w:rPr>
        <w:t xml:space="preserve"> về</w:t>
      </w:r>
    </w:p>
    <w:p>
      <w:pPr>
        <w:pStyle w:val="5"/>
        <w:numPr>
          <w:ilvl w:val="0"/>
          <w:numId w:val="47"/>
        </w:numPr>
        <w:tabs>
          <w:tab w:val="left" w:pos="1098"/>
        </w:tabs>
        <w:ind w:left="1098" w:hanging="294"/>
        <w:rPr>
          <w:sz w:val="16"/>
        </w:rPr>
      </w:pPr>
      <w:r>
        <w:drawing>
          <wp:anchor distT="0" distB="0" distL="0" distR="0" simplePos="0" relativeHeight="251688960"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109" name="Image 109"/>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159" cstate="print"/>
                    <a:stretch>
                      <a:fillRect/>
                    </a:stretch>
                  </pic:blipFill>
                  <pic:spPr>
                    <a:xfrm>
                      <a:off x="0" y="0"/>
                      <a:ext cx="92494" cy="92494"/>
                    </a:xfrm>
                    <a:prstGeom prst="rect">
                      <a:avLst/>
                    </a:prstGeom>
                  </pic:spPr>
                </pic:pic>
              </a:graphicData>
            </a:graphic>
          </wp:anchor>
        </w:drawing>
      </w:r>
      <w:r>
        <w:rPr>
          <w:color w:val="001A1D"/>
          <w:w w:val="105"/>
          <w:sz w:val="16"/>
        </w:rPr>
        <w:t>Khách</w:t>
      </w:r>
      <w:r>
        <w:rPr>
          <w:color w:val="001A1D"/>
          <w:spacing w:val="-5"/>
          <w:w w:val="105"/>
          <w:sz w:val="16"/>
        </w:rPr>
        <w:t xml:space="preserve"> </w:t>
      </w:r>
      <w:r>
        <w:rPr>
          <w:color w:val="001A1D"/>
          <w:w w:val="105"/>
          <w:sz w:val="16"/>
        </w:rPr>
        <w:t>hàng</w:t>
      </w:r>
      <w:r>
        <w:rPr>
          <w:color w:val="001A1D"/>
          <w:spacing w:val="-4"/>
          <w:w w:val="105"/>
          <w:sz w:val="16"/>
        </w:rPr>
        <w:t xml:space="preserve"> </w:t>
      </w:r>
      <w:r>
        <w:rPr>
          <w:color w:val="001A1D"/>
          <w:w w:val="105"/>
          <w:sz w:val="16"/>
        </w:rPr>
        <w:t>có</w:t>
      </w:r>
      <w:r>
        <w:rPr>
          <w:color w:val="001A1D"/>
          <w:spacing w:val="-4"/>
          <w:w w:val="105"/>
          <w:sz w:val="16"/>
        </w:rPr>
        <w:t xml:space="preserve"> </w:t>
      </w:r>
      <w:r>
        <w:rPr>
          <w:color w:val="001A1D"/>
          <w:w w:val="105"/>
          <w:sz w:val="16"/>
        </w:rPr>
        <w:t>thể</w:t>
      </w:r>
      <w:r>
        <w:rPr>
          <w:color w:val="001A1D"/>
          <w:spacing w:val="-4"/>
          <w:w w:val="105"/>
          <w:sz w:val="16"/>
        </w:rPr>
        <w:t xml:space="preserve"> </w:t>
      </w:r>
      <w:r>
        <w:rPr>
          <w:color w:val="001A1D"/>
          <w:w w:val="105"/>
          <w:sz w:val="16"/>
        </w:rPr>
        <w:t>khẳng</w:t>
      </w:r>
      <w:r>
        <w:rPr>
          <w:color w:val="001A1D"/>
          <w:spacing w:val="-5"/>
          <w:w w:val="105"/>
          <w:sz w:val="16"/>
        </w:rPr>
        <w:t xml:space="preserve"> </w:t>
      </w:r>
      <w:r>
        <w:rPr>
          <w:color w:val="001A1D"/>
          <w:w w:val="105"/>
          <w:sz w:val="16"/>
        </w:rPr>
        <w:t>định</w:t>
      </w:r>
      <w:r>
        <w:rPr>
          <w:color w:val="001A1D"/>
          <w:spacing w:val="-4"/>
          <w:w w:val="105"/>
          <w:sz w:val="16"/>
        </w:rPr>
        <w:t xml:space="preserve"> </w:t>
      </w:r>
      <w:r>
        <w:rPr>
          <w:color w:val="001A1D"/>
          <w:w w:val="105"/>
          <w:sz w:val="16"/>
        </w:rPr>
        <w:t>tính</w:t>
      </w:r>
      <w:r>
        <w:rPr>
          <w:color w:val="001A1D"/>
          <w:spacing w:val="-4"/>
          <w:w w:val="105"/>
          <w:sz w:val="16"/>
        </w:rPr>
        <w:t xml:space="preserve"> </w:t>
      </w:r>
      <w:r>
        <w:rPr>
          <w:color w:val="001A1D"/>
          <w:w w:val="105"/>
          <w:sz w:val="16"/>
        </w:rPr>
        <w:t>xác</w:t>
      </w:r>
      <w:r>
        <w:rPr>
          <w:color w:val="001A1D"/>
          <w:spacing w:val="-4"/>
          <w:w w:val="105"/>
          <w:sz w:val="16"/>
        </w:rPr>
        <w:t xml:space="preserve"> </w:t>
      </w:r>
      <w:r>
        <w:rPr>
          <w:color w:val="001A1D"/>
          <w:w w:val="105"/>
          <w:sz w:val="16"/>
        </w:rPr>
        <w:t>thực</w:t>
      </w:r>
      <w:r>
        <w:rPr>
          <w:color w:val="001A1D"/>
          <w:spacing w:val="-4"/>
          <w:w w:val="105"/>
          <w:sz w:val="16"/>
        </w:rPr>
        <w:t xml:space="preserve"> </w:t>
      </w:r>
      <w:r>
        <w:rPr>
          <w:color w:val="001A1D"/>
          <w:w w:val="105"/>
          <w:sz w:val="16"/>
        </w:rPr>
        <w:t>của</w:t>
      </w:r>
      <w:r>
        <w:rPr>
          <w:color w:val="001A1D"/>
          <w:spacing w:val="-5"/>
          <w:w w:val="105"/>
          <w:sz w:val="16"/>
        </w:rPr>
        <w:t xml:space="preserve"> </w:t>
      </w:r>
      <w:r>
        <w:rPr>
          <w:color w:val="001A1D"/>
          <w:w w:val="105"/>
          <w:sz w:val="16"/>
        </w:rPr>
        <w:t>Site</w:t>
      </w:r>
      <w:r>
        <w:rPr>
          <w:color w:val="001A1D"/>
          <w:spacing w:val="-4"/>
          <w:w w:val="105"/>
          <w:sz w:val="16"/>
        </w:rPr>
        <w:t xml:space="preserve"> </w:t>
      </w:r>
      <w:r>
        <w:rPr>
          <w:color w:val="001A1D"/>
          <w:w w:val="105"/>
          <w:sz w:val="16"/>
        </w:rPr>
        <w:t>mà</w:t>
      </w:r>
      <w:r>
        <w:rPr>
          <w:color w:val="001A1D"/>
          <w:spacing w:val="-4"/>
          <w:w w:val="105"/>
          <w:sz w:val="16"/>
        </w:rPr>
        <w:t xml:space="preserve"> </w:t>
      </w:r>
      <w:r>
        <w:rPr>
          <w:color w:val="001A1D"/>
          <w:w w:val="105"/>
          <w:sz w:val="16"/>
        </w:rPr>
        <w:t>họ</w:t>
      </w:r>
      <w:r>
        <w:rPr>
          <w:color w:val="001A1D"/>
          <w:spacing w:val="-4"/>
          <w:w w:val="105"/>
          <w:sz w:val="16"/>
        </w:rPr>
        <w:t xml:space="preserve"> </w:t>
      </w:r>
      <w:r>
        <w:rPr>
          <w:color w:val="001A1D"/>
          <w:w w:val="105"/>
          <w:sz w:val="16"/>
        </w:rPr>
        <w:t>download</w:t>
      </w:r>
      <w:r>
        <w:rPr>
          <w:color w:val="001A1D"/>
          <w:spacing w:val="-5"/>
          <w:w w:val="105"/>
          <w:sz w:val="16"/>
        </w:rPr>
        <w:t xml:space="preserve"> </w:t>
      </w:r>
      <w:r>
        <w:rPr>
          <w:color w:val="001A1D"/>
          <w:w w:val="105"/>
          <w:sz w:val="16"/>
        </w:rPr>
        <w:t>gói</w:t>
      </w:r>
      <w:r>
        <w:rPr>
          <w:color w:val="001A1D"/>
          <w:spacing w:val="-4"/>
          <w:w w:val="105"/>
          <w:sz w:val="16"/>
        </w:rPr>
        <w:t xml:space="preserve"> </w:t>
      </w:r>
      <w:r>
        <w:rPr>
          <w:color w:val="001A1D"/>
          <w:w w:val="105"/>
          <w:sz w:val="16"/>
        </w:rPr>
        <w:t>cập</w:t>
      </w:r>
      <w:r>
        <w:rPr>
          <w:color w:val="001A1D"/>
          <w:spacing w:val="-4"/>
          <w:w w:val="105"/>
          <w:sz w:val="16"/>
        </w:rPr>
        <w:t xml:space="preserve"> </w:t>
      </w:r>
      <w:r>
        <w:rPr>
          <w:color w:val="001A1D"/>
          <w:w w:val="105"/>
          <w:sz w:val="16"/>
        </w:rPr>
        <w:t>nhật</w:t>
      </w:r>
      <w:r>
        <w:rPr>
          <w:color w:val="001A1D"/>
          <w:spacing w:val="-4"/>
          <w:w w:val="105"/>
          <w:sz w:val="16"/>
        </w:rPr>
        <w:t xml:space="preserve"> </w:t>
      </w:r>
      <w:r>
        <w:rPr>
          <w:color w:val="001A1D"/>
          <w:spacing w:val="-5"/>
          <w:w w:val="105"/>
          <w:sz w:val="16"/>
        </w:rPr>
        <w:t>về</w:t>
      </w:r>
    </w:p>
    <w:p>
      <w:pPr>
        <w:pStyle w:val="5"/>
        <w:numPr>
          <w:ilvl w:val="0"/>
          <w:numId w:val="47"/>
        </w:numPr>
        <w:tabs>
          <w:tab w:val="left" w:pos="1098"/>
        </w:tabs>
        <w:spacing w:line="468" w:lineRule="auto"/>
        <w:ind w:left="793" w:right="4552" w:firstLine="11"/>
        <w:rPr>
          <w:sz w:val="16"/>
        </w:rPr>
      </w:pPr>
      <w:r>
        <w:drawing>
          <wp:anchor distT="0" distB="0" distL="0" distR="0" simplePos="0" relativeHeight="251689984"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110" name="Image 110"/>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160" cstate="print"/>
                    <a:stretch>
                      <a:fillRect/>
                    </a:stretch>
                  </pic:blipFill>
                  <pic:spPr>
                    <a:xfrm>
                      <a:off x="0" y="0"/>
                      <a:ext cx="92494" cy="92494"/>
                    </a:xfrm>
                    <a:prstGeom prst="rect">
                      <a:avLst/>
                    </a:prstGeom>
                  </pic:spPr>
                </pic:pic>
              </a:graphicData>
            </a:graphic>
          </wp:anchor>
        </w:drawing>
      </w:r>
      <w:r>
        <w:rPr>
          <w:color w:val="001A1D"/>
          <w:w w:val="105"/>
          <w:sz w:val="16"/>
        </w:rPr>
        <w:t>Khách</w:t>
      </w:r>
      <w:r>
        <w:rPr>
          <w:color w:val="001A1D"/>
          <w:spacing w:val="-5"/>
          <w:w w:val="105"/>
          <w:sz w:val="16"/>
        </w:rPr>
        <w:t xml:space="preserve"> </w:t>
      </w:r>
      <w:r>
        <w:rPr>
          <w:color w:val="001A1D"/>
          <w:w w:val="105"/>
          <w:sz w:val="16"/>
        </w:rPr>
        <w:t>hàng</w:t>
      </w:r>
      <w:r>
        <w:rPr>
          <w:color w:val="001A1D"/>
          <w:spacing w:val="-5"/>
          <w:w w:val="105"/>
          <w:sz w:val="16"/>
        </w:rPr>
        <w:t xml:space="preserve"> </w:t>
      </w:r>
      <w:r>
        <w:rPr>
          <w:color w:val="001A1D"/>
          <w:w w:val="105"/>
          <w:sz w:val="16"/>
        </w:rPr>
        <w:t>cần</w:t>
      </w:r>
      <w:r>
        <w:rPr>
          <w:color w:val="001A1D"/>
          <w:spacing w:val="-5"/>
          <w:w w:val="105"/>
          <w:sz w:val="16"/>
        </w:rPr>
        <w:t xml:space="preserve"> </w:t>
      </w:r>
      <w:r>
        <w:rPr>
          <w:color w:val="001A1D"/>
          <w:w w:val="105"/>
          <w:sz w:val="16"/>
        </w:rPr>
        <w:t>giá</w:t>
      </w:r>
      <w:r>
        <w:rPr>
          <w:color w:val="001A1D"/>
          <w:spacing w:val="-5"/>
          <w:w w:val="105"/>
          <w:sz w:val="16"/>
        </w:rPr>
        <w:t xml:space="preserve"> </w:t>
      </w:r>
      <w:r>
        <w:rPr>
          <w:color w:val="001A1D"/>
          <w:w w:val="105"/>
          <w:sz w:val="16"/>
        </w:rPr>
        <w:t>trị</w:t>
      </w:r>
      <w:r>
        <w:rPr>
          <w:color w:val="001A1D"/>
          <w:spacing w:val="-5"/>
          <w:w w:val="105"/>
          <w:sz w:val="16"/>
        </w:rPr>
        <w:t xml:space="preserve"> </w:t>
      </w:r>
      <w:r>
        <w:rPr>
          <w:color w:val="001A1D"/>
          <w:w w:val="105"/>
          <w:sz w:val="16"/>
        </w:rPr>
        <w:t>của</w:t>
      </w:r>
      <w:r>
        <w:rPr>
          <w:color w:val="001A1D"/>
          <w:spacing w:val="-5"/>
          <w:w w:val="105"/>
          <w:sz w:val="16"/>
        </w:rPr>
        <w:t xml:space="preserve"> </w:t>
      </w:r>
      <w:r>
        <w:rPr>
          <w:color w:val="001A1D"/>
          <w:w w:val="105"/>
          <w:sz w:val="16"/>
        </w:rPr>
        <w:t>hàm</w:t>
      </w:r>
      <w:r>
        <w:rPr>
          <w:color w:val="001A1D"/>
          <w:spacing w:val="-5"/>
          <w:w w:val="105"/>
          <w:sz w:val="16"/>
        </w:rPr>
        <w:t xml:space="preserve"> </w:t>
      </w:r>
      <w:r>
        <w:rPr>
          <w:color w:val="001A1D"/>
          <w:w w:val="105"/>
          <w:sz w:val="16"/>
        </w:rPr>
        <w:t>băm</w:t>
      </w:r>
      <w:r>
        <w:rPr>
          <w:color w:val="001A1D"/>
          <w:spacing w:val="-5"/>
          <w:w w:val="105"/>
          <w:sz w:val="16"/>
        </w:rPr>
        <w:t xml:space="preserve"> </w:t>
      </w:r>
      <w:r>
        <w:rPr>
          <w:color w:val="001A1D"/>
          <w:w w:val="105"/>
          <w:sz w:val="16"/>
        </w:rPr>
        <w:t>để</w:t>
      </w:r>
      <w:r>
        <w:rPr>
          <w:color w:val="001A1D"/>
          <w:spacing w:val="-5"/>
          <w:w w:val="105"/>
          <w:sz w:val="16"/>
        </w:rPr>
        <w:t xml:space="preserve"> </w:t>
      </w:r>
      <w:r>
        <w:rPr>
          <w:color w:val="001A1D"/>
          <w:w w:val="105"/>
          <w:sz w:val="16"/>
        </w:rPr>
        <w:t>có</w:t>
      </w:r>
      <w:r>
        <w:rPr>
          <w:color w:val="001A1D"/>
          <w:spacing w:val="-5"/>
          <w:w w:val="105"/>
          <w:sz w:val="16"/>
        </w:rPr>
        <w:t xml:space="preserve"> </w:t>
      </w:r>
      <w:r>
        <w:rPr>
          <w:color w:val="001A1D"/>
          <w:w w:val="105"/>
          <w:sz w:val="16"/>
        </w:rPr>
        <w:t>thể</w:t>
      </w:r>
      <w:r>
        <w:rPr>
          <w:color w:val="001A1D"/>
          <w:spacing w:val="-5"/>
          <w:w w:val="105"/>
          <w:sz w:val="16"/>
        </w:rPr>
        <w:t xml:space="preserve"> </w:t>
      </w:r>
      <w:r>
        <w:rPr>
          <w:color w:val="001A1D"/>
          <w:w w:val="105"/>
          <w:sz w:val="16"/>
        </w:rPr>
        <w:t>kích</w:t>
      </w:r>
      <w:r>
        <w:rPr>
          <w:color w:val="001A1D"/>
          <w:spacing w:val="-5"/>
          <w:w w:val="105"/>
          <w:sz w:val="16"/>
        </w:rPr>
        <w:t xml:space="preserve"> </w:t>
      </w:r>
      <w:r>
        <w:rPr>
          <w:color w:val="001A1D"/>
          <w:w w:val="105"/>
          <w:sz w:val="16"/>
        </w:rPr>
        <w:t>hoạt</w:t>
      </w:r>
      <w:r>
        <w:rPr>
          <w:color w:val="001A1D"/>
          <w:spacing w:val="-5"/>
          <w:w w:val="105"/>
          <w:sz w:val="16"/>
        </w:rPr>
        <w:t xml:space="preserve"> </w:t>
      </w:r>
      <w:r>
        <w:rPr>
          <w:color w:val="001A1D"/>
          <w:w w:val="105"/>
          <w:sz w:val="16"/>
        </w:rPr>
        <w:t>được</w:t>
      </w:r>
      <w:r>
        <w:rPr>
          <w:color w:val="001A1D"/>
          <w:spacing w:val="-5"/>
          <w:w w:val="105"/>
          <w:sz w:val="16"/>
        </w:rPr>
        <w:t xml:space="preserve"> </w:t>
      </w:r>
      <w:r>
        <w:rPr>
          <w:color w:val="001A1D"/>
          <w:w w:val="105"/>
          <w:sz w:val="16"/>
        </w:rPr>
        <w:t>phần</w:t>
      </w:r>
      <w:r>
        <w:rPr>
          <w:color w:val="001A1D"/>
          <w:spacing w:val="-5"/>
          <w:w w:val="105"/>
          <w:sz w:val="16"/>
        </w:rPr>
        <w:t xml:space="preserve"> </w:t>
      </w:r>
      <w:r>
        <w:rPr>
          <w:color w:val="001A1D"/>
          <w:w w:val="105"/>
          <w:sz w:val="16"/>
        </w:rPr>
        <w:t>mềm</w:t>
      </w:r>
      <w:r>
        <w:rPr>
          <w:color w:val="001A1D"/>
          <w:spacing w:val="-5"/>
          <w:w w:val="105"/>
          <w:sz w:val="16"/>
        </w:rPr>
        <w:t xml:space="preserve"> </w:t>
      </w:r>
      <w:r>
        <w:rPr>
          <w:color w:val="001A1D"/>
          <w:w w:val="105"/>
          <w:sz w:val="16"/>
        </w:rPr>
        <w:t xml:space="preserve">mới </w:t>
      </w:r>
      <w:r>
        <w:rPr>
          <w:color w:val="0E6BBE"/>
          <w:w w:val="105"/>
          <w:sz w:val="16"/>
        </w:rPr>
        <w:t>Clear my choice</w:t>
      </w:r>
    </w:p>
    <w:p>
      <w:pPr>
        <w:spacing w:line="468" w:lineRule="auto"/>
        <w:rPr>
          <w:sz w:val="16"/>
        </w:rPr>
        <w:sectPr>
          <w:pgSz w:w="12240" w:h="15840"/>
          <w:pgMar w:top="220" w:right="460" w:bottom="440" w:left="400" w:header="0" w:footer="260" w:gutter="0"/>
          <w:cols w:space="720" w:num="1"/>
        </w:sectPr>
      </w:pPr>
    </w:p>
    <w:p>
      <w:pPr>
        <w:pStyle w:val="4"/>
        <w:tabs>
          <w:tab w:val="left" w:pos="5991"/>
        </w:tabs>
        <w:spacing w:before="65"/>
        <w:ind w:left="110"/>
        <w:rPr>
          <w:rFonts w:ascii="Arial MT" w:hAnsi="Arial MT"/>
        </w:rPr>
      </w:pPr>
      <w:r>
        <w:rPr>
          <w:rFonts w:ascii="Arial MT" w:hAnsi="Arial MT"/>
        </w:rPr>
        <w:t>11/15/23,</w:t>
      </w:r>
      <w:r>
        <w:rPr>
          <w:rFonts w:ascii="Arial MT" w:hAnsi="Arial MT"/>
          <w:spacing w:val="-7"/>
        </w:rPr>
        <w:t xml:space="preserve"> </w:t>
      </w:r>
      <w:r>
        <w:rPr>
          <w:rFonts w:ascii="Arial MT" w:hAnsi="Arial MT"/>
        </w:rPr>
        <w:t>10:23</w:t>
      </w:r>
      <w:r>
        <w:rPr>
          <w:rFonts w:ascii="Arial MT" w:hAnsi="Arial MT"/>
          <w:spacing w:val="-7"/>
        </w:rPr>
        <w:t xml:space="preserve"> </w:t>
      </w:r>
      <w:r>
        <w:rPr>
          <w:rFonts w:ascii="Arial MT" w:hAnsi="Arial MT"/>
          <w:spacing w:val="-5"/>
          <w:w w:val="95"/>
        </w:rPr>
        <w:t>PM</w:t>
      </w:r>
      <w:r>
        <w:rPr>
          <w:rFonts w:ascii="Arial MT" w:hAnsi="Arial MT"/>
        </w:rPr>
        <w:tab/>
      </w:r>
      <w:r>
        <w:rPr>
          <w:rFonts w:ascii="Arial MT" w:hAnsi="Arial MT"/>
          <w:w w:val="80"/>
        </w:rPr>
        <w:t>Đề</w:t>
      </w:r>
      <w:r>
        <w:rPr>
          <w:rFonts w:ascii="Arial MT" w:hAnsi="Arial MT"/>
          <w:spacing w:val="-1"/>
          <w:w w:val="80"/>
        </w:rPr>
        <w:t xml:space="preserve"> </w:t>
      </w:r>
      <w:r>
        <w:rPr>
          <w:rFonts w:ascii="Arial MT" w:hAnsi="Arial MT"/>
          <w:w w:val="80"/>
        </w:rPr>
        <w:t>thi</w:t>
      </w:r>
      <w:r>
        <w:rPr>
          <w:rFonts w:ascii="Arial MT" w:hAnsi="Arial MT"/>
          <w:spacing w:val="-9"/>
        </w:rPr>
        <w:t xml:space="preserve"> </w:t>
      </w:r>
      <w:r>
        <w:rPr>
          <w:rFonts w:ascii="Arial MT" w:hAnsi="Arial MT"/>
          <w:w w:val="80"/>
        </w:rPr>
        <w:t>cuối</w:t>
      </w:r>
      <w:r>
        <w:rPr>
          <w:rFonts w:ascii="Arial MT" w:hAnsi="Arial MT"/>
          <w:spacing w:val="-1"/>
          <w:w w:val="80"/>
        </w:rPr>
        <w:t xml:space="preserve"> </w:t>
      </w:r>
      <w:r>
        <w:rPr>
          <w:rFonts w:ascii="Arial MT" w:hAnsi="Arial MT"/>
          <w:w w:val="80"/>
        </w:rPr>
        <w:t>kỳ</w:t>
      </w:r>
      <w:r>
        <w:rPr>
          <w:rFonts w:ascii="Arial MT" w:hAnsi="Arial MT"/>
          <w:spacing w:val="-9"/>
        </w:rPr>
        <w:t xml:space="preserve"> </w:t>
      </w:r>
      <w:r>
        <w:rPr>
          <w:rFonts w:ascii="Arial MT" w:hAnsi="Arial MT"/>
          <w:w w:val="80"/>
        </w:rPr>
        <w:t>|</w:t>
      </w:r>
      <w:r>
        <w:rPr>
          <w:rFonts w:ascii="Arial MT" w:hAnsi="Arial MT"/>
          <w:spacing w:val="-1"/>
          <w:w w:val="80"/>
        </w:rPr>
        <w:t xml:space="preserve"> </w:t>
      </w:r>
      <w:r>
        <w:rPr>
          <w:rFonts w:ascii="Arial MT" w:hAnsi="Arial MT"/>
          <w:spacing w:val="-5"/>
          <w:w w:val="80"/>
        </w:rPr>
        <w:t>MMS</w:t>
      </w:r>
    </w:p>
    <w:p>
      <w:pPr>
        <w:pStyle w:val="4"/>
        <w:spacing w:before="4"/>
        <w:rPr>
          <w:rFonts w:ascii="Arial MT"/>
          <w:sz w:val="5"/>
        </w:rPr>
      </w:pPr>
      <w:r>
        <mc:AlternateContent>
          <mc:Choice Requires="wpg">
            <w:drawing>
              <wp:anchor distT="0" distB="0" distL="0" distR="0" simplePos="0" relativeHeight="251798528" behindDoc="1" locked="0" layoutInCell="1" allowOverlap="1">
                <wp:simplePos x="0" y="0"/>
                <wp:positionH relativeFrom="page">
                  <wp:posOffset>408940</wp:posOffset>
                </wp:positionH>
                <wp:positionV relativeFrom="paragraph">
                  <wp:posOffset>54610</wp:posOffset>
                </wp:positionV>
                <wp:extent cx="6944360" cy="590550"/>
                <wp:effectExtent l="0" t="0" r="0" b="0"/>
                <wp:wrapTopAndBottom/>
                <wp:docPr id="111" name="Group 111"/>
                <wp:cNvGraphicFramePr/>
                <a:graphic xmlns:a="http://schemas.openxmlformats.org/drawingml/2006/main">
                  <a:graphicData uri="http://schemas.microsoft.com/office/word/2010/wordprocessingGroup">
                    <wpg:wgp>
                      <wpg:cNvGrpSpPr/>
                      <wpg:grpSpPr>
                        <a:xfrm>
                          <a:off x="0" y="0"/>
                          <a:ext cx="6944359" cy="590550"/>
                          <a:chOff x="0" y="0"/>
                          <a:chExt cx="6944359" cy="590550"/>
                        </a:xfrm>
                      </wpg:grpSpPr>
                      <wps:wsp>
                        <wps:cNvPr id="112" name="Graphic 112"/>
                        <wps:cNvSpPr/>
                        <wps:spPr>
                          <a:xfrm>
                            <a:off x="3557" y="3557"/>
                            <a:ext cx="6937375" cy="583565"/>
                          </a:xfrm>
                          <a:custGeom>
                            <a:avLst/>
                            <a:gdLst/>
                            <a:ahLst/>
                            <a:cxnLst/>
                            <a:rect l="l" t="t" r="r" b="b"/>
                            <a:pathLst>
                              <a:path w="6937375" h="583565">
                                <a:moveTo>
                                  <a:pt x="0" y="572753"/>
                                </a:moveTo>
                                <a:lnTo>
                                  <a:pt x="0" y="10672"/>
                                </a:lnTo>
                                <a:lnTo>
                                  <a:pt x="0" y="7722"/>
                                </a:lnTo>
                                <a:lnTo>
                                  <a:pt x="1041" y="5207"/>
                                </a:lnTo>
                                <a:lnTo>
                                  <a:pt x="3125" y="3123"/>
                                </a:lnTo>
                                <a:lnTo>
                                  <a:pt x="5209" y="1042"/>
                                </a:lnTo>
                                <a:lnTo>
                                  <a:pt x="7725" y="0"/>
                                </a:lnTo>
                                <a:lnTo>
                                  <a:pt x="10672" y="0"/>
                                </a:lnTo>
                                <a:lnTo>
                                  <a:pt x="6926398" y="0"/>
                                </a:lnTo>
                                <a:lnTo>
                                  <a:pt x="6929345" y="0"/>
                                </a:lnTo>
                                <a:lnTo>
                                  <a:pt x="6931860" y="1042"/>
                                </a:lnTo>
                                <a:lnTo>
                                  <a:pt x="6933944" y="3123"/>
                                </a:lnTo>
                                <a:lnTo>
                                  <a:pt x="6936028" y="5207"/>
                                </a:lnTo>
                                <a:lnTo>
                                  <a:pt x="6937070" y="7722"/>
                                </a:lnTo>
                                <a:lnTo>
                                  <a:pt x="6937071" y="10672"/>
                                </a:lnTo>
                                <a:lnTo>
                                  <a:pt x="6937071" y="572753"/>
                                </a:lnTo>
                                <a:lnTo>
                                  <a:pt x="6926398" y="583425"/>
                                </a:lnTo>
                                <a:lnTo>
                                  <a:pt x="10672" y="583425"/>
                                </a:lnTo>
                                <a:lnTo>
                                  <a:pt x="0" y="575695"/>
                                </a:lnTo>
                                <a:lnTo>
                                  <a:pt x="0" y="572753"/>
                                </a:lnTo>
                                <a:close/>
                              </a:path>
                            </a:pathLst>
                          </a:custGeom>
                          <a:ln w="7114">
                            <a:solidFill>
                              <a:srgbClr val="CAD0D6"/>
                            </a:solidFill>
                            <a:prstDash val="solid"/>
                          </a:ln>
                        </wps:spPr>
                        <wps:bodyPr wrap="square" lIns="0" tIns="0" rIns="0" bIns="0" rtlCol="0">
                          <a:noAutofit/>
                        </wps:bodyPr>
                      </wps:wsp>
                      <wps:wsp>
                        <wps:cNvPr id="113" name="Graphic 113"/>
                        <wps:cNvSpPr/>
                        <wps:spPr>
                          <a:xfrm>
                            <a:off x="60477" y="401994"/>
                            <a:ext cx="448309" cy="128270"/>
                          </a:xfrm>
                          <a:custGeom>
                            <a:avLst/>
                            <a:gdLst/>
                            <a:ahLst/>
                            <a:cxnLst/>
                            <a:rect l="l" t="t" r="r" b="b"/>
                            <a:pathLst>
                              <a:path w="448309" h="128270">
                                <a:moveTo>
                                  <a:pt x="0" y="74706"/>
                                </a:moveTo>
                                <a:lnTo>
                                  <a:pt x="0" y="53362"/>
                                </a:lnTo>
                                <a:lnTo>
                                  <a:pt x="0" y="49856"/>
                                </a:lnTo>
                                <a:lnTo>
                                  <a:pt x="341" y="46382"/>
                                </a:lnTo>
                                <a:lnTo>
                                  <a:pt x="8993" y="23710"/>
                                </a:lnTo>
                                <a:lnTo>
                                  <a:pt x="10939" y="20796"/>
                                </a:lnTo>
                                <a:lnTo>
                                  <a:pt x="13151" y="18103"/>
                                </a:lnTo>
                                <a:lnTo>
                                  <a:pt x="15629" y="15626"/>
                                </a:lnTo>
                                <a:lnTo>
                                  <a:pt x="18106" y="13149"/>
                                </a:lnTo>
                                <a:lnTo>
                                  <a:pt x="20802" y="10936"/>
                                </a:lnTo>
                                <a:lnTo>
                                  <a:pt x="23715" y="8991"/>
                                </a:lnTo>
                                <a:lnTo>
                                  <a:pt x="26629" y="7045"/>
                                </a:lnTo>
                                <a:lnTo>
                                  <a:pt x="49858" y="0"/>
                                </a:lnTo>
                                <a:lnTo>
                                  <a:pt x="53362" y="0"/>
                                </a:lnTo>
                                <a:lnTo>
                                  <a:pt x="394879" y="0"/>
                                </a:lnTo>
                                <a:lnTo>
                                  <a:pt x="398383" y="0"/>
                                </a:lnTo>
                                <a:lnTo>
                                  <a:pt x="401853" y="340"/>
                                </a:lnTo>
                                <a:lnTo>
                                  <a:pt x="424525" y="8991"/>
                                </a:lnTo>
                                <a:lnTo>
                                  <a:pt x="427439" y="10936"/>
                                </a:lnTo>
                                <a:lnTo>
                                  <a:pt x="430134" y="13149"/>
                                </a:lnTo>
                                <a:lnTo>
                                  <a:pt x="432612" y="15626"/>
                                </a:lnTo>
                                <a:lnTo>
                                  <a:pt x="435089" y="18103"/>
                                </a:lnTo>
                                <a:lnTo>
                                  <a:pt x="437301" y="20796"/>
                                </a:lnTo>
                                <a:lnTo>
                                  <a:pt x="439248" y="23710"/>
                                </a:lnTo>
                                <a:lnTo>
                                  <a:pt x="441194" y="26621"/>
                                </a:lnTo>
                                <a:lnTo>
                                  <a:pt x="447216" y="42946"/>
                                </a:lnTo>
                                <a:lnTo>
                                  <a:pt x="447899" y="46382"/>
                                </a:lnTo>
                                <a:lnTo>
                                  <a:pt x="448241" y="49856"/>
                                </a:lnTo>
                                <a:lnTo>
                                  <a:pt x="448241" y="53362"/>
                                </a:lnTo>
                                <a:lnTo>
                                  <a:pt x="448241" y="74706"/>
                                </a:lnTo>
                                <a:lnTo>
                                  <a:pt x="448241" y="78208"/>
                                </a:lnTo>
                                <a:lnTo>
                                  <a:pt x="447899" y="81679"/>
                                </a:lnTo>
                                <a:lnTo>
                                  <a:pt x="447216" y="85115"/>
                                </a:lnTo>
                                <a:lnTo>
                                  <a:pt x="446532" y="88551"/>
                                </a:lnTo>
                                <a:lnTo>
                                  <a:pt x="445520" y="91886"/>
                                </a:lnTo>
                                <a:lnTo>
                                  <a:pt x="444179" y="95123"/>
                                </a:lnTo>
                                <a:lnTo>
                                  <a:pt x="442838" y="98361"/>
                                </a:lnTo>
                                <a:lnTo>
                                  <a:pt x="441194" y="101436"/>
                                </a:lnTo>
                                <a:lnTo>
                                  <a:pt x="439248" y="104351"/>
                                </a:lnTo>
                                <a:lnTo>
                                  <a:pt x="437301" y="107266"/>
                                </a:lnTo>
                                <a:lnTo>
                                  <a:pt x="435089" y="109962"/>
                                </a:lnTo>
                                <a:lnTo>
                                  <a:pt x="432612" y="112438"/>
                                </a:lnTo>
                                <a:lnTo>
                                  <a:pt x="430134" y="114916"/>
                                </a:lnTo>
                                <a:lnTo>
                                  <a:pt x="427439" y="117125"/>
                                </a:lnTo>
                                <a:lnTo>
                                  <a:pt x="424525" y="119071"/>
                                </a:lnTo>
                                <a:lnTo>
                                  <a:pt x="421612" y="121020"/>
                                </a:lnTo>
                                <a:lnTo>
                                  <a:pt x="418537" y="122663"/>
                                </a:lnTo>
                                <a:lnTo>
                                  <a:pt x="415300" y="124000"/>
                                </a:lnTo>
                                <a:lnTo>
                                  <a:pt x="412063" y="125341"/>
                                </a:lnTo>
                                <a:lnTo>
                                  <a:pt x="408726" y="126352"/>
                                </a:lnTo>
                                <a:lnTo>
                                  <a:pt x="405289" y="127037"/>
                                </a:lnTo>
                                <a:lnTo>
                                  <a:pt x="401853" y="127721"/>
                                </a:lnTo>
                                <a:lnTo>
                                  <a:pt x="398383" y="128065"/>
                                </a:lnTo>
                                <a:lnTo>
                                  <a:pt x="394879" y="128069"/>
                                </a:lnTo>
                                <a:lnTo>
                                  <a:pt x="53362" y="128069"/>
                                </a:lnTo>
                                <a:lnTo>
                                  <a:pt x="32941" y="124000"/>
                                </a:lnTo>
                                <a:lnTo>
                                  <a:pt x="29704" y="122663"/>
                                </a:lnTo>
                                <a:lnTo>
                                  <a:pt x="26629" y="121020"/>
                                </a:lnTo>
                                <a:lnTo>
                                  <a:pt x="23715" y="119071"/>
                                </a:lnTo>
                                <a:lnTo>
                                  <a:pt x="20802" y="117125"/>
                                </a:lnTo>
                                <a:lnTo>
                                  <a:pt x="18106" y="114916"/>
                                </a:lnTo>
                                <a:lnTo>
                                  <a:pt x="15629" y="112438"/>
                                </a:lnTo>
                                <a:lnTo>
                                  <a:pt x="13151" y="109962"/>
                                </a:lnTo>
                                <a:lnTo>
                                  <a:pt x="4061" y="95123"/>
                                </a:lnTo>
                                <a:lnTo>
                                  <a:pt x="2721" y="91886"/>
                                </a:lnTo>
                                <a:lnTo>
                                  <a:pt x="1708" y="88551"/>
                                </a:lnTo>
                                <a:lnTo>
                                  <a:pt x="1025" y="85115"/>
                                </a:lnTo>
                                <a:lnTo>
                                  <a:pt x="341" y="81679"/>
                                </a:lnTo>
                                <a:lnTo>
                                  <a:pt x="0" y="78208"/>
                                </a:lnTo>
                                <a:lnTo>
                                  <a:pt x="0" y="74706"/>
                                </a:lnTo>
                                <a:close/>
                              </a:path>
                            </a:pathLst>
                          </a:custGeom>
                          <a:ln w="7114">
                            <a:solidFill>
                              <a:srgbClr val="000000"/>
                            </a:solidFill>
                            <a:prstDash val="solid"/>
                          </a:ln>
                        </wps:spPr>
                        <wps:bodyPr wrap="square" lIns="0" tIns="0" rIns="0" bIns="0" rtlCol="0">
                          <a:noAutofit/>
                        </wps:bodyPr>
                      </wps:wsp>
                      <wps:wsp>
                        <wps:cNvPr id="114" name="Textbox 114"/>
                        <wps:cNvSpPr txBox="1"/>
                        <wps:spPr>
                          <a:xfrm>
                            <a:off x="10977" y="9197"/>
                            <a:ext cx="6922770" cy="572770"/>
                          </a:xfrm>
                          <a:prstGeom prst="rect">
                            <a:avLst/>
                          </a:prstGeom>
                        </wps:spPr>
                        <wps:txbx>
                          <w:txbxContent>
                            <w:p>
                              <w:pPr>
                                <w:spacing w:before="38" w:line="333" w:lineRule="auto"/>
                                <w:ind w:left="77" w:right="9784"/>
                                <w:rPr>
                                  <w:b/>
                                  <w:sz w:val="12"/>
                                </w:rPr>
                              </w:pPr>
                              <w:r>
                                <w:rPr>
                                  <w:b/>
                                  <w:color w:val="1C2025"/>
                                  <w:sz w:val="13"/>
                                </w:rPr>
                                <w:t>Question</w:t>
                              </w:r>
                              <w:r>
                                <w:rPr>
                                  <w:b/>
                                  <w:color w:val="1C2025"/>
                                  <w:spacing w:val="-3"/>
                                  <w:sz w:val="13"/>
                                </w:rPr>
                                <w:t xml:space="preserve"> </w:t>
                              </w:r>
                              <w:r>
                                <w:rPr>
                                  <w:b/>
                                  <w:color w:val="1C2025"/>
                                  <w:sz w:val="20"/>
                                </w:rPr>
                                <w:t xml:space="preserve">12 </w:t>
                              </w:r>
                              <w:r>
                                <w:rPr>
                                  <w:color w:val="1C2025"/>
                                  <w:sz w:val="13"/>
                                </w:rPr>
                                <w:t>Not</w:t>
                              </w:r>
                              <w:r>
                                <w:rPr>
                                  <w:color w:val="1C2025"/>
                                  <w:spacing w:val="-5"/>
                                  <w:sz w:val="13"/>
                                </w:rPr>
                                <w:t xml:space="preserve"> </w:t>
                              </w:r>
                              <w:r>
                                <w:rPr>
                                  <w:color w:val="1C2025"/>
                                  <w:sz w:val="13"/>
                                </w:rPr>
                                <w:t>yet</w:t>
                              </w:r>
                              <w:r>
                                <w:rPr>
                                  <w:color w:val="1C2025"/>
                                  <w:spacing w:val="-5"/>
                                  <w:sz w:val="13"/>
                                </w:rPr>
                                <w:t xml:space="preserve"> </w:t>
                              </w:r>
                              <w:r>
                                <w:rPr>
                                  <w:color w:val="1C2025"/>
                                  <w:sz w:val="13"/>
                                </w:rPr>
                                <w:t>answered</w:t>
                              </w:r>
                              <w:r>
                                <w:rPr>
                                  <w:color w:val="1C2025"/>
                                  <w:spacing w:val="40"/>
                                  <w:sz w:val="13"/>
                                </w:rPr>
                                <w:t xml:space="preserve"> </w:t>
                              </w:r>
                              <w:r>
                                <w:rPr>
                                  <w:b/>
                                  <w:color w:val="A5A5A6"/>
                                  <w:sz w:val="12"/>
                                </w:rPr>
                                <w:t>v1</w:t>
                              </w:r>
                              <w:r>
                                <w:rPr>
                                  <w:b/>
                                  <w:color w:val="A5A5A6"/>
                                  <w:spacing w:val="-6"/>
                                  <w:sz w:val="12"/>
                                </w:rPr>
                                <w:t xml:space="preserve"> </w:t>
                              </w:r>
                              <w:r>
                                <w:rPr>
                                  <w:b/>
                                  <w:color w:val="A5A5A6"/>
                                  <w:sz w:val="12"/>
                                </w:rPr>
                                <w:t>(latest)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4.3pt;height:46.5pt;width:546.8pt;mso-position-horizontal-relative:page;mso-wrap-distance-bottom:0pt;mso-wrap-distance-top:0pt;z-index:-251517952;mso-width-relative:page;mso-height-relative:page;" coordsize="6944359,590550" o:gfxdata="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">
                <o:lock v:ext="edit" aspectratio="f"/>
                <v:shape id="Graphic 112" o:spid="_x0000_s1026" o:spt="100" style="position:absolute;left:3557;top:3557;height:583565;width:6937375;" filled="f" stroked="t" coordsize="6937375,583565" o:gfxdata="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ohFJC2AAAA3AAAAA8A&#10;AAAAAAAAAQAgAAAAIgAAAGRycy9kb3ducmV2LnhtbFBLAQIUABQAAAAIAIdO4kAzLwWeOwAAADkA&#10;AAAQAAAAAAAAAAEAIAAAAAUBAABkcnMvc2hhcGV4bWwueG1sUEsFBgAAAAAGAAYAWwEAAK8DAAAA&#10;AA==&#10;" path="m0,572753l0,10672,0,7722,1041,5207,3125,3123,5209,1042,7725,0,10672,0,6926398,0,6929345,0,6931860,1042,6933944,3123,6936028,5207,6937070,7722,6937071,10672,6937071,572753,6926398,583425,10672,583425,0,575695,0,572753xe">
                  <v:fill on="f" focussize="0,0"/>
                  <v:stroke weight="0.560157480314961pt" color="#CAD0D6" joinstyle="round"/>
                  <v:imagedata o:title=""/>
                  <o:lock v:ext="edit" aspectratio="f"/>
                  <v:textbox inset="0mm,0mm,0mm,0mm"/>
                </v:shape>
                <v:shape id="Graphic 113" o:spid="_x0000_s1026" o:spt="100" style="position:absolute;left:60477;top:401994;height:128270;width:448309;" filled="f" stroked="t" coordsize="448309,128270" o:gfxdata="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0sjicugAAANwA&#10;AAAPAAAAAAAAAAEAIAAAACIAAABkcnMvZG93bnJldi54bWxQSwECFAAUAAAACACHTuJAMy8FnjsA&#10;AAA5AAAAEAAAAAAAAAABACAAAAAJAQAAZHJzL3NoYXBleG1sLnhtbFBLBQYAAAAABgAGAFsBAACz&#10;AwAAAAA=&#10;" path="m0,74706l0,53362,0,49856,341,46382,8993,23710,10939,20796,13151,18103,15629,15626,18106,13149,20802,10936,23715,8991,26629,7045,49858,0,53362,0,394879,0,398383,0,401853,340,424525,8991,427439,10936,430134,13149,432612,15626,435089,18103,437301,20796,439248,23710,441194,26621,447216,42946,447899,46382,448241,49856,448241,53362,448241,74706,448241,78208,447899,81679,447216,85115,446532,88551,445520,91886,444179,95123,442838,98361,441194,101436,439248,104351,437301,107266,435089,109962,432612,112438,430134,114916,427439,117125,424525,119071,421612,121020,418537,122663,415300,124000,412063,125341,408726,126352,405289,127037,401853,127721,398383,128065,394879,128069,53362,128069,32941,124000,29704,122663,26629,121020,23715,119071,20802,117125,18106,114916,15629,112438,13151,109962,4061,95123,2721,91886,1708,88551,1025,85115,341,81679,0,78208,0,74706xe">
                  <v:fill on="f" focussize="0,0"/>
                  <v:stroke weight="0.560157480314961pt" color="#000000" joinstyle="round"/>
                  <v:imagedata o:title=""/>
                  <o:lock v:ext="edit" aspectratio="f"/>
                  <v:textbox inset="0mm,0mm,0mm,0mm"/>
                </v:shape>
                <v:shape id="Textbox 114" o:spid="_x0000_s1026" o:spt="202" type="#_x0000_t202" style="position:absolute;left:10977;top:9197;height:572770;width:6922770;" filled="f" stroked="f" coordsize="21600,21600" o:gfxdata="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1ixry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38" w:line="333" w:lineRule="auto"/>
                          <w:ind w:left="77" w:right="9784"/>
                          <w:rPr>
                            <w:b/>
                            <w:sz w:val="12"/>
                          </w:rPr>
                        </w:pPr>
                        <w:r>
                          <w:rPr>
                            <w:b/>
                            <w:color w:val="1C2025"/>
                            <w:sz w:val="13"/>
                          </w:rPr>
                          <w:t>Question</w:t>
                        </w:r>
                        <w:r>
                          <w:rPr>
                            <w:b/>
                            <w:color w:val="1C2025"/>
                            <w:spacing w:val="-3"/>
                            <w:sz w:val="13"/>
                          </w:rPr>
                          <w:t xml:space="preserve"> </w:t>
                        </w:r>
                        <w:r>
                          <w:rPr>
                            <w:b/>
                            <w:color w:val="1C2025"/>
                            <w:sz w:val="20"/>
                          </w:rPr>
                          <w:t xml:space="preserve">12 </w:t>
                        </w:r>
                        <w:r>
                          <w:rPr>
                            <w:color w:val="1C2025"/>
                            <w:sz w:val="13"/>
                          </w:rPr>
                          <w:t>Not</w:t>
                        </w:r>
                        <w:r>
                          <w:rPr>
                            <w:color w:val="1C2025"/>
                            <w:spacing w:val="-5"/>
                            <w:sz w:val="13"/>
                          </w:rPr>
                          <w:t xml:space="preserve"> </w:t>
                        </w:r>
                        <w:r>
                          <w:rPr>
                            <w:color w:val="1C2025"/>
                            <w:sz w:val="13"/>
                          </w:rPr>
                          <w:t>yet</w:t>
                        </w:r>
                        <w:r>
                          <w:rPr>
                            <w:color w:val="1C2025"/>
                            <w:spacing w:val="-5"/>
                            <w:sz w:val="13"/>
                          </w:rPr>
                          <w:t xml:space="preserve"> </w:t>
                        </w:r>
                        <w:r>
                          <w:rPr>
                            <w:color w:val="1C2025"/>
                            <w:sz w:val="13"/>
                          </w:rPr>
                          <w:t>answered</w:t>
                        </w:r>
                        <w:r>
                          <w:rPr>
                            <w:color w:val="1C2025"/>
                            <w:spacing w:val="40"/>
                            <w:sz w:val="13"/>
                          </w:rPr>
                          <w:t xml:space="preserve"> </w:t>
                        </w:r>
                        <w:r>
                          <w:rPr>
                            <w:b/>
                            <w:color w:val="A5A5A6"/>
                            <w:sz w:val="12"/>
                          </w:rPr>
                          <w:t>v1</w:t>
                        </w:r>
                        <w:r>
                          <w:rPr>
                            <w:b/>
                            <w:color w:val="A5A5A6"/>
                            <w:spacing w:val="-6"/>
                            <w:sz w:val="12"/>
                          </w:rPr>
                          <w:t xml:space="preserve"> </w:t>
                        </w:r>
                        <w:r>
                          <w:rPr>
                            <w:b/>
                            <w:color w:val="A5A5A6"/>
                            <w:sz w:val="12"/>
                          </w:rPr>
                          <w:t>(latest)</w:t>
                        </w:r>
                      </w:p>
                    </w:txbxContent>
                  </v:textbox>
                </v:shape>
                <w10:wrap type="topAndBottom"/>
              </v:group>
            </w:pict>
          </mc:Fallback>
        </mc:AlternateContent>
      </w:r>
    </w:p>
    <w:p>
      <w:pPr>
        <w:pStyle w:val="4"/>
        <w:rPr>
          <w:rFonts w:ascii="Arial MT"/>
        </w:rPr>
      </w:pPr>
    </w:p>
    <w:p>
      <w:pPr>
        <w:pStyle w:val="4"/>
        <w:spacing w:before="86"/>
        <w:rPr>
          <w:rFonts w:ascii="Arial MT"/>
        </w:rPr>
      </w:pPr>
    </w:p>
    <w:p>
      <w:pPr>
        <w:pStyle w:val="4"/>
        <w:spacing w:before="1"/>
        <w:ind w:left="468"/>
      </w:pPr>
      <w:r>
        <w:rPr>
          <w:color w:val="001A1D"/>
          <w:w w:val="105"/>
        </w:rPr>
        <w:t>Trong</w:t>
      </w:r>
      <w:r>
        <w:rPr>
          <w:color w:val="001A1D"/>
          <w:spacing w:val="-6"/>
          <w:w w:val="105"/>
        </w:rPr>
        <w:t xml:space="preserve"> </w:t>
      </w:r>
      <w:r>
        <w:rPr>
          <w:color w:val="001A1D"/>
          <w:w w:val="105"/>
        </w:rPr>
        <w:t>an</w:t>
      </w:r>
      <w:r>
        <w:rPr>
          <w:color w:val="001A1D"/>
          <w:spacing w:val="-6"/>
          <w:w w:val="105"/>
        </w:rPr>
        <w:t xml:space="preserve"> </w:t>
      </w:r>
      <w:r>
        <w:rPr>
          <w:color w:val="001A1D"/>
          <w:w w:val="105"/>
        </w:rPr>
        <w:t>toàn</w:t>
      </w:r>
      <w:r>
        <w:rPr>
          <w:color w:val="001A1D"/>
          <w:spacing w:val="-6"/>
          <w:w w:val="105"/>
        </w:rPr>
        <w:t xml:space="preserve"> </w:t>
      </w:r>
      <w:r>
        <w:rPr>
          <w:color w:val="001A1D"/>
          <w:w w:val="105"/>
        </w:rPr>
        <w:t>thông</w:t>
      </w:r>
      <w:r>
        <w:rPr>
          <w:color w:val="001A1D"/>
          <w:spacing w:val="-5"/>
          <w:w w:val="105"/>
        </w:rPr>
        <w:t xml:space="preserve"> </w:t>
      </w:r>
      <w:r>
        <w:rPr>
          <w:color w:val="001A1D"/>
          <w:w w:val="105"/>
        </w:rPr>
        <w:t>tin,</w:t>
      </w:r>
      <w:r>
        <w:rPr>
          <w:color w:val="001A1D"/>
          <w:spacing w:val="-6"/>
          <w:w w:val="105"/>
        </w:rPr>
        <w:t xml:space="preserve"> </w:t>
      </w:r>
      <w:r>
        <w:rPr>
          <w:color w:val="001A1D"/>
          <w:w w:val="105"/>
        </w:rPr>
        <w:t>Ping</w:t>
      </w:r>
      <w:r>
        <w:rPr>
          <w:color w:val="001A1D"/>
          <w:spacing w:val="-6"/>
          <w:w w:val="105"/>
        </w:rPr>
        <w:t xml:space="preserve"> </w:t>
      </w:r>
      <w:r>
        <w:rPr>
          <w:color w:val="001A1D"/>
          <w:w w:val="105"/>
        </w:rPr>
        <w:t>Sweep</w:t>
      </w:r>
      <w:r>
        <w:rPr>
          <w:color w:val="001A1D"/>
          <w:spacing w:val="-6"/>
          <w:w w:val="105"/>
        </w:rPr>
        <w:t xml:space="preserve"> </w:t>
      </w:r>
      <w:r>
        <w:rPr>
          <w:color w:val="001A1D"/>
          <w:w w:val="105"/>
        </w:rPr>
        <w:t>được</w:t>
      </w:r>
      <w:r>
        <w:rPr>
          <w:color w:val="001A1D"/>
          <w:spacing w:val="-5"/>
          <w:w w:val="105"/>
        </w:rPr>
        <w:t xml:space="preserve"> </w:t>
      </w:r>
      <w:r>
        <w:rPr>
          <w:color w:val="001A1D"/>
          <w:w w:val="105"/>
        </w:rPr>
        <w:t>sử</w:t>
      </w:r>
      <w:r>
        <w:rPr>
          <w:color w:val="001A1D"/>
          <w:spacing w:val="-6"/>
          <w:w w:val="105"/>
        </w:rPr>
        <w:t xml:space="preserve"> </w:t>
      </w:r>
      <w:r>
        <w:rPr>
          <w:color w:val="001A1D"/>
          <w:w w:val="105"/>
        </w:rPr>
        <w:t>dụng</w:t>
      </w:r>
      <w:r>
        <w:rPr>
          <w:color w:val="001A1D"/>
          <w:spacing w:val="-6"/>
          <w:w w:val="105"/>
        </w:rPr>
        <w:t xml:space="preserve"> </w:t>
      </w:r>
      <w:r>
        <w:rPr>
          <w:color w:val="001A1D"/>
          <w:w w:val="105"/>
        </w:rPr>
        <w:t>để</w:t>
      </w:r>
      <w:r>
        <w:rPr>
          <w:color w:val="001A1D"/>
          <w:spacing w:val="-6"/>
          <w:w w:val="105"/>
        </w:rPr>
        <w:t xml:space="preserve"> </w:t>
      </w:r>
      <w:r>
        <w:rPr>
          <w:color w:val="001A1D"/>
          <w:w w:val="105"/>
        </w:rPr>
        <w:t>làm</w:t>
      </w:r>
      <w:r>
        <w:rPr>
          <w:color w:val="001A1D"/>
          <w:spacing w:val="-5"/>
          <w:w w:val="105"/>
        </w:rPr>
        <w:t xml:space="preserve"> gì?</w:t>
      </w:r>
    </w:p>
    <w:p>
      <w:pPr>
        <w:pStyle w:val="4"/>
        <w:spacing w:before="123"/>
      </w:pPr>
    </w:p>
    <w:p>
      <w:pPr>
        <w:pStyle w:val="5"/>
        <w:numPr>
          <w:ilvl w:val="0"/>
          <w:numId w:val="48"/>
        </w:numPr>
        <w:tabs>
          <w:tab w:val="left" w:pos="1098"/>
        </w:tabs>
        <w:spacing w:before="0"/>
        <w:ind w:left="1098" w:hanging="294"/>
        <w:rPr>
          <w:sz w:val="16"/>
        </w:rPr>
      </w:pPr>
      <w:r>
        <w:drawing>
          <wp:anchor distT="0" distB="0" distL="0" distR="0" simplePos="0" relativeHeight="251691008"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115" name="Image 115"/>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161" cstate="print"/>
                    <a:stretch>
                      <a:fillRect/>
                    </a:stretch>
                  </pic:blipFill>
                  <pic:spPr>
                    <a:xfrm>
                      <a:off x="0" y="0"/>
                      <a:ext cx="92494" cy="92494"/>
                    </a:xfrm>
                    <a:prstGeom prst="rect">
                      <a:avLst/>
                    </a:prstGeom>
                  </pic:spPr>
                </pic:pic>
              </a:graphicData>
            </a:graphic>
          </wp:anchor>
        </w:drawing>
      </w:r>
      <w:r>
        <w:rPr>
          <w:color w:val="001A1D"/>
          <w:w w:val="105"/>
          <w:sz w:val="16"/>
        </w:rPr>
        <w:t>Để</w:t>
      </w:r>
      <w:r>
        <w:rPr>
          <w:color w:val="001A1D"/>
          <w:spacing w:val="-4"/>
          <w:w w:val="105"/>
          <w:sz w:val="16"/>
        </w:rPr>
        <w:t xml:space="preserve"> </w:t>
      </w:r>
      <w:r>
        <w:rPr>
          <w:color w:val="001A1D"/>
          <w:w w:val="105"/>
          <w:sz w:val="16"/>
        </w:rPr>
        <w:t>xác</w:t>
      </w:r>
      <w:r>
        <w:rPr>
          <w:color w:val="001A1D"/>
          <w:spacing w:val="-4"/>
          <w:w w:val="105"/>
          <w:sz w:val="16"/>
        </w:rPr>
        <w:t xml:space="preserve"> </w:t>
      </w:r>
      <w:r>
        <w:rPr>
          <w:color w:val="001A1D"/>
          <w:w w:val="105"/>
          <w:sz w:val="16"/>
        </w:rPr>
        <w:t>định</w:t>
      </w:r>
      <w:r>
        <w:rPr>
          <w:color w:val="001A1D"/>
          <w:spacing w:val="-4"/>
          <w:w w:val="105"/>
          <w:sz w:val="16"/>
        </w:rPr>
        <w:t xml:space="preserve"> </w:t>
      </w:r>
      <w:r>
        <w:rPr>
          <w:color w:val="001A1D"/>
          <w:w w:val="105"/>
          <w:sz w:val="16"/>
        </w:rPr>
        <w:t>vị</w:t>
      </w:r>
      <w:r>
        <w:rPr>
          <w:color w:val="001A1D"/>
          <w:spacing w:val="-4"/>
          <w:w w:val="105"/>
          <w:sz w:val="16"/>
        </w:rPr>
        <w:t xml:space="preserve"> </w:t>
      </w:r>
      <w:r>
        <w:rPr>
          <w:color w:val="001A1D"/>
          <w:w w:val="105"/>
          <w:sz w:val="16"/>
        </w:rPr>
        <w:t>trí</w:t>
      </w:r>
      <w:r>
        <w:rPr>
          <w:color w:val="001A1D"/>
          <w:spacing w:val="-3"/>
          <w:w w:val="105"/>
          <w:sz w:val="16"/>
        </w:rPr>
        <w:t xml:space="preserve"> </w:t>
      </w:r>
      <w:r>
        <w:rPr>
          <w:color w:val="001A1D"/>
          <w:w w:val="105"/>
          <w:sz w:val="16"/>
        </w:rPr>
        <w:t>của</w:t>
      </w:r>
      <w:r>
        <w:rPr>
          <w:color w:val="001A1D"/>
          <w:spacing w:val="-4"/>
          <w:w w:val="105"/>
          <w:sz w:val="16"/>
        </w:rPr>
        <w:t xml:space="preserve"> </w:t>
      </w:r>
      <w:r>
        <w:rPr>
          <w:color w:val="001A1D"/>
          <w:w w:val="105"/>
          <w:sz w:val="16"/>
        </w:rPr>
        <w:t>các</w:t>
      </w:r>
      <w:r>
        <w:rPr>
          <w:color w:val="001A1D"/>
          <w:spacing w:val="-4"/>
          <w:w w:val="105"/>
          <w:sz w:val="16"/>
        </w:rPr>
        <w:t xml:space="preserve"> </w:t>
      </w:r>
      <w:r>
        <w:rPr>
          <w:color w:val="001A1D"/>
          <w:w w:val="105"/>
          <w:sz w:val="16"/>
        </w:rPr>
        <w:t>host</w:t>
      </w:r>
      <w:r>
        <w:rPr>
          <w:color w:val="001A1D"/>
          <w:spacing w:val="-4"/>
          <w:w w:val="105"/>
          <w:sz w:val="16"/>
        </w:rPr>
        <w:t xml:space="preserve"> </w:t>
      </w:r>
      <w:r>
        <w:rPr>
          <w:color w:val="001A1D"/>
          <w:w w:val="105"/>
          <w:sz w:val="16"/>
        </w:rPr>
        <w:t>đang</w:t>
      </w:r>
      <w:r>
        <w:rPr>
          <w:color w:val="001A1D"/>
          <w:spacing w:val="-4"/>
          <w:w w:val="105"/>
          <w:sz w:val="16"/>
        </w:rPr>
        <w:t xml:space="preserve"> </w:t>
      </w:r>
      <w:r>
        <w:rPr>
          <w:color w:val="001A1D"/>
          <w:w w:val="105"/>
          <w:sz w:val="16"/>
        </w:rPr>
        <w:t>hoạt</w:t>
      </w:r>
      <w:r>
        <w:rPr>
          <w:color w:val="001A1D"/>
          <w:spacing w:val="-3"/>
          <w:w w:val="105"/>
          <w:sz w:val="16"/>
        </w:rPr>
        <w:t xml:space="preserve"> </w:t>
      </w:r>
      <w:r>
        <w:rPr>
          <w:color w:val="001A1D"/>
          <w:w w:val="105"/>
          <w:sz w:val="16"/>
        </w:rPr>
        <w:t>động</w:t>
      </w:r>
      <w:r>
        <w:rPr>
          <w:color w:val="001A1D"/>
          <w:spacing w:val="-4"/>
          <w:w w:val="105"/>
          <w:sz w:val="16"/>
        </w:rPr>
        <w:t xml:space="preserve"> </w:t>
      </w:r>
      <w:r>
        <w:rPr>
          <w:color w:val="001A1D"/>
          <w:w w:val="105"/>
          <w:sz w:val="16"/>
        </w:rPr>
        <w:t>trên</w:t>
      </w:r>
      <w:r>
        <w:rPr>
          <w:color w:val="001A1D"/>
          <w:spacing w:val="-4"/>
          <w:w w:val="105"/>
          <w:sz w:val="16"/>
        </w:rPr>
        <w:t xml:space="preserve"> mạng</w:t>
      </w:r>
    </w:p>
    <w:p>
      <w:pPr>
        <w:pStyle w:val="5"/>
        <w:numPr>
          <w:ilvl w:val="0"/>
          <w:numId w:val="48"/>
        </w:numPr>
        <w:tabs>
          <w:tab w:val="left" w:pos="1098"/>
        </w:tabs>
        <w:ind w:left="1098" w:hanging="294"/>
        <w:rPr>
          <w:sz w:val="16"/>
        </w:rPr>
      </w:pPr>
      <w:r>
        <w:drawing>
          <wp:anchor distT="0" distB="0" distL="0" distR="0" simplePos="0" relativeHeight="251692032"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116" name="Image 116"/>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162" cstate="print"/>
                    <a:stretch>
                      <a:fillRect/>
                    </a:stretch>
                  </pic:blipFill>
                  <pic:spPr>
                    <a:xfrm>
                      <a:off x="0" y="0"/>
                      <a:ext cx="92494" cy="92494"/>
                    </a:xfrm>
                    <a:prstGeom prst="rect">
                      <a:avLst/>
                    </a:prstGeom>
                  </pic:spPr>
                </pic:pic>
              </a:graphicData>
            </a:graphic>
          </wp:anchor>
        </w:drawing>
      </w:r>
      <w:r>
        <w:rPr>
          <w:color w:val="001A1D"/>
          <w:w w:val="105"/>
          <w:sz w:val="16"/>
        </w:rPr>
        <w:t>Để</w:t>
      </w:r>
      <w:r>
        <w:rPr>
          <w:color w:val="001A1D"/>
          <w:spacing w:val="-4"/>
          <w:w w:val="105"/>
          <w:sz w:val="16"/>
        </w:rPr>
        <w:t xml:space="preserve"> </w:t>
      </w:r>
      <w:r>
        <w:rPr>
          <w:color w:val="001A1D"/>
          <w:w w:val="105"/>
          <w:sz w:val="16"/>
        </w:rPr>
        <w:t>xác</w:t>
      </w:r>
      <w:r>
        <w:rPr>
          <w:color w:val="001A1D"/>
          <w:spacing w:val="-4"/>
          <w:w w:val="105"/>
          <w:sz w:val="16"/>
        </w:rPr>
        <w:t xml:space="preserve"> </w:t>
      </w:r>
      <w:r>
        <w:rPr>
          <w:color w:val="001A1D"/>
          <w:w w:val="105"/>
          <w:sz w:val="16"/>
        </w:rPr>
        <w:t>định</w:t>
      </w:r>
      <w:r>
        <w:rPr>
          <w:color w:val="001A1D"/>
          <w:spacing w:val="-3"/>
          <w:w w:val="105"/>
          <w:sz w:val="16"/>
        </w:rPr>
        <w:t xml:space="preserve"> </w:t>
      </w:r>
      <w:r>
        <w:rPr>
          <w:color w:val="001A1D"/>
          <w:w w:val="105"/>
          <w:sz w:val="16"/>
        </w:rPr>
        <w:t>vị</w:t>
      </w:r>
      <w:r>
        <w:rPr>
          <w:color w:val="001A1D"/>
          <w:spacing w:val="-4"/>
          <w:w w:val="105"/>
          <w:sz w:val="16"/>
        </w:rPr>
        <w:t xml:space="preserve"> </w:t>
      </w:r>
      <w:r>
        <w:rPr>
          <w:color w:val="001A1D"/>
          <w:w w:val="105"/>
          <w:sz w:val="16"/>
        </w:rPr>
        <w:t>trí</w:t>
      </w:r>
      <w:r>
        <w:rPr>
          <w:color w:val="001A1D"/>
          <w:spacing w:val="-3"/>
          <w:w w:val="105"/>
          <w:sz w:val="16"/>
        </w:rPr>
        <w:t xml:space="preserve"> </w:t>
      </w:r>
      <w:r>
        <w:rPr>
          <w:color w:val="001A1D"/>
          <w:w w:val="105"/>
          <w:sz w:val="16"/>
        </w:rPr>
        <w:t>của</w:t>
      </w:r>
      <w:r>
        <w:rPr>
          <w:color w:val="001A1D"/>
          <w:spacing w:val="-4"/>
          <w:w w:val="105"/>
          <w:sz w:val="16"/>
        </w:rPr>
        <w:t xml:space="preserve"> </w:t>
      </w:r>
      <w:r>
        <w:rPr>
          <w:color w:val="001A1D"/>
          <w:w w:val="105"/>
          <w:sz w:val="16"/>
        </w:rPr>
        <w:t>các</w:t>
      </w:r>
      <w:r>
        <w:rPr>
          <w:color w:val="001A1D"/>
          <w:spacing w:val="-4"/>
          <w:w w:val="105"/>
          <w:sz w:val="16"/>
        </w:rPr>
        <w:t xml:space="preserve"> </w:t>
      </w:r>
      <w:r>
        <w:rPr>
          <w:color w:val="001A1D"/>
          <w:w w:val="105"/>
          <w:sz w:val="16"/>
        </w:rPr>
        <w:t>tường</w:t>
      </w:r>
      <w:r>
        <w:rPr>
          <w:color w:val="001A1D"/>
          <w:spacing w:val="-3"/>
          <w:w w:val="105"/>
          <w:sz w:val="16"/>
        </w:rPr>
        <w:t xml:space="preserve"> </w:t>
      </w:r>
      <w:r>
        <w:rPr>
          <w:color w:val="001A1D"/>
          <w:w w:val="105"/>
          <w:sz w:val="16"/>
        </w:rPr>
        <w:t>lửa</w:t>
      </w:r>
      <w:r>
        <w:rPr>
          <w:color w:val="001A1D"/>
          <w:spacing w:val="-4"/>
          <w:w w:val="105"/>
          <w:sz w:val="16"/>
        </w:rPr>
        <w:t xml:space="preserve"> </w:t>
      </w:r>
      <w:r>
        <w:rPr>
          <w:color w:val="001A1D"/>
          <w:w w:val="105"/>
          <w:sz w:val="16"/>
        </w:rPr>
        <w:t>trên</w:t>
      </w:r>
      <w:r>
        <w:rPr>
          <w:color w:val="001A1D"/>
          <w:spacing w:val="-3"/>
          <w:w w:val="105"/>
          <w:sz w:val="16"/>
        </w:rPr>
        <w:t xml:space="preserve"> </w:t>
      </w:r>
      <w:r>
        <w:rPr>
          <w:color w:val="001A1D"/>
          <w:spacing w:val="-4"/>
          <w:w w:val="105"/>
          <w:sz w:val="16"/>
        </w:rPr>
        <w:t>mạng</w:t>
      </w:r>
    </w:p>
    <w:p>
      <w:pPr>
        <w:pStyle w:val="5"/>
        <w:numPr>
          <w:ilvl w:val="0"/>
          <w:numId w:val="48"/>
        </w:numPr>
        <w:tabs>
          <w:tab w:val="left" w:pos="1098"/>
        </w:tabs>
        <w:ind w:left="1098" w:hanging="294"/>
        <w:rPr>
          <w:sz w:val="16"/>
        </w:rPr>
      </w:pPr>
      <w:r>
        <w:drawing>
          <wp:anchor distT="0" distB="0" distL="0" distR="0" simplePos="0" relativeHeight="251692032"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117" name="Image 117"/>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163" cstate="print"/>
                    <a:stretch>
                      <a:fillRect/>
                    </a:stretch>
                  </pic:blipFill>
                  <pic:spPr>
                    <a:xfrm>
                      <a:off x="0" y="0"/>
                      <a:ext cx="92494" cy="92494"/>
                    </a:xfrm>
                    <a:prstGeom prst="rect">
                      <a:avLst/>
                    </a:prstGeom>
                  </pic:spPr>
                </pic:pic>
              </a:graphicData>
            </a:graphic>
          </wp:anchor>
        </w:drawing>
      </w:r>
      <w:r>
        <w:rPr>
          <w:color w:val="001A1D"/>
          <w:w w:val="105"/>
          <w:sz w:val="16"/>
        </w:rPr>
        <w:t>Để</w:t>
      </w:r>
      <w:r>
        <w:rPr>
          <w:color w:val="001A1D"/>
          <w:spacing w:val="-5"/>
          <w:w w:val="105"/>
          <w:sz w:val="16"/>
        </w:rPr>
        <w:t xml:space="preserve"> </w:t>
      </w:r>
      <w:r>
        <w:rPr>
          <w:color w:val="001A1D"/>
          <w:w w:val="105"/>
          <w:sz w:val="16"/>
        </w:rPr>
        <w:t>xác</w:t>
      </w:r>
      <w:r>
        <w:rPr>
          <w:color w:val="001A1D"/>
          <w:spacing w:val="-4"/>
          <w:w w:val="105"/>
          <w:sz w:val="16"/>
        </w:rPr>
        <w:t xml:space="preserve"> </w:t>
      </w:r>
      <w:r>
        <w:rPr>
          <w:color w:val="001A1D"/>
          <w:w w:val="105"/>
          <w:sz w:val="16"/>
        </w:rPr>
        <w:t>định</w:t>
      </w:r>
      <w:r>
        <w:rPr>
          <w:color w:val="001A1D"/>
          <w:spacing w:val="-4"/>
          <w:w w:val="105"/>
          <w:sz w:val="16"/>
        </w:rPr>
        <w:t xml:space="preserve"> </w:t>
      </w:r>
      <w:r>
        <w:rPr>
          <w:color w:val="001A1D"/>
          <w:w w:val="105"/>
          <w:sz w:val="16"/>
        </w:rPr>
        <w:t>các</w:t>
      </w:r>
      <w:r>
        <w:rPr>
          <w:color w:val="001A1D"/>
          <w:spacing w:val="-4"/>
          <w:w w:val="105"/>
          <w:sz w:val="16"/>
        </w:rPr>
        <w:t xml:space="preserve"> </w:t>
      </w:r>
      <w:r>
        <w:rPr>
          <w:color w:val="001A1D"/>
          <w:w w:val="105"/>
          <w:sz w:val="16"/>
        </w:rPr>
        <w:t>host</w:t>
      </w:r>
      <w:r>
        <w:rPr>
          <w:color w:val="001A1D"/>
          <w:spacing w:val="-4"/>
          <w:w w:val="105"/>
          <w:sz w:val="16"/>
        </w:rPr>
        <w:t xml:space="preserve"> </w:t>
      </w:r>
      <w:r>
        <w:rPr>
          <w:color w:val="001A1D"/>
          <w:w w:val="105"/>
          <w:sz w:val="16"/>
        </w:rPr>
        <w:t>đang</w:t>
      </w:r>
      <w:r>
        <w:rPr>
          <w:color w:val="001A1D"/>
          <w:spacing w:val="-4"/>
          <w:w w:val="105"/>
          <w:sz w:val="16"/>
        </w:rPr>
        <w:t xml:space="preserve"> </w:t>
      </w:r>
      <w:r>
        <w:rPr>
          <w:color w:val="001A1D"/>
          <w:w w:val="105"/>
          <w:sz w:val="16"/>
        </w:rPr>
        <w:t>hoạt</w:t>
      </w:r>
      <w:r>
        <w:rPr>
          <w:color w:val="001A1D"/>
          <w:spacing w:val="-4"/>
          <w:w w:val="105"/>
          <w:sz w:val="16"/>
        </w:rPr>
        <w:t xml:space="preserve"> </w:t>
      </w:r>
      <w:r>
        <w:rPr>
          <w:color w:val="001A1D"/>
          <w:w w:val="105"/>
          <w:sz w:val="16"/>
        </w:rPr>
        <w:t>động</w:t>
      </w:r>
      <w:r>
        <w:rPr>
          <w:color w:val="001A1D"/>
          <w:spacing w:val="-4"/>
          <w:w w:val="105"/>
          <w:sz w:val="16"/>
        </w:rPr>
        <w:t xml:space="preserve"> </w:t>
      </w:r>
      <w:r>
        <w:rPr>
          <w:color w:val="001A1D"/>
          <w:w w:val="105"/>
          <w:sz w:val="16"/>
        </w:rPr>
        <w:t>trên</w:t>
      </w:r>
      <w:r>
        <w:rPr>
          <w:color w:val="001A1D"/>
          <w:spacing w:val="-4"/>
          <w:w w:val="105"/>
          <w:sz w:val="16"/>
        </w:rPr>
        <w:t xml:space="preserve"> mạng</w:t>
      </w:r>
    </w:p>
    <w:p>
      <w:pPr>
        <w:pStyle w:val="5"/>
        <w:numPr>
          <w:ilvl w:val="0"/>
          <w:numId w:val="48"/>
        </w:numPr>
        <w:tabs>
          <w:tab w:val="left" w:pos="1098"/>
        </w:tabs>
        <w:spacing w:before="157" w:line="468" w:lineRule="auto"/>
        <w:ind w:left="793" w:right="7196" w:firstLine="11"/>
        <w:rPr>
          <w:sz w:val="16"/>
        </w:rPr>
      </w:pPr>
      <w:r>
        <w:drawing>
          <wp:anchor distT="0" distB="0" distL="0" distR="0" simplePos="0" relativeHeight="251693056"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118" name="Image 118"/>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164" cstate="print"/>
                    <a:stretch>
                      <a:fillRect/>
                    </a:stretch>
                  </pic:blipFill>
                  <pic:spPr>
                    <a:xfrm>
                      <a:off x="0" y="0"/>
                      <a:ext cx="92494" cy="92494"/>
                    </a:xfrm>
                    <a:prstGeom prst="rect">
                      <a:avLst/>
                    </a:prstGeom>
                  </pic:spPr>
                </pic:pic>
              </a:graphicData>
            </a:graphic>
          </wp:anchor>
        </w:drawing>
      </w:r>
      <w:r>
        <w:rPr>
          <w:color w:val="001A1D"/>
          <w:w w:val="105"/>
          <w:sz w:val="16"/>
        </w:rPr>
        <w:t>Để</w:t>
      </w:r>
      <w:r>
        <w:rPr>
          <w:color w:val="001A1D"/>
          <w:spacing w:val="-7"/>
          <w:w w:val="105"/>
          <w:sz w:val="16"/>
        </w:rPr>
        <w:t xml:space="preserve"> </w:t>
      </w:r>
      <w:r>
        <w:rPr>
          <w:color w:val="001A1D"/>
          <w:w w:val="105"/>
          <w:sz w:val="16"/>
        </w:rPr>
        <w:t>xác</w:t>
      </w:r>
      <w:r>
        <w:rPr>
          <w:color w:val="001A1D"/>
          <w:spacing w:val="-7"/>
          <w:w w:val="105"/>
          <w:sz w:val="16"/>
        </w:rPr>
        <w:t xml:space="preserve"> </w:t>
      </w:r>
      <w:r>
        <w:rPr>
          <w:color w:val="001A1D"/>
          <w:w w:val="105"/>
          <w:sz w:val="16"/>
        </w:rPr>
        <w:t>định</w:t>
      </w:r>
      <w:r>
        <w:rPr>
          <w:color w:val="001A1D"/>
          <w:spacing w:val="-7"/>
          <w:w w:val="105"/>
          <w:sz w:val="16"/>
        </w:rPr>
        <w:t xml:space="preserve"> </w:t>
      </w:r>
      <w:r>
        <w:rPr>
          <w:color w:val="001A1D"/>
          <w:w w:val="105"/>
          <w:sz w:val="16"/>
        </w:rPr>
        <w:t>các</w:t>
      </w:r>
      <w:r>
        <w:rPr>
          <w:color w:val="001A1D"/>
          <w:spacing w:val="-7"/>
          <w:w w:val="105"/>
          <w:sz w:val="16"/>
        </w:rPr>
        <w:t xml:space="preserve"> </w:t>
      </w:r>
      <w:r>
        <w:rPr>
          <w:color w:val="001A1D"/>
          <w:w w:val="105"/>
          <w:sz w:val="16"/>
        </w:rPr>
        <w:t>cổng</w:t>
      </w:r>
      <w:r>
        <w:rPr>
          <w:color w:val="001A1D"/>
          <w:spacing w:val="-7"/>
          <w:w w:val="105"/>
          <w:sz w:val="16"/>
        </w:rPr>
        <w:t xml:space="preserve"> </w:t>
      </w:r>
      <w:r>
        <w:rPr>
          <w:color w:val="001A1D"/>
          <w:w w:val="105"/>
          <w:sz w:val="16"/>
        </w:rPr>
        <w:t>đang</w:t>
      </w:r>
      <w:r>
        <w:rPr>
          <w:color w:val="001A1D"/>
          <w:spacing w:val="-7"/>
          <w:w w:val="105"/>
          <w:sz w:val="16"/>
        </w:rPr>
        <w:t xml:space="preserve"> </w:t>
      </w:r>
      <w:r>
        <w:rPr>
          <w:color w:val="001A1D"/>
          <w:w w:val="105"/>
          <w:sz w:val="16"/>
        </w:rPr>
        <w:t>mở</w:t>
      </w:r>
      <w:r>
        <w:rPr>
          <w:color w:val="001A1D"/>
          <w:spacing w:val="-7"/>
          <w:w w:val="105"/>
          <w:sz w:val="16"/>
        </w:rPr>
        <w:t xml:space="preserve"> </w:t>
      </w:r>
      <w:r>
        <w:rPr>
          <w:color w:val="001A1D"/>
          <w:w w:val="105"/>
          <w:sz w:val="16"/>
        </w:rPr>
        <w:t>trên</w:t>
      </w:r>
      <w:r>
        <w:rPr>
          <w:color w:val="001A1D"/>
          <w:spacing w:val="-7"/>
          <w:w w:val="105"/>
          <w:sz w:val="16"/>
        </w:rPr>
        <w:t xml:space="preserve"> </w:t>
      </w:r>
      <w:r>
        <w:rPr>
          <w:color w:val="001A1D"/>
          <w:w w:val="105"/>
          <w:sz w:val="16"/>
        </w:rPr>
        <w:t xml:space="preserve">mạng </w:t>
      </w:r>
      <w:r>
        <w:rPr>
          <w:color w:val="0E6BBE"/>
          <w:w w:val="105"/>
          <w:sz w:val="16"/>
        </w:rPr>
        <w:t>Clear my choice</w:t>
      </w:r>
    </w:p>
    <w:p>
      <w:pPr>
        <w:pStyle w:val="4"/>
        <w:spacing w:before="94"/>
        <w:rPr>
          <w:sz w:val="20"/>
        </w:rPr>
      </w:pPr>
      <w:r>
        <mc:AlternateContent>
          <mc:Choice Requires="wpg">
            <w:drawing>
              <wp:anchor distT="0" distB="0" distL="0" distR="0" simplePos="0" relativeHeight="251799552" behindDoc="1" locked="0" layoutInCell="1" allowOverlap="1">
                <wp:simplePos x="0" y="0"/>
                <wp:positionH relativeFrom="page">
                  <wp:posOffset>408940</wp:posOffset>
                </wp:positionH>
                <wp:positionV relativeFrom="paragraph">
                  <wp:posOffset>244475</wp:posOffset>
                </wp:positionV>
                <wp:extent cx="6944360" cy="590550"/>
                <wp:effectExtent l="0" t="0" r="0" b="0"/>
                <wp:wrapTopAndBottom/>
                <wp:docPr id="119" name="Group 119"/>
                <wp:cNvGraphicFramePr/>
                <a:graphic xmlns:a="http://schemas.openxmlformats.org/drawingml/2006/main">
                  <a:graphicData uri="http://schemas.microsoft.com/office/word/2010/wordprocessingGroup">
                    <wpg:wgp>
                      <wpg:cNvGrpSpPr/>
                      <wpg:grpSpPr>
                        <a:xfrm>
                          <a:off x="0" y="0"/>
                          <a:ext cx="6944359" cy="590550"/>
                          <a:chOff x="0" y="0"/>
                          <a:chExt cx="6944359" cy="590550"/>
                        </a:xfrm>
                      </wpg:grpSpPr>
                      <wps:wsp>
                        <wps:cNvPr id="120" name="Graphic 120"/>
                        <wps:cNvSpPr/>
                        <wps:spPr>
                          <a:xfrm>
                            <a:off x="3557" y="3557"/>
                            <a:ext cx="6937375" cy="583565"/>
                          </a:xfrm>
                          <a:custGeom>
                            <a:avLst/>
                            <a:gdLst/>
                            <a:ahLst/>
                            <a:cxnLst/>
                            <a:rect l="l" t="t" r="r" b="b"/>
                            <a:pathLst>
                              <a:path w="6937375" h="583565">
                                <a:moveTo>
                                  <a:pt x="0" y="572753"/>
                                </a:moveTo>
                                <a:lnTo>
                                  <a:pt x="0" y="10672"/>
                                </a:lnTo>
                                <a:lnTo>
                                  <a:pt x="0" y="7722"/>
                                </a:lnTo>
                                <a:lnTo>
                                  <a:pt x="1041" y="5207"/>
                                </a:lnTo>
                                <a:lnTo>
                                  <a:pt x="3125" y="3123"/>
                                </a:lnTo>
                                <a:lnTo>
                                  <a:pt x="5209" y="1042"/>
                                </a:lnTo>
                                <a:lnTo>
                                  <a:pt x="7725" y="0"/>
                                </a:lnTo>
                                <a:lnTo>
                                  <a:pt x="10672" y="0"/>
                                </a:lnTo>
                                <a:lnTo>
                                  <a:pt x="6926398" y="0"/>
                                </a:lnTo>
                                <a:lnTo>
                                  <a:pt x="6929345" y="0"/>
                                </a:lnTo>
                                <a:lnTo>
                                  <a:pt x="6931860" y="1042"/>
                                </a:lnTo>
                                <a:lnTo>
                                  <a:pt x="6933944" y="3123"/>
                                </a:lnTo>
                                <a:lnTo>
                                  <a:pt x="6936028" y="5207"/>
                                </a:lnTo>
                                <a:lnTo>
                                  <a:pt x="6937070" y="7722"/>
                                </a:lnTo>
                                <a:lnTo>
                                  <a:pt x="6937071" y="10672"/>
                                </a:lnTo>
                                <a:lnTo>
                                  <a:pt x="6937071" y="572753"/>
                                </a:lnTo>
                                <a:lnTo>
                                  <a:pt x="6937070" y="575699"/>
                                </a:lnTo>
                                <a:lnTo>
                                  <a:pt x="6936028" y="578214"/>
                                </a:lnTo>
                                <a:lnTo>
                                  <a:pt x="6933944" y="580295"/>
                                </a:lnTo>
                                <a:lnTo>
                                  <a:pt x="6931860" y="582379"/>
                                </a:lnTo>
                                <a:lnTo>
                                  <a:pt x="6929345" y="583421"/>
                                </a:lnTo>
                                <a:lnTo>
                                  <a:pt x="6926398" y="583425"/>
                                </a:lnTo>
                                <a:lnTo>
                                  <a:pt x="10672" y="583425"/>
                                </a:lnTo>
                                <a:lnTo>
                                  <a:pt x="7725" y="583421"/>
                                </a:lnTo>
                                <a:lnTo>
                                  <a:pt x="5209" y="582379"/>
                                </a:lnTo>
                                <a:lnTo>
                                  <a:pt x="3125" y="580295"/>
                                </a:lnTo>
                                <a:lnTo>
                                  <a:pt x="1041" y="578214"/>
                                </a:lnTo>
                                <a:lnTo>
                                  <a:pt x="0" y="575699"/>
                                </a:lnTo>
                                <a:lnTo>
                                  <a:pt x="0" y="572753"/>
                                </a:lnTo>
                                <a:close/>
                              </a:path>
                            </a:pathLst>
                          </a:custGeom>
                          <a:ln w="7114">
                            <a:solidFill>
                              <a:srgbClr val="CAD0D6"/>
                            </a:solidFill>
                            <a:prstDash val="solid"/>
                          </a:ln>
                        </wps:spPr>
                        <wps:bodyPr wrap="square" lIns="0" tIns="0" rIns="0" bIns="0" rtlCol="0">
                          <a:noAutofit/>
                        </wps:bodyPr>
                      </wps:wsp>
                      <wps:wsp>
                        <wps:cNvPr id="121" name="Graphic 121"/>
                        <wps:cNvSpPr/>
                        <wps:spPr>
                          <a:xfrm>
                            <a:off x="60477" y="401994"/>
                            <a:ext cx="448309" cy="121285"/>
                          </a:xfrm>
                          <a:custGeom>
                            <a:avLst/>
                            <a:gdLst/>
                            <a:ahLst/>
                            <a:cxnLst/>
                            <a:rect l="l" t="t" r="r" b="b"/>
                            <a:pathLst>
                              <a:path w="448309" h="121285">
                                <a:moveTo>
                                  <a:pt x="0" y="67591"/>
                                </a:moveTo>
                                <a:lnTo>
                                  <a:pt x="0" y="53362"/>
                                </a:lnTo>
                                <a:lnTo>
                                  <a:pt x="0" y="49856"/>
                                </a:lnTo>
                                <a:lnTo>
                                  <a:pt x="341" y="46382"/>
                                </a:lnTo>
                                <a:lnTo>
                                  <a:pt x="1025" y="42946"/>
                                </a:lnTo>
                                <a:lnTo>
                                  <a:pt x="1708" y="39510"/>
                                </a:lnTo>
                                <a:lnTo>
                                  <a:pt x="2721" y="36175"/>
                                </a:lnTo>
                                <a:lnTo>
                                  <a:pt x="4061" y="32937"/>
                                </a:lnTo>
                                <a:lnTo>
                                  <a:pt x="5402" y="29699"/>
                                </a:lnTo>
                                <a:lnTo>
                                  <a:pt x="15629" y="15626"/>
                                </a:lnTo>
                                <a:lnTo>
                                  <a:pt x="18106" y="13149"/>
                                </a:lnTo>
                                <a:lnTo>
                                  <a:pt x="32941" y="4057"/>
                                </a:lnTo>
                                <a:lnTo>
                                  <a:pt x="36178" y="2716"/>
                                </a:lnTo>
                                <a:lnTo>
                                  <a:pt x="39515" y="1705"/>
                                </a:lnTo>
                                <a:lnTo>
                                  <a:pt x="42951" y="1021"/>
                                </a:lnTo>
                                <a:lnTo>
                                  <a:pt x="46388" y="340"/>
                                </a:lnTo>
                                <a:lnTo>
                                  <a:pt x="49858" y="0"/>
                                </a:lnTo>
                                <a:lnTo>
                                  <a:pt x="53362" y="0"/>
                                </a:lnTo>
                                <a:lnTo>
                                  <a:pt x="394879" y="0"/>
                                </a:lnTo>
                                <a:lnTo>
                                  <a:pt x="398383" y="0"/>
                                </a:lnTo>
                                <a:lnTo>
                                  <a:pt x="401853" y="340"/>
                                </a:lnTo>
                                <a:lnTo>
                                  <a:pt x="405289" y="1021"/>
                                </a:lnTo>
                                <a:lnTo>
                                  <a:pt x="408726" y="1705"/>
                                </a:lnTo>
                                <a:lnTo>
                                  <a:pt x="412063" y="2716"/>
                                </a:lnTo>
                                <a:lnTo>
                                  <a:pt x="415300" y="4057"/>
                                </a:lnTo>
                                <a:lnTo>
                                  <a:pt x="418537" y="5395"/>
                                </a:lnTo>
                                <a:lnTo>
                                  <a:pt x="432612" y="15626"/>
                                </a:lnTo>
                                <a:lnTo>
                                  <a:pt x="435089" y="18103"/>
                                </a:lnTo>
                                <a:lnTo>
                                  <a:pt x="444179" y="32937"/>
                                </a:lnTo>
                                <a:lnTo>
                                  <a:pt x="445520" y="36175"/>
                                </a:lnTo>
                                <a:lnTo>
                                  <a:pt x="446532" y="39514"/>
                                </a:lnTo>
                                <a:lnTo>
                                  <a:pt x="447216" y="42950"/>
                                </a:lnTo>
                                <a:lnTo>
                                  <a:pt x="447899" y="46385"/>
                                </a:lnTo>
                                <a:lnTo>
                                  <a:pt x="448241" y="49856"/>
                                </a:lnTo>
                                <a:lnTo>
                                  <a:pt x="448241" y="53362"/>
                                </a:lnTo>
                                <a:lnTo>
                                  <a:pt x="448241" y="67591"/>
                                </a:lnTo>
                                <a:lnTo>
                                  <a:pt x="448241" y="71093"/>
                                </a:lnTo>
                                <a:lnTo>
                                  <a:pt x="447899" y="74561"/>
                                </a:lnTo>
                                <a:lnTo>
                                  <a:pt x="447216" y="77996"/>
                                </a:lnTo>
                                <a:lnTo>
                                  <a:pt x="446532" y="81432"/>
                                </a:lnTo>
                                <a:lnTo>
                                  <a:pt x="439248" y="97229"/>
                                </a:lnTo>
                                <a:lnTo>
                                  <a:pt x="437301" y="100144"/>
                                </a:lnTo>
                                <a:lnTo>
                                  <a:pt x="405289" y="119925"/>
                                </a:lnTo>
                                <a:lnTo>
                                  <a:pt x="401853" y="120610"/>
                                </a:lnTo>
                                <a:lnTo>
                                  <a:pt x="398383" y="120954"/>
                                </a:lnTo>
                                <a:lnTo>
                                  <a:pt x="394879" y="120954"/>
                                </a:lnTo>
                                <a:lnTo>
                                  <a:pt x="53362" y="120954"/>
                                </a:lnTo>
                                <a:lnTo>
                                  <a:pt x="49858" y="120954"/>
                                </a:lnTo>
                                <a:lnTo>
                                  <a:pt x="46388" y="120610"/>
                                </a:lnTo>
                                <a:lnTo>
                                  <a:pt x="10939" y="100144"/>
                                </a:lnTo>
                                <a:lnTo>
                                  <a:pt x="8993" y="97229"/>
                                </a:lnTo>
                                <a:lnTo>
                                  <a:pt x="7046" y="94317"/>
                                </a:lnTo>
                                <a:lnTo>
                                  <a:pt x="0" y="71093"/>
                                </a:lnTo>
                                <a:lnTo>
                                  <a:pt x="0" y="67591"/>
                                </a:lnTo>
                                <a:close/>
                              </a:path>
                            </a:pathLst>
                          </a:custGeom>
                          <a:ln w="7114">
                            <a:solidFill>
                              <a:srgbClr val="000000"/>
                            </a:solidFill>
                            <a:prstDash val="solid"/>
                          </a:ln>
                        </wps:spPr>
                        <wps:bodyPr wrap="square" lIns="0" tIns="0" rIns="0" bIns="0" rtlCol="0">
                          <a:noAutofit/>
                        </wps:bodyPr>
                      </wps:wsp>
                      <wps:wsp>
                        <wps:cNvPr id="122" name="Textbox 122"/>
                        <wps:cNvSpPr txBox="1"/>
                        <wps:spPr>
                          <a:xfrm>
                            <a:off x="10977" y="9197"/>
                            <a:ext cx="6922770" cy="572770"/>
                          </a:xfrm>
                          <a:prstGeom prst="rect">
                            <a:avLst/>
                          </a:prstGeom>
                        </wps:spPr>
                        <wps:txbx>
                          <w:txbxContent>
                            <w:p>
                              <w:pPr>
                                <w:spacing w:before="38" w:line="326" w:lineRule="auto"/>
                                <w:ind w:left="77" w:right="9784"/>
                                <w:rPr>
                                  <w:b/>
                                  <w:sz w:val="12"/>
                                </w:rPr>
                              </w:pPr>
                              <w:r>
                                <w:rPr>
                                  <w:b/>
                                  <w:color w:val="1C2025"/>
                                  <w:sz w:val="13"/>
                                </w:rPr>
                                <w:t>Question</w:t>
                              </w:r>
                              <w:r>
                                <w:rPr>
                                  <w:b/>
                                  <w:color w:val="1C2025"/>
                                  <w:spacing w:val="-3"/>
                                  <w:sz w:val="13"/>
                                </w:rPr>
                                <w:t xml:space="preserve"> </w:t>
                              </w:r>
                              <w:r>
                                <w:rPr>
                                  <w:b/>
                                  <w:color w:val="1C2025"/>
                                  <w:sz w:val="20"/>
                                </w:rPr>
                                <w:t xml:space="preserve">13 </w:t>
                              </w:r>
                              <w:r>
                                <w:rPr>
                                  <w:color w:val="1C2025"/>
                                  <w:sz w:val="13"/>
                                </w:rPr>
                                <w:t>Not</w:t>
                              </w:r>
                              <w:r>
                                <w:rPr>
                                  <w:color w:val="1C2025"/>
                                  <w:spacing w:val="-5"/>
                                  <w:sz w:val="13"/>
                                </w:rPr>
                                <w:t xml:space="preserve"> </w:t>
                              </w:r>
                              <w:r>
                                <w:rPr>
                                  <w:color w:val="1C2025"/>
                                  <w:sz w:val="13"/>
                                </w:rPr>
                                <w:t>yet</w:t>
                              </w:r>
                              <w:r>
                                <w:rPr>
                                  <w:color w:val="1C2025"/>
                                  <w:spacing w:val="-5"/>
                                  <w:sz w:val="13"/>
                                </w:rPr>
                                <w:t xml:space="preserve"> </w:t>
                              </w:r>
                              <w:r>
                                <w:rPr>
                                  <w:color w:val="1C2025"/>
                                  <w:sz w:val="13"/>
                                </w:rPr>
                                <w:t>answered</w:t>
                              </w:r>
                              <w:r>
                                <w:rPr>
                                  <w:color w:val="1C2025"/>
                                  <w:spacing w:val="40"/>
                                  <w:sz w:val="13"/>
                                </w:rPr>
                                <w:t xml:space="preserve"> </w:t>
                              </w:r>
                              <w:r>
                                <w:rPr>
                                  <w:b/>
                                  <w:color w:val="A5A5A6"/>
                                  <w:sz w:val="12"/>
                                </w:rPr>
                                <w:t>v1</w:t>
                              </w:r>
                              <w:r>
                                <w:rPr>
                                  <w:b/>
                                  <w:color w:val="A5A5A6"/>
                                  <w:spacing w:val="-6"/>
                                  <w:sz w:val="12"/>
                                </w:rPr>
                                <w:t xml:space="preserve"> </w:t>
                              </w:r>
                              <w:r>
                                <w:rPr>
                                  <w:b/>
                                  <w:color w:val="A5A5A6"/>
                                  <w:sz w:val="12"/>
                                </w:rPr>
                                <w:t>(latest)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19.25pt;height:46.5pt;width:546.8pt;mso-position-horizontal-relative:page;mso-wrap-distance-bottom:0pt;mso-wrap-distance-top:0pt;z-index:-251516928;mso-width-relative:page;mso-height-relative:page;" coordsize="6944359,590550" o:gfxdata="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">
                <o:lock v:ext="edit" aspectratio="f"/>
                <v:shape id="Graphic 120" o:spid="_x0000_s1026" o:spt="100" style="position:absolute;left:3557;top:3557;height:583565;width:6937375;" filled="f" stroked="t" coordsize="6937375,583565" o:gfxdata="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9PlwbsAAADc&#10;AAAADwAAAAAAAAABACAAAAAiAAAAZHJzL2Rvd25yZXYueG1sUEsBAhQAFAAAAAgAh07iQDMvBZ47&#10;AAAAOQAAABAAAAAAAAAAAQAgAAAACgEAAGRycy9zaGFwZXhtbC54bWxQSwUGAAAAAAYABgBbAQAA&#10;tAMAAAAA&#10;" path="m0,572753l0,10672,0,7722,1041,5207,3125,3123,5209,1042,7725,0,10672,0,6926398,0,6929345,0,6931860,1042,6933944,3123,6936028,5207,6937070,7722,6937071,10672,6937071,572753,6937070,575699,6936028,578214,6933944,580295,6931860,582379,6929345,583421,6926398,583425,10672,583425,7725,583421,5209,582379,3125,580295,1041,578214,0,575699,0,572753xe">
                  <v:fill on="f" focussize="0,0"/>
                  <v:stroke weight="0.560157480314961pt" color="#CAD0D6" joinstyle="round"/>
                  <v:imagedata o:title=""/>
                  <o:lock v:ext="edit" aspectratio="f"/>
                  <v:textbox inset="0mm,0mm,0mm,0mm"/>
                </v:shape>
                <v:shape id="Graphic 121" o:spid="_x0000_s1026" o:spt="100" style="position:absolute;left:60477;top:401994;height:121285;width:448309;" filled="f" stroked="t" coordsize="448309,121285" o:gfxdata="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YPsjbsAAADc&#10;AAAADwAAAAAAAAABACAAAAAiAAAAZHJzL2Rvd25yZXYueG1sUEsBAhQAFAAAAAgAh07iQDMvBZ47&#10;AAAAOQAAABAAAAAAAAAAAQAgAAAACgEAAGRycy9zaGFwZXhtbC54bWxQSwUGAAAAAAYABgBbAQAA&#10;tAMAAAAA&#10;" path="m0,67591l0,53362,0,49856,341,46382,1025,42946,1708,39510,2721,36175,4061,32937,5402,29699,15629,15626,18106,13149,32941,4057,36178,2716,39515,1705,42951,1021,46388,340,49858,0,53362,0,394879,0,398383,0,401853,340,405289,1021,408726,1705,412063,2716,415300,4057,418537,5395,432612,15626,435089,18103,444179,32937,445520,36175,446532,39514,447216,42950,447899,46385,448241,49856,448241,53362,448241,67591,448241,71093,447899,74561,447216,77996,446532,81432,439248,97229,437301,100144,405289,119925,401853,120610,398383,120954,394879,120954,53362,120954,49858,120954,46388,120610,10939,100144,8993,97229,7046,94317,0,71093,0,67591xe">
                  <v:fill on="f" focussize="0,0"/>
                  <v:stroke weight="0.560157480314961pt" color="#000000" joinstyle="round"/>
                  <v:imagedata o:title=""/>
                  <o:lock v:ext="edit" aspectratio="f"/>
                  <v:textbox inset="0mm,0mm,0mm,0mm"/>
                </v:shape>
                <v:shape id="Textbox 122" o:spid="_x0000_s1026" o:spt="202" type="#_x0000_t202" style="position:absolute;left:10977;top:9197;height:572770;width:6922770;" filled="f" stroked="f" coordsize="21600,21600" o:gfxdata="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OrMe6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38" w:line="326" w:lineRule="auto"/>
                          <w:ind w:left="77" w:right="9784"/>
                          <w:rPr>
                            <w:b/>
                            <w:sz w:val="12"/>
                          </w:rPr>
                        </w:pPr>
                        <w:r>
                          <w:rPr>
                            <w:b/>
                            <w:color w:val="1C2025"/>
                            <w:sz w:val="13"/>
                          </w:rPr>
                          <w:t>Question</w:t>
                        </w:r>
                        <w:r>
                          <w:rPr>
                            <w:b/>
                            <w:color w:val="1C2025"/>
                            <w:spacing w:val="-3"/>
                            <w:sz w:val="13"/>
                          </w:rPr>
                          <w:t xml:space="preserve"> </w:t>
                        </w:r>
                        <w:r>
                          <w:rPr>
                            <w:b/>
                            <w:color w:val="1C2025"/>
                            <w:sz w:val="20"/>
                          </w:rPr>
                          <w:t xml:space="preserve">13 </w:t>
                        </w:r>
                        <w:r>
                          <w:rPr>
                            <w:color w:val="1C2025"/>
                            <w:sz w:val="13"/>
                          </w:rPr>
                          <w:t>Not</w:t>
                        </w:r>
                        <w:r>
                          <w:rPr>
                            <w:color w:val="1C2025"/>
                            <w:spacing w:val="-5"/>
                            <w:sz w:val="13"/>
                          </w:rPr>
                          <w:t xml:space="preserve"> </w:t>
                        </w:r>
                        <w:r>
                          <w:rPr>
                            <w:color w:val="1C2025"/>
                            <w:sz w:val="13"/>
                          </w:rPr>
                          <w:t>yet</w:t>
                        </w:r>
                        <w:r>
                          <w:rPr>
                            <w:color w:val="1C2025"/>
                            <w:spacing w:val="-5"/>
                            <w:sz w:val="13"/>
                          </w:rPr>
                          <w:t xml:space="preserve"> </w:t>
                        </w:r>
                        <w:r>
                          <w:rPr>
                            <w:color w:val="1C2025"/>
                            <w:sz w:val="13"/>
                          </w:rPr>
                          <w:t>answered</w:t>
                        </w:r>
                        <w:r>
                          <w:rPr>
                            <w:color w:val="1C2025"/>
                            <w:spacing w:val="40"/>
                            <w:sz w:val="13"/>
                          </w:rPr>
                          <w:t xml:space="preserve"> </w:t>
                        </w:r>
                        <w:r>
                          <w:rPr>
                            <w:b/>
                            <w:color w:val="A5A5A6"/>
                            <w:sz w:val="12"/>
                          </w:rPr>
                          <w:t>v1</w:t>
                        </w:r>
                        <w:r>
                          <w:rPr>
                            <w:b/>
                            <w:color w:val="A5A5A6"/>
                            <w:spacing w:val="-6"/>
                            <w:sz w:val="12"/>
                          </w:rPr>
                          <w:t xml:space="preserve"> </w:t>
                        </w:r>
                        <w:r>
                          <w:rPr>
                            <w:b/>
                            <w:color w:val="A5A5A6"/>
                            <w:sz w:val="12"/>
                          </w:rPr>
                          <w:t>(latest)</w:t>
                        </w:r>
                      </w:p>
                    </w:txbxContent>
                  </v:textbox>
                </v:shape>
                <w10:wrap type="topAndBottom"/>
              </v:group>
            </w:pict>
          </mc:Fallback>
        </mc:AlternateContent>
      </w:r>
    </w:p>
    <w:p>
      <w:pPr>
        <w:pStyle w:val="4"/>
      </w:pPr>
    </w:p>
    <w:p>
      <w:pPr>
        <w:pStyle w:val="4"/>
        <w:spacing w:before="29"/>
      </w:pPr>
    </w:p>
    <w:p>
      <w:pPr>
        <w:pStyle w:val="4"/>
        <w:ind w:left="468"/>
      </w:pPr>
      <w:r>
        <w:rPr>
          <w:color w:val="001A1D"/>
          <w:w w:val="105"/>
        </w:rPr>
        <w:t>Trong</w:t>
      </w:r>
      <w:r>
        <w:rPr>
          <w:color w:val="001A1D"/>
          <w:spacing w:val="-5"/>
          <w:w w:val="105"/>
        </w:rPr>
        <w:t xml:space="preserve"> </w:t>
      </w:r>
      <w:r>
        <w:rPr>
          <w:color w:val="001A1D"/>
          <w:w w:val="105"/>
        </w:rPr>
        <w:t>HĐH</w:t>
      </w:r>
      <w:r>
        <w:rPr>
          <w:color w:val="001A1D"/>
          <w:spacing w:val="-5"/>
          <w:w w:val="105"/>
        </w:rPr>
        <w:t xml:space="preserve"> </w:t>
      </w:r>
      <w:r>
        <w:rPr>
          <w:color w:val="001A1D"/>
          <w:w w:val="105"/>
        </w:rPr>
        <w:t>Linux,</w:t>
      </w:r>
      <w:r>
        <w:rPr>
          <w:color w:val="001A1D"/>
          <w:spacing w:val="-5"/>
          <w:w w:val="105"/>
        </w:rPr>
        <w:t xml:space="preserve"> </w:t>
      </w:r>
      <w:r>
        <w:rPr>
          <w:color w:val="001A1D"/>
          <w:w w:val="105"/>
        </w:rPr>
        <w:t>để</w:t>
      </w:r>
      <w:r>
        <w:rPr>
          <w:color w:val="001A1D"/>
          <w:spacing w:val="-5"/>
          <w:w w:val="105"/>
        </w:rPr>
        <w:t xml:space="preserve"> </w:t>
      </w:r>
      <w:r>
        <w:rPr>
          <w:color w:val="001A1D"/>
          <w:w w:val="105"/>
        </w:rPr>
        <w:t>tắt</w:t>
      </w:r>
      <w:r>
        <w:rPr>
          <w:color w:val="001A1D"/>
          <w:spacing w:val="-5"/>
          <w:w w:val="105"/>
        </w:rPr>
        <w:t xml:space="preserve"> </w:t>
      </w:r>
      <w:r>
        <w:rPr>
          <w:color w:val="001A1D"/>
          <w:w w:val="105"/>
        </w:rPr>
        <w:t>chức</w:t>
      </w:r>
      <w:r>
        <w:rPr>
          <w:color w:val="001A1D"/>
          <w:spacing w:val="-5"/>
          <w:w w:val="105"/>
        </w:rPr>
        <w:t xml:space="preserve"> </w:t>
      </w:r>
      <w:r>
        <w:rPr>
          <w:color w:val="001A1D"/>
          <w:w w:val="105"/>
        </w:rPr>
        <w:t>năng</w:t>
      </w:r>
      <w:r>
        <w:rPr>
          <w:color w:val="001A1D"/>
          <w:spacing w:val="-4"/>
          <w:w w:val="105"/>
        </w:rPr>
        <w:t xml:space="preserve"> </w:t>
      </w:r>
      <w:r>
        <w:rPr>
          <w:color w:val="001A1D"/>
          <w:w w:val="105"/>
        </w:rPr>
        <w:t>phát</w:t>
      </w:r>
      <w:r>
        <w:rPr>
          <w:color w:val="001A1D"/>
          <w:spacing w:val="-5"/>
          <w:w w:val="105"/>
        </w:rPr>
        <w:t xml:space="preserve"> </w:t>
      </w:r>
      <w:r>
        <w:rPr>
          <w:color w:val="001A1D"/>
          <w:w w:val="105"/>
        </w:rPr>
        <w:t>sinh</w:t>
      </w:r>
      <w:r>
        <w:rPr>
          <w:color w:val="001A1D"/>
          <w:spacing w:val="-5"/>
          <w:w w:val="105"/>
        </w:rPr>
        <w:t xml:space="preserve"> </w:t>
      </w:r>
      <w:r>
        <w:rPr>
          <w:color w:val="001A1D"/>
          <w:w w:val="105"/>
        </w:rPr>
        <w:t>địa</w:t>
      </w:r>
      <w:r>
        <w:rPr>
          <w:color w:val="001A1D"/>
          <w:spacing w:val="-5"/>
          <w:w w:val="105"/>
        </w:rPr>
        <w:t xml:space="preserve"> </w:t>
      </w:r>
      <w:r>
        <w:rPr>
          <w:color w:val="001A1D"/>
          <w:w w:val="105"/>
        </w:rPr>
        <w:t>chỉ</w:t>
      </w:r>
      <w:r>
        <w:rPr>
          <w:color w:val="001A1D"/>
          <w:spacing w:val="-5"/>
          <w:w w:val="105"/>
        </w:rPr>
        <w:t xml:space="preserve"> </w:t>
      </w:r>
      <w:r>
        <w:rPr>
          <w:color w:val="001A1D"/>
          <w:w w:val="105"/>
        </w:rPr>
        <w:t>bộ</w:t>
      </w:r>
      <w:r>
        <w:rPr>
          <w:color w:val="001A1D"/>
          <w:spacing w:val="-5"/>
          <w:w w:val="105"/>
        </w:rPr>
        <w:t xml:space="preserve"> </w:t>
      </w:r>
      <w:r>
        <w:rPr>
          <w:color w:val="001A1D"/>
          <w:w w:val="105"/>
        </w:rPr>
        <w:t>nhớ</w:t>
      </w:r>
      <w:r>
        <w:rPr>
          <w:color w:val="001A1D"/>
          <w:spacing w:val="-5"/>
          <w:w w:val="105"/>
        </w:rPr>
        <w:t xml:space="preserve"> </w:t>
      </w:r>
      <w:r>
        <w:rPr>
          <w:color w:val="001A1D"/>
          <w:w w:val="105"/>
        </w:rPr>
        <w:t>ngẫu</w:t>
      </w:r>
      <w:r>
        <w:rPr>
          <w:color w:val="001A1D"/>
          <w:spacing w:val="-5"/>
          <w:w w:val="105"/>
        </w:rPr>
        <w:t xml:space="preserve"> </w:t>
      </w:r>
      <w:r>
        <w:rPr>
          <w:color w:val="001A1D"/>
          <w:w w:val="105"/>
        </w:rPr>
        <w:t>nhiên,</w:t>
      </w:r>
      <w:r>
        <w:rPr>
          <w:color w:val="001A1D"/>
          <w:spacing w:val="-4"/>
          <w:w w:val="105"/>
        </w:rPr>
        <w:t xml:space="preserve"> </w:t>
      </w:r>
      <w:r>
        <w:rPr>
          <w:color w:val="001A1D"/>
          <w:w w:val="105"/>
        </w:rPr>
        <w:t>sử</w:t>
      </w:r>
      <w:r>
        <w:rPr>
          <w:color w:val="001A1D"/>
          <w:spacing w:val="-5"/>
          <w:w w:val="105"/>
        </w:rPr>
        <w:t xml:space="preserve"> </w:t>
      </w:r>
      <w:r>
        <w:rPr>
          <w:color w:val="001A1D"/>
          <w:w w:val="105"/>
        </w:rPr>
        <w:t>dụng</w:t>
      </w:r>
      <w:r>
        <w:rPr>
          <w:color w:val="001A1D"/>
          <w:spacing w:val="-5"/>
          <w:w w:val="105"/>
        </w:rPr>
        <w:t xml:space="preserve"> </w:t>
      </w:r>
      <w:r>
        <w:rPr>
          <w:color w:val="001A1D"/>
          <w:w w:val="105"/>
        </w:rPr>
        <w:t>lệnh</w:t>
      </w:r>
      <w:r>
        <w:rPr>
          <w:color w:val="001A1D"/>
          <w:spacing w:val="-5"/>
          <w:w w:val="105"/>
        </w:rPr>
        <w:t xml:space="preserve"> </w:t>
      </w:r>
      <w:r>
        <w:rPr>
          <w:color w:val="001A1D"/>
          <w:w w:val="105"/>
        </w:rPr>
        <w:t>nào</w:t>
      </w:r>
      <w:r>
        <w:rPr>
          <w:color w:val="001A1D"/>
          <w:spacing w:val="-5"/>
          <w:w w:val="105"/>
        </w:rPr>
        <w:t xml:space="preserve"> </w:t>
      </w:r>
      <w:r>
        <w:rPr>
          <w:color w:val="001A1D"/>
          <w:w w:val="105"/>
        </w:rPr>
        <w:t>sau</w:t>
      </w:r>
      <w:r>
        <w:rPr>
          <w:color w:val="001A1D"/>
          <w:spacing w:val="-5"/>
          <w:w w:val="105"/>
        </w:rPr>
        <w:t xml:space="preserve"> </w:t>
      </w:r>
      <w:r>
        <w:rPr>
          <w:color w:val="001A1D"/>
          <w:spacing w:val="-4"/>
          <w:w w:val="105"/>
        </w:rPr>
        <w:t>đây?</w:t>
      </w:r>
    </w:p>
    <w:p>
      <w:pPr>
        <w:pStyle w:val="4"/>
        <w:spacing w:before="123"/>
      </w:pPr>
    </w:p>
    <w:p>
      <w:pPr>
        <w:pStyle w:val="5"/>
        <w:numPr>
          <w:ilvl w:val="0"/>
          <w:numId w:val="49"/>
        </w:numPr>
        <w:tabs>
          <w:tab w:val="left" w:pos="1098"/>
        </w:tabs>
        <w:spacing w:before="0"/>
        <w:ind w:left="1098" w:hanging="294"/>
        <w:rPr>
          <w:sz w:val="16"/>
        </w:rPr>
      </w:pPr>
      <w:r>
        <w:drawing>
          <wp:anchor distT="0" distB="0" distL="0" distR="0" simplePos="0" relativeHeight="251693056"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123" name="Image 123"/>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164" cstate="print"/>
                    <a:stretch>
                      <a:fillRect/>
                    </a:stretch>
                  </pic:blipFill>
                  <pic:spPr>
                    <a:xfrm>
                      <a:off x="0" y="0"/>
                      <a:ext cx="92494" cy="92494"/>
                    </a:xfrm>
                    <a:prstGeom prst="rect">
                      <a:avLst/>
                    </a:prstGeom>
                  </pic:spPr>
                </pic:pic>
              </a:graphicData>
            </a:graphic>
          </wp:anchor>
        </w:drawing>
      </w:r>
      <w:r>
        <w:rPr>
          <w:color w:val="001A1D"/>
          <w:w w:val="105"/>
          <w:sz w:val="16"/>
        </w:rPr>
        <w:t>$sudo</w:t>
      </w:r>
      <w:r>
        <w:rPr>
          <w:color w:val="001A1D"/>
          <w:spacing w:val="-4"/>
          <w:w w:val="105"/>
          <w:sz w:val="16"/>
        </w:rPr>
        <w:t xml:space="preserve"> </w:t>
      </w:r>
      <w:r>
        <w:rPr>
          <w:color w:val="001A1D"/>
          <w:w w:val="105"/>
          <w:sz w:val="16"/>
        </w:rPr>
        <w:t>sysctl</w:t>
      </w:r>
      <w:r>
        <w:rPr>
          <w:color w:val="001A1D"/>
          <w:spacing w:val="-4"/>
          <w:w w:val="105"/>
          <w:sz w:val="16"/>
        </w:rPr>
        <w:t xml:space="preserve"> </w:t>
      </w:r>
      <w:r>
        <w:rPr>
          <w:color w:val="001A1D"/>
          <w:w w:val="105"/>
          <w:sz w:val="16"/>
        </w:rPr>
        <w:t>–w</w:t>
      </w:r>
      <w:r>
        <w:rPr>
          <w:color w:val="001A1D"/>
          <w:spacing w:val="39"/>
          <w:w w:val="105"/>
          <w:sz w:val="16"/>
        </w:rPr>
        <w:t xml:space="preserve"> </w:t>
      </w:r>
      <w:r>
        <w:rPr>
          <w:color w:val="001A1D"/>
          <w:spacing w:val="-2"/>
          <w:w w:val="105"/>
          <w:sz w:val="16"/>
        </w:rPr>
        <w:t>kernel.randomize_store_space=0</w:t>
      </w:r>
    </w:p>
    <w:p>
      <w:pPr>
        <w:pStyle w:val="5"/>
        <w:numPr>
          <w:ilvl w:val="0"/>
          <w:numId w:val="49"/>
        </w:numPr>
        <w:tabs>
          <w:tab w:val="left" w:pos="1098"/>
        </w:tabs>
        <w:ind w:left="1098" w:hanging="294"/>
        <w:rPr>
          <w:sz w:val="16"/>
        </w:rPr>
      </w:pPr>
      <w:r>
        <w:drawing>
          <wp:anchor distT="0" distB="0" distL="0" distR="0" simplePos="0" relativeHeight="251694080"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124" name="Image 124"/>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162" cstate="print"/>
                    <a:stretch>
                      <a:fillRect/>
                    </a:stretch>
                  </pic:blipFill>
                  <pic:spPr>
                    <a:xfrm>
                      <a:off x="0" y="0"/>
                      <a:ext cx="92494" cy="92494"/>
                    </a:xfrm>
                    <a:prstGeom prst="rect">
                      <a:avLst/>
                    </a:prstGeom>
                  </pic:spPr>
                </pic:pic>
              </a:graphicData>
            </a:graphic>
          </wp:anchor>
        </w:drawing>
      </w:r>
      <w:r>
        <w:rPr>
          <w:color w:val="001A1D"/>
          <w:w w:val="105"/>
          <w:sz w:val="16"/>
        </w:rPr>
        <w:t>$sudo</w:t>
      </w:r>
      <w:r>
        <w:rPr>
          <w:color w:val="001A1D"/>
          <w:spacing w:val="-4"/>
          <w:w w:val="105"/>
          <w:sz w:val="16"/>
        </w:rPr>
        <w:t xml:space="preserve"> </w:t>
      </w:r>
      <w:r>
        <w:rPr>
          <w:color w:val="001A1D"/>
          <w:w w:val="105"/>
          <w:sz w:val="16"/>
        </w:rPr>
        <w:t>sysctl</w:t>
      </w:r>
      <w:r>
        <w:rPr>
          <w:color w:val="001A1D"/>
          <w:spacing w:val="-4"/>
          <w:w w:val="105"/>
          <w:sz w:val="16"/>
        </w:rPr>
        <w:t xml:space="preserve"> </w:t>
      </w:r>
      <w:r>
        <w:rPr>
          <w:color w:val="001A1D"/>
          <w:w w:val="105"/>
          <w:sz w:val="16"/>
        </w:rPr>
        <w:t>–w</w:t>
      </w:r>
      <w:r>
        <w:rPr>
          <w:color w:val="001A1D"/>
          <w:spacing w:val="39"/>
          <w:w w:val="105"/>
          <w:sz w:val="16"/>
        </w:rPr>
        <w:t xml:space="preserve"> </w:t>
      </w:r>
      <w:r>
        <w:rPr>
          <w:color w:val="001A1D"/>
          <w:spacing w:val="-2"/>
          <w:w w:val="105"/>
          <w:sz w:val="16"/>
        </w:rPr>
        <w:t>kernel.randomize_sa_space=0</w:t>
      </w:r>
    </w:p>
    <w:p>
      <w:pPr>
        <w:pStyle w:val="5"/>
        <w:numPr>
          <w:ilvl w:val="0"/>
          <w:numId w:val="49"/>
        </w:numPr>
        <w:tabs>
          <w:tab w:val="left" w:pos="1098"/>
        </w:tabs>
        <w:spacing w:before="157"/>
        <w:ind w:left="1098" w:hanging="294"/>
        <w:rPr>
          <w:sz w:val="16"/>
        </w:rPr>
      </w:pPr>
      <w:r>
        <w:drawing>
          <wp:anchor distT="0" distB="0" distL="0" distR="0" simplePos="0" relativeHeight="251694080"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125" name="Image 125"/>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165" cstate="print"/>
                    <a:stretch>
                      <a:fillRect/>
                    </a:stretch>
                  </pic:blipFill>
                  <pic:spPr>
                    <a:xfrm>
                      <a:off x="0" y="0"/>
                      <a:ext cx="92494" cy="92494"/>
                    </a:xfrm>
                    <a:prstGeom prst="rect">
                      <a:avLst/>
                    </a:prstGeom>
                  </pic:spPr>
                </pic:pic>
              </a:graphicData>
            </a:graphic>
          </wp:anchor>
        </w:drawing>
      </w:r>
      <w:r>
        <mc:AlternateContent>
          <mc:Choice Requires="wpg">
            <w:drawing>
              <wp:anchor distT="0" distB="0" distL="0" distR="0" simplePos="0" relativeHeight="251698176" behindDoc="0" locked="0" layoutInCell="1" allowOverlap="1">
                <wp:simplePos x="0" y="0"/>
                <wp:positionH relativeFrom="page">
                  <wp:posOffset>7025640</wp:posOffset>
                </wp:positionH>
                <wp:positionV relativeFrom="paragraph">
                  <wp:posOffset>73660</wp:posOffset>
                </wp:positionV>
                <wp:extent cx="384810" cy="429895"/>
                <wp:effectExtent l="0" t="0" r="0" b="0"/>
                <wp:wrapNone/>
                <wp:docPr id="126" name="Group 126"/>
                <wp:cNvGraphicFramePr/>
                <a:graphic xmlns:a="http://schemas.openxmlformats.org/drawingml/2006/main">
                  <a:graphicData uri="http://schemas.microsoft.com/office/word/2010/wordprocessingGroup">
                    <wpg:wgp>
                      <wpg:cNvGrpSpPr/>
                      <wpg:grpSpPr>
                        <a:xfrm>
                          <a:off x="0" y="0"/>
                          <a:ext cx="384810" cy="429895"/>
                          <a:chOff x="0" y="0"/>
                          <a:chExt cx="384810" cy="429895"/>
                        </a:xfrm>
                      </wpg:grpSpPr>
                      <wps:wsp>
                        <wps:cNvPr id="127" name="Graphic 127"/>
                        <wps:cNvSpPr/>
                        <wps:spPr>
                          <a:xfrm>
                            <a:off x="0" y="0"/>
                            <a:ext cx="384810" cy="429895"/>
                          </a:xfrm>
                          <a:custGeom>
                            <a:avLst/>
                            <a:gdLst/>
                            <a:ahLst/>
                            <a:cxnLst/>
                            <a:rect l="l" t="t" r="r" b="b"/>
                            <a:pathLst>
                              <a:path w="384810" h="429895">
                                <a:moveTo>
                                  <a:pt x="384810" y="429767"/>
                                </a:moveTo>
                                <a:lnTo>
                                  <a:pt x="0" y="429767"/>
                                </a:lnTo>
                                <a:lnTo>
                                  <a:pt x="0" y="0"/>
                                </a:lnTo>
                                <a:lnTo>
                                  <a:pt x="384810" y="0"/>
                                </a:lnTo>
                                <a:lnTo>
                                  <a:pt x="384810" y="93173"/>
                                </a:lnTo>
                                <a:lnTo>
                                  <a:pt x="214052" y="93173"/>
                                </a:lnTo>
                                <a:lnTo>
                                  <a:pt x="203538" y="93681"/>
                                </a:lnTo>
                                <a:lnTo>
                                  <a:pt x="163691" y="105789"/>
                                </a:lnTo>
                                <a:lnTo>
                                  <a:pt x="131510" y="132225"/>
                                </a:lnTo>
                                <a:lnTo>
                                  <a:pt x="111895" y="168963"/>
                                </a:lnTo>
                                <a:lnTo>
                                  <a:pt x="107327" y="199897"/>
                                </a:lnTo>
                                <a:lnTo>
                                  <a:pt x="107834" y="210411"/>
                                </a:lnTo>
                                <a:lnTo>
                                  <a:pt x="119942" y="250257"/>
                                </a:lnTo>
                                <a:lnTo>
                                  <a:pt x="146378" y="282437"/>
                                </a:lnTo>
                                <a:lnTo>
                                  <a:pt x="183117" y="302051"/>
                                </a:lnTo>
                                <a:lnTo>
                                  <a:pt x="214052" y="306621"/>
                                </a:lnTo>
                                <a:lnTo>
                                  <a:pt x="384810" y="306621"/>
                                </a:lnTo>
                                <a:lnTo>
                                  <a:pt x="384810" y="429767"/>
                                </a:lnTo>
                                <a:close/>
                              </a:path>
                              <a:path w="384810" h="429895">
                                <a:moveTo>
                                  <a:pt x="384810" y="306621"/>
                                </a:moveTo>
                                <a:lnTo>
                                  <a:pt x="214052" y="306621"/>
                                </a:lnTo>
                                <a:lnTo>
                                  <a:pt x="224565" y="306113"/>
                                </a:lnTo>
                                <a:lnTo>
                                  <a:pt x="234876" y="304590"/>
                                </a:lnTo>
                                <a:lnTo>
                                  <a:pt x="273355" y="288651"/>
                                </a:lnTo>
                                <a:lnTo>
                                  <a:pt x="302805" y="259200"/>
                                </a:lnTo>
                                <a:lnTo>
                                  <a:pt x="318744" y="220722"/>
                                </a:lnTo>
                                <a:lnTo>
                                  <a:pt x="320776" y="199897"/>
                                </a:lnTo>
                                <a:lnTo>
                                  <a:pt x="320267" y="189384"/>
                                </a:lnTo>
                                <a:lnTo>
                                  <a:pt x="308159" y="149536"/>
                                </a:lnTo>
                                <a:lnTo>
                                  <a:pt x="281723" y="117357"/>
                                </a:lnTo>
                                <a:lnTo>
                                  <a:pt x="244985" y="97743"/>
                                </a:lnTo>
                                <a:lnTo>
                                  <a:pt x="214052" y="93173"/>
                                </a:lnTo>
                                <a:lnTo>
                                  <a:pt x="384810" y="93173"/>
                                </a:lnTo>
                                <a:lnTo>
                                  <a:pt x="384810" y="306621"/>
                                </a:lnTo>
                                <a:close/>
                              </a:path>
                            </a:pathLst>
                          </a:custGeom>
                          <a:solidFill>
                            <a:srgbClr val="000000">
                              <a:alpha val="19999"/>
                            </a:srgbClr>
                          </a:solidFill>
                        </wps:spPr>
                        <wps:bodyPr wrap="square" lIns="0" tIns="0" rIns="0" bIns="0" rtlCol="0">
                          <a:noAutofit/>
                        </wps:bodyPr>
                      </wps:wsp>
                      <pic:pic xmlns:pic="http://schemas.openxmlformats.org/drawingml/2006/picture">
                        <pic:nvPicPr>
                          <pic:cNvPr id="128" name="Image 128"/>
                          <pic:cNvPicPr/>
                        </pic:nvPicPr>
                        <pic:blipFill>
                          <a:blip r:embed="rId8" cstate="print"/>
                          <a:stretch>
                            <a:fillRect/>
                          </a:stretch>
                        </pic:blipFill>
                        <pic:spPr>
                          <a:xfrm>
                            <a:off x="100212" y="86057"/>
                            <a:ext cx="227678" cy="227678"/>
                          </a:xfrm>
                          <a:prstGeom prst="rect">
                            <a:avLst/>
                          </a:prstGeom>
                        </pic:spPr>
                      </pic:pic>
                    </wpg:wgp>
                  </a:graphicData>
                </a:graphic>
              </wp:anchor>
            </w:drawing>
          </mc:Choice>
          <mc:Fallback>
            <w:pict>
              <v:group id="_x0000_s1026" o:spid="_x0000_s1026" o:spt="203" style="position:absolute;left:0pt;margin-left:553.2pt;margin-top:5.8pt;height:33.85pt;width:30.3pt;mso-position-horizontal-relative:page;z-index:251698176;mso-width-relative:page;mso-height-relative:page;" coordsize="384810,429895" o:gfxdata="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KomDr62AAAAIQEAABkAAABkcnMvX3JlbHMv&#10;ZTJvRG9jLnhtbC5yZWxzhY9BasMwEEX3hdxBzD6WnUUoxbI3oeBtSA4wSGNZxBoJSS317SPIJoFA&#10;l/M//z2mH//8Kn4pZRdYQde0IIh1MI6tguvle/8JIhdkg2tgUrBRhnHYffRnWrHUUV5czKJSOCtY&#10;SolfUma9kMfchEhcmzkkj6WeycqI+oaW5KFtjzI9M2B4YYrJKEiT6UBctljN/7PDPDtNp6B/PHF5&#10;o5DOV3cFYrJUFHgyDh9h10S2IIdevjw23AF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">
                <o:lock v:ext="edit" aspectratio="f"/>
                <v:shape id="Graphic 127" o:spid="_x0000_s1026" o:spt="100" style="position:absolute;left:0;top:0;height:429895;width:384810;" fillcolor="#000000" filled="t" stroked="f" coordsize="384810,429895" o:gfxdata="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MJbV7sAAADc&#10;AAAADwAAAAAAAAABACAAAAAiAAAAZHJzL2Rvd25yZXYueG1sUEsBAhQAFAAAAAgAh07iQDMvBZ47&#10;AAAAOQAAABAAAAAAAAAAAQAgAAAACgEAAGRycy9zaGFwZXhtbC54bWxQSwUGAAAAAAYABgBbAQAA&#10;tAMAAAAA&#10;" path="m384810,429767l0,429767,0,0,384810,0,384810,93173,214052,93173,203538,93681,163691,105789,131510,132225,111895,168963,107327,199897,107834,210411,119942,250257,146378,282437,183117,302051,214052,306621,384810,306621,384810,429767xem384810,306621l214052,306621,224565,306113,234876,304590,273355,288651,302805,259200,318744,220722,320776,199897,320267,189384,308159,149536,281723,117357,244985,97743,214052,93173,384810,93173,384810,306621xe">
                  <v:fill on="t" opacity="13106f" focussize="0,0"/>
                  <v:stroke on="f"/>
                  <v:imagedata o:title=""/>
                  <o:lock v:ext="edit" aspectratio="f"/>
                  <v:textbox inset="0mm,0mm,0mm,0mm"/>
                </v:shape>
                <v:shape id="Image 128" o:spid="_x0000_s1026" o:spt="75" type="#_x0000_t75" style="position:absolute;left:100212;top:86057;height:227678;width:227678;" filled="f" o:preferrelative="t" stroked="f" coordsize="21600,21600" o:gfxdata="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JkJzvQAA&#10;ANwAAAAPAAAAAAAAAAEAIAAAACIAAABkcnMvZG93bnJldi54bWxQSwECFAAUAAAACACHTuJAMy8F&#10;njsAAAA5AAAAEAAAAAAAAAABACAAAAAMAQAAZHJzL3NoYXBleG1sLnhtbFBLBQYAAAAABgAGAFsB&#10;AAC2AwAAAAA=&#10;">
                  <v:fill on="f" focussize="0,0"/>
                  <v:stroke on="f"/>
                  <v:imagedata r:id="rId8" o:title=""/>
                  <o:lock v:ext="edit" aspectratio="f"/>
                </v:shape>
              </v:group>
            </w:pict>
          </mc:Fallback>
        </mc:AlternateContent>
      </w:r>
      <w:r>
        <w:rPr>
          <w:color w:val="001A1D"/>
          <w:w w:val="105"/>
          <w:sz w:val="16"/>
        </w:rPr>
        <w:t>$sudo</w:t>
      </w:r>
      <w:r>
        <w:rPr>
          <w:color w:val="001A1D"/>
          <w:spacing w:val="-4"/>
          <w:w w:val="105"/>
          <w:sz w:val="16"/>
        </w:rPr>
        <w:t xml:space="preserve"> </w:t>
      </w:r>
      <w:r>
        <w:rPr>
          <w:color w:val="001A1D"/>
          <w:w w:val="105"/>
          <w:sz w:val="16"/>
        </w:rPr>
        <w:t>sysctl</w:t>
      </w:r>
      <w:r>
        <w:rPr>
          <w:color w:val="001A1D"/>
          <w:spacing w:val="-4"/>
          <w:w w:val="105"/>
          <w:sz w:val="16"/>
        </w:rPr>
        <w:t xml:space="preserve"> </w:t>
      </w:r>
      <w:r>
        <w:rPr>
          <w:color w:val="001A1D"/>
          <w:w w:val="105"/>
          <w:sz w:val="16"/>
        </w:rPr>
        <w:t>–w</w:t>
      </w:r>
      <w:r>
        <w:rPr>
          <w:color w:val="001A1D"/>
          <w:spacing w:val="39"/>
          <w:w w:val="105"/>
          <w:sz w:val="16"/>
        </w:rPr>
        <w:t xml:space="preserve"> </w:t>
      </w:r>
      <w:r>
        <w:rPr>
          <w:color w:val="001A1D"/>
          <w:spacing w:val="-2"/>
          <w:w w:val="105"/>
          <w:sz w:val="16"/>
        </w:rPr>
        <w:t>kernel.randomize_va_space=0</w:t>
      </w:r>
    </w:p>
    <w:p>
      <w:pPr>
        <w:pStyle w:val="5"/>
        <w:numPr>
          <w:ilvl w:val="0"/>
          <w:numId w:val="49"/>
        </w:numPr>
        <w:tabs>
          <w:tab w:val="left" w:pos="1098"/>
        </w:tabs>
        <w:spacing w:before="169"/>
        <w:ind w:left="1098" w:hanging="294"/>
        <w:rPr>
          <w:sz w:val="16"/>
        </w:rPr>
      </w:pPr>
      <w:r>
        <w:drawing>
          <wp:anchor distT="0" distB="0" distL="0" distR="0" simplePos="0" relativeHeight="251695104" behindDoc="0" locked="0" layoutInCell="1" allowOverlap="1">
            <wp:simplePos x="0" y="0"/>
            <wp:positionH relativeFrom="page">
              <wp:posOffset>611505</wp:posOffset>
            </wp:positionH>
            <wp:positionV relativeFrom="paragraph">
              <wp:posOffset>131445</wp:posOffset>
            </wp:positionV>
            <wp:extent cx="92710" cy="92710"/>
            <wp:effectExtent l="0" t="0" r="0" b="0"/>
            <wp:wrapNone/>
            <wp:docPr id="129" name="Image 129"/>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166" cstate="print"/>
                    <a:stretch>
                      <a:fillRect/>
                    </a:stretch>
                  </pic:blipFill>
                  <pic:spPr>
                    <a:xfrm>
                      <a:off x="0" y="0"/>
                      <a:ext cx="92494" cy="92494"/>
                    </a:xfrm>
                    <a:prstGeom prst="rect">
                      <a:avLst/>
                    </a:prstGeom>
                  </pic:spPr>
                </pic:pic>
              </a:graphicData>
            </a:graphic>
          </wp:anchor>
        </w:drawing>
      </w:r>
      <w:r>
        <w:rPr>
          <w:color w:val="001A1D"/>
          <w:w w:val="105"/>
          <w:sz w:val="16"/>
        </w:rPr>
        <w:t>$sudo</w:t>
      </w:r>
      <w:r>
        <w:rPr>
          <w:color w:val="001A1D"/>
          <w:spacing w:val="-4"/>
          <w:w w:val="105"/>
          <w:sz w:val="16"/>
        </w:rPr>
        <w:t xml:space="preserve"> </w:t>
      </w:r>
      <w:r>
        <w:rPr>
          <w:color w:val="001A1D"/>
          <w:w w:val="105"/>
          <w:sz w:val="16"/>
        </w:rPr>
        <w:t>sysctl</w:t>
      </w:r>
      <w:r>
        <w:rPr>
          <w:color w:val="001A1D"/>
          <w:spacing w:val="-4"/>
          <w:w w:val="105"/>
          <w:sz w:val="16"/>
        </w:rPr>
        <w:t xml:space="preserve"> </w:t>
      </w:r>
      <w:r>
        <w:rPr>
          <w:color w:val="001A1D"/>
          <w:w w:val="105"/>
          <w:sz w:val="16"/>
        </w:rPr>
        <w:t>–w</w:t>
      </w:r>
      <w:r>
        <w:rPr>
          <w:color w:val="001A1D"/>
          <w:spacing w:val="39"/>
          <w:w w:val="105"/>
          <w:sz w:val="16"/>
        </w:rPr>
        <w:t xml:space="preserve"> </w:t>
      </w:r>
      <w:r>
        <w:rPr>
          <w:color w:val="001A1D"/>
          <w:spacing w:val="-2"/>
          <w:w w:val="105"/>
          <w:sz w:val="16"/>
        </w:rPr>
        <w:t>kernel.randomize_as_space=0</w:t>
      </w:r>
    </w:p>
    <w:p>
      <w:pPr>
        <w:pStyle w:val="5"/>
        <w:numPr>
          <w:ilvl w:val="0"/>
          <w:numId w:val="49"/>
        </w:numPr>
        <w:tabs>
          <w:tab w:val="left" w:pos="1098"/>
        </w:tabs>
        <w:spacing w:line="468" w:lineRule="auto"/>
        <w:ind w:left="793" w:right="6727" w:firstLine="11"/>
        <w:rPr>
          <w:sz w:val="16"/>
        </w:rPr>
      </w:pPr>
      <w:r>
        <w:drawing>
          <wp:anchor distT="0" distB="0" distL="0" distR="0" simplePos="0" relativeHeight="251695104"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130" name="Image 130"/>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167" cstate="print"/>
                    <a:stretch>
                      <a:fillRect/>
                    </a:stretch>
                  </pic:blipFill>
                  <pic:spPr>
                    <a:xfrm>
                      <a:off x="0" y="0"/>
                      <a:ext cx="92494" cy="92494"/>
                    </a:xfrm>
                    <a:prstGeom prst="rect">
                      <a:avLst/>
                    </a:prstGeom>
                  </pic:spPr>
                </pic:pic>
              </a:graphicData>
            </a:graphic>
          </wp:anchor>
        </w:drawing>
      </w:r>
      <w:r>
        <w:rPr>
          <w:color w:val="001A1D"/>
          <w:w w:val="105"/>
          <w:sz w:val="16"/>
        </w:rPr>
        <w:t>$sudo</w:t>
      </w:r>
      <w:r>
        <w:rPr>
          <w:color w:val="001A1D"/>
          <w:spacing w:val="-12"/>
          <w:w w:val="105"/>
          <w:sz w:val="16"/>
        </w:rPr>
        <w:t xml:space="preserve"> </w:t>
      </w:r>
      <w:r>
        <w:rPr>
          <w:color w:val="001A1D"/>
          <w:w w:val="105"/>
          <w:sz w:val="16"/>
        </w:rPr>
        <w:t>sysctl</w:t>
      </w:r>
      <w:r>
        <w:rPr>
          <w:color w:val="001A1D"/>
          <w:spacing w:val="-11"/>
          <w:w w:val="105"/>
          <w:sz w:val="16"/>
        </w:rPr>
        <w:t xml:space="preserve"> </w:t>
      </w:r>
      <w:r>
        <w:rPr>
          <w:color w:val="001A1D"/>
          <w:w w:val="105"/>
          <w:sz w:val="16"/>
        </w:rPr>
        <w:t>–w</w:t>
      </w:r>
      <w:r>
        <w:rPr>
          <w:color w:val="001A1D"/>
          <w:spacing w:val="12"/>
          <w:w w:val="105"/>
          <w:sz w:val="16"/>
        </w:rPr>
        <w:t xml:space="preserve"> </w:t>
      </w:r>
      <w:r>
        <w:rPr>
          <w:color w:val="001A1D"/>
          <w:w w:val="105"/>
          <w:sz w:val="16"/>
        </w:rPr>
        <w:t xml:space="preserve">kernel.randomize_ram_space=0 </w:t>
      </w:r>
      <w:r>
        <w:rPr>
          <w:color w:val="0E6BBE"/>
          <w:w w:val="105"/>
          <w:sz w:val="16"/>
        </w:rPr>
        <w:t>Clear my choice</w:t>
      </w:r>
    </w:p>
    <w:p>
      <w:pPr>
        <w:pStyle w:val="4"/>
        <w:spacing w:before="94"/>
        <w:rPr>
          <w:sz w:val="20"/>
        </w:rPr>
      </w:pPr>
      <w:r>
        <mc:AlternateContent>
          <mc:Choice Requires="wpg">
            <w:drawing>
              <wp:anchor distT="0" distB="0" distL="0" distR="0" simplePos="0" relativeHeight="251799552" behindDoc="1" locked="0" layoutInCell="1" allowOverlap="1">
                <wp:simplePos x="0" y="0"/>
                <wp:positionH relativeFrom="page">
                  <wp:posOffset>408940</wp:posOffset>
                </wp:positionH>
                <wp:positionV relativeFrom="paragraph">
                  <wp:posOffset>243840</wp:posOffset>
                </wp:positionV>
                <wp:extent cx="6944360" cy="590550"/>
                <wp:effectExtent l="0" t="0" r="0" b="0"/>
                <wp:wrapTopAndBottom/>
                <wp:docPr id="131" name="Group 131"/>
                <wp:cNvGraphicFramePr/>
                <a:graphic xmlns:a="http://schemas.openxmlformats.org/drawingml/2006/main">
                  <a:graphicData uri="http://schemas.microsoft.com/office/word/2010/wordprocessingGroup">
                    <wpg:wgp>
                      <wpg:cNvGrpSpPr/>
                      <wpg:grpSpPr>
                        <a:xfrm>
                          <a:off x="0" y="0"/>
                          <a:ext cx="6944359" cy="590550"/>
                          <a:chOff x="0" y="0"/>
                          <a:chExt cx="6944359" cy="590550"/>
                        </a:xfrm>
                      </wpg:grpSpPr>
                      <wps:wsp>
                        <wps:cNvPr id="132" name="Graphic 132"/>
                        <wps:cNvSpPr/>
                        <wps:spPr>
                          <a:xfrm>
                            <a:off x="3557" y="3557"/>
                            <a:ext cx="6937375" cy="583565"/>
                          </a:xfrm>
                          <a:custGeom>
                            <a:avLst/>
                            <a:gdLst/>
                            <a:ahLst/>
                            <a:cxnLst/>
                            <a:rect l="l" t="t" r="r" b="b"/>
                            <a:pathLst>
                              <a:path w="6937375" h="583565">
                                <a:moveTo>
                                  <a:pt x="0" y="572753"/>
                                </a:moveTo>
                                <a:lnTo>
                                  <a:pt x="0" y="10672"/>
                                </a:lnTo>
                                <a:lnTo>
                                  <a:pt x="0" y="7722"/>
                                </a:lnTo>
                                <a:lnTo>
                                  <a:pt x="1041" y="5207"/>
                                </a:lnTo>
                                <a:lnTo>
                                  <a:pt x="3125" y="3123"/>
                                </a:lnTo>
                                <a:lnTo>
                                  <a:pt x="5209" y="1042"/>
                                </a:lnTo>
                                <a:lnTo>
                                  <a:pt x="7725" y="0"/>
                                </a:lnTo>
                                <a:lnTo>
                                  <a:pt x="10672" y="0"/>
                                </a:lnTo>
                                <a:lnTo>
                                  <a:pt x="6926398" y="0"/>
                                </a:lnTo>
                                <a:lnTo>
                                  <a:pt x="6929345" y="0"/>
                                </a:lnTo>
                                <a:lnTo>
                                  <a:pt x="6931860" y="1042"/>
                                </a:lnTo>
                                <a:lnTo>
                                  <a:pt x="6933944" y="3123"/>
                                </a:lnTo>
                                <a:lnTo>
                                  <a:pt x="6936028" y="5207"/>
                                </a:lnTo>
                                <a:lnTo>
                                  <a:pt x="6937070" y="7722"/>
                                </a:lnTo>
                                <a:lnTo>
                                  <a:pt x="6937071" y="10672"/>
                                </a:lnTo>
                                <a:lnTo>
                                  <a:pt x="6937071" y="572753"/>
                                </a:lnTo>
                                <a:lnTo>
                                  <a:pt x="6926398" y="583425"/>
                                </a:lnTo>
                                <a:lnTo>
                                  <a:pt x="10672" y="583425"/>
                                </a:lnTo>
                                <a:lnTo>
                                  <a:pt x="0" y="575695"/>
                                </a:lnTo>
                                <a:lnTo>
                                  <a:pt x="0" y="572753"/>
                                </a:lnTo>
                                <a:close/>
                              </a:path>
                            </a:pathLst>
                          </a:custGeom>
                          <a:ln w="7114">
                            <a:solidFill>
                              <a:srgbClr val="CAD0D6"/>
                            </a:solidFill>
                            <a:prstDash val="solid"/>
                          </a:ln>
                        </wps:spPr>
                        <wps:bodyPr wrap="square" lIns="0" tIns="0" rIns="0" bIns="0" rtlCol="0">
                          <a:noAutofit/>
                        </wps:bodyPr>
                      </wps:wsp>
                      <wps:wsp>
                        <wps:cNvPr id="133" name="Graphic 133"/>
                        <wps:cNvSpPr/>
                        <wps:spPr>
                          <a:xfrm>
                            <a:off x="60477" y="394879"/>
                            <a:ext cx="448309" cy="128270"/>
                          </a:xfrm>
                          <a:custGeom>
                            <a:avLst/>
                            <a:gdLst/>
                            <a:ahLst/>
                            <a:cxnLst/>
                            <a:rect l="l" t="t" r="r" b="b"/>
                            <a:pathLst>
                              <a:path w="448309" h="128270">
                                <a:moveTo>
                                  <a:pt x="0" y="74706"/>
                                </a:moveTo>
                                <a:lnTo>
                                  <a:pt x="0" y="53362"/>
                                </a:lnTo>
                                <a:lnTo>
                                  <a:pt x="0" y="49856"/>
                                </a:lnTo>
                                <a:lnTo>
                                  <a:pt x="341" y="46382"/>
                                </a:lnTo>
                                <a:lnTo>
                                  <a:pt x="1025" y="42946"/>
                                </a:lnTo>
                                <a:lnTo>
                                  <a:pt x="1708" y="39507"/>
                                </a:lnTo>
                                <a:lnTo>
                                  <a:pt x="2721" y="36168"/>
                                </a:lnTo>
                                <a:lnTo>
                                  <a:pt x="15629" y="15626"/>
                                </a:lnTo>
                                <a:lnTo>
                                  <a:pt x="18106" y="13149"/>
                                </a:lnTo>
                                <a:lnTo>
                                  <a:pt x="20802" y="10936"/>
                                </a:lnTo>
                                <a:lnTo>
                                  <a:pt x="23715" y="8991"/>
                                </a:lnTo>
                                <a:lnTo>
                                  <a:pt x="26629" y="7045"/>
                                </a:lnTo>
                                <a:lnTo>
                                  <a:pt x="42951" y="1024"/>
                                </a:lnTo>
                                <a:lnTo>
                                  <a:pt x="46388" y="340"/>
                                </a:lnTo>
                                <a:lnTo>
                                  <a:pt x="49858" y="0"/>
                                </a:lnTo>
                                <a:lnTo>
                                  <a:pt x="53362" y="0"/>
                                </a:lnTo>
                                <a:lnTo>
                                  <a:pt x="394879" y="0"/>
                                </a:lnTo>
                                <a:lnTo>
                                  <a:pt x="398383" y="0"/>
                                </a:lnTo>
                                <a:lnTo>
                                  <a:pt x="401853" y="340"/>
                                </a:lnTo>
                                <a:lnTo>
                                  <a:pt x="405289" y="1024"/>
                                </a:lnTo>
                                <a:lnTo>
                                  <a:pt x="408726" y="1702"/>
                                </a:lnTo>
                                <a:lnTo>
                                  <a:pt x="424525" y="8991"/>
                                </a:lnTo>
                                <a:lnTo>
                                  <a:pt x="427439" y="10936"/>
                                </a:lnTo>
                                <a:lnTo>
                                  <a:pt x="430134" y="13149"/>
                                </a:lnTo>
                                <a:lnTo>
                                  <a:pt x="432612" y="15626"/>
                                </a:lnTo>
                                <a:lnTo>
                                  <a:pt x="435089" y="18103"/>
                                </a:lnTo>
                                <a:lnTo>
                                  <a:pt x="444179" y="32934"/>
                                </a:lnTo>
                                <a:lnTo>
                                  <a:pt x="445520" y="36168"/>
                                </a:lnTo>
                                <a:lnTo>
                                  <a:pt x="446532" y="39507"/>
                                </a:lnTo>
                                <a:lnTo>
                                  <a:pt x="447216" y="42946"/>
                                </a:lnTo>
                                <a:lnTo>
                                  <a:pt x="447899" y="46382"/>
                                </a:lnTo>
                                <a:lnTo>
                                  <a:pt x="448241" y="49856"/>
                                </a:lnTo>
                                <a:lnTo>
                                  <a:pt x="448241" y="53362"/>
                                </a:lnTo>
                                <a:lnTo>
                                  <a:pt x="448241" y="74706"/>
                                </a:lnTo>
                                <a:lnTo>
                                  <a:pt x="448241" y="78208"/>
                                </a:lnTo>
                                <a:lnTo>
                                  <a:pt x="447899" y="81676"/>
                                </a:lnTo>
                                <a:lnTo>
                                  <a:pt x="447216" y="85111"/>
                                </a:lnTo>
                                <a:lnTo>
                                  <a:pt x="446532" y="88547"/>
                                </a:lnTo>
                                <a:lnTo>
                                  <a:pt x="439248" y="104347"/>
                                </a:lnTo>
                                <a:lnTo>
                                  <a:pt x="437301" y="107262"/>
                                </a:lnTo>
                                <a:lnTo>
                                  <a:pt x="435089" y="109962"/>
                                </a:lnTo>
                                <a:lnTo>
                                  <a:pt x="432612" y="112438"/>
                                </a:lnTo>
                                <a:lnTo>
                                  <a:pt x="430134" y="114916"/>
                                </a:lnTo>
                                <a:lnTo>
                                  <a:pt x="427439" y="117125"/>
                                </a:lnTo>
                                <a:lnTo>
                                  <a:pt x="424525" y="119071"/>
                                </a:lnTo>
                                <a:lnTo>
                                  <a:pt x="421612" y="121020"/>
                                </a:lnTo>
                                <a:lnTo>
                                  <a:pt x="405289" y="127040"/>
                                </a:lnTo>
                                <a:lnTo>
                                  <a:pt x="401853" y="127725"/>
                                </a:lnTo>
                                <a:lnTo>
                                  <a:pt x="398383" y="128069"/>
                                </a:lnTo>
                                <a:lnTo>
                                  <a:pt x="394879" y="128069"/>
                                </a:lnTo>
                                <a:lnTo>
                                  <a:pt x="53362" y="128069"/>
                                </a:lnTo>
                                <a:lnTo>
                                  <a:pt x="49858" y="128069"/>
                                </a:lnTo>
                                <a:lnTo>
                                  <a:pt x="46388" y="127725"/>
                                </a:lnTo>
                                <a:lnTo>
                                  <a:pt x="15629" y="112438"/>
                                </a:lnTo>
                                <a:lnTo>
                                  <a:pt x="13151" y="109962"/>
                                </a:lnTo>
                                <a:lnTo>
                                  <a:pt x="10939" y="107262"/>
                                </a:lnTo>
                                <a:lnTo>
                                  <a:pt x="8993" y="104347"/>
                                </a:lnTo>
                                <a:lnTo>
                                  <a:pt x="7046" y="101436"/>
                                </a:lnTo>
                                <a:lnTo>
                                  <a:pt x="0" y="78208"/>
                                </a:lnTo>
                                <a:lnTo>
                                  <a:pt x="0" y="74706"/>
                                </a:lnTo>
                                <a:close/>
                              </a:path>
                            </a:pathLst>
                          </a:custGeom>
                          <a:ln w="7114">
                            <a:solidFill>
                              <a:srgbClr val="000000"/>
                            </a:solidFill>
                            <a:prstDash val="solid"/>
                          </a:ln>
                        </wps:spPr>
                        <wps:bodyPr wrap="square" lIns="0" tIns="0" rIns="0" bIns="0" rtlCol="0">
                          <a:noAutofit/>
                        </wps:bodyPr>
                      </wps:wsp>
                      <wps:wsp>
                        <wps:cNvPr id="134" name="Textbox 134"/>
                        <wps:cNvSpPr txBox="1"/>
                        <wps:spPr>
                          <a:xfrm>
                            <a:off x="10977" y="9197"/>
                            <a:ext cx="6922770" cy="572770"/>
                          </a:xfrm>
                          <a:prstGeom prst="rect">
                            <a:avLst/>
                          </a:prstGeom>
                        </wps:spPr>
                        <wps:txbx>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14</w:t>
                              </w:r>
                            </w:p>
                            <w:p>
                              <w:pPr>
                                <w:spacing w:before="68"/>
                                <w:ind w:left="77"/>
                                <w:rPr>
                                  <w:sz w:val="13"/>
                                </w:rPr>
                              </w:pPr>
                              <w:r>
                                <w:rPr>
                                  <w:color w:val="1C2025"/>
                                  <w:sz w:val="13"/>
                                </w:rPr>
                                <w:t>Not</w:t>
                              </w:r>
                              <w:r>
                                <w:rPr>
                                  <w:color w:val="1C2025"/>
                                  <w:spacing w:val="3"/>
                                  <w:sz w:val="13"/>
                                </w:rPr>
                                <w:t xml:space="preserve"> </w:t>
                              </w:r>
                              <w:r>
                                <w:rPr>
                                  <w:color w:val="1C2025"/>
                                  <w:sz w:val="13"/>
                                </w:rPr>
                                <w:t>yet</w:t>
                              </w:r>
                              <w:r>
                                <w:rPr>
                                  <w:color w:val="1C2025"/>
                                  <w:spacing w:val="4"/>
                                  <w:sz w:val="13"/>
                                </w:rPr>
                                <w:t xml:space="preserve"> </w:t>
                              </w:r>
                              <w:r>
                                <w:rPr>
                                  <w:color w:val="1C2025"/>
                                  <w:spacing w:val="-2"/>
                                  <w:sz w:val="13"/>
                                </w:rPr>
                                <w:t>answered</w:t>
                              </w:r>
                            </w:p>
                            <w:p>
                              <w:pPr>
                                <w:spacing w:before="84"/>
                                <w:ind w:left="138"/>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19.2pt;height:46.5pt;width:546.8pt;mso-position-horizontal-relative:page;mso-wrap-distance-bottom:0pt;mso-wrap-distance-top:0pt;z-index:-251516928;mso-width-relative:page;mso-height-relative:page;" coordsize="6944359,590550" o:gfxdata="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">
                <o:lock v:ext="edit" aspectratio="f"/>
                <v:shape id="Graphic 132" o:spid="_x0000_s1026" o:spt="100" style="position:absolute;left:3557;top:3557;height:583565;width:6937375;" filled="f" stroked="t" coordsize="6937375,583565" o:gfxdata="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NGUSPC2AAAA3AAAAA8A&#10;AAAAAAAAAQAgAAAAIgAAAGRycy9kb3ducmV2LnhtbFBLAQIUABQAAAAIAIdO4kAzLwWeOwAAADkA&#10;AAAQAAAAAAAAAAEAIAAAAAUBAABkcnMvc2hhcGV4bWwueG1sUEsFBgAAAAAGAAYAWwEAAK8DAAAA&#10;AA==&#10;" path="m0,572753l0,10672,0,7722,1041,5207,3125,3123,5209,1042,7725,0,10672,0,6926398,0,6929345,0,6931860,1042,6933944,3123,6936028,5207,6937070,7722,6937071,10672,6937071,572753,6926398,583425,10672,583425,0,575695,0,572753xe">
                  <v:fill on="f" focussize="0,0"/>
                  <v:stroke weight="0.560157480314961pt" color="#CAD0D6" joinstyle="round"/>
                  <v:imagedata o:title=""/>
                  <o:lock v:ext="edit" aspectratio="f"/>
                  <v:textbox inset="0mm,0mm,0mm,0mm"/>
                </v:shape>
                <v:shape id="Graphic 133" o:spid="_x0000_s1026" o:spt="100" style="position:absolute;left:60477;top:394879;height:128270;width:448309;" filled="f" stroked="t" coordsize="448309,128270" o:gfxdata="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B2T8ugAAANwA&#10;AAAPAAAAAAAAAAEAIAAAACIAAABkcnMvZG93bnJldi54bWxQSwECFAAUAAAACACHTuJAMy8FnjsA&#10;AAA5AAAAEAAAAAAAAAABACAAAAAJAQAAZHJzL3NoYXBleG1sLnhtbFBLBQYAAAAABgAGAFsBAACz&#10;AwAAAAA=&#10;" path="m0,74706l0,53362,0,49856,341,46382,1025,42946,1708,39507,2721,36168,15629,15626,18106,13149,20802,10936,23715,8991,26629,7045,42951,1024,46388,340,49858,0,53362,0,394879,0,398383,0,401853,340,405289,1024,408726,1702,424525,8991,427439,10936,430134,13149,432612,15626,435089,18103,444179,32934,445520,36168,446532,39507,447216,42946,447899,46382,448241,49856,448241,53362,448241,74706,448241,78208,447899,81676,447216,85111,446532,88547,439248,104347,437301,107262,435089,109962,432612,112438,430134,114916,427439,117125,424525,119071,421612,121020,405289,127040,401853,127725,398383,128069,394879,128069,53362,128069,49858,128069,46388,127725,15629,112438,13151,109962,10939,107262,8993,104347,7046,101436,0,78208,0,74706xe">
                  <v:fill on="f" focussize="0,0"/>
                  <v:stroke weight="0.560157480314961pt" color="#000000" joinstyle="round"/>
                  <v:imagedata o:title=""/>
                  <o:lock v:ext="edit" aspectratio="f"/>
                  <v:textbox inset="0mm,0mm,0mm,0mm"/>
                </v:shape>
                <v:shape id="Textbox 134" o:spid="_x0000_s1026" o:spt="202" type="#_x0000_t202" style="position:absolute;left:10977;top:9197;height:572770;width:6922770;" filled="f" stroked="f" coordsize="21600,21600" o:gfxdata="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15rc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14</w:t>
                        </w:r>
                      </w:p>
                      <w:p>
                        <w:pPr>
                          <w:spacing w:before="68"/>
                          <w:ind w:left="77"/>
                          <w:rPr>
                            <w:sz w:val="13"/>
                          </w:rPr>
                        </w:pPr>
                        <w:r>
                          <w:rPr>
                            <w:color w:val="1C2025"/>
                            <w:sz w:val="13"/>
                          </w:rPr>
                          <w:t>Not</w:t>
                        </w:r>
                        <w:r>
                          <w:rPr>
                            <w:color w:val="1C2025"/>
                            <w:spacing w:val="3"/>
                            <w:sz w:val="13"/>
                          </w:rPr>
                          <w:t xml:space="preserve"> </w:t>
                        </w:r>
                        <w:r>
                          <w:rPr>
                            <w:color w:val="1C2025"/>
                            <w:sz w:val="13"/>
                          </w:rPr>
                          <w:t>yet</w:t>
                        </w:r>
                        <w:r>
                          <w:rPr>
                            <w:color w:val="1C2025"/>
                            <w:spacing w:val="4"/>
                            <w:sz w:val="13"/>
                          </w:rPr>
                          <w:t xml:space="preserve"> </w:t>
                        </w:r>
                        <w:r>
                          <w:rPr>
                            <w:color w:val="1C2025"/>
                            <w:spacing w:val="-2"/>
                            <w:sz w:val="13"/>
                          </w:rPr>
                          <w:t>answered</w:t>
                        </w:r>
                      </w:p>
                      <w:p>
                        <w:pPr>
                          <w:spacing w:before="84"/>
                          <w:ind w:left="138"/>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pPr>
    </w:p>
    <w:p>
      <w:pPr>
        <w:pStyle w:val="4"/>
        <w:spacing w:before="29"/>
      </w:pPr>
    </w:p>
    <w:p>
      <w:pPr>
        <w:pStyle w:val="4"/>
        <w:ind w:left="468"/>
      </w:pPr>
      <w:r>
        <w:rPr>
          <w:color w:val="001A1D"/>
          <w:w w:val="105"/>
        </w:rPr>
        <w:t>Phương</w:t>
      </w:r>
      <w:r>
        <w:rPr>
          <w:color w:val="001A1D"/>
          <w:spacing w:val="-5"/>
          <w:w w:val="105"/>
        </w:rPr>
        <w:t xml:space="preserve"> </w:t>
      </w:r>
      <w:r>
        <w:rPr>
          <w:color w:val="001A1D"/>
          <w:w w:val="105"/>
        </w:rPr>
        <w:t>pháp</w:t>
      </w:r>
      <w:r>
        <w:rPr>
          <w:color w:val="001A1D"/>
          <w:spacing w:val="-4"/>
          <w:w w:val="105"/>
        </w:rPr>
        <w:t xml:space="preserve"> </w:t>
      </w:r>
      <w:r>
        <w:rPr>
          <w:color w:val="001A1D"/>
          <w:w w:val="105"/>
        </w:rPr>
        <w:t>nào</w:t>
      </w:r>
      <w:r>
        <w:rPr>
          <w:color w:val="001A1D"/>
          <w:spacing w:val="-4"/>
          <w:w w:val="105"/>
        </w:rPr>
        <w:t xml:space="preserve"> </w:t>
      </w:r>
      <w:r>
        <w:rPr>
          <w:color w:val="001A1D"/>
          <w:w w:val="105"/>
        </w:rPr>
        <w:t>sau</w:t>
      </w:r>
      <w:r>
        <w:rPr>
          <w:color w:val="001A1D"/>
          <w:spacing w:val="-4"/>
          <w:w w:val="105"/>
        </w:rPr>
        <w:t xml:space="preserve"> </w:t>
      </w:r>
      <w:r>
        <w:rPr>
          <w:color w:val="001A1D"/>
          <w:w w:val="105"/>
        </w:rPr>
        <w:t>đây</w:t>
      </w:r>
      <w:r>
        <w:rPr>
          <w:color w:val="001A1D"/>
          <w:spacing w:val="-4"/>
          <w:w w:val="105"/>
        </w:rPr>
        <w:t xml:space="preserve"> </w:t>
      </w:r>
      <w:r>
        <w:rPr>
          <w:color w:val="001A1D"/>
          <w:w w:val="105"/>
        </w:rPr>
        <w:t>là</w:t>
      </w:r>
      <w:r>
        <w:rPr>
          <w:color w:val="001A1D"/>
          <w:spacing w:val="-4"/>
          <w:w w:val="105"/>
        </w:rPr>
        <w:t xml:space="preserve"> </w:t>
      </w:r>
      <w:r>
        <w:rPr>
          <w:color w:val="001A1D"/>
          <w:w w:val="105"/>
        </w:rPr>
        <w:t>TỐT</w:t>
      </w:r>
      <w:r>
        <w:rPr>
          <w:color w:val="001A1D"/>
          <w:spacing w:val="-4"/>
          <w:w w:val="105"/>
        </w:rPr>
        <w:t xml:space="preserve"> </w:t>
      </w:r>
      <w:r>
        <w:rPr>
          <w:color w:val="001A1D"/>
          <w:w w:val="105"/>
        </w:rPr>
        <w:t>NHẤT</w:t>
      </w:r>
      <w:r>
        <w:rPr>
          <w:color w:val="001A1D"/>
          <w:spacing w:val="-4"/>
          <w:w w:val="105"/>
        </w:rPr>
        <w:t xml:space="preserve"> </w:t>
      </w:r>
      <w:r>
        <w:rPr>
          <w:color w:val="001A1D"/>
          <w:w w:val="105"/>
        </w:rPr>
        <w:t>để</w:t>
      </w:r>
      <w:r>
        <w:rPr>
          <w:color w:val="001A1D"/>
          <w:spacing w:val="-4"/>
          <w:w w:val="105"/>
        </w:rPr>
        <w:t xml:space="preserve"> </w:t>
      </w:r>
      <w:r>
        <w:rPr>
          <w:color w:val="001A1D"/>
          <w:w w:val="105"/>
        </w:rPr>
        <w:t>giảm</w:t>
      </w:r>
      <w:r>
        <w:rPr>
          <w:color w:val="001A1D"/>
          <w:spacing w:val="-4"/>
          <w:w w:val="105"/>
        </w:rPr>
        <w:t xml:space="preserve"> </w:t>
      </w:r>
      <w:r>
        <w:rPr>
          <w:color w:val="001A1D"/>
          <w:w w:val="105"/>
        </w:rPr>
        <w:t>hiệu</w:t>
      </w:r>
      <w:r>
        <w:rPr>
          <w:color w:val="001A1D"/>
          <w:spacing w:val="-4"/>
          <w:w w:val="105"/>
        </w:rPr>
        <w:t xml:space="preserve"> </w:t>
      </w:r>
      <w:r>
        <w:rPr>
          <w:color w:val="001A1D"/>
          <w:w w:val="105"/>
        </w:rPr>
        <w:t>quả</w:t>
      </w:r>
      <w:r>
        <w:rPr>
          <w:color w:val="001A1D"/>
          <w:spacing w:val="-4"/>
          <w:w w:val="105"/>
        </w:rPr>
        <w:t xml:space="preserve"> </w:t>
      </w:r>
      <w:r>
        <w:rPr>
          <w:color w:val="001A1D"/>
          <w:w w:val="105"/>
        </w:rPr>
        <w:t>của</w:t>
      </w:r>
      <w:r>
        <w:rPr>
          <w:color w:val="001A1D"/>
          <w:spacing w:val="-4"/>
          <w:w w:val="105"/>
        </w:rPr>
        <w:t xml:space="preserve"> </w:t>
      </w:r>
      <w:r>
        <w:rPr>
          <w:color w:val="001A1D"/>
          <w:w w:val="105"/>
        </w:rPr>
        <w:t>các</w:t>
      </w:r>
      <w:r>
        <w:rPr>
          <w:color w:val="001A1D"/>
          <w:spacing w:val="-4"/>
          <w:w w:val="105"/>
        </w:rPr>
        <w:t xml:space="preserve"> </w:t>
      </w:r>
      <w:r>
        <w:rPr>
          <w:color w:val="001A1D"/>
          <w:w w:val="105"/>
        </w:rPr>
        <w:t>cuộc</w:t>
      </w:r>
      <w:r>
        <w:rPr>
          <w:color w:val="001A1D"/>
          <w:spacing w:val="-5"/>
          <w:w w:val="105"/>
        </w:rPr>
        <w:t xml:space="preserve"> </w:t>
      </w:r>
      <w:r>
        <w:rPr>
          <w:color w:val="001A1D"/>
          <w:w w:val="105"/>
        </w:rPr>
        <w:t>tấn</w:t>
      </w:r>
      <w:r>
        <w:rPr>
          <w:color w:val="001A1D"/>
          <w:spacing w:val="-4"/>
          <w:w w:val="105"/>
        </w:rPr>
        <w:t xml:space="preserve"> </w:t>
      </w:r>
      <w:r>
        <w:rPr>
          <w:color w:val="001A1D"/>
          <w:w w:val="105"/>
        </w:rPr>
        <w:t>công</w:t>
      </w:r>
      <w:r>
        <w:rPr>
          <w:color w:val="001A1D"/>
          <w:spacing w:val="-4"/>
          <w:w w:val="105"/>
        </w:rPr>
        <w:t xml:space="preserve"> </w:t>
      </w:r>
      <w:r>
        <w:rPr>
          <w:color w:val="001A1D"/>
          <w:w w:val="105"/>
        </w:rPr>
        <w:t>lừa</w:t>
      </w:r>
      <w:r>
        <w:rPr>
          <w:color w:val="001A1D"/>
          <w:spacing w:val="-4"/>
          <w:w w:val="105"/>
        </w:rPr>
        <w:t xml:space="preserve"> </w:t>
      </w:r>
      <w:r>
        <w:rPr>
          <w:color w:val="001A1D"/>
          <w:w w:val="105"/>
        </w:rPr>
        <w:t>đảo</w:t>
      </w:r>
      <w:r>
        <w:rPr>
          <w:color w:val="001A1D"/>
          <w:spacing w:val="-4"/>
          <w:w w:val="105"/>
        </w:rPr>
        <w:t xml:space="preserve"> </w:t>
      </w:r>
      <w:r>
        <w:rPr>
          <w:color w:val="001A1D"/>
          <w:w w:val="105"/>
        </w:rPr>
        <w:t>trên</w:t>
      </w:r>
      <w:r>
        <w:rPr>
          <w:color w:val="001A1D"/>
          <w:spacing w:val="-4"/>
          <w:w w:val="105"/>
        </w:rPr>
        <w:t xml:space="preserve"> </w:t>
      </w:r>
      <w:r>
        <w:rPr>
          <w:color w:val="001A1D"/>
          <w:spacing w:val="-2"/>
          <w:w w:val="105"/>
        </w:rPr>
        <w:t>mạng?</w:t>
      </w:r>
    </w:p>
    <w:p>
      <w:pPr>
        <w:pStyle w:val="4"/>
        <w:spacing w:before="112"/>
      </w:pPr>
    </w:p>
    <w:p>
      <w:pPr>
        <w:pStyle w:val="5"/>
        <w:numPr>
          <w:ilvl w:val="0"/>
          <w:numId w:val="50"/>
        </w:numPr>
        <w:tabs>
          <w:tab w:val="left" w:pos="1098"/>
        </w:tabs>
        <w:spacing w:before="0"/>
        <w:ind w:left="1098" w:hanging="294"/>
        <w:rPr>
          <w:sz w:val="16"/>
        </w:rPr>
      </w:pPr>
      <w:r>
        <w:drawing>
          <wp:anchor distT="0" distB="0" distL="0" distR="0" simplePos="0" relativeHeight="251696128"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135" name="Image 135"/>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168" cstate="print"/>
                    <a:stretch>
                      <a:fillRect/>
                    </a:stretch>
                  </pic:blipFill>
                  <pic:spPr>
                    <a:xfrm>
                      <a:off x="0" y="0"/>
                      <a:ext cx="92494" cy="92494"/>
                    </a:xfrm>
                    <a:prstGeom prst="rect">
                      <a:avLst/>
                    </a:prstGeom>
                  </pic:spPr>
                </pic:pic>
              </a:graphicData>
            </a:graphic>
          </wp:anchor>
        </w:drawing>
      </w:r>
      <w:r>
        <w:rPr>
          <w:color w:val="001A1D"/>
          <w:w w:val="105"/>
          <w:sz w:val="16"/>
        </w:rPr>
        <w:t>Đào</w:t>
      </w:r>
      <w:r>
        <w:rPr>
          <w:color w:val="001A1D"/>
          <w:spacing w:val="-5"/>
          <w:w w:val="105"/>
          <w:sz w:val="16"/>
        </w:rPr>
        <w:t xml:space="preserve"> </w:t>
      </w:r>
      <w:r>
        <w:rPr>
          <w:color w:val="001A1D"/>
          <w:w w:val="105"/>
          <w:sz w:val="16"/>
        </w:rPr>
        <w:t>tạo</w:t>
      </w:r>
      <w:r>
        <w:rPr>
          <w:color w:val="001A1D"/>
          <w:spacing w:val="-4"/>
          <w:w w:val="105"/>
          <w:sz w:val="16"/>
        </w:rPr>
        <w:t xml:space="preserve"> </w:t>
      </w:r>
      <w:r>
        <w:rPr>
          <w:color w:val="001A1D"/>
          <w:w w:val="105"/>
          <w:sz w:val="16"/>
        </w:rPr>
        <w:t>nâng</w:t>
      </w:r>
      <w:r>
        <w:rPr>
          <w:color w:val="001A1D"/>
          <w:spacing w:val="-4"/>
          <w:w w:val="105"/>
          <w:sz w:val="16"/>
        </w:rPr>
        <w:t xml:space="preserve"> </w:t>
      </w:r>
      <w:r>
        <w:rPr>
          <w:color w:val="001A1D"/>
          <w:w w:val="105"/>
          <w:sz w:val="16"/>
        </w:rPr>
        <w:t>cao</w:t>
      </w:r>
      <w:r>
        <w:rPr>
          <w:color w:val="001A1D"/>
          <w:spacing w:val="-5"/>
          <w:w w:val="105"/>
          <w:sz w:val="16"/>
        </w:rPr>
        <w:t xml:space="preserve"> </w:t>
      </w:r>
      <w:r>
        <w:rPr>
          <w:color w:val="001A1D"/>
          <w:w w:val="105"/>
          <w:sz w:val="16"/>
        </w:rPr>
        <w:t>nhận</w:t>
      </w:r>
      <w:r>
        <w:rPr>
          <w:color w:val="001A1D"/>
          <w:spacing w:val="-4"/>
          <w:w w:val="105"/>
          <w:sz w:val="16"/>
        </w:rPr>
        <w:t xml:space="preserve"> </w:t>
      </w:r>
      <w:r>
        <w:rPr>
          <w:color w:val="001A1D"/>
          <w:w w:val="105"/>
          <w:sz w:val="16"/>
        </w:rPr>
        <w:t>thức</w:t>
      </w:r>
      <w:r>
        <w:rPr>
          <w:color w:val="001A1D"/>
          <w:spacing w:val="-5"/>
          <w:w w:val="105"/>
          <w:sz w:val="16"/>
        </w:rPr>
        <w:t xml:space="preserve"> </w:t>
      </w:r>
      <w:r>
        <w:rPr>
          <w:color w:val="001A1D"/>
          <w:w w:val="105"/>
          <w:sz w:val="16"/>
        </w:rPr>
        <w:t>người</w:t>
      </w:r>
      <w:r>
        <w:rPr>
          <w:color w:val="001A1D"/>
          <w:spacing w:val="-4"/>
          <w:w w:val="105"/>
          <w:sz w:val="16"/>
        </w:rPr>
        <w:t xml:space="preserve"> dùng</w:t>
      </w:r>
    </w:p>
    <w:p>
      <w:pPr>
        <w:pStyle w:val="5"/>
        <w:numPr>
          <w:ilvl w:val="0"/>
          <w:numId w:val="50"/>
        </w:numPr>
        <w:tabs>
          <w:tab w:val="left" w:pos="1098"/>
        </w:tabs>
        <w:ind w:left="1098" w:hanging="294"/>
        <w:rPr>
          <w:sz w:val="16"/>
        </w:rPr>
      </w:pPr>
      <w:r>
        <w:drawing>
          <wp:anchor distT="0" distB="0" distL="0" distR="0" simplePos="0" relativeHeight="251696128"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136" name="Image 136"/>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a:blip r:embed="rId169" cstate="print"/>
                    <a:stretch>
                      <a:fillRect/>
                    </a:stretch>
                  </pic:blipFill>
                  <pic:spPr>
                    <a:xfrm>
                      <a:off x="0" y="0"/>
                      <a:ext cx="92494" cy="92494"/>
                    </a:xfrm>
                    <a:prstGeom prst="rect">
                      <a:avLst/>
                    </a:prstGeom>
                  </pic:spPr>
                </pic:pic>
              </a:graphicData>
            </a:graphic>
          </wp:anchor>
        </w:drawing>
      </w:r>
      <w:r>
        <w:rPr>
          <w:color w:val="001A1D"/>
          <w:w w:val="105"/>
          <w:sz w:val="16"/>
        </w:rPr>
        <w:t>Quét</w:t>
      </w:r>
      <w:r>
        <w:rPr>
          <w:color w:val="001A1D"/>
          <w:spacing w:val="-5"/>
          <w:w w:val="105"/>
          <w:sz w:val="16"/>
        </w:rPr>
        <w:t xml:space="preserve"> </w:t>
      </w:r>
      <w:r>
        <w:rPr>
          <w:color w:val="001A1D"/>
          <w:w w:val="105"/>
          <w:sz w:val="16"/>
        </w:rPr>
        <w:t>lỗ</w:t>
      </w:r>
      <w:r>
        <w:rPr>
          <w:color w:val="001A1D"/>
          <w:spacing w:val="-4"/>
          <w:w w:val="105"/>
          <w:sz w:val="16"/>
        </w:rPr>
        <w:t xml:space="preserve"> </w:t>
      </w:r>
      <w:r>
        <w:rPr>
          <w:color w:val="001A1D"/>
          <w:w w:val="105"/>
          <w:sz w:val="16"/>
        </w:rPr>
        <w:t>hổng</w:t>
      </w:r>
      <w:r>
        <w:rPr>
          <w:color w:val="001A1D"/>
          <w:spacing w:val="-4"/>
          <w:w w:val="105"/>
          <w:sz w:val="16"/>
        </w:rPr>
        <w:t xml:space="preserve"> </w:t>
      </w:r>
      <w:r>
        <w:rPr>
          <w:color w:val="001A1D"/>
          <w:w w:val="105"/>
          <w:sz w:val="16"/>
        </w:rPr>
        <w:t>cho</w:t>
      </w:r>
      <w:r>
        <w:rPr>
          <w:color w:val="001A1D"/>
          <w:spacing w:val="-4"/>
          <w:w w:val="105"/>
          <w:sz w:val="16"/>
        </w:rPr>
        <w:t xml:space="preserve"> </w:t>
      </w:r>
      <w:r>
        <w:rPr>
          <w:color w:val="001A1D"/>
          <w:w w:val="105"/>
          <w:sz w:val="16"/>
        </w:rPr>
        <w:t>hệ</w:t>
      </w:r>
      <w:r>
        <w:rPr>
          <w:color w:val="001A1D"/>
          <w:spacing w:val="-4"/>
          <w:w w:val="105"/>
          <w:sz w:val="16"/>
        </w:rPr>
        <w:t xml:space="preserve"> </w:t>
      </w:r>
      <w:r>
        <w:rPr>
          <w:color w:val="001A1D"/>
          <w:w w:val="105"/>
          <w:sz w:val="16"/>
        </w:rPr>
        <w:t>thống</w:t>
      </w:r>
      <w:r>
        <w:rPr>
          <w:color w:val="001A1D"/>
          <w:spacing w:val="-4"/>
          <w:w w:val="105"/>
          <w:sz w:val="16"/>
        </w:rPr>
        <w:t xml:space="preserve"> </w:t>
      </w:r>
      <w:r>
        <w:rPr>
          <w:color w:val="001A1D"/>
          <w:w w:val="105"/>
          <w:sz w:val="16"/>
        </w:rPr>
        <w:t>định</w:t>
      </w:r>
      <w:r>
        <w:rPr>
          <w:color w:val="001A1D"/>
          <w:spacing w:val="-4"/>
          <w:w w:val="105"/>
          <w:sz w:val="16"/>
        </w:rPr>
        <w:t xml:space="preserve"> </w:t>
      </w:r>
      <w:r>
        <w:rPr>
          <w:color w:val="001A1D"/>
          <w:spacing w:val="-7"/>
          <w:w w:val="105"/>
          <w:sz w:val="16"/>
        </w:rPr>
        <w:t>kỳ</w:t>
      </w:r>
    </w:p>
    <w:p>
      <w:pPr>
        <w:pStyle w:val="5"/>
        <w:numPr>
          <w:ilvl w:val="0"/>
          <w:numId w:val="50"/>
        </w:numPr>
        <w:tabs>
          <w:tab w:val="left" w:pos="1098"/>
        </w:tabs>
        <w:ind w:left="1098" w:hanging="294"/>
        <w:rPr>
          <w:sz w:val="16"/>
        </w:rPr>
      </w:pPr>
      <w:r>
        <w:drawing>
          <wp:anchor distT="0" distB="0" distL="0" distR="0" simplePos="0" relativeHeight="251697152"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137" name="Image 137"/>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170" cstate="print"/>
                    <a:stretch>
                      <a:fillRect/>
                    </a:stretch>
                  </pic:blipFill>
                  <pic:spPr>
                    <a:xfrm>
                      <a:off x="0" y="0"/>
                      <a:ext cx="92494" cy="92494"/>
                    </a:xfrm>
                    <a:prstGeom prst="rect">
                      <a:avLst/>
                    </a:prstGeom>
                  </pic:spPr>
                </pic:pic>
              </a:graphicData>
            </a:graphic>
          </wp:anchor>
        </w:drawing>
      </w:r>
      <w:r>
        <w:rPr>
          <w:color w:val="001A1D"/>
          <w:w w:val="105"/>
          <w:sz w:val="16"/>
        </w:rPr>
        <w:t>Xác</w:t>
      </w:r>
      <w:r>
        <w:rPr>
          <w:color w:val="001A1D"/>
          <w:spacing w:val="-4"/>
          <w:w w:val="105"/>
          <w:sz w:val="16"/>
        </w:rPr>
        <w:t xml:space="preserve"> </w:t>
      </w:r>
      <w:r>
        <w:rPr>
          <w:color w:val="001A1D"/>
          <w:w w:val="105"/>
          <w:sz w:val="16"/>
        </w:rPr>
        <w:t>thực</w:t>
      </w:r>
      <w:r>
        <w:rPr>
          <w:color w:val="001A1D"/>
          <w:spacing w:val="-3"/>
          <w:w w:val="105"/>
          <w:sz w:val="16"/>
        </w:rPr>
        <w:t xml:space="preserve"> </w:t>
      </w:r>
      <w:r>
        <w:rPr>
          <w:color w:val="001A1D"/>
          <w:w w:val="105"/>
          <w:sz w:val="16"/>
        </w:rPr>
        <w:t>2</w:t>
      </w:r>
      <w:r>
        <w:rPr>
          <w:color w:val="001A1D"/>
          <w:spacing w:val="-4"/>
          <w:w w:val="105"/>
          <w:sz w:val="16"/>
        </w:rPr>
        <w:t xml:space="preserve"> </w:t>
      </w:r>
      <w:r>
        <w:rPr>
          <w:color w:val="001A1D"/>
          <w:w w:val="105"/>
          <w:sz w:val="16"/>
        </w:rPr>
        <w:t>yếu</w:t>
      </w:r>
      <w:r>
        <w:rPr>
          <w:color w:val="001A1D"/>
          <w:spacing w:val="-3"/>
          <w:w w:val="105"/>
          <w:sz w:val="16"/>
        </w:rPr>
        <w:t xml:space="preserve"> </w:t>
      </w:r>
      <w:r>
        <w:rPr>
          <w:color w:val="001A1D"/>
          <w:spacing w:val="-5"/>
          <w:w w:val="105"/>
          <w:sz w:val="16"/>
        </w:rPr>
        <w:t>tố</w:t>
      </w:r>
    </w:p>
    <w:p>
      <w:pPr>
        <w:pStyle w:val="5"/>
        <w:numPr>
          <w:ilvl w:val="0"/>
          <w:numId w:val="50"/>
        </w:numPr>
        <w:tabs>
          <w:tab w:val="left" w:pos="1098"/>
        </w:tabs>
        <w:spacing w:before="169" w:line="468" w:lineRule="auto"/>
        <w:ind w:left="793" w:right="8385" w:firstLine="11"/>
        <w:rPr>
          <w:sz w:val="16"/>
        </w:rPr>
      </w:pPr>
      <w:r>
        <w:drawing>
          <wp:anchor distT="0" distB="0" distL="0" distR="0" simplePos="0" relativeHeight="251697152" behindDoc="0" locked="0" layoutInCell="1" allowOverlap="1">
            <wp:simplePos x="0" y="0"/>
            <wp:positionH relativeFrom="page">
              <wp:posOffset>611505</wp:posOffset>
            </wp:positionH>
            <wp:positionV relativeFrom="paragraph">
              <wp:posOffset>131445</wp:posOffset>
            </wp:positionV>
            <wp:extent cx="92710" cy="92710"/>
            <wp:effectExtent l="0" t="0" r="0" b="0"/>
            <wp:wrapNone/>
            <wp:docPr id="138" name="Image 138"/>
            <wp:cNvGraphicFramePr/>
            <a:graphic xmlns:a="http://schemas.openxmlformats.org/drawingml/2006/main">
              <a:graphicData uri="http://schemas.openxmlformats.org/drawingml/2006/picture">
                <pic:pic xmlns:pic="http://schemas.openxmlformats.org/drawingml/2006/picture">
                  <pic:nvPicPr>
                    <pic:cNvPr id="138" name="Image 138"/>
                    <pic:cNvPicPr/>
                  </pic:nvPicPr>
                  <pic:blipFill>
                    <a:blip r:embed="rId171" cstate="print"/>
                    <a:stretch>
                      <a:fillRect/>
                    </a:stretch>
                  </pic:blipFill>
                  <pic:spPr>
                    <a:xfrm>
                      <a:off x="0" y="0"/>
                      <a:ext cx="92494" cy="92494"/>
                    </a:xfrm>
                    <a:prstGeom prst="rect">
                      <a:avLst/>
                    </a:prstGeom>
                  </pic:spPr>
                </pic:pic>
              </a:graphicData>
            </a:graphic>
          </wp:anchor>
        </w:drawing>
      </w:r>
      <w:r>
        <w:rPr>
          <w:color w:val="001A1D"/>
          <w:w w:val="105"/>
          <w:sz w:val="16"/>
        </w:rPr>
        <w:t>Phần</w:t>
      </w:r>
      <w:r>
        <w:rPr>
          <w:color w:val="001A1D"/>
          <w:spacing w:val="-12"/>
          <w:w w:val="105"/>
          <w:sz w:val="16"/>
        </w:rPr>
        <w:t xml:space="preserve"> </w:t>
      </w:r>
      <w:r>
        <w:rPr>
          <w:color w:val="001A1D"/>
          <w:w w:val="105"/>
          <w:sz w:val="16"/>
        </w:rPr>
        <w:t>mềm</w:t>
      </w:r>
      <w:r>
        <w:rPr>
          <w:color w:val="001A1D"/>
          <w:spacing w:val="-11"/>
          <w:w w:val="105"/>
          <w:sz w:val="16"/>
        </w:rPr>
        <w:t xml:space="preserve"> </w:t>
      </w:r>
      <w:r>
        <w:rPr>
          <w:color w:val="001A1D"/>
          <w:w w:val="105"/>
          <w:sz w:val="16"/>
        </w:rPr>
        <w:t>chống</w:t>
      </w:r>
      <w:r>
        <w:rPr>
          <w:color w:val="001A1D"/>
          <w:spacing w:val="-12"/>
          <w:w w:val="105"/>
          <w:sz w:val="16"/>
        </w:rPr>
        <w:t xml:space="preserve"> </w:t>
      </w:r>
      <w:r>
        <w:rPr>
          <w:color w:val="001A1D"/>
          <w:w w:val="105"/>
          <w:sz w:val="16"/>
        </w:rPr>
        <w:t>lừa</w:t>
      </w:r>
      <w:r>
        <w:rPr>
          <w:color w:val="001A1D"/>
          <w:spacing w:val="-12"/>
          <w:w w:val="105"/>
          <w:sz w:val="16"/>
        </w:rPr>
        <w:t xml:space="preserve"> </w:t>
      </w:r>
      <w:r>
        <w:rPr>
          <w:color w:val="001A1D"/>
          <w:w w:val="105"/>
          <w:sz w:val="16"/>
        </w:rPr>
        <w:t xml:space="preserve">đảo </w:t>
      </w:r>
      <w:r>
        <w:rPr>
          <w:color w:val="0E6BBE"/>
          <w:w w:val="105"/>
          <w:sz w:val="16"/>
        </w:rPr>
        <w:t>Clear my choice</w:t>
      </w:r>
    </w:p>
    <w:p>
      <w:pPr>
        <w:spacing w:line="468" w:lineRule="auto"/>
        <w:rPr>
          <w:sz w:val="16"/>
        </w:rPr>
        <w:sectPr>
          <w:pgSz w:w="12240" w:h="15840"/>
          <w:pgMar w:top="220" w:right="460" w:bottom="440" w:left="400" w:header="0" w:footer="260" w:gutter="0"/>
          <w:cols w:space="720" w:num="1"/>
        </w:sectPr>
      </w:pPr>
    </w:p>
    <w:p>
      <w:pPr>
        <w:pStyle w:val="4"/>
        <w:tabs>
          <w:tab w:val="left" w:pos="5991"/>
        </w:tabs>
        <w:spacing w:before="65"/>
        <w:ind w:left="110"/>
        <w:rPr>
          <w:rFonts w:ascii="Arial MT" w:hAnsi="Arial MT"/>
        </w:rPr>
      </w:pPr>
      <w:r>
        <w:rPr>
          <w:rFonts w:ascii="Arial MT" w:hAnsi="Arial MT"/>
        </w:rPr>
        <w:t>11/15/23,</w:t>
      </w:r>
      <w:r>
        <w:rPr>
          <w:rFonts w:ascii="Arial MT" w:hAnsi="Arial MT"/>
          <w:spacing w:val="-7"/>
        </w:rPr>
        <w:t xml:space="preserve"> </w:t>
      </w:r>
      <w:r>
        <w:rPr>
          <w:rFonts w:ascii="Arial MT" w:hAnsi="Arial MT"/>
        </w:rPr>
        <w:t>10:23</w:t>
      </w:r>
      <w:r>
        <w:rPr>
          <w:rFonts w:ascii="Arial MT" w:hAnsi="Arial MT"/>
          <w:spacing w:val="-7"/>
        </w:rPr>
        <w:t xml:space="preserve"> </w:t>
      </w:r>
      <w:r>
        <w:rPr>
          <w:rFonts w:ascii="Arial MT" w:hAnsi="Arial MT"/>
          <w:spacing w:val="-5"/>
          <w:w w:val="95"/>
        </w:rPr>
        <w:t>PM</w:t>
      </w:r>
      <w:r>
        <w:rPr>
          <w:rFonts w:ascii="Arial MT" w:hAnsi="Arial MT"/>
        </w:rPr>
        <w:tab/>
      </w:r>
      <w:r>
        <w:rPr>
          <w:rFonts w:ascii="Arial MT" w:hAnsi="Arial MT"/>
          <w:w w:val="80"/>
        </w:rPr>
        <w:t>Đề</w:t>
      </w:r>
      <w:r>
        <w:rPr>
          <w:rFonts w:ascii="Arial MT" w:hAnsi="Arial MT"/>
          <w:spacing w:val="-1"/>
          <w:w w:val="80"/>
        </w:rPr>
        <w:t xml:space="preserve"> </w:t>
      </w:r>
      <w:r>
        <w:rPr>
          <w:rFonts w:ascii="Arial MT" w:hAnsi="Arial MT"/>
          <w:w w:val="80"/>
        </w:rPr>
        <w:t>thi</w:t>
      </w:r>
      <w:r>
        <w:rPr>
          <w:rFonts w:ascii="Arial MT" w:hAnsi="Arial MT"/>
          <w:spacing w:val="-9"/>
        </w:rPr>
        <w:t xml:space="preserve"> </w:t>
      </w:r>
      <w:r>
        <w:rPr>
          <w:rFonts w:ascii="Arial MT" w:hAnsi="Arial MT"/>
          <w:w w:val="80"/>
        </w:rPr>
        <w:t>cuối</w:t>
      </w:r>
      <w:r>
        <w:rPr>
          <w:rFonts w:ascii="Arial MT" w:hAnsi="Arial MT"/>
          <w:spacing w:val="-1"/>
          <w:w w:val="80"/>
        </w:rPr>
        <w:t xml:space="preserve"> </w:t>
      </w:r>
      <w:r>
        <w:rPr>
          <w:rFonts w:ascii="Arial MT" w:hAnsi="Arial MT"/>
          <w:w w:val="80"/>
        </w:rPr>
        <w:t>kỳ</w:t>
      </w:r>
      <w:r>
        <w:rPr>
          <w:rFonts w:ascii="Arial MT" w:hAnsi="Arial MT"/>
          <w:spacing w:val="-9"/>
        </w:rPr>
        <w:t xml:space="preserve"> </w:t>
      </w:r>
      <w:r>
        <w:rPr>
          <w:rFonts w:ascii="Arial MT" w:hAnsi="Arial MT"/>
          <w:w w:val="80"/>
        </w:rPr>
        <w:t>|</w:t>
      </w:r>
      <w:r>
        <w:rPr>
          <w:rFonts w:ascii="Arial MT" w:hAnsi="Arial MT"/>
          <w:spacing w:val="-1"/>
          <w:w w:val="80"/>
        </w:rPr>
        <w:t xml:space="preserve"> </w:t>
      </w:r>
      <w:r>
        <w:rPr>
          <w:rFonts w:ascii="Arial MT" w:hAnsi="Arial MT"/>
          <w:spacing w:val="-5"/>
          <w:w w:val="80"/>
        </w:rPr>
        <w:t>MMS</w:t>
      </w:r>
    </w:p>
    <w:p>
      <w:pPr>
        <w:pStyle w:val="4"/>
        <w:spacing w:before="4"/>
        <w:rPr>
          <w:rFonts w:ascii="Arial MT"/>
          <w:sz w:val="5"/>
        </w:rPr>
      </w:pPr>
      <w:r>
        <mc:AlternateContent>
          <mc:Choice Requires="wpg">
            <w:drawing>
              <wp:anchor distT="0" distB="0" distL="0" distR="0" simplePos="0" relativeHeight="251800576" behindDoc="1" locked="0" layoutInCell="1" allowOverlap="1">
                <wp:simplePos x="0" y="0"/>
                <wp:positionH relativeFrom="page">
                  <wp:posOffset>408940</wp:posOffset>
                </wp:positionH>
                <wp:positionV relativeFrom="paragraph">
                  <wp:posOffset>54610</wp:posOffset>
                </wp:positionV>
                <wp:extent cx="6944360" cy="590550"/>
                <wp:effectExtent l="0" t="0" r="0" b="0"/>
                <wp:wrapTopAndBottom/>
                <wp:docPr id="139" name="Group 139"/>
                <wp:cNvGraphicFramePr/>
                <a:graphic xmlns:a="http://schemas.openxmlformats.org/drawingml/2006/main">
                  <a:graphicData uri="http://schemas.microsoft.com/office/word/2010/wordprocessingGroup">
                    <wpg:wgp>
                      <wpg:cNvGrpSpPr/>
                      <wpg:grpSpPr>
                        <a:xfrm>
                          <a:off x="0" y="0"/>
                          <a:ext cx="6944359" cy="590550"/>
                          <a:chOff x="0" y="0"/>
                          <a:chExt cx="6944359" cy="590550"/>
                        </a:xfrm>
                      </wpg:grpSpPr>
                      <wps:wsp>
                        <wps:cNvPr id="140" name="Graphic 140"/>
                        <wps:cNvSpPr/>
                        <wps:spPr>
                          <a:xfrm>
                            <a:off x="3557" y="3557"/>
                            <a:ext cx="6937375" cy="583565"/>
                          </a:xfrm>
                          <a:custGeom>
                            <a:avLst/>
                            <a:gdLst/>
                            <a:ahLst/>
                            <a:cxnLst/>
                            <a:rect l="l" t="t" r="r" b="b"/>
                            <a:pathLst>
                              <a:path w="6937375" h="583565">
                                <a:moveTo>
                                  <a:pt x="0" y="572753"/>
                                </a:moveTo>
                                <a:lnTo>
                                  <a:pt x="0" y="10672"/>
                                </a:lnTo>
                                <a:lnTo>
                                  <a:pt x="0" y="7722"/>
                                </a:lnTo>
                                <a:lnTo>
                                  <a:pt x="1041" y="5207"/>
                                </a:lnTo>
                                <a:lnTo>
                                  <a:pt x="3125" y="3123"/>
                                </a:lnTo>
                                <a:lnTo>
                                  <a:pt x="5209" y="1042"/>
                                </a:lnTo>
                                <a:lnTo>
                                  <a:pt x="7725" y="0"/>
                                </a:lnTo>
                                <a:lnTo>
                                  <a:pt x="10672" y="0"/>
                                </a:lnTo>
                                <a:lnTo>
                                  <a:pt x="6926398" y="0"/>
                                </a:lnTo>
                                <a:lnTo>
                                  <a:pt x="6929345" y="0"/>
                                </a:lnTo>
                                <a:lnTo>
                                  <a:pt x="6931860" y="1042"/>
                                </a:lnTo>
                                <a:lnTo>
                                  <a:pt x="6933944" y="3123"/>
                                </a:lnTo>
                                <a:lnTo>
                                  <a:pt x="6936028" y="5207"/>
                                </a:lnTo>
                                <a:lnTo>
                                  <a:pt x="6937070" y="7722"/>
                                </a:lnTo>
                                <a:lnTo>
                                  <a:pt x="6937071" y="10672"/>
                                </a:lnTo>
                                <a:lnTo>
                                  <a:pt x="6937071" y="572753"/>
                                </a:lnTo>
                                <a:lnTo>
                                  <a:pt x="6926398" y="583425"/>
                                </a:lnTo>
                                <a:lnTo>
                                  <a:pt x="10672" y="583425"/>
                                </a:lnTo>
                                <a:lnTo>
                                  <a:pt x="0" y="575695"/>
                                </a:lnTo>
                                <a:lnTo>
                                  <a:pt x="0" y="572753"/>
                                </a:lnTo>
                                <a:close/>
                              </a:path>
                            </a:pathLst>
                          </a:custGeom>
                          <a:ln w="7114">
                            <a:solidFill>
                              <a:srgbClr val="CAD0D6"/>
                            </a:solidFill>
                            <a:prstDash val="solid"/>
                          </a:ln>
                        </wps:spPr>
                        <wps:bodyPr wrap="square" lIns="0" tIns="0" rIns="0" bIns="0" rtlCol="0">
                          <a:noAutofit/>
                        </wps:bodyPr>
                      </wps:wsp>
                      <wps:wsp>
                        <wps:cNvPr id="141" name="Graphic 141"/>
                        <wps:cNvSpPr/>
                        <wps:spPr>
                          <a:xfrm>
                            <a:off x="60477" y="401994"/>
                            <a:ext cx="448309" cy="128270"/>
                          </a:xfrm>
                          <a:custGeom>
                            <a:avLst/>
                            <a:gdLst/>
                            <a:ahLst/>
                            <a:cxnLst/>
                            <a:rect l="l" t="t" r="r" b="b"/>
                            <a:pathLst>
                              <a:path w="448309" h="128270">
                                <a:moveTo>
                                  <a:pt x="0" y="74706"/>
                                </a:moveTo>
                                <a:lnTo>
                                  <a:pt x="0" y="53362"/>
                                </a:lnTo>
                                <a:lnTo>
                                  <a:pt x="0" y="49856"/>
                                </a:lnTo>
                                <a:lnTo>
                                  <a:pt x="341" y="46385"/>
                                </a:lnTo>
                                <a:lnTo>
                                  <a:pt x="15629" y="15626"/>
                                </a:lnTo>
                                <a:lnTo>
                                  <a:pt x="18106" y="13149"/>
                                </a:lnTo>
                                <a:lnTo>
                                  <a:pt x="32941" y="4057"/>
                                </a:lnTo>
                                <a:lnTo>
                                  <a:pt x="36178" y="2716"/>
                                </a:lnTo>
                                <a:lnTo>
                                  <a:pt x="39515" y="1705"/>
                                </a:lnTo>
                                <a:lnTo>
                                  <a:pt x="42951" y="1021"/>
                                </a:lnTo>
                                <a:lnTo>
                                  <a:pt x="46388" y="340"/>
                                </a:lnTo>
                                <a:lnTo>
                                  <a:pt x="49858" y="0"/>
                                </a:lnTo>
                                <a:lnTo>
                                  <a:pt x="53362" y="0"/>
                                </a:lnTo>
                                <a:lnTo>
                                  <a:pt x="394879" y="0"/>
                                </a:lnTo>
                                <a:lnTo>
                                  <a:pt x="398383" y="0"/>
                                </a:lnTo>
                                <a:lnTo>
                                  <a:pt x="401853" y="340"/>
                                </a:lnTo>
                                <a:lnTo>
                                  <a:pt x="405289" y="1021"/>
                                </a:lnTo>
                                <a:lnTo>
                                  <a:pt x="408726" y="1705"/>
                                </a:lnTo>
                                <a:lnTo>
                                  <a:pt x="412063" y="2716"/>
                                </a:lnTo>
                                <a:lnTo>
                                  <a:pt x="415300" y="4057"/>
                                </a:lnTo>
                                <a:lnTo>
                                  <a:pt x="418537" y="5395"/>
                                </a:lnTo>
                                <a:lnTo>
                                  <a:pt x="432612" y="15626"/>
                                </a:lnTo>
                                <a:lnTo>
                                  <a:pt x="435089" y="18103"/>
                                </a:lnTo>
                                <a:lnTo>
                                  <a:pt x="448241" y="49856"/>
                                </a:lnTo>
                                <a:lnTo>
                                  <a:pt x="448241" y="53362"/>
                                </a:lnTo>
                                <a:lnTo>
                                  <a:pt x="448241" y="74706"/>
                                </a:lnTo>
                                <a:lnTo>
                                  <a:pt x="448241" y="78212"/>
                                </a:lnTo>
                                <a:lnTo>
                                  <a:pt x="447899" y="81679"/>
                                </a:lnTo>
                                <a:lnTo>
                                  <a:pt x="447216" y="85115"/>
                                </a:lnTo>
                                <a:lnTo>
                                  <a:pt x="446532" y="88551"/>
                                </a:lnTo>
                                <a:lnTo>
                                  <a:pt x="445520" y="91886"/>
                                </a:lnTo>
                                <a:lnTo>
                                  <a:pt x="444179" y="95120"/>
                                </a:lnTo>
                                <a:lnTo>
                                  <a:pt x="442838" y="98358"/>
                                </a:lnTo>
                                <a:lnTo>
                                  <a:pt x="441194" y="101432"/>
                                </a:lnTo>
                                <a:lnTo>
                                  <a:pt x="439248" y="104344"/>
                                </a:lnTo>
                                <a:lnTo>
                                  <a:pt x="437301" y="107259"/>
                                </a:lnTo>
                                <a:lnTo>
                                  <a:pt x="405289" y="127040"/>
                                </a:lnTo>
                                <a:lnTo>
                                  <a:pt x="401853" y="127725"/>
                                </a:lnTo>
                                <a:lnTo>
                                  <a:pt x="398383" y="128069"/>
                                </a:lnTo>
                                <a:lnTo>
                                  <a:pt x="394879" y="128069"/>
                                </a:lnTo>
                                <a:lnTo>
                                  <a:pt x="53362" y="128069"/>
                                </a:lnTo>
                                <a:lnTo>
                                  <a:pt x="49858" y="128069"/>
                                </a:lnTo>
                                <a:lnTo>
                                  <a:pt x="46388" y="127725"/>
                                </a:lnTo>
                                <a:lnTo>
                                  <a:pt x="10939" y="107262"/>
                                </a:lnTo>
                                <a:lnTo>
                                  <a:pt x="4061" y="95120"/>
                                </a:lnTo>
                                <a:lnTo>
                                  <a:pt x="2721" y="91886"/>
                                </a:lnTo>
                                <a:lnTo>
                                  <a:pt x="1708" y="88547"/>
                                </a:lnTo>
                                <a:lnTo>
                                  <a:pt x="1025" y="85111"/>
                                </a:lnTo>
                                <a:lnTo>
                                  <a:pt x="341" y="81679"/>
                                </a:lnTo>
                                <a:lnTo>
                                  <a:pt x="0" y="78212"/>
                                </a:lnTo>
                                <a:lnTo>
                                  <a:pt x="0" y="74706"/>
                                </a:lnTo>
                                <a:close/>
                              </a:path>
                            </a:pathLst>
                          </a:custGeom>
                          <a:ln w="7114">
                            <a:solidFill>
                              <a:srgbClr val="000000"/>
                            </a:solidFill>
                            <a:prstDash val="solid"/>
                          </a:ln>
                        </wps:spPr>
                        <wps:bodyPr wrap="square" lIns="0" tIns="0" rIns="0" bIns="0" rtlCol="0">
                          <a:noAutofit/>
                        </wps:bodyPr>
                      </wps:wsp>
                      <wps:wsp>
                        <wps:cNvPr id="142" name="Textbox 142"/>
                        <wps:cNvSpPr txBox="1"/>
                        <wps:spPr>
                          <a:xfrm>
                            <a:off x="10977" y="9197"/>
                            <a:ext cx="6922770" cy="572770"/>
                          </a:xfrm>
                          <a:prstGeom prst="rect">
                            <a:avLst/>
                          </a:prstGeom>
                        </wps:spPr>
                        <wps:txbx>
                          <w:txbxContent>
                            <w:p>
                              <w:pPr>
                                <w:spacing w:before="38" w:line="333" w:lineRule="auto"/>
                                <w:ind w:left="77" w:right="9784"/>
                                <w:rPr>
                                  <w:b/>
                                  <w:sz w:val="12"/>
                                </w:rPr>
                              </w:pPr>
                              <w:r>
                                <w:rPr>
                                  <w:b/>
                                  <w:color w:val="1C2025"/>
                                  <w:sz w:val="13"/>
                                </w:rPr>
                                <w:t>Question</w:t>
                              </w:r>
                              <w:r>
                                <w:rPr>
                                  <w:b/>
                                  <w:color w:val="1C2025"/>
                                  <w:spacing w:val="-3"/>
                                  <w:sz w:val="13"/>
                                </w:rPr>
                                <w:t xml:space="preserve"> </w:t>
                              </w:r>
                              <w:r>
                                <w:rPr>
                                  <w:b/>
                                  <w:color w:val="1C2025"/>
                                  <w:sz w:val="20"/>
                                </w:rPr>
                                <w:t xml:space="preserve">15 </w:t>
                              </w:r>
                              <w:r>
                                <w:rPr>
                                  <w:color w:val="1C2025"/>
                                  <w:sz w:val="13"/>
                                </w:rPr>
                                <w:t>Not</w:t>
                              </w:r>
                              <w:r>
                                <w:rPr>
                                  <w:color w:val="1C2025"/>
                                  <w:spacing w:val="-5"/>
                                  <w:sz w:val="13"/>
                                </w:rPr>
                                <w:t xml:space="preserve"> </w:t>
                              </w:r>
                              <w:r>
                                <w:rPr>
                                  <w:color w:val="1C2025"/>
                                  <w:sz w:val="13"/>
                                </w:rPr>
                                <w:t>yet</w:t>
                              </w:r>
                              <w:r>
                                <w:rPr>
                                  <w:color w:val="1C2025"/>
                                  <w:spacing w:val="-5"/>
                                  <w:sz w:val="13"/>
                                </w:rPr>
                                <w:t xml:space="preserve"> </w:t>
                              </w:r>
                              <w:r>
                                <w:rPr>
                                  <w:color w:val="1C2025"/>
                                  <w:sz w:val="13"/>
                                </w:rPr>
                                <w:t>answered</w:t>
                              </w:r>
                              <w:r>
                                <w:rPr>
                                  <w:color w:val="1C2025"/>
                                  <w:spacing w:val="40"/>
                                  <w:sz w:val="13"/>
                                </w:rPr>
                                <w:t xml:space="preserve"> </w:t>
                              </w:r>
                              <w:r>
                                <w:rPr>
                                  <w:b/>
                                  <w:color w:val="A5A5A6"/>
                                  <w:sz w:val="12"/>
                                </w:rPr>
                                <w:t>v1</w:t>
                              </w:r>
                              <w:r>
                                <w:rPr>
                                  <w:b/>
                                  <w:color w:val="A5A5A6"/>
                                  <w:spacing w:val="-6"/>
                                  <w:sz w:val="12"/>
                                </w:rPr>
                                <w:t xml:space="preserve"> </w:t>
                              </w:r>
                              <w:r>
                                <w:rPr>
                                  <w:b/>
                                  <w:color w:val="A5A5A6"/>
                                  <w:sz w:val="12"/>
                                </w:rPr>
                                <w:t>(latest)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4.3pt;height:46.5pt;width:546.8pt;mso-position-horizontal-relative:page;mso-wrap-distance-bottom:0pt;mso-wrap-distance-top:0pt;z-index:-251515904;mso-width-relative:page;mso-height-relative:page;" coordsize="6944359,590550" o:gfxdata="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">
                <o:lock v:ext="edit" aspectratio="f"/>
                <v:shape id="Graphic 140" o:spid="_x0000_s1026" o:spt="100" style="position:absolute;left:3557;top:3557;height:583565;width:6937375;" filled="f" stroked="t" coordsize="6937375,583565" o:gfxdata="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YMAGG8AAAA&#10;3AAAAA8AAAAAAAAAAQAgAAAAIgAAAGRycy9kb3ducmV2LnhtbFBLAQIUABQAAAAIAIdO4kAzLwWe&#10;OwAAADkAAAAQAAAAAAAAAAEAIAAAAAsBAABkcnMvc2hhcGV4bWwueG1sUEsFBgAAAAAGAAYAWwEA&#10;ALUDAAAAAA==&#10;" path="m0,572753l0,10672,0,7722,1041,5207,3125,3123,5209,1042,7725,0,10672,0,6926398,0,6929345,0,6931860,1042,6933944,3123,6936028,5207,6937070,7722,6937071,10672,6937071,572753,6926398,583425,10672,583425,0,575695,0,572753xe">
                  <v:fill on="f" focussize="0,0"/>
                  <v:stroke weight="0.560157480314961pt" color="#CAD0D6" joinstyle="round"/>
                  <v:imagedata o:title=""/>
                  <o:lock v:ext="edit" aspectratio="f"/>
                  <v:textbox inset="0mm,0mm,0mm,0mm"/>
                </v:shape>
                <v:shape id="Graphic 141" o:spid="_x0000_s1026" o:spt="100" style="position:absolute;left:60477;top:401994;height:128270;width:448309;" filled="f" stroked="t" coordsize="448309,128270" o:gfxdata="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4nyxtugAAANwA&#10;AAAPAAAAAAAAAAEAIAAAACIAAABkcnMvZG93bnJldi54bWxQSwECFAAUAAAACACHTuJAMy8FnjsA&#10;AAA5AAAAEAAAAAAAAAABACAAAAAJAQAAZHJzL3NoYXBleG1sLnhtbFBLBQYAAAAABgAGAFsBAACz&#10;AwAAAAA=&#10;" path="m0,74706l0,53362,0,49856,341,46385,15629,15626,18106,13149,32941,4057,36178,2716,39515,1705,42951,1021,46388,340,49858,0,53362,0,394879,0,398383,0,401853,340,405289,1021,408726,1705,412063,2716,415300,4057,418537,5395,432612,15626,435089,18103,448241,49856,448241,53362,448241,74706,448241,78212,447899,81679,447216,85115,446532,88551,445520,91886,444179,95120,442838,98358,441194,101432,439248,104344,437301,107259,405289,127040,401853,127725,398383,128069,394879,128069,53362,128069,49858,128069,46388,127725,10939,107262,4061,95120,2721,91886,1708,88547,1025,85111,341,81679,0,78212,0,74706xe">
                  <v:fill on="f" focussize="0,0"/>
                  <v:stroke weight="0.560157480314961pt" color="#000000" joinstyle="round"/>
                  <v:imagedata o:title=""/>
                  <o:lock v:ext="edit" aspectratio="f"/>
                  <v:textbox inset="0mm,0mm,0mm,0mm"/>
                </v:shape>
                <v:shape id="Textbox 142" o:spid="_x0000_s1026" o:spt="202" type="#_x0000_t202" style="position:absolute;left:10977;top:9197;height:572770;width:6922770;" filled="f" stroked="f" coordsize="21600,21600" o:gfxdata="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dNRO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38" w:line="333" w:lineRule="auto"/>
                          <w:ind w:left="77" w:right="9784"/>
                          <w:rPr>
                            <w:b/>
                            <w:sz w:val="12"/>
                          </w:rPr>
                        </w:pPr>
                        <w:r>
                          <w:rPr>
                            <w:b/>
                            <w:color w:val="1C2025"/>
                            <w:sz w:val="13"/>
                          </w:rPr>
                          <w:t>Question</w:t>
                        </w:r>
                        <w:r>
                          <w:rPr>
                            <w:b/>
                            <w:color w:val="1C2025"/>
                            <w:spacing w:val="-3"/>
                            <w:sz w:val="13"/>
                          </w:rPr>
                          <w:t xml:space="preserve"> </w:t>
                        </w:r>
                        <w:r>
                          <w:rPr>
                            <w:b/>
                            <w:color w:val="1C2025"/>
                            <w:sz w:val="20"/>
                          </w:rPr>
                          <w:t xml:space="preserve">15 </w:t>
                        </w:r>
                        <w:r>
                          <w:rPr>
                            <w:color w:val="1C2025"/>
                            <w:sz w:val="13"/>
                          </w:rPr>
                          <w:t>Not</w:t>
                        </w:r>
                        <w:r>
                          <w:rPr>
                            <w:color w:val="1C2025"/>
                            <w:spacing w:val="-5"/>
                            <w:sz w:val="13"/>
                          </w:rPr>
                          <w:t xml:space="preserve"> </w:t>
                        </w:r>
                        <w:r>
                          <w:rPr>
                            <w:color w:val="1C2025"/>
                            <w:sz w:val="13"/>
                          </w:rPr>
                          <w:t>yet</w:t>
                        </w:r>
                        <w:r>
                          <w:rPr>
                            <w:color w:val="1C2025"/>
                            <w:spacing w:val="-5"/>
                            <w:sz w:val="13"/>
                          </w:rPr>
                          <w:t xml:space="preserve"> </w:t>
                        </w:r>
                        <w:r>
                          <w:rPr>
                            <w:color w:val="1C2025"/>
                            <w:sz w:val="13"/>
                          </w:rPr>
                          <w:t>answered</w:t>
                        </w:r>
                        <w:r>
                          <w:rPr>
                            <w:color w:val="1C2025"/>
                            <w:spacing w:val="40"/>
                            <w:sz w:val="13"/>
                          </w:rPr>
                          <w:t xml:space="preserve"> </w:t>
                        </w:r>
                        <w:r>
                          <w:rPr>
                            <w:b/>
                            <w:color w:val="A5A5A6"/>
                            <w:sz w:val="12"/>
                          </w:rPr>
                          <w:t>v1</w:t>
                        </w:r>
                        <w:r>
                          <w:rPr>
                            <w:b/>
                            <w:color w:val="A5A5A6"/>
                            <w:spacing w:val="-6"/>
                            <w:sz w:val="12"/>
                          </w:rPr>
                          <w:t xml:space="preserve"> </w:t>
                        </w:r>
                        <w:r>
                          <w:rPr>
                            <w:b/>
                            <w:color w:val="A5A5A6"/>
                            <w:sz w:val="12"/>
                          </w:rPr>
                          <w:t>(latest)</w:t>
                        </w:r>
                      </w:p>
                    </w:txbxContent>
                  </v:textbox>
                </v:shape>
                <w10:wrap type="topAndBottom"/>
              </v:group>
            </w:pict>
          </mc:Fallback>
        </mc:AlternateContent>
      </w:r>
    </w:p>
    <w:p>
      <w:pPr>
        <w:pStyle w:val="4"/>
        <w:rPr>
          <w:rFonts w:ascii="Arial MT"/>
        </w:rPr>
      </w:pPr>
    </w:p>
    <w:p>
      <w:pPr>
        <w:pStyle w:val="4"/>
        <w:spacing w:before="86"/>
        <w:rPr>
          <w:rFonts w:ascii="Arial MT"/>
        </w:rPr>
      </w:pPr>
    </w:p>
    <w:p>
      <w:pPr>
        <w:pStyle w:val="4"/>
        <w:spacing w:before="1" w:line="290" w:lineRule="auto"/>
        <w:ind w:left="468" w:right="456"/>
      </w:pPr>
      <w:r>
        <w:rPr>
          <w:color w:val="001A1D"/>
          <w:w w:val="105"/>
        </w:rPr>
        <w:t>Một</w:t>
      </w:r>
      <w:r>
        <w:rPr>
          <w:color w:val="001A1D"/>
          <w:spacing w:val="-4"/>
          <w:w w:val="105"/>
        </w:rPr>
        <w:t xml:space="preserve"> </w:t>
      </w:r>
      <w:r>
        <w:rPr>
          <w:color w:val="001A1D"/>
          <w:w w:val="105"/>
        </w:rPr>
        <w:t>máy</w:t>
      </w:r>
      <w:r>
        <w:rPr>
          <w:color w:val="001A1D"/>
          <w:spacing w:val="-4"/>
          <w:w w:val="105"/>
        </w:rPr>
        <w:t xml:space="preserve"> </w:t>
      </w:r>
      <w:r>
        <w:rPr>
          <w:color w:val="001A1D"/>
          <w:w w:val="105"/>
        </w:rPr>
        <w:t>chủ</w:t>
      </w:r>
      <w:r>
        <w:rPr>
          <w:color w:val="001A1D"/>
          <w:spacing w:val="-4"/>
          <w:w w:val="105"/>
        </w:rPr>
        <w:t xml:space="preserve"> </w:t>
      </w:r>
      <w:r>
        <w:rPr>
          <w:color w:val="001A1D"/>
          <w:w w:val="105"/>
        </w:rPr>
        <w:t>Web</w:t>
      </w:r>
      <w:r>
        <w:rPr>
          <w:color w:val="001A1D"/>
          <w:spacing w:val="-4"/>
          <w:w w:val="105"/>
        </w:rPr>
        <w:t xml:space="preserve"> </w:t>
      </w:r>
      <w:r>
        <w:rPr>
          <w:color w:val="001A1D"/>
          <w:w w:val="105"/>
        </w:rPr>
        <w:t>của</w:t>
      </w:r>
      <w:r>
        <w:rPr>
          <w:color w:val="001A1D"/>
          <w:spacing w:val="-4"/>
          <w:w w:val="105"/>
        </w:rPr>
        <w:t xml:space="preserve"> </w:t>
      </w:r>
      <w:r>
        <w:rPr>
          <w:color w:val="001A1D"/>
          <w:w w:val="105"/>
        </w:rPr>
        <w:t>một</w:t>
      </w:r>
      <w:r>
        <w:rPr>
          <w:color w:val="001A1D"/>
          <w:spacing w:val="-4"/>
          <w:w w:val="105"/>
        </w:rPr>
        <w:t xml:space="preserve"> </w:t>
      </w:r>
      <w:r>
        <w:rPr>
          <w:color w:val="001A1D"/>
          <w:w w:val="105"/>
        </w:rPr>
        <w:t>công</w:t>
      </w:r>
      <w:r>
        <w:rPr>
          <w:color w:val="001A1D"/>
          <w:spacing w:val="-4"/>
          <w:w w:val="105"/>
        </w:rPr>
        <w:t xml:space="preserve"> </w:t>
      </w:r>
      <w:r>
        <w:rPr>
          <w:color w:val="001A1D"/>
          <w:w w:val="105"/>
        </w:rPr>
        <w:t>ty</w:t>
      </w:r>
      <w:r>
        <w:rPr>
          <w:color w:val="001A1D"/>
          <w:spacing w:val="-4"/>
          <w:w w:val="105"/>
        </w:rPr>
        <w:t xml:space="preserve"> </w:t>
      </w:r>
      <w:r>
        <w:rPr>
          <w:color w:val="001A1D"/>
          <w:w w:val="105"/>
        </w:rPr>
        <w:t>được</w:t>
      </w:r>
      <w:r>
        <w:rPr>
          <w:color w:val="001A1D"/>
          <w:spacing w:val="-4"/>
          <w:w w:val="105"/>
        </w:rPr>
        <w:t xml:space="preserve"> </w:t>
      </w:r>
      <w:r>
        <w:rPr>
          <w:color w:val="001A1D"/>
          <w:w w:val="105"/>
        </w:rPr>
        <w:t>cấu</w:t>
      </w:r>
      <w:r>
        <w:rPr>
          <w:color w:val="001A1D"/>
          <w:spacing w:val="-4"/>
          <w:w w:val="105"/>
        </w:rPr>
        <w:t xml:space="preserve"> </w:t>
      </w:r>
      <w:r>
        <w:rPr>
          <w:color w:val="001A1D"/>
          <w:w w:val="105"/>
        </w:rPr>
        <w:t>hình</w:t>
      </w:r>
      <w:r>
        <w:rPr>
          <w:color w:val="001A1D"/>
          <w:spacing w:val="-4"/>
          <w:w w:val="105"/>
        </w:rPr>
        <w:t xml:space="preserve"> </w:t>
      </w:r>
      <w:r>
        <w:rPr>
          <w:color w:val="001A1D"/>
          <w:w w:val="105"/>
        </w:rPr>
        <w:t>các</w:t>
      </w:r>
      <w:r>
        <w:rPr>
          <w:color w:val="001A1D"/>
          <w:spacing w:val="-4"/>
          <w:w w:val="105"/>
        </w:rPr>
        <w:t xml:space="preserve"> </w:t>
      </w:r>
      <w:r>
        <w:rPr>
          <w:color w:val="001A1D"/>
          <w:w w:val="105"/>
        </w:rPr>
        <w:t>dịch</w:t>
      </w:r>
      <w:r>
        <w:rPr>
          <w:color w:val="001A1D"/>
          <w:spacing w:val="-4"/>
          <w:w w:val="105"/>
        </w:rPr>
        <w:t xml:space="preserve"> </w:t>
      </w:r>
      <w:r>
        <w:rPr>
          <w:color w:val="001A1D"/>
          <w:w w:val="105"/>
        </w:rPr>
        <w:t>vụ</w:t>
      </w:r>
      <w:r>
        <w:rPr>
          <w:color w:val="001A1D"/>
          <w:spacing w:val="-4"/>
          <w:w w:val="105"/>
        </w:rPr>
        <w:t xml:space="preserve"> </w:t>
      </w:r>
      <w:r>
        <w:rPr>
          <w:color w:val="001A1D"/>
          <w:w w:val="105"/>
        </w:rPr>
        <w:t>sau:</w:t>
      </w:r>
      <w:r>
        <w:rPr>
          <w:color w:val="001A1D"/>
          <w:spacing w:val="-4"/>
          <w:w w:val="105"/>
        </w:rPr>
        <w:t xml:space="preserve"> </w:t>
      </w:r>
      <w:r>
        <w:rPr>
          <w:color w:val="001A1D"/>
          <w:w w:val="105"/>
        </w:rPr>
        <w:t>HTTP,</w:t>
      </w:r>
      <w:r>
        <w:rPr>
          <w:color w:val="001A1D"/>
          <w:spacing w:val="-4"/>
          <w:w w:val="105"/>
        </w:rPr>
        <w:t xml:space="preserve"> </w:t>
      </w:r>
      <w:r>
        <w:rPr>
          <w:color w:val="001A1D"/>
          <w:w w:val="105"/>
        </w:rPr>
        <w:t>HTTPS,</w:t>
      </w:r>
      <w:r>
        <w:rPr>
          <w:color w:val="001A1D"/>
          <w:spacing w:val="-4"/>
          <w:w w:val="105"/>
        </w:rPr>
        <w:t xml:space="preserve"> </w:t>
      </w:r>
      <w:r>
        <w:rPr>
          <w:color w:val="001A1D"/>
          <w:w w:val="105"/>
        </w:rPr>
        <w:t>FTP,</w:t>
      </w:r>
      <w:r>
        <w:rPr>
          <w:color w:val="001A1D"/>
          <w:spacing w:val="-4"/>
          <w:w w:val="105"/>
        </w:rPr>
        <w:t xml:space="preserve"> </w:t>
      </w:r>
      <w:r>
        <w:rPr>
          <w:color w:val="001A1D"/>
          <w:w w:val="105"/>
        </w:rPr>
        <w:t>SMTP.</w:t>
      </w:r>
      <w:r>
        <w:rPr>
          <w:color w:val="001A1D"/>
          <w:spacing w:val="-4"/>
          <w:w w:val="105"/>
        </w:rPr>
        <w:t xml:space="preserve"> </w:t>
      </w:r>
      <w:r>
        <w:rPr>
          <w:color w:val="001A1D"/>
          <w:w w:val="105"/>
        </w:rPr>
        <w:t>Máy</w:t>
      </w:r>
      <w:r>
        <w:rPr>
          <w:color w:val="001A1D"/>
          <w:spacing w:val="-4"/>
          <w:w w:val="105"/>
        </w:rPr>
        <w:t xml:space="preserve"> </w:t>
      </w:r>
      <w:r>
        <w:rPr>
          <w:color w:val="001A1D"/>
          <w:w w:val="105"/>
        </w:rPr>
        <w:t>chủ</w:t>
      </w:r>
      <w:r>
        <w:rPr>
          <w:color w:val="001A1D"/>
          <w:spacing w:val="-4"/>
          <w:w w:val="105"/>
        </w:rPr>
        <w:t xml:space="preserve"> </w:t>
      </w:r>
      <w:r>
        <w:rPr>
          <w:color w:val="001A1D"/>
          <w:w w:val="105"/>
        </w:rPr>
        <w:t>này</w:t>
      </w:r>
      <w:r>
        <w:rPr>
          <w:color w:val="001A1D"/>
          <w:spacing w:val="-4"/>
          <w:w w:val="105"/>
        </w:rPr>
        <w:t xml:space="preserve"> </w:t>
      </w:r>
      <w:r>
        <w:rPr>
          <w:color w:val="001A1D"/>
          <w:w w:val="105"/>
        </w:rPr>
        <w:t>được</w:t>
      </w:r>
      <w:r>
        <w:rPr>
          <w:color w:val="001A1D"/>
          <w:spacing w:val="-4"/>
          <w:w w:val="105"/>
        </w:rPr>
        <w:t xml:space="preserve"> </w:t>
      </w:r>
      <w:r>
        <w:rPr>
          <w:color w:val="001A1D"/>
          <w:w w:val="105"/>
        </w:rPr>
        <w:t>đạt</w:t>
      </w:r>
      <w:r>
        <w:rPr>
          <w:color w:val="001A1D"/>
          <w:spacing w:val="-4"/>
          <w:w w:val="105"/>
        </w:rPr>
        <w:t xml:space="preserve"> </w:t>
      </w:r>
      <w:r>
        <w:rPr>
          <w:color w:val="001A1D"/>
          <w:w w:val="105"/>
        </w:rPr>
        <w:t>trong</w:t>
      </w:r>
      <w:r>
        <w:rPr>
          <w:color w:val="001A1D"/>
          <w:spacing w:val="-4"/>
          <w:w w:val="105"/>
        </w:rPr>
        <w:t xml:space="preserve"> </w:t>
      </w:r>
      <w:r>
        <w:rPr>
          <w:color w:val="001A1D"/>
          <w:w w:val="105"/>
        </w:rPr>
        <w:t>vùng</w:t>
      </w:r>
      <w:r>
        <w:rPr>
          <w:color w:val="001A1D"/>
          <w:spacing w:val="-4"/>
          <w:w w:val="105"/>
        </w:rPr>
        <w:t xml:space="preserve"> </w:t>
      </w:r>
      <w:r>
        <w:rPr>
          <w:color w:val="001A1D"/>
          <w:w w:val="105"/>
        </w:rPr>
        <w:t>DMZ.</w:t>
      </w:r>
      <w:r>
        <w:rPr>
          <w:color w:val="001A1D"/>
          <w:spacing w:val="-4"/>
          <w:w w:val="105"/>
        </w:rPr>
        <w:t xml:space="preserve"> </w:t>
      </w:r>
      <w:r>
        <w:rPr>
          <w:color w:val="001A1D"/>
          <w:w w:val="105"/>
        </w:rPr>
        <w:t>Những cổng nào cần phải mở trên Firewall để cho phép máy người dùng có thể sử dụng dịch vụ trên máy này?</w:t>
      </w:r>
    </w:p>
    <w:p>
      <w:pPr>
        <w:pStyle w:val="4"/>
        <w:spacing w:before="68"/>
      </w:pPr>
    </w:p>
    <w:p>
      <w:pPr>
        <w:pStyle w:val="4"/>
        <w:ind w:left="563"/>
      </w:pPr>
      <w:r>
        <w:drawing>
          <wp:inline distT="0" distB="0" distL="0" distR="0">
            <wp:extent cx="92075" cy="92075"/>
            <wp:effectExtent l="0" t="0" r="0" b="0"/>
            <wp:docPr id="143" name="Image 143"/>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172" cstate="print"/>
                    <a:stretch>
                      <a:fillRect/>
                    </a:stretch>
                  </pic:blipFill>
                  <pic:spPr>
                    <a:xfrm>
                      <a:off x="0" y="0"/>
                      <a:ext cx="92494" cy="92494"/>
                    </a:xfrm>
                    <a:prstGeom prst="rect">
                      <a:avLst/>
                    </a:prstGeom>
                  </pic:spPr>
                </pic:pic>
              </a:graphicData>
            </a:graphic>
          </wp:inline>
        </w:drawing>
      </w:r>
      <w:r>
        <w:rPr>
          <w:rFonts w:ascii="Times New Roman"/>
          <w:spacing w:val="40"/>
          <w:w w:val="105"/>
          <w:position w:val="1"/>
          <w:sz w:val="20"/>
        </w:rPr>
        <w:t xml:space="preserve"> </w:t>
      </w:r>
      <w:r>
        <w:rPr>
          <w:color w:val="001A1D"/>
          <w:w w:val="105"/>
          <w:position w:val="1"/>
        </w:rPr>
        <w:t>a.</w:t>
      </w:r>
      <w:r>
        <w:rPr>
          <w:color w:val="001A1D"/>
          <w:spacing w:val="40"/>
          <w:w w:val="105"/>
          <w:position w:val="1"/>
        </w:rPr>
        <w:t xml:space="preserve">  </w:t>
      </w:r>
      <w:r>
        <w:rPr>
          <w:color w:val="001A1D"/>
          <w:w w:val="105"/>
          <w:position w:val="1"/>
        </w:rPr>
        <w:t>119, 23, 21, 80, 23</w:t>
      </w:r>
    </w:p>
    <w:p>
      <w:pPr>
        <w:pStyle w:val="4"/>
        <w:spacing w:before="169"/>
        <w:ind w:left="563"/>
      </w:pPr>
      <w:r>
        <w:drawing>
          <wp:inline distT="0" distB="0" distL="0" distR="0">
            <wp:extent cx="92075" cy="92075"/>
            <wp:effectExtent l="0" t="0" r="0" b="0"/>
            <wp:docPr id="144" name="Image 144"/>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173" cstate="print"/>
                    <a:stretch>
                      <a:fillRect/>
                    </a:stretch>
                  </pic:blipFill>
                  <pic:spPr>
                    <a:xfrm>
                      <a:off x="0" y="0"/>
                      <a:ext cx="92494" cy="92494"/>
                    </a:xfrm>
                    <a:prstGeom prst="rect">
                      <a:avLst/>
                    </a:prstGeom>
                  </pic:spPr>
                </pic:pic>
              </a:graphicData>
            </a:graphic>
          </wp:inline>
        </w:drawing>
      </w:r>
      <w:r>
        <w:rPr>
          <w:rFonts w:ascii="Times New Roman"/>
          <w:spacing w:val="40"/>
          <w:w w:val="105"/>
          <w:position w:val="1"/>
          <w:sz w:val="20"/>
        </w:rPr>
        <w:t xml:space="preserve"> </w:t>
      </w:r>
      <w:r>
        <w:rPr>
          <w:color w:val="001A1D"/>
          <w:w w:val="105"/>
          <w:position w:val="1"/>
        </w:rPr>
        <w:t>b.</w:t>
      </w:r>
      <w:r>
        <w:rPr>
          <w:color w:val="001A1D"/>
          <w:spacing w:val="80"/>
          <w:w w:val="150"/>
          <w:position w:val="1"/>
        </w:rPr>
        <w:t xml:space="preserve"> </w:t>
      </w:r>
      <w:r>
        <w:rPr>
          <w:color w:val="001A1D"/>
          <w:w w:val="105"/>
          <w:position w:val="1"/>
        </w:rPr>
        <w:t>434, 21, 80, 25, 20</w:t>
      </w:r>
    </w:p>
    <w:p>
      <w:pPr>
        <w:pStyle w:val="4"/>
        <w:spacing w:before="168"/>
        <w:ind w:left="563"/>
      </w:pPr>
      <w:r>
        <w:drawing>
          <wp:inline distT="0" distB="0" distL="0" distR="0">
            <wp:extent cx="92075" cy="92075"/>
            <wp:effectExtent l="0" t="0" r="0" b="0"/>
            <wp:docPr id="145" name="Image 145"/>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169" cstate="print"/>
                    <a:stretch>
                      <a:fillRect/>
                    </a:stretch>
                  </pic:blipFill>
                  <pic:spPr>
                    <a:xfrm>
                      <a:off x="0" y="0"/>
                      <a:ext cx="92494" cy="92494"/>
                    </a:xfrm>
                    <a:prstGeom prst="rect">
                      <a:avLst/>
                    </a:prstGeom>
                  </pic:spPr>
                </pic:pic>
              </a:graphicData>
            </a:graphic>
          </wp:inline>
        </w:drawing>
      </w:r>
      <w:r>
        <w:rPr>
          <w:rFonts w:ascii="Times New Roman"/>
          <w:spacing w:val="40"/>
          <w:w w:val="105"/>
          <w:position w:val="1"/>
          <w:sz w:val="20"/>
        </w:rPr>
        <w:t xml:space="preserve"> </w:t>
      </w:r>
      <w:r>
        <w:rPr>
          <w:color w:val="001A1D"/>
          <w:w w:val="105"/>
          <w:position w:val="1"/>
        </w:rPr>
        <w:t>c.</w:t>
      </w:r>
      <w:r>
        <w:rPr>
          <w:color w:val="001A1D"/>
          <w:spacing w:val="40"/>
          <w:w w:val="105"/>
          <w:position w:val="1"/>
        </w:rPr>
        <w:t xml:space="preserve">  </w:t>
      </w:r>
      <w:r>
        <w:rPr>
          <w:color w:val="001A1D"/>
          <w:w w:val="105"/>
          <w:position w:val="1"/>
        </w:rPr>
        <w:t>110, 443, 21, 59, 25</w:t>
      </w:r>
    </w:p>
    <w:p>
      <w:pPr>
        <w:pStyle w:val="4"/>
        <w:spacing w:before="168"/>
        <w:ind w:left="563"/>
      </w:pPr>
      <w:r>
        <w:drawing>
          <wp:inline distT="0" distB="0" distL="0" distR="0">
            <wp:extent cx="92075" cy="92075"/>
            <wp:effectExtent l="0" t="0" r="0" b="0"/>
            <wp:docPr id="146" name="Image 146"/>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174" cstate="print"/>
                    <a:stretch>
                      <a:fillRect/>
                    </a:stretch>
                  </pic:blipFill>
                  <pic:spPr>
                    <a:xfrm>
                      <a:off x="0" y="0"/>
                      <a:ext cx="92494" cy="92494"/>
                    </a:xfrm>
                    <a:prstGeom prst="rect">
                      <a:avLst/>
                    </a:prstGeom>
                  </pic:spPr>
                </pic:pic>
              </a:graphicData>
            </a:graphic>
          </wp:inline>
        </w:drawing>
      </w:r>
      <w:r>
        <w:rPr>
          <w:rFonts w:ascii="Times New Roman"/>
          <w:spacing w:val="40"/>
          <w:w w:val="105"/>
          <w:position w:val="1"/>
          <w:sz w:val="20"/>
        </w:rPr>
        <w:t xml:space="preserve"> </w:t>
      </w:r>
      <w:r>
        <w:rPr>
          <w:color w:val="001A1D"/>
          <w:w w:val="105"/>
          <w:position w:val="1"/>
        </w:rPr>
        <w:t>d.</w:t>
      </w:r>
      <w:r>
        <w:rPr>
          <w:color w:val="001A1D"/>
          <w:spacing w:val="80"/>
          <w:w w:val="150"/>
          <w:position w:val="1"/>
        </w:rPr>
        <w:t xml:space="preserve"> </w:t>
      </w:r>
      <w:r>
        <w:rPr>
          <w:color w:val="001A1D"/>
          <w:w w:val="105"/>
          <w:position w:val="1"/>
        </w:rPr>
        <w:t>80, 20, 21, 25, 443</w:t>
      </w:r>
    </w:p>
    <w:p>
      <w:pPr>
        <w:pStyle w:val="4"/>
        <w:spacing w:before="200"/>
        <w:ind w:left="793"/>
      </w:pPr>
      <w:r>
        <w:rPr>
          <w:color w:val="0E6BBE"/>
          <w:w w:val="105"/>
        </w:rPr>
        <w:t>Clear</w:t>
      </w:r>
      <w:r>
        <w:rPr>
          <w:color w:val="0E6BBE"/>
          <w:spacing w:val="-5"/>
          <w:w w:val="105"/>
        </w:rPr>
        <w:t xml:space="preserve"> </w:t>
      </w:r>
      <w:r>
        <w:rPr>
          <w:color w:val="0E6BBE"/>
          <w:w w:val="105"/>
        </w:rPr>
        <w:t>my</w:t>
      </w:r>
      <w:r>
        <w:rPr>
          <w:color w:val="0E6BBE"/>
          <w:spacing w:val="-4"/>
          <w:w w:val="105"/>
        </w:rPr>
        <w:t xml:space="preserve"> </w:t>
      </w:r>
      <w:r>
        <w:rPr>
          <w:color w:val="0E6BBE"/>
          <w:spacing w:val="-2"/>
          <w:w w:val="105"/>
        </w:rPr>
        <w:t>choice</w:t>
      </w:r>
    </w:p>
    <w:p>
      <w:pPr>
        <w:pStyle w:val="4"/>
        <w:rPr>
          <w:sz w:val="20"/>
        </w:rPr>
      </w:pPr>
    </w:p>
    <w:p>
      <w:pPr>
        <w:pStyle w:val="4"/>
        <w:spacing w:before="20"/>
        <w:rPr>
          <w:sz w:val="20"/>
        </w:rPr>
      </w:pPr>
      <w:r>
        <mc:AlternateContent>
          <mc:Choice Requires="wpg">
            <w:drawing>
              <wp:anchor distT="0" distB="0" distL="0" distR="0" simplePos="0" relativeHeight="251800576" behindDoc="1" locked="0" layoutInCell="1" allowOverlap="1">
                <wp:simplePos x="0" y="0"/>
                <wp:positionH relativeFrom="page">
                  <wp:posOffset>408940</wp:posOffset>
                </wp:positionH>
                <wp:positionV relativeFrom="paragraph">
                  <wp:posOffset>196850</wp:posOffset>
                </wp:positionV>
                <wp:extent cx="6944360" cy="598170"/>
                <wp:effectExtent l="0" t="0" r="0" b="0"/>
                <wp:wrapTopAndBottom/>
                <wp:docPr id="147" name="Group 147"/>
                <wp:cNvGraphicFramePr/>
                <a:graphic xmlns:a="http://schemas.openxmlformats.org/drawingml/2006/main">
                  <a:graphicData uri="http://schemas.microsoft.com/office/word/2010/wordprocessingGroup">
                    <wpg:wgp>
                      <wpg:cNvGrpSpPr/>
                      <wpg:grpSpPr>
                        <a:xfrm>
                          <a:off x="0" y="0"/>
                          <a:ext cx="6944359" cy="598170"/>
                          <a:chOff x="0" y="0"/>
                          <a:chExt cx="6944359" cy="598170"/>
                        </a:xfrm>
                      </wpg:grpSpPr>
                      <wps:wsp>
                        <wps:cNvPr id="148" name="Graphic 148"/>
                        <wps:cNvSpPr/>
                        <wps:spPr>
                          <a:xfrm>
                            <a:off x="3557" y="3557"/>
                            <a:ext cx="6937375" cy="590550"/>
                          </a:xfrm>
                          <a:custGeom>
                            <a:avLst/>
                            <a:gdLst/>
                            <a:ahLst/>
                            <a:cxnLst/>
                            <a:rect l="l" t="t" r="r" b="b"/>
                            <a:pathLst>
                              <a:path w="6937375" h="590550">
                                <a:moveTo>
                                  <a:pt x="0" y="579867"/>
                                </a:moveTo>
                                <a:lnTo>
                                  <a:pt x="0" y="10672"/>
                                </a:lnTo>
                                <a:lnTo>
                                  <a:pt x="0" y="7722"/>
                                </a:lnTo>
                                <a:lnTo>
                                  <a:pt x="1041" y="5207"/>
                                </a:lnTo>
                                <a:lnTo>
                                  <a:pt x="3125" y="3123"/>
                                </a:lnTo>
                                <a:lnTo>
                                  <a:pt x="5209" y="1042"/>
                                </a:lnTo>
                                <a:lnTo>
                                  <a:pt x="7725" y="0"/>
                                </a:lnTo>
                                <a:lnTo>
                                  <a:pt x="10672" y="0"/>
                                </a:lnTo>
                                <a:lnTo>
                                  <a:pt x="6926398" y="0"/>
                                </a:lnTo>
                                <a:lnTo>
                                  <a:pt x="6929345" y="0"/>
                                </a:lnTo>
                                <a:lnTo>
                                  <a:pt x="6931860" y="1042"/>
                                </a:lnTo>
                                <a:lnTo>
                                  <a:pt x="6933944" y="3123"/>
                                </a:lnTo>
                                <a:lnTo>
                                  <a:pt x="6936028" y="5207"/>
                                </a:lnTo>
                                <a:lnTo>
                                  <a:pt x="6937070" y="7722"/>
                                </a:lnTo>
                                <a:lnTo>
                                  <a:pt x="6937071" y="10672"/>
                                </a:lnTo>
                                <a:lnTo>
                                  <a:pt x="6937071" y="579867"/>
                                </a:lnTo>
                                <a:lnTo>
                                  <a:pt x="6937070" y="582814"/>
                                </a:lnTo>
                                <a:lnTo>
                                  <a:pt x="6936028" y="585329"/>
                                </a:lnTo>
                                <a:lnTo>
                                  <a:pt x="6933944" y="587413"/>
                                </a:lnTo>
                                <a:lnTo>
                                  <a:pt x="6931860" y="589498"/>
                                </a:lnTo>
                                <a:lnTo>
                                  <a:pt x="6929345" y="590540"/>
                                </a:lnTo>
                                <a:lnTo>
                                  <a:pt x="6926398" y="590540"/>
                                </a:lnTo>
                                <a:lnTo>
                                  <a:pt x="10672" y="590540"/>
                                </a:lnTo>
                                <a:lnTo>
                                  <a:pt x="7725" y="590540"/>
                                </a:lnTo>
                                <a:lnTo>
                                  <a:pt x="5209" y="589498"/>
                                </a:lnTo>
                                <a:lnTo>
                                  <a:pt x="3125" y="587413"/>
                                </a:lnTo>
                                <a:lnTo>
                                  <a:pt x="1041" y="585329"/>
                                </a:lnTo>
                                <a:lnTo>
                                  <a:pt x="0" y="582814"/>
                                </a:lnTo>
                                <a:lnTo>
                                  <a:pt x="0" y="579867"/>
                                </a:lnTo>
                                <a:close/>
                              </a:path>
                            </a:pathLst>
                          </a:custGeom>
                          <a:ln w="7114">
                            <a:solidFill>
                              <a:srgbClr val="CAD0D6"/>
                            </a:solidFill>
                            <a:prstDash val="solid"/>
                          </a:ln>
                        </wps:spPr>
                        <wps:bodyPr wrap="square" lIns="0" tIns="0" rIns="0" bIns="0" rtlCol="0">
                          <a:noAutofit/>
                        </wps:bodyPr>
                      </wps:wsp>
                      <wps:wsp>
                        <wps:cNvPr id="149" name="Graphic 149"/>
                        <wps:cNvSpPr/>
                        <wps:spPr>
                          <a:xfrm>
                            <a:off x="60477" y="401994"/>
                            <a:ext cx="448309" cy="128270"/>
                          </a:xfrm>
                          <a:custGeom>
                            <a:avLst/>
                            <a:gdLst/>
                            <a:ahLst/>
                            <a:cxnLst/>
                            <a:rect l="l" t="t" r="r" b="b"/>
                            <a:pathLst>
                              <a:path w="448309" h="128270">
                                <a:moveTo>
                                  <a:pt x="0" y="74706"/>
                                </a:moveTo>
                                <a:lnTo>
                                  <a:pt x="0" y="53362"/>
                                </a:lnTo>
                                <a:lnTo>
                                  <a:pt x="0" y="49856"/>
                                </a:lnTo>
                                <a:lnTo>
                                  <a:pt x="341" y="46385"/>
                                </a:lnTo>
                                <a:lnTo>
                                  <a:pt x="1025" y="42950"/>
                                </a:lnTo>
                                <a:lnTo>
                                  <a:pt x="1708" y="39514"/>
                                </a:lnTo>
                                <a:lnTo>
                                  <a:pt x="2721" y="36175"/>
                                </a:lnTo>
                                <a:lnTo>
                                  <a:pt x="4061" y="32941"/>
                                </a:lnTo>
                                <a:lnTo>
                                  <a:pt x="5402" y="29703"/>
                                </a:lnTo>
                                <a:lnTo>
                                  <a:pt x="15629" y="15630"/>
                                </a:lnTo>
                                <a:lnTo>
                                  <a:pt x="18106" y="13152"/>
                                </a:lnTo>
                                <a:lnTo>
                                  <a:pt x="53362" y="0"/>
                                </a:lnTo>
                                <a:lnTo>
                                  <a:pt x="394879" y="0"/>
                                </a:lnTo>
                                <a:lnTo>
                                  <a:pt x="424525" y="8991"/>
                                </a:lnTo>
                                <a:lnTo>
                                  <a:pt x="427439" y="10939"/>
                                </a:lnTo>
                                <a:lnTo>
                                  <a:pt x="430134" y="13152"/>
                                </a:lnTo>
                                <a:lnTo>
                                  <a:pt x="432612" y="15630"/>
                                </a:lnTo>
                                <a:lnTo>
                                  <a:pt x="435089" y="18106"/>
                                </a:lnTo>
                                <a:lnTo>
                                  <a:pt x="444179" y="32937"/>
                                </a:lnTo>
                                <a:lnTo>
                                  <a:pt x="445520" y="36175"/>
                                </a:lnTo>
                                <a:lnTo>
                                  <a:pt x="446532" y="39510"/>
                                </a:lnTo>
                                <a:lnTo>
                                  <a:pt x="447216" y="42946"/>
                                </a:lnTo>
                                <a:lnTo>
                                  <a:pt x="447899" y="46385"/>
                                </a:lnTo>
                                <a:lnTo>
                                  <a:pt x="448241" y="49856"/>
                                </a:lnTo>
                                <a:lnTo>
                                  <a:pt x="448241" y="53362"/>
                                </a:lnTo>
                                <a:lnTo>
                                  <a:pt x="448241" y="74706"/>
                                </a:lnTo>
                                <a:lnTo>
                                  <a:pt x="448241" y="78208"/>
                                </a:lnTo>
                                <a:lnTo>
                                  <a:pt x="447899" y="81676"/>
                                </a:lnTo>
                                <a:lnTo>
                                  <a:pt x="447216" y="85111"/>
                                </a:lnTo>
                                <a:lnTo>
                                  <a:pt x="446532" y="88547"/>
                                </a:lnTo>
                                <a:lnTo>
                                  <a:pt x="439248" y="104340"/>
                                </a:lnTo>
                                <a:lnTo>
                                  <a:pt x="437301" y="107255"/>
                                </a:lnTo>
                                <a:lnTo>
                                  <a:pt x="405289" y="127037"/>
                                </a:lnTo>
                                <a:lnTo>
                                  <a:pt x="401853" y="127721"/>
                                </a:lnTo>
                                <a:lnTo>
                                  <a:pt x="398383" y="128065"/>
                                </a:lnTo>
                                <a:lnTo>
                                  <a:pt x="394879" y="128069"/>
                                </a:lnTo>
                                <a:lnTo>
                                  <a:pt x="53362" y="128069"/>
                                </a:lnTo>
                                <a:lnTo>
                                  <a:pt x="15629" y="112431"/>
                                </a:lnTo>
                                <a:lnTo>
                                  <a:pt x="8993" y="104340"/>
                                </a:lnTo>
                                <a:lnTo>
                                  <a:pt x="7046" y="101429"/>
                                </a:lnTo>
                                <a:lnTo>
                                  <a:pt x="0" y="78208"/>
                                </a:lnTo>
                                <a:lnTo>
                                  <a:pt x="0" y="74706"/>
                                </a:lnTo>
                                <a:close/>
                              </a:path>
                            </a:pathLst>
                          </a:custGeom>
                          <a:ln w="7114">
                            <a:solidFill>
                              <a:srgbClr val="000000"/>
                            </a:solidFill>
                            <a:prstDash val="solid"/>
                          </a:ln>
                        </wps:spPr>
                        <wps:bodyPr wrap="square" lIns="0" tIns="0" rIns="0" bIns="0" rtlCol="0">
                          <a:noAutofit/>
                        </wps:bodyPr>
                      </wps:wsp>
                      <wps:wsp>
                        <wps:cNvPr id="150" name="Textbox 150"/>
                        <wps:cNvSpPr txBox="1"/>
                        <wps:spPr>
                          <a:xfrm>
                            <a:off x="10977" y="9197"/>
                            <a:ext cx="6922770" cy="579755"/>
                          </a:xfrm>
                          <a:prstGeom prst="rect">
                            <a:avLst/>
                          </a:prstGeom>
                        </wps:spPr>
                        <wps:txbx>
                          <w:txbxContent>
                            <w:p>
                              <w:pPr>
                                <w:spacing w:before="50"/>
                                <w:ind w:left="77"/>
                                <w:rPr>
                                  <w:b/>
                                  <w:sz w:val="20"/>
                                </w:rPr>
                              </w:pPr>
                              <w:r>
                                <w:rPr>
                                  <w:b/>
                                  <w:color w:val="1C2025"/>
                                  <w:sz w:val="13"/>
                                </w:rPr>
                                <w:t>Question</w:t>
                              </w:r>
                              <w:r>
                                <w:rPr>
                                  <w:b/>
                                  <w:color w:val="1C2025"/>
                                  <w:spacing w:val="12"/>
                                  <w:sz w:val="13"/>
                                </w:rPr>
                                <w:t xml:space="preserve"> </w:t>
                              </w:r>
                              <w:r>
                                <w:rPr>
                                  <w:b/>
                                  <w:color w:val="1C2025"/>
                                  <w:spacing w:val="-5"/>
                                  <w:sz w:val="20"/>
                                </w:rPr>
                                <w:t>16</w:t>
                              </w:r>
                            </w:p>
                            <w:p>
                              <w:pPr>
                                <w:spacing w:before="67"/>
                                <w:ind w:left="77"/>
                                <w:rPr>
                                  <w:sz w:val="13"/>
                                </w:rPr>
                              </w:pPr>
                              <w:r>
                                <w:rPr>
                                  <w:color w:val="1C2025"/>
                                  <w:sz w:val="13"/>
                                </w:rPr>
                                <w:t>Not</w:t>
                              </w:r>
                              <w:r>
                                <w:rPr>
                                  <w:color w:val="1C2025"/>
                                  <w:spacing w:val="3"/>
                                  <w:sz w:val="13"/>
                                </w:rPr>
                                <w:t xml:space="preserve"> </w:t>
                              </w:r>
                              <w:r>
                                <w:rPr>
                                  <w:color w:val="1C2025"/>
                                  <w:sz w:val="13"/>
                                </w:rPr>
                                <w:t>yet</w:t>
                              </w:r>
                              <w:r>
                                <w:rPr>
                                  <w:color w:val="1C2025"/>
                                  <w:spacing w:val="4"/>
                                  <w:sz w:val="13"/>
                                </w:rPr>
                                <w:t xml:space="preserve"> </w:t>
                              </w:r>
                              <w:r>
                                <w:rPr>
                                  <w:color w:val="1C2025"/>
                                  <w:spacing w:val="-2"/>
                                  <w:sz w:val="13"/>
                                </w:rPr>
                                <w:t>answered</w:t>
                              </w:r>
                            </w:p>
                            <w:p>
                              <w:pPr>
                                <w:spacing w:before="84"/>
                                <w:ind w:left="138"/>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15.5pt;height:47.1pt;width:546.8pt;mso-position-horizontal-relative:page;mso-wrap-distance-bottom:0pt;mso-wrap-distance-top:0pt;z-index:-251515904;mso-width-relative:page;mso-height-relative:page;" coordsize="6944359,598170" o:gfxdata="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">
                <o:lock v:ext="edit" aspectratio="f"/>
                <v:shape id="Graphic 148" o:spid="_x0000_s1026" o:spt="100" style="position:absolute;left:3557;top:3557;height:590550;width:6937375;" filled="f" stroked="t" coordsize="6937375,590550" o:gfxdata="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rXz0b4A&#10;AADcAAAADwAAAAAAAAABACAAAAAiAAAAZHJzL2Rvd25yZXYueG1sUEsBAhQAFAAAAAgAh07iQDMv&#10;BZ47AAAAOQAAABAAAAAAAAAAAQAgAAAADQEAAGRycy9zaGFwZXhtbC54bWxQSwUGAAAAAAYABgBb&#10;AQAAtwMAAAAA&#10;" path="m0,579867l0,10672,0,7722,1041,5207,3125,3123,5209,1042,7725,0,10672,0,6926398,0,6929345,0,6931860,1042,6933944,3123,6936028,5207,6937070,7722,6937071,10672,6937071,579867,6937070,582814,6936028,585329,6933944,587413,6931860,589498,6929345,590540,6926398,590540,10672,590540,7725,590540,5209,589498,3125,587413,1041,585329,0,582814,0,579867xe">
                  <v:fill on="f" focussize="0,0"/>
                  <v:stroke weight="0.560157480314961pt" color="#CAD0D6" joinstyle="round"/>
                  <v:imagedata o:title=""/>
                  <o:lock v:ext="edit" aspectratio="f"/>
                  <v:textbox inset="0mm,0mm,0mm,0mm"/>
                </v:shape>
                <v:shape id="Graphic 149" o:spid="_x0000_s1026" o:spt="100" style="position:absolute;left:60477;top:401994;height:128270;width:448309;" filled="f" stroked="t" coordsize="448309,128270" o:gfxdata="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G6SBrugAAANwA&#10;AAAPAAAAAAAAAAEAIAAAACIAAABkcnMvZG93bnJldi54bWxQSwECFAAUAAAACACHTuJAMy8FnjsA&#10;AAA5AAAAEAAAAAAAAAABACAAAAAJAQAAZHJzL3NoYXBleG1sLnhtbFBLBQYAAAAABgAGAFsBAACz&#10;AwAAAAA=&#10;" path="m0,74706l0,53362,0,49856,341,46385,1025,42950,1708,39514,2721,36175,4061,32941,5402,29703,15629,15630,18106,13152,53362,0,394879,0,424525,8991,427439,10939,430134,13152,432612,15630,435089,18106,444179,32937,445520,36175,446532,39510,447216,42946,447899,46385,448241,49856,448241,53362,448241,74706,448241,78208,447899,81676,447216,85111,446532,88547,439248,104340,437301,107255,405289,127037,401853,127721,398383,128065,394879,128069,53362,128069,15629,112431,8993,104340,7046,101429,0,78208,0,74706xe">
                  <v:fill on="f" focussize="0,0"/>
                  <v:stroke weight="0.560157480314961pt" color="#000000" joinstyle="round"/>
                  <v:imagedata o:title=""/>
                  <o:lock v:ext="edit" aspectratio="f"/>
                  <v:textbox inset="0mm,0mm,0mm,0mm"/>
                </v:shape>
                <v:shape id="Textbox 150" o:spid="_x0000_s1026" o:spt="202" type="#_x0000_t202" style="position:absolute;left:10977;top:9197;height:579755;width:6922770;" filled="f" stroked="f" coordsize="21600,21600" o:gfxdata="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QzeX+/&#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50"/>
                          <w:ind w:left="77"/>
                          <w:rPr>
                            <w:b/>
                            <w:sz w:val="20"/>
                          </w:rPr>
                        </w:pPr>
                        <w:r>
                          <w:rPr>
                            <w:b/>
                            <w:color w:val="1C2025"/>
                            <w:sz w:val="13"/>
                          </w:rPr>
                          <w:t>Question</w:t>
                        </w:r>
                        <w:r>
                          <w:rPr>
                            <w:b/>
                            <w:color w:val="1C2025"/>
                            <w:spacing w:val="12"/>
                            <w:sz w:val="13"/>
                          </w:rPr>
                          <w:t xml:space="preserve"> </w:t>
                        </w:r>
                        <w:r>
                          <w:rPr>
                            <w:b/>
                            <w:color w:val="1C2025"/>
                            <w:spacing w:val="-5"/>
                            <w:sz w:val="20"/>
                          </w:rPr>
                          <w:t>16</w:t>
                        </w:r>
                      </w:p>
                      <w:p>
                        <w:pPr>
                          <w:spacing w:before="67"/>
                          <w:ind w:left="77"/>
                          <w:rPr>
                            <w:sz w:val="13"/>
                          </w:rPr>
                        </w:pPr>
                        <w:r>
                          <w:rPr>
                            <w:color w:val="1C2025"/>
                            <w:sz w:val="13"/>
                          </w:rPr>
                          <w:t>Not</w:t>
                        </w:r>
                        <w:r>
                          <w:rPr>
                            <w:color w:val="1C2025"/>
                            <w:spacing w:val="3"/>
                            <w:sz w:val="13"/>
                          </w:rPr>
                          <w:t xml:space="preserve"> </w:t>
                        </w:r>
                        <w:r>
                          <w:rPr>
                            <w:color w:val="1C2025"/>
                            <w:sz w:val="13"/>
                          </w:rPr>
                          <w:t>yet</w:t>
                        </w:r>
                        <w:r>
                          <w:rPr>
                            <w:color w:val="1C2025"/>
                            <w:spacing w:val="4"/>
                            <w:sz w:val="13"/>
                          </w:rPr>
                          <w:t xml:space="preserve"> </w:t>
                        </w:r>
                        <w:r>
                          <w:rPr>
                            <w:color w:val="1C2025"/>
                            <w:spacing w:val="-2"/>
                            <w:sz w:val="13"/>
                          </w:rPr>
                          <w:t>answered</w:t>
                        </w:r>
                      </w:p>
                      <w:p>
                        <w:pPr>
                          <w:spacing w:before="84"/>
                          <w:ind w:left="138"/>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pPr>
    </w:p>
    <w:p>
      <w:pPr>
        <w:pStyle w:val="4"/>
        <w:spacing w:before="17"/>
      </w:pPr>
    </w:p>
    <w:p>
      <w:pPr>
        <w:pStyle w:val="4"/>
        <w:spacing w:before="1"/>
        <w:ind w:left="468"/>
      </w:pPr>
      <w:r>
        <w:rPr>
          <w:color w:val="001A1D"/>
          <w:w w:val="105"/>
        </w:rPr>
        <w:t>Giao</w:t>
      </w:r>
      <w:r>
        <w:rPr>
          <w:color w:val="001A1D"/>
          <w:spacing w:val="-5"/>
          <w:w w:val="105"/>
        </w:rPr>
        <w:t xml:space="preserve"> </w:t>
      </w:r>
      <w:r>
        <w:rPr>
          <w:color w:val="001A1D"/>
          <w:w w:val="105"/>
        </w:rPr>
        <w:t>thức</w:t>
      </w:r>
      <w:r>
        <w:rPr>
          <w:color w:val="001A1D"/>
          <w:spacing w:val="-5"/>
          <w:w w:val="105"/>
        </w:rPr>
        <w:t xml:space="preserve"> </w:t>
      </w:r>
      <w:r>
        <w:rPr>
          <w:color w:val="001A1D"/>
          <w:w w:val="105"/>
        </w:rPr>
        <w:t>nào</w:t>
      </w:r>
      <w:r>
        <w:rPr>
          <w:color w:val="001A1D"/>
          <w:spacing w:val="-5"/>
          <w:w w:val="105"/>
        </w:rPr>
        <w:t xml:space="preserve"> </w:t>
      </w:r>
      <w:r>
        <w:rPr>
          <w:color w:val="001A1D"/>
          <w:w w:val="105"/>
        </w:rPr>
        <w:t>sau</w:t>
      </w:r>
      <w:r>
        <w:rPr>
          <w:color w:val="001A1D"/>
          <w:spacing w:val="-5"/>
          <w:w w:val="105"/>
        </w:rPr>
        <w:t xml:space="preserve"> </w:t>
      </w:r>
      <w:r>
        <w:rPr>
          <w:color w:val="001A1D"/>
          <w:w w:val="105"/>
        </w:rPr>
        <w:t>đây</w:t>
      </w:r>
      <w:r>
        <w:rPr>
          <w:color w:val="001A1D"/>
          <w:spacing w:val="-4"/>
          <w:w w:val="105"/>
        </w:rPr>
        <w:t xml:space="preserve"> </w:t>
      </w:r>
      <w:r>
        <w:rPr>
          <w:color w:val="001A1D"/>
          <w:w w:val="105"/>
        </w:rPr>
        <w:t>được</w:t>
      </w:r>
      <w:r>
        <w:rPr>
          <w:color w:val="001A1D"/>
          <w:spacing w:val="-5"/>
          <w:w w:val="105"/>
        </w:rPr>
        <w:t xml:space="preserve"> </w:t>
      </w:r>
      <w:r>
        <w:rPr>
          <w:color w:val="001A1D"/>
          <w:w w:val="105"/>
        </w:rPr>
        <w:t>dùng</w:t>
      </w:r>
      <w:r>
        <w:rPr>
          <w:color w:val="001A1D"/>
          <w:spacing w:val="-5"/>
          <w:w w:val="105"/>
        </w:rPr>
        <w:t xml:space="preserve"> </w:t>
      </w:r>
      <w:r>
        <w:rPr>
          <w:color w:val="001A1D"/>
          <w:w w:val="105"/>
        </w:rPr>
        <w:t>để</w:t>
      </w:r>
      <w:r>
        <w:rPr>
          <w:color w:val="001A1D"/>
          <w:spacing w:val="-5"/>
          <w:w w:val="105"/>
        </w:rPr>
        <w:t xml:space="preserve"> </w:t>
      </w:r>
      <w:r>
        <w:rPr>
          <w:color w:val="001A1D"/>
          <w:w w:val="105"/>
        </w:rPr>
        <w:t>mã</w:t>
      </w:r>
      <w:r>
        <w:rPr>
          <w:color w:val="001A1D"/>
          <w:spacing w:val="-5"/>
          <w:w w:val="105"/>
        </w:rPr>
        <w:t xml:space="preserve"> </w:t>
      </w:r>
      <w:r>
        <w:rPr>
          <w:color w:val="001A1D"/>
          <w:w w:val="105"/>
        </w:rPr>
        <w:t>hóa</w:t>
      </w:r>
      <w:r>
        <w:rPr>
          <w:color w:val="001A1D"/>
          <w:spacing w:val="-4"/>
          <w:w w:val="105"/>
        </w:rPr>
        <w:t xml:space="preserve"> </w:t>
      </w:r>
      <w:r>
        <w:rPr>
          <w:color w:val="001A1D"/>
          <w:w w:val="105"/>
        </w:rPr>
        <w:t>dữ</w:t>
      </w:r>
      <w:r>
        <w:rPr>
          <w:color w:val="001A1D"/>
          <w:spacing w:val="-5"/>
          <w:w w:val="105"/>
        </w:rPr>
        <w:t xml:space="preserve"> </w:t>
      </w:r>
      <w:r>
        <w:rPr>
          <w:color w:val="001A1D"/>
          <w:w w:val="105"/>
        </w:rPr>
        <w:t>liệu</w:t>
      </w:r>
      <w:r>
        <w:rPr>
          <w:color w:val="001A1D"/>
          <w:spacing w:val="-5"/>
          <w:w w:val="105"/>
        </w:rPr>
        <w:t xml:space="preserve"> </w:t>
      </w:r>
      <w:r>
        <w:rPr>
          <w:color w:val="001A1D"/>
          <w:w w:val="105"/>
        </w:rPr>
        <w:t>trao</w:t>
      </w:r>
      <w:r>
        <w:rPr>
          <w:color w:val="001A1D"/>
          <w:spacing w:val="-5"/>
          <w:w w:val="105"/>
        </w:rPr>
        <w:t xml:space="preserve"> </w:t>
      </w:r>
      <w:r>
        <w:rPr>
          <w:color w:val="001A1D"/>
          <w:w w:val="105"/>
        </w:rPr>
        <w:t>đổi</w:t>
      </w:r>
      <w:r>
        <w:rPr>
          <w:color w:val="001A1D"/>
          <w:spacing w:val="-4"/>
          <w:w w:val="105"/>
        </w:rPr>
        <w:t xml:space="preserve"> </w:t>
      </w:r>
      <w:r>
        <w:rPr>
          <w:color w:val="001A1D"/>
          <w:w w:val="105"/>
        </w:rPr>
        <w:t>giữa</w:t>
      </w:r>
      <w:r>
        <w:rPr>
          <w:color w:val="001A1D"/>
          <w:spacing w:val="-5"/>
          <w:w w:val="105"/>
        </w:rPr>
        <w:t xml:space="preserve"> </w:t>
      </w:r>
      <w:r>
        <w:rPr>
          <w:color w:val="001A1D"/>
          <w:w w:val="105"/>
        </w:rPr>
        <w:t>Web</w:t>
      </w:r>
      <w:r>
        <w:rPr>
          <w:color w:val="001A1D"/>
          <w:spacing w:val="-5"/>
          <w:w w:val="105"/>
        </w:rPr>
        <w:t xml:space="preserve"> </w:t>
      </w:r>
      <w:r>
        <w:rPr>
          <w:color w:val="001A1D"/>
          <w:w w:val="105"/>
        </w:rPr>
        <w:t>Browser</w:t>
      </w:r>
      <w:r>
        <w:rPr>
          <w:color w:val="001A1D"/>
          <w:spacing w:val="-5"/>
          <w:w w:val="105"/>
        </w:rPr>
        <w:t xml:space="preserve"> </w:t>
      </w:r>
      <w:r>
        <w:rPr>
          <w:color w:val="001A1D"/>
          <w:w w:val="105"/>
        </w:rPr>
        <w:t>và</w:t>
      </w:r>
      <w:r>
        <w:rPr>
          <w:color w:val="001A1D"/>
          <w:spacing w:val="-5"/>
          <w:w w:val="105"/>
        </w:rPr>
        <w:t xml:space="preserve"> </w:t>
      </w:r>
      <w:r>
        <w:rPr>
          <w:color w:val="001A1D"/>
          <w:w w:val="105"/>
        </w:rPr>
        <w:t>Web</w:t>
      </w:r>
      <w:r>
        <w:rPr>
          <w:color w:val="001A1D"/>
          <w:spacing w:val="-4"/>
          <w:w w:val="105"/>
        </w:rPr>
        <w:t xml:space="preserve"> </w:t>
      </w:r>
      <w:r>
        <w:rPr>
          <w:color w:val="001A1D"/>
          <w:spacing w:val="-2"/>
          <w:w w:val="105"/>
        </w:rPr>
        <w:t>server?</w:t>
      </w:r>
    </w:p>
    <w:p>
      <w:pPr>
        <w:pStyle w:val="4"/>
        <w:spacing w:before="123"/>
      </w:pPr>
    </w:p>
    <w:p>
      <w:pPr>
        <w:pStyle w:val="5"/>
        <w:numPr>
          <w:ilvl w:val="0"/>
          <w:numId w:val="51"/>
        </w:numPr>
        <w:tabs>
          <w:tab w:val="left" w:pos="1098"/>
        </w:tabs>
        <w:spacing w:before="0"/>
        <w:ind w:left="1098" w:hanging="294"/>
        <w:rPr>
          <w:sz w:val="16"/>
        </w:rPr>
      </w:pPr>
      <w:r>
        <w:drawing>
          <wp:anchor distT="0" distB="0" distL="0" distR="0" simplePos="0" relativeHeight="251699200"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151" name="Image 151"/>
            <wp:cNvGraphicFramePr/>
            <a:graphic xmlns:a="http://schemas.openxmlformats.org/drawingml/2006/main">
              <a:graphicData uri="http://schemas.openxmlformats.org/drawingml/2006/picture">
                <pic:pic xmlns:pic="http://schemas.openxmlformats.org/drawingml/2006/picture">
                  <pic:nvPicPr>
                    <pic:cNvPr id="151" name="Image 151"/>
                    <pic:cNvPicPr/>
                  </pic:nvPicPr>
                  <pic:blipFill>
                    <a:blip r:embed="rId175" cstate="print"/>
                    <a:stretch>
                      <a:fillRect/>
                    </a:stretch>
                  </pic:blipFill>
                  <pic:spPr>
                    <a:xfrm>
                      <a:off x="0" y="0"/>
                      <a:ext cx="92494" cy="92494"/>
                    </a:xfrm>
                    <a:prstGeom prst="rect">
                      <a:avLst/>
                    </a:prstGeom>
                  </pic:spPr>
                </pic:pic>
              </a:graphicData>
            </a:graphic>
          </wp:anchor>
        </w:drawing>
      </w:r>
      <w:r>
        <w:rPr>
          <w:color w:val="001A1D"/>
          <w:spacing w:val="-4"/>
          <w:w w:val="105"/>
          <w:sz w:val="16"/>
        </w:rPr>
        <w:t>HTTP</w:t>
      </w:r>
    </w:p>
    <w:p>
      <w:pPr>
        <w:pStyle w:val="5"/>
        <w:numPr>
          <w:ilvl w:val="0"/>
          <w:numId w:val="51"/>
        </w:numPr>
        <w:tabs>
          <w:tab w:val="left" w:pos="1098"/>
        </w:tabs>
        <w:ind w:left="1098" w:hanging="294"/>
        <w:rPr>
          <w:sz w:val="16"/>
        </w:rPr>
      </w:pPr>
      <w:r>
        <w:drawing>
          <wp:anchor distT="0" distB="0" distL="0" distR="0" simplePos="0" relativeHeight="251699200"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152" name="Image 152"/>
            <wp:cNvGraphicFramePr/>
            <a:graphic xmlns:a="http://schemas.openxmlformats.org/drawingml/2006/main">
              <a:graphicData uri="http://schemas.openxmlformats.org/drawingml/2006/picture">
                <pic:pic xmlns:pic="http://schemas.openxmlformats.org/drawingml/2006/picture">
                  <pic:nvPicPr>
                    <pic:cNvPr id="152" name="Image 152"/>
                    <pic:cNvPicPr/>
                  </pic:nvPicPr>
                  <pic:blipFill>
                    <a:blip r:embed="rId176" cstate="print"/>
                    <a:stretch>
                      <a:fillRect/>
                    </a:stretch>
                  </pic:blipFill>
                  <pic:spPr>
                    <a:xfrm>
                      <a:off x="0" y="0"/>
                      <a:ext cx="92494" cy="92494"/>
                    </a:xfrm>
                    <a:prstGeom prst="rect">
                      <a:avLst/>
                    </a:prstGeom>
                  </pic:spPr>
                </pic:pic>
              </a:graphicData>
            </a:graphic>
          </wp:anchor>
        </w:drawing>
      </w:r>
      <w:r>
        <mc:AlternateContent>
          <mc:Choice Requires="wpg">
            <w:drawing>
              <wp:anchor distT="0" distB="0" distL="0" distR="0" simplePos="0" relativeHeight="251703296" behindDoc="0" locked="0" layoutInCell="1" allowOverlap="1">
                <wp:simplePos x="0" y="0"/>
                <wp:positionH relativeFrom="page">
                  <wp:posOffset>7025640</wp:posOffset>
                </wp:positionH>
                <wp:positionV relativeFrom="paragraph">
                  <wp:posOffset>158750</wp:posOffset>
                </wp:positionV>
                <wp:extent cx="384810" cy="429895"/>
                <wp:effectExtent l="0" t="0" r="0" b="0"/>
                <wp:wrapNone/>
                <wp:docPr id="153" name="Group 153"/>
                <wp:cNvGraphicFramePr/>
                <a:graphic xmlns:a="http://schemas.openxmlformats.org/drawingml/2006/main">
                  <a:graphicData uri="http://schemas.microsoft.com/office/word/2010/wordprocessingGroup">
                    <wpg:wgp>
                      <wpg:cNvGrpSpPr/>
                      <wpg:grpSpPr>
                        <a:xfrm>
                          <a:off x="0" y="0"/>
                          <a:ext cx="384810" cy="429895"/>
                          <a:chOff x="0" y="0"/>
                          <a:chExt cx="384810" cy="429895"/>
                        </a:xfrm>
                      </wpg:grpSpPr>
                      <wps:wsp>
                        <wps:cNvPr id="154" name="Graphic 154"/>
                        <wps:cNvSpPr/>
                        <wps:spPr>
                          <a:xfrm>
                            <a:off x="0" y="0"/>
                            <a:ext cx="384810" cy="429895"/>
                          </a:xfrm>
                          <a:custGeom>
                            <a:avLst/>
                            <a:gdLst/>
                            <a:ahLst/>
                            <a:cxnLst/>
                            <a:rect l="l" t="t" r="r" b="b"/>
                            <a:pathLst>
                              <a:path w="384810" h="429895">
                                <a:moveTo>
                                  <a:pt x="384810" y="429767"/>
                                </a:moveTo>
                                <a:lnTo>
                                  <a:pt x="0" y="429767"/>
                                </a:lnTo>
                                <a:lnTo>
                                  <a:pt x="0" y="0"/>
                                </a:lnTo>
                                <a:lnTo>
                                  <a:pt x="384810" y="0"/>
                                </a:lnTo>
                                <a:lnTo>
                                  <a:pt x="384810" y="93170"/>
                                </a:lnTo>
                                <a:lnTo>
                                  <a:pt x="214052" y="93170"/>
                                </a:lnTo>
                                <a:lnTo>
                                  <a:pt x="203538" y="93678"/>
                                </a:lnTo>
                                <a:lnTo>
                                  <a:pt x="163690" y="105786"/>
                                </a:lnTo>
                                <a:lnTo>
                                  <a:pt x="131510" y="132222"/>
                                </a:lnTo>
                                <a:lnTo>
                                  <a:pt x="111895" y="168960"/>
                                </a:lnTo>
                                <a:lnTo>
                                  <a:pt x="107327" y="199894"/>
                                </a:lnTo>
                                <a:lnTo>
                                  <a:pt x="107834" y="210407"/>
                                </a:lnTo>
                                <a:lnTo>
                                  <a:pt x="119942" y="250254"/>
                                </a:lnTo>
                                <a:lnTo>
                                  <a:pt x="146378" y="282434"/>
                                </a:lnTo>
                                <a:lnTo>
                                  <a:pt x="183117" y="302048"/>
                                </a:lnTo>
                                <a:lnTo>
                                  <a:pt x="214052" y="306618"/>
                                </a:lnTo>
                                <a:lnTo>
                                  <a:pt x="384810" y="306618"/>
                                </a:lnTo>
                                <a:lnTo>
                                  <a:pt x="384810" y="429767"/>
                                </a:lnTo>
                                <a:close/>
                              </a:path>
                              <a:path w="384810" h="429895">
                                <a:moveTo>
                                  <a:pt x="384810" y="306618"/>
                                </a:moveTo>
                                <a:lnTo>
                                  <a:pt x="214052" y="306618"/>
                                </a:lnTo>
                                <a:lnTo>
                                  <a:pt x="224565" y="306110"/>
                                </a:lnTo>
                                <a:lnTo>
                                  <a:pt x="234876" y="304587"/>
                                </a:lnTo>
                                <a:lnTo>
                                  <a:pt x="273355" y="288648"/>
                                </a:lnTo>
                                <a:lnTo>
                                  <a:pt x="302805" y="259198"/>
                                </a:lnTo>
                                <a:lnTo>
                                  <a:pt x="318744" y="220719"/>
                                </a:lnTo>
                                <a:lnTo>
                                  <a:pt x="320776" y="199894"/>
                                </a:lnTo>
                                <a:lnTo>
                                  <a:pt x="320267" y="189381"/>
                                </a:lnTo>
                                <a:lnTo>
                                  <a:pt x="308159" y="149533"/>
                                </a:lnTo>
                                <a:lnTo>
                                  <a:pt x="281722" y="117353"/>
                                </a:lnTo>
                                <a:lnTo>
                                  <a:pt x="244985" y="97740"/>
                                </a:lnTo>
                                <a:lnTo>
                                  <a:pt x="214052" y="93170"/>
                                </a:lnTo>
                                <a:lnTo>
                                  <a:pt x="384810" y="93170"/>
                                </a:lnTo>
                                <a:lnTo>
                                  <a:pt x="384810" y="306618"/>
                                </a:lnTo>
                                <a:close/>
                              </a:path>
                            </a:pathLst>
                          </a:custGeom>
                          <a:solidFill>
                            <a:srgbClr val="000000">
                              <a:alpha val="19999"/>
                            </a:srgbClr>
                          </a:solidFill>
                        </wps:spPr>
                        <wps:bodyPr wrap="square" lIns="0" tIns="0" rIns="0" bIns="0" rtlCol="0">
                          <a:noAutofit/>
                        </wps:bodyPr>
                      </wps:wsp>
                      <pic:pic xmlns:pic="http://schemas.openxmlformats.org/drawingml/2006/picture">
                        <pic:nvPicPr>
                          <pic:cNvPr id="155" name="Image 155"/>
                          <pic:cNvPicPr/>
                        </pic:nvPicPr>
                        <pic:blipFill>
                          <a:blip r:embed="rId25" cstate="print"/>
                          <a:stretch>
                            <a:fillRect/>
                          </a:stretch>
                        </pic:blipFill>
                        <pic:spPr>
                          <a:xfrm>
                            <a:off x="100212" y="86054"/>
                            <a:ext cx="227678" cy="227678"/>
                          </a:xfrm>
                          <a:prstGeom prst="rect">
                            <a:avLst/>
                          </a:prstGeom>
                        </pic:spPr>
                      </pic:pic>
                    </wpg:wgp>
                  </a:graphicData>
                </a:graphic>
              </wp:anchor>
            </w:drawing>
          </mc:Choice>
          <mc:Fallback>
            <w:pict>
              <v:group id="_x0000_s1026" o:spid="_x0000_s1026" o:spt="203" style="position:absolute;left:0pt;margin-left:553.2pt;margin-top:12.5pt;height:33.85pt;width:30.3pt;mso-position-horizontal-relative:page;z-index:251703296;mso-width-relative:page;mso-height-relative:page;" coordsize="384810,429895" o:gfxdata="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">
                <o:lock v:ext="edit" aspectratio="f"/>
                <v:shape id="Graphic 154" o:spid="_x0000_s1026" o:spt="100" style="position:absolute;left:0;top:0;height:429895;width:384810;" fillcolor="#000000" filled="t" stroked="f" coordsize="384810,429895" o:gfxdata="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gWtl28AAAA&#10;3AAAAA8AAAAAAAAAAQAgAAAAIgAAAGRycy9kb3ducmV2LnhtbFBLAQIUABQAAAAIAIdO4kAzLwWe&#10;OwAAADkAAAAQAAAAAAAAAAEAIAAAAAsBAABkcnMvc2hhcGV4bWwueG1sUEsFBgAAAAAGAAYAWwEA&#10;ALUDAAAAAA==&#10;" path="m384810,429767l0,429767,0,0,384810,0,384810,93170,214052,93170,203538,93678,163690,105786,131510,132222,111895,168960,107327,199894,107834,210407,119942,250254,146378,282434,183117,302048,214052,306618,384810,306618,384810,429767xem384810,306618l214052,306618,224565,306110,234876,304587,273355,288648,302805,259198,318744,220719,320776,199894,320267,189381,308159,149533,281722,117353,244985,97740,214052,93170,384810,93170,384810,306618xe">
                  <v:fill on="t" opacity="13106f" focussize="0,0"/>
                  <v:stroke on="f"/>
                  <v:imagedata o:title=""/>
                  <o:lock v:ext="edit" aspectratio="f"/>
                  <v:textbox inset="0mm,0mm,0mm,0mm"/>
                </v:shape>
                <v:shape id="Image 155" o:spid="_x0000_s1026" o:spt="75" type="#_x0000_t75" style="position:absolute;left:100212;top:86054;height:227678;width:227678;" filled="f" o:preferrelative="t" stroked="f" coordsize="21600,21600" o:gfxdata="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oVZwr4A&#10;AADcAAAADwAAAAAAAAABACAAAAAiAAAAZHJzL2Rvd25yZXYueG1sUEsBAhQAFAAAAAgAh07iQDMv&#10;BZ47AAAAOQAAABAAAAAAAAAAAQAgAAAADQEAAGRycy9zaGFwZXhtbC54bWxQSwUGAAAAAAYABgBb&#10;AQAAtwMAAAAA&#10;">
                  <v:fill on="f" focussize="0,0"/>
                  <v:stroke on="f"/>
                  <v:imagedata r:id="rId25" o:title=""/>
                  <o:lock v:ext="edit" aspectratio="f"/>
                </v:shape>
              </v:group>
            </w:pict>
          </mc:Fallback>
        </mc:AlternateContent>
      </w:r>
      <w:r>
        <w:rPr>
          <w:color w:val="001A1D"/>
          <w:spacing w:val="-2"/>
          <w:w w:val="105"/>
          <w:sz w:val="16"/>
        </w:rPr>
        <w:t>SSL/TLS</w:t>
      </w:r>
    </w:p>
    <w:p>
      <w:pPr>
        <w:pStyle w:val="5"/>
        <w:numPr>
          <w:ilvl w:val="0"/>
          <w:numId w:val="51"/>
        </w:numPr>
        <w:tabs>
          <w:tab w:val="left" w:pos="1098"/>
        </w:tabs>
        <w:ind w:left="1098" w:hanging="294"/>
        <w:rPr>
          <w:sz w:val="16"/>
        </w:rPr>
      </w:pPr>
      <w:r>
        <w:drawing>
          <wp:anchor distT="0" distB="0" distL="0" distR="0" simplePos="0" relativeHeight="251700224"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156" name="Image 156"/>
            <wp:cNvGraphicFramePr/>
            <a:graphic xmlns:a="http://schemas.openxmlformats.org/drawingml/2006/main">
              <a:graphicData uri="http://schemas.openxmlformats.org/drawingml/2006/picture">
                <pic:pic xmlns:pic="http://schemas.openxmlformats.org/drawingml/2006/picture">
                  <pic:nvPicPr>
                    <pic:cNvPr id="156" name="Image 156"/>
                    <pic:cNvPicPr/>
                  </pic:nvPicPr>
                  <pic:blipFill>
                    <a:blip r:embed="rId169" cstate="print"/>
                    <a:stretch>
                      <a:fillRect/>
                    </a:stretch>
                  </pic:blipFill>
                  <pic:spPr>
                    <a:xfrm>
                      <a:off x="0" y="0"/>
                      <a:ext cx="92494" cy="92494"/>
                    </a:xfrm>
                    <a:prstGeom prst="rect">
                      <a:avLst/>
                    </a:prstGeom>
                  </pic:spPr>
                </pic:pic>
              </a:graphicData>
            </a:graphic>
          </wp:anchor>
        </w:drawing>
      </w:r>
      <w:r>
        <w:rPr>
          <w:color w:val="001A1D"/>
          <w:spacing w:val="-2"/>
          <w:w w:val="105"/>
          <w:sz w:val="16"/>
        </w:rPr>
        <w:t>IPSec</w:t>
      </w:r>
    </w:p>
    <w:p>
      <w:pPr>
        <w:pStyle w:val="5"/>
        <w:numPr>
          <w:ilvl w:val="0"/>
          <w:numId w:val="51"/>
        </w:numPr>
        <w:tabs>
          <w:tab w:val="left" w:pos="1098"/>
        </w:tabs>
        <w:spacing w:before="169"/>
        <w:ind w:left="1098" w:hanging="294"/>
        <w:rPr>
          <w:sz w:val="16"/>
        </w:rPr>
      </w:pPr>
      <w:r>
        <w:drawing>
          <wp:anchor distT="0" distB="0" distL="0" distR="0" simplePos="0" relativeHeight="251700224"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157" name="Image 157"/>
            <wp:cNvGraphicFramePr/>
            <a:graphic xmlns:a="http://schemas.openxmlformats.org/drawingml/2006/main">
              <a:graphicData uri="http://schemas.openxmlformats.org/drawingml/2006/picture">
                <pic:pic xmlns:pic="http://schemas.openxmlformats.org/drawingml/2006/picture">
                  <pic:nvPicPr>
                    <pic:cNvPr id="157" name="Image 157"/>
                    <pic:cNvPicPr/>
                  </pic:nvPicPr>
                  <pic:blipFill>
                    <a:blip r:embed="rId177" cstate="print"/>
                    <a:stretch>
                      <a:fillRect/>
                    </a:stretch>
                  </pic:blipFill>
                  <pic:spPr>
                    <a:xfrm>
                      <a:off x="0" y="0"/>
                      <a:ext cx="92494" cy="92494"/>
                    </a:xfrm>
                    <a:prstGeom prst="rect">
                      <a:avLst/>
                    </a:prstGeom>
                  </pic:spPr>
                </pic:pic>
              </a:graphicData>
            </a:graphic>
          </wp:anchor>
        </w:drawing>
      </w:r>
      <w:r>
        <w:rPr>
          <w:color w:val="001A1D"/>
          <w:spacing w:val="-4"/>
          <w:w w:val="105"/>
          <w:sz w:val="16"/>
        </w:rPr>
        <w:t>SMTP</w:t>
      </w:r>
    </w:p>
    <w:p>
      <w:pPr>
        <w:pStyle w:val="5"/>
        <w:numPr>
          <w:ilvl w:val="0"/>
          <w:numId w:val="51"/>
        </w:numPr>
        <w:tabs>
          <w:tab w:val="left" w:pos="1098"/>
        </w:tabs>
        <w:spacing w:before="156"/>
        <w:ind w:left="1098" w:hanging="294"/>
        <w:rPr>
          <w:sz w:val="16"/>
        </w:rPr>
      </w:pPr>
      <w:r>
        <w:drawing>
          <wp:anchor distT="0" distB="0" distL="0" distR="0" simplePos="0" relativeHeight="251701248" behindDoc="0" locked="0" layoutInCell="1" allowOverlap="1">
            <wp:simplePos x="0" y="0"/>
            <wp:positionH relativeFrom="page">
              <wp:posOffset>611505</wp:posOffset>
            </wp:positionH>
            <wp:positionV relativeFrom="paragraph">
              <wp:posOffset>123190</wp:posOffset>
            </wp:positionV>
            <wp:extent cx="92710" cy="92710"/>
            <wp:effectExtent l="0" t="0" r="0" b="0"/>
            <wp:wrapNone/>
            <wp:docPr id="158" name="Image 158"/>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178" cstate="print"/>
                    <a:stretch>
                      <a:fillRect/>
                    </a:stretch>
                  </pic:blipFill>
                  <pic:spPr>
                    <a:xfrm>
                      <a:off x="0" y="0"/>
                      <a:ext cx="92494" cy="92494"/>
                    </a:xfrm>
                    <a:prstGeom prst="rect">
                      <a:avLst/>
                    </a:prstGeom>
                  </pic:spPr>
                </pic:pic>
              </a:graphicData>
            </a:graphic>
          </wp:anchor>
        </w:drawing>
      </w:r>
      <w:r>
        <w:rPr>
          <w:color w:val="001A1D"/>
          <w:spacing w:val="-5"/>
          <w:w w:val="105"/>
          <w:sz w:val="16"/>
        </w:rPr>
        <w:t>VPN</w:t>
      </w:r>
    </w:p>
    <w:p>
      <w:pPr>
        <w:pStyle w:val="4"/>
        <w:spacing w:before="202"/>
        <w:ind w:left="793"/>
      </w:pPr>
      <w:r>
        <w:rPr>
          <w:color w:val="0E6BBE"/>
          <w:w w:val="105"/>
        </w:rPr>
        <w:t>Clear</w:t>
      </w:r>
      <w:r>
        <w:rPr>
          <w:color w:val="0E6BBE"/>
          <w:spacing w:val="-5"/>
          <w:w w:val="105"/>
        </w:rPr>
        <w:t xml:space="preserve"> </w:t>
      </w:r>
      <w:r>
        <w:rPr>
          <w:color w:val="0E6BBE"/>
          <w:w w:val="105"/>
        </w:rPr>
        <w:t>my</w:t>
      </w:r>
      <w:r>
        <w:rPr>
          <w:color w:val="0E6BBE"/>
          <w:spacing w:val="-4"/>
          <w:w w:val="105"/>
        </w:rPr>
        <w:t xml:space="preserve"> </w:t>
      </w:r>
      <w:r>
        <w:rPr>
          <w:color w:val="0E6BBE"/>
          <w:spacing w:val="-2"/>
          <w:w w:val="105"/>
        </w:rPr>
        <w:t>choice</w:t>
      </w:r>
    </w:p>
    <w:p>
      <w:pPr>
        <w:pStyle w:val="4"/>
        <w:rPr>
          <w:sz w:val="20"/>
        </w:rPr>
      </w:pPr>
    </w:p>
    <w:p>
      <w:pPr>
        <w:pStyle w:val="4"/>
        <w:spacing w:before="31"/>
        <w:rPr>
          <w:sz w:val="20"/>
        </w:rPr>
      </w:pPr>
      <w:r>
        <mc:AlternateContent>
          <mc:Choice Requires="wpg">
            <w:drawing>
              <wp:anchor distT="0" distB="0" distL="0" distR="0" simplePos="0" relativeHeight="251801600" behindDoc="1" locked="0" layoutInCell="1" allowOverlap="1">
                <wp:simplePos x="0" y="0"/>
                <wp:positionH relativeFrom="page">
                  <wp:posOffset>408940</wp:posOffset>
                </wp:positionH>
                <wp:positionV relativeFrom="paragraph">
                  <wp:posOffset>203835</wp:posOffset>
                </wp:positionV>
                <wp:extent cx="6944360" cy="590550"/>
                <wp:effectExtent l="0" t="0" r="0" b="0"/>
                <wp:wrapTopAndBottom/>
                <wp:docPr id="159" name="Group 159"/>
                <wp:cNvGraphicFramePr/>
                <a:graphic xmlns:a="http://schemas.openxmlformats.org/drawingml/2006/main">
                  <a:graphicData uri="http://schemas.microsoft.com/office/word/2010/wordprocessingGroup">
                    <wpg:wgp>
                      <wpg:cNvGrpSpPr/>
                      <wpg:grpSpPr>
                        <a:xfrm>
                          <a:off x="0" y="0"/>
                          <a:ext cx="6944359" cy="590550"/>
                          <a:chOff x="0" y="0"/>
                          <a:chExt cx="6944359" cy="590550"/>
                        </a:xfrm>
                      </wpg:grpSpPr>
                      <wps:wsp>
                        <wps:cNvPr id="160" name="Graphic 160"/>
                        <wps:cNvSpPr/>
                        <wps:spPr>
                          <a:xfrm>
                            <a:off x="3557" y="3557"/>
                            <a:ext cx="6937375" cy="583565"/>
                          </a:xfrm>
                          <a:custGeom>
                            <a:avLst/>
                            <a:gdLst/>
                            <a:ahLst/>
                            <a:cxnLst/>
                            <a:rect l="l" t="t" r="r" b="b"/>
                            <a:pathLst>
                              <a:path w="6937375" h="583565">
                                <a:moveTo>
                                  <a:pt x="0" y="572753"/>
                                </a:moveTo>
                                <a:lnTo>
                                  <a:pt x="0" y="10672"/>
                                </a:lnTo>
                                <a:lnTo>
                                  <a:pt x="0" y="7722"/>
                                </a:lnTo>
                                <a:lnTo>
                                  <a:pt x="1041" y="5203"/>
                                </a:lnTo>
                                <a:lnTo>
                                  <a:pt x="3125" y="3123"/>
                                </a:lnTo>
                                <a:lnTo>
                                  <a:pt x="5209" y="1042"/>
                                </a:lnTo>
                                <a:lnTo>
                                  <a:pt x="7725" y="0"/>
                                </a:lnTo>
                                <a:lnTo>
                                  <a:pt x="10672" y="0"/>
                                </a:lnTo>
                                <a:lnTo>
                                  <a:pt x="6926398" y="0"/>
                                </a:lnTo>
                                <a:lnTo>
                                  <a:pt x="6929345" y="0"/>
                                </a:lnTo>
                                <a:lnTo>
                                  <a:pt x="6931860" y="1042"/>
                                </a:lnTo>
                                <a:lnTo>
                                  <a:pt x="6933944" y="3123"/>
                                </a:lnTo>
                                <a:lnTo>
                                  <a:pt x="6936028" y="5203"/>
                                </a:lnTo>
                                <a:lnTo>
                                  <a:pt x="6937070" y="7722"/>
                                </a:lnTo>
                                <a:lnTo>
                                  <a:pt x="6937071" y="10672"/>
                                </a:lnTo>
                                <a:lnTo>
                                  <a:pt x="6937071" y="572753"/>
                                </a:lnTo>
                                <a:lnTo>
                                  <a:pt x="6937070" y="575699"/>
                                </a:lnTo>
                                <a:lnTo>
                                  <a:pt x="6936028" y="578214"/>
                                </a:lnTo>
                                <a:lnTo>
                                  <a:pt x="6933944" y="580298"/>
                                </a:lnTo>
                                <a:lnTo>
                                  <a:pt x="6931860" y="582383"/>
                                </a:lnTo>
                                <a:lnTo>
                                  <a:pt x="6929345" y="583425"/>
                                </a:lnTo>
                                <a:lnTo>
                                  <a:pt x="6926398" y="583425"/>
                                </a:lnTo>
                                <a:lnTo>
                                  <a:pt x="10672" y="583425"/>
                                </a:lnTo>
                                <a:lnTo>
                                  <a:pt x="7725" y="583425"/>
                                </a:lnTo>
                                <a:lnTo>
                                  <a:pt x="5209" y="582383"/>
                                </a:lnTo>
                                <a:lnTo>
                                  <a:pt x="3125" y="580298"/>
                                </a:lnTo>
                                <a:lnTo>
                                  <a:pt x="1041" y="578214"/>
                                </a:lnTo>
                                <a:lnTo>
                                  <a:pt x="0" y="575699"/>
                                </a:lnTo>
                                <a:lnTo>
                                  <a:pt x="0" y="572753"/>
                                </a:lnTo>
                                <a:close/>
                              </a:path>
                            </a:pathLst>
                          </a:custGeom>
                          <a:ln w="7114">
                            <a:solidFill>
                              <a:srgbClr val="CAD0D6"/>
                            </a:solidFill>
                            <a:prstDash val="solid"/>
                          </a:ln>
                        </wps:spPr>
                        <wps:bodyPr wrap="square" lIns="0" tIns="0" rIns="0" bIns="0" rtlCol="0">
                          <a:noAutofit/>
                        </wps:bodyPr>
                      </wps:wsp>
                      <wps:wsp>
                        <wps:cNvPr id="161" name="Graphic 161"/>
                        <wps:cNvSpPr/>
                        <wps:spPr>
                          <a:xfrm>
                            <a:off x="60477" y="401994"/>
                            <a:ext cx="448309" cy="121285"/>
                          </a:xfrm>
                          <a:custGeom>
                            <a:avLst/>
                            <a:gdLst/>
                            <a:ahLst/>
                            <a:cxnLst/>
                            <a:rect l="l" t="t" r="r" b="b"/>
                            <a:pathLst>
                              <a:path w="448309" h="121285">
                                <a:moveTo>
                                  <a:pt x="0" y="67591"/>
                                </a:moveTo>
                                <a:lnTo>
                                  <a:pt x="0" y="53362"/>
                                </a:lnTo>
                                <a:lnTo>
                                  <a:pt x="0" y="49856"/>
                                </a:lnTo>
                                <a:lnTo>
                                  <a:pt x="341" y="46385"/>
                                </a:lnTo>
                                <a:lnTo>
                                  <a:pt x="1025" y="42946"/>
                                </a:lnTo>
                                <a:lnTo>
                                  <a:pt x="1708" y="39510"/>
                                </a:lnTo>
                                <a:lnTo>
                                  <a:pt x="2721" y="36172"/>
                                </a:lnTo>
                                <a:lnTo>
                                  <a:pt x="4061" y="32937"/>
                                </a:lnTo>
                                <a:lnTo>
                                  <a:pt x="5402" y="29699"/>
                                </a:lnTo>
                                <a:lnTo>
                                  <a:pt x="15629" y="15626"/>
                                </a:lnTo>
                                <a:lnTo>
                                  <a:pt x="18106" y="13149"/>
                                </a:lnTo>
                                <a:lnTo>
                                  <a:pt x="20802" y="10939"/>
                                </a:lnTo>
                                <a:lnTo>
                                  <a:pt x="23715" y="8991"/>
                                </a:lnTo>
                                <a:lnTo>
                                  <a:pt x="26629" y="7041"/>
                                </a:lnTo>
                                <a:lnTo>
                                  <a:pt x="29704" y="5395"/>
                                </a:lnTo>
                                <a:lnTo>
                                  <a:pt x="32941" y="4057"/>
                                </a:lnTo>
                                <a:lnTo>
                                  <a:pt x="36178" y="2716"/>
                                </a:lnTo>
                                <a:lnTo>
                                  <a:pt x="39515" y="1705"/>
                                </a:lnTo>
                                <a:lnTo>
                                  <a:pt x="42951" y="1024"/>
                                </a:lnTo>
                                <a:lnTo>
                                  <a:pt x="46388" y="340"/>
                                </a:lnTo>
                                <a:lnTo>
                                  <a:pt x="49858" y="0"/>
                                </a:lnTo>
                                <a:lnTo>
                                  <a:pt x="53362" y="0"/>
                                </a:lnTo>
                                <a:lnTo>
                                  <a:pt x="394879" y="0"/>
                                </a:lnTo>
                                <a:lnTo>
                                  <a:pt x="398383" y="0"/>
                                </a:lnTo>
                                <a:lnTo>
                                  <a:pt x="401853" y="340"/>
                                </a:lnTo>
                                <a:lnTo>
                                  <a:pt x="405289" y="1024"/>
                                </a:lnTo>
                                <a:lnTo>
                                  <a:pt x="408726" y="1705"/>
                                </a:lnTo>
                                <a:lnTo>
                                  <a:pt x="412063" y="2716"/>
                                </a:lnTo>
                                <a:lnTo>
                                  <a:pt x="415300" y="4057"/>
                                </a:lnTo>
                                <a:lnTo>
                                  <a:pt x="418537" y="5395"/>
                                </a:lnTo>
                                <a:lnTo>
                                  <a:pt x="421612" y="7038"/>
                                </a:lnTo>
                                <a:lnTo>
                                  <a:pt x="424525" y="8987"/>
                                </a:lnTo>
                                <a:lnTo>
                                  <a:pt x="427439" y="10936"/>
                                </a:lnTo>
                                <a:lnTo>
                                  <a:pt x="430134" y="13149"/>
                                </a:lnTo>
                                <a:lnTo>
                                  <a:pt x="432612" y="15626"/>
                                </a:lnTo>
                                <a:lnTo>
                                  <a:pt x="435089" y="18103"/>
                                </a:lnTo>
                                <a:lnTo>
                                  <a:pt x="444179" y="32937"/>
                                </a:lnTo>
                                <a:lnTo>
                                  <a:pt x="445520" y="36172"/>
                                </a:lnTo>
                                <a:lnTo>
                                  <a:pt x="446532" y="39510"/>
                                </a:lnTo>
                                <a:lnTo>
                                  <a:pt x="447216" y="42946"/>
                                </a:lnTo>
                                <a:lnTo>
                                  <a:pt x="447899" y="46385"/>
                                </a:lnTo>
                                <a:lnTo>
                                  <a:pt x="448241" y="49856"/>
                                </a:lnTo>
                                <a:lnTo>
                                  <a:pt x="448241" y="53362"/>
                                </a:lnTo>
                                <a:lnTo>
                                  <a:pt x="448241" y="67591"/>
                                </a:lnTo>
                                <a:lnTo>
                                  <a:pt x="448241" y="71097"/>
                                </a:lnTo>
                                <a:lnTo>
                                  <a:pt x="447899" y="74564"/>
                                </a:lnTo>
                                <a:lnTo>
                                  <a:pt x="447216" y="78000"/>
                                </a:lnTo>
                                <a:lnTo>
                                  <a:pt x="446532" y="81436"/>
                                </a:lnTo>
                                <a:lnTo>
                                  <a:pt x="445520" y="84774"/>
                                </a:lnTo>
                                <a:lnTo>
                                  <a:pt x="444179" y="88009"/>
                                </a:lnTo>
                                <a:lnTo>
                                  <a:pt x="442838" y="91247"/>
                                </a:lnTo>
                                <a:lnTo>
                                  <a:pt x="441194" y="94321"/>
                                </a:lnTo>
                                <a:lnTo>
                                  <a:pt x="439248" y="97236"/>
                                </a:lnTo>
                                <a:lnTo>
                                  <a:pt x="437301" y="100151"/>
                                </a:lnTo>
                                <a:lnTo>
                                  <a:pt x="435089" y="102843"/>
                                </a:lnTo>
                                <a:lnTo>
                                  <a:pt x="432612" y="105320"/>
                                </a:lnTo>
                                <a:lnTo>
                                  <a:pt x="430134" y="107797"/>
                                </a:lnTo>
                                <a:lnTo>
                                  <a:pt x="415300" y="116885"/>
                                </a:lnTo>
                                <a:lnTo>
                                  <a:pt x="412063" y="118230"/>
                                </a:lnTo>
                                <a:lnTo>
                                  <a:pt x="408726" y="119241"/>
                                </a:lnTo>
                                <a:lnTo>
                                  <a:pt x="405289" y="119922"/>
                                </a:lnTo>
                                <a:lnTo>
                                  <a:pt x="401853" y="120606"/>
                                </a:lnTo>
                                <a:lnTo>
                                  <a:pt x="398383" y="120950"/>
                                </a:lnTo>
                                <a:lnTo>
                                  <a:pt x="394879" y="120954"/>
                                </a:lnTo>
                                <a:lnTo>
                                  <a:pt x="53362" y="120954"/>
                                </a:lnTo>
                                <a:lnTo>
                                  <a:pt x="49858" y="120950"/>
                                </a:lnTo>
                                <a:lnTo>
                                  <a:pt x="46388" y="120606"/>
                                </a:lnTo>
                                <a:lnTo>
                                  <a:pt x="42951" y="119922"/>
                                </a:lnTo>
                                <a:lnTo>
                                  <a:pt x="39515" y="119241"/>
                                </a:lnTo>
                                <a:lnTo>
                                  <a:pt x="15629" y="105320"/>
                                </a:lnTo>
                                <a:lnTo>
                                  <a:pt x="13151" y="102843"/>
                                </a:lnTo>
                                <a:lnTo>
                                  <a:pt x="10939" y="100147"/>
                                </a:lnTo>
                                <a:lnTo>
                                  <a:pt x="8993" y="97232"/>
                                </a:lnTo>
                                <a:lnTo>
                                  <a:pt x="7046" y="94321"/>
                                </a:lnTo>
                                <a:lnTo>
                                  <a:pt x="5402" y="91247"/>
                                </a:lnTo>
                                <a:lnTo>
                                  <a:pt x="4061" y="88005"/>
                                </a:lnTo>
                                <a:lnTo>
                                  <a:pt x="2721" y="84771"/>
                                </a:lnTo>
                                <a:lnTo>
                                  <a:pt x="1708" y="81436"/>
                                </a:lnTo>
                                <a:lnTo>
                                  <a:pt x="1025" y="77996"/>
                                </a:lnTo>
                                <a:lnTo>
                                  <a:pt x="341" y="74564"/>
                                </a:lnTo>
                                <a:lnTo>
                                  <a:pt x="0" y="71097"/>
                                </a:lnTo>
                                <a:lnTo>
                                  <a:pt x="0" y="67591"/>
                                </a:lnTo>
                                <a:close/>
                              </a:path>
                            </a:pathLst>
                          </a:custGeom>
                          <a:ln w="7114">
                            <a:solidFill>
                              <a:srgbClr val="000000"/>
                            </a:solidFill>
                            <a:prstDash val="solid"/>
                          </a:ln>
                        </wps:spPr>
                        <wps:bodyPr wrap="square" lIns="0" tIns="0" rIns="0" bIns="0" rtlCol="0">
                          <a:noAutofit/>
                        </wps:bodyPr>
                      </wps:wsp>
                      <wps:wsp>
                        <wps:cNvPr id="162" name="Textbox 162"/>
                        <wps:cNvSpPr txBox="1"/>
                        <wps:spPr>
                          <a:xfrm>
                            <a:off x="10977" y="9197"/>
                            <a:ext cx="6922770" cy="572770"/>
                          </a:xfrm>
                          <a:prstGeom prst="rect">
                            <a:avLst/>
                          </a:prstGeom>
                        </wps:spPr>
                        <wps:txbx>
                          <w:txbxContent>
                            <w:p>
                              <w:pPr>
                                <w:spacing w:before="38" w:line="326" w:lineRule="auto"/>
                                <w:ind w:left="77" w:right="9784"/>
                                <w:rPr>
                                  <w:b/>
                                  <w:sz w:val="12"/>
                                </w:rPr>
                              </w:pPr>
                              <w:r>
                                <w:rPr>
                                  <w:b/>
                                  <w:color w:val="1C2025"/>
                                  <w:sz w:val="13"/>
                                </w:rPr>
                                <w:t>Question</w:t>
                              </w:r>
                              <w:r>
                                <w:rPr>
                                  <w:b/>
                                  <w:color w:val="1C2025"/>
                                  <w:spacing w:val="-3"/>
                                  <w:sz w:val="13"/>
                                </w:rPr>
                                <w:t xml:space="preserve"> </w:t>
                              </w:r>
                              <w:r>
                                <w:rPr>
                                  <w:b/>
                                  <w:color w:val="1C2025"/>
                                  <w:sz w:val="20"/>
                                </w:rPr>
                                <w:t xml:space="preserve">17 </w:t>
                              </w:r>
                              <w:r>
                                <w:rPr>
                                  <w:color w:val="1C2025"/>
                                  <w:sz w:val="13"/>
                                </w:rPr>
                                <w:t>Not</w:t>
                              </w:r>
                              <w:r>
                                <w:rPr>
                                  <w:color w:val="1C2025"/>
                                  <w:spacing w:val="-5"/>
                                  <w:sz w:val="13"/>
                                </w:rPr>
                                <w:t xml:space="preserve"> </w:t>
                              </w:r>
                              <w:r>
                                <w:rPr>
                                  <w:color w:val="1C2025"/>
                                  <w:sz w:val="13"/>
                                </w:rPr>
                                <w:t>yet</w:t>
                              </w:r>
                              <w:r>
                                <w:rPr>
                                  <w:color w:val="1C2025"/>
                                  <w:spacing w:val="-5"/>
                                  <w:sz w:val="13"/>
                                </w:rPr>
                                <w:t xml:space="preserve"> </w:t>
                              </w:r>
                              <w:r>
                                <w:rPr>
                                  <w:color w:val="1C2025"/>
                                  <w:sz w:val="13"/>
                                </w:rPr>
                                <w:t>answered</w:t>
                              </w:r>
                              <w:r>
                                <w:rPr>
                                  <w:color w:val="1C2025"/>
                                  <w:spacing w:val="40"/>
                                  <w:sz w:val="13"/>
                                </w:rPr>
                                <w:t xml:space="preserve"> </w:t>
                              </w:r>
                              <w:r>
                                <w:rPr>
                                  <w:b/>
                                  <w:color w:val="A5A5A6"/>
                                  <w:sz w:val="12"/>
                                </w:rPr>
                                <w:t>v1</w:t>
                              </w:r>
                              <w:r>
                                <w:rPr>
                                  <w:b/>
                                  <w:color w:val="A5A5A6"/>
                                  <w:spacing w:val="-6"/>
                                  <w:sz w:val="12"/>
                                </w:rPr>
                                <w:t xml:space="preserve"> </w:t>
                              </w:r>
                              <w:r>
                                <w:rPr>
                                  <w:b/>
                                  <w:color w:val="A5A5A6"/>
                                  <w:sz w:val="12"/>
                                </w:rPr>
                                <w:t>(latest)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16.05pt;height:46.5pt;width:546.8pt;mso-position-horizontal-relative:page;mso-wrap-distance-bottom:0pt;mso-wrap-distance-top:0pt;z-index:-251514880;mso-width-relative:page;mso-height-relative:page;" coordsize="6944359,590550" o:gfxdata="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">
                <o:lock v:ext="edit" aspectratio="f"/>
                <v:shape id="Graphic 160" o:spid="_x0000_s1026" o:spt="100" style="position:absolute;left:3557;top:3557;height:583565;width:6937375;" filled="f" stroked="t" coordsize="6937375,583565" o:gfxdata="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blcAbsAAADc&#10;AAAADwAAAAAAAAABACAAAAAiAAAAZHJzL2Rvd25yZXYueG1sUEsBAhQAFAAAAAgAh07iQDMvBZ47&#10;AAAAOQAAABAAAAAAAAAAAQAgAAAACgEAAGRycy9zaGFwZXhtbC54bWxQSwUGAAAAAAYABgBbAQAA&#10;tAMAAAAA&#10;" path="m0,572753l0,10672,0,7722,1041,5203,3125,3123,5209,1042,7725,0,10672,0,6926398,0,6929345,0,6931860,1042,6933944,3123,6936028,5203,6937070,7722,6937071,10672,6937071,572753,6937070,575699,6936028,578214,6933944,580298,6931860,582383,6929345,583425,6926398,583425,10672,583425,7725,583425,5209,582383,3125,580298,1041,578214,0,575699,0,572753xe">
                  <v:fill on="f" focussize="0,0"/>
                  <v:stroke weight="0.560157480314961pt" color="#CAD0D6" joinstyle="round"/>
                  <v:imagedata o:title=""/>
                  <o:lock v:ext="edit" aspectratio="f"/>
                  <v:textbox inset="0mm,0mm,0mm,0mm"/>
                </v:shape>
                <v:shape id="Graphic 161" o:spid="_x0000_s1026" o:spt="100" style="position:absolute;left:60477;top:401994;height:121285;width:448309;" filled="f" stroked="t" coordsize="448309,121285" o:gfxdata="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lVTbsAAADc&#10;AAAADwAAAAAAAAABACAAAAAiAAAAZHJzL2Rvd25yZXYueG1sUEsBAhQAFAAAAAgAh07iQDMvBZ47&#10;AAAAOQAAABAAAAAAAAAAAQAgAAAACgEAAGRycy9zaGFwZXhtbC54bWxQSwUGAAAAAAYABgBbAQAA&#10;tAMAAAAA&#10;" path="m0,67591l0,53362,0,49856,341,46385,1025,42946,1708,39510,2721,36172,4061,32937,5402,29699,15629,15626,18106,13149,20802,10939,23715,8991,26629,7041,29704,5395,32941,4057,36178,2716,39515,1705,42951,1024,46388,340,49858,0,53362,0,394879,0,398383,0,401853,340,405289,1024,408726,1705,412063,2716,415300,4057,418537,5395,421612,7038,424525,8987,427439,10936,430134,13149,432612,15626,435089,18103,444179,32937,445520,36172,446532,39510,447216,42946,447899,46385,448241,49856,448241,53362,448241,67591,448241,71097,447899,74564,447216,78000,446532,81436,445520,84774,444179,88009,442838,91247,441194,94321,439248,97236,437301,100151,435089,102843,432612,105320,430134,107797,415300,116885,412063,118230,408726,119241,405289,119922,401853,120606,398383,120950,394879,120954,53362,120954,49858,120950,46388,120606,42951,119922,39515,119241,15629,105320,13151,102843,10939,100147,8993,97232,7046,94321,5402,91247,4061,88005,2721,84771,1708,81436,1025,77996,341,74564,0,71097,0,67591xe">
                  <v:fill on="f" focussize="0,0"/>
                  <v:stroke weight="0.560157480314961pt" color="#000000" joinstyle="round"/>
                  <v:imagedata o:title=""/>
                  <o:lock v:ext="edit" aspectratio="f"/>
                  <v:textbox inset="0mm,0mm,0mm,0mm"/>
                </v:shape>
                <v:shape id="Textbox 162" o:spid="_x0000_s1026" o:spt="202" type="#_x0000_t202" style="position:absolute;left:10977;top:9197;height:572770;width:6922770;" filled="f" stroked="f" coordsize="21600,21600" o:gfxdata="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XBiC6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38" w:line="326" w:lineRule="auto"/>
                          <w:ind w:left="77" w:right="9784"/>
                          <w:rPr>
                            <w:b/>
                            <w:sz w:val="12"/>
                          </w:rPr>
                        </w:pPr>
                        <w:r>
                          <w:rPr>
                            <w:b/>
                            <w:color w:val="1C2025"/>
                            <w:sz w:val="13"/>
                          </w:rPr>
                          <w:t>Question</w:t>
                        </w:r>
                        <w:r>
                          <w:rPr>
                            <w:b/>
                            <w:color w:val="1C2025"/>
                            <w:spacing w:val="-3"/>
                            <w:sz w:val="13"/>
                          </w:rPr>
                          <w:t xml:space="preserve"> </w:t>
                        </w:r>
                        <w:r>
                          <w:rPr>
                            <w:b/>
                            <w:color w:val="1C2025"/>
                            <w:sz w:val="20"/>
                          </w:rPr>
                          <w:t xml:space="preserve">17 </w:t>
                        </w:r>
                        <w:r>
                          <w:rPr>
                            <w:color w:val="1C2025"/>
                            <w:sz w:val="13"/>
                          </w:rPr>
                          <w:t>Not</w:t>
                        </w:r>
                        <w:r>
                          <w:rPr>
                            <w:color w:val="1C2025"/>
                            <w:spacing w:val="-5"/>
                            <w:sz w:val="13"/>
                          </w:rPr>
                          <w:t xml:space="preserve"> </w:t>
                        </w:r>
                        <w:r>
                          <w:rPr>
                            <w:color w:val="1C2025"/>
                            <w:sz w:val="13"/>
                          </w:rPr>
                          <w:t>yet</w:t>
                        </w:r>
                        <w:r>
                          <w:rPr>
                            <w:color w:val="1C2025"/>
                            <w:spacing w:val="-5"/>
                            <w:sz w:val="13"/>
                          </w:rPr>
                          <w:t xml:space="preserve"> </w:t>
                        </w:r>
                        <w:r>
                          <w:rPr>
                            <w:color w:val="1C2025"/>
                            <w:sz w:val="13"/>
                          </w:rPr>
                          <w:t>answered</w:t>
                        </w:r>
                        <w:r>
                          <w:rPr>
                            <w:color w:val="1C2025"/>
                            <w:spacing w:val="40"/>
                            <w:sz w:val="13"/>
                          </w:rPr>
                          <w:t xml:space="preserve"> </w:t>
                        </w:r>
                        <w:r>
                          <w:rPr>
                            <w:b/>
                            <w:color w:val="A5A5A6"/>
                            <w:sz w:val="12"/>
                          </w:rPr>
                          <w:t>v1</w:t>
                        </w:r>
                        <w:r>
                          <w:rPr>
                            <w:b/>
                            <w:color w:val="A5A5A6"/>
                            <w:spacing w:val="-6"/>
                            <w:sz w:val="12"/>
                          </w:rPr>
                          <w:t xml:space="preserve"> </w:t>
                        </w:r>
                        <w:r>
                          <w:rPr>
                            <w:b/>
                            <w:color w:val="A5A5A6"/>
                            <w:sz w:val="12"/>
                          </w:rPr>
                          <w:t>(latest)</w:t>
                        </w:r>
                      </w:p>
                    </w:txbxContent>
                  </v:textbox>
                </v:shape>
                <w10:wrap type="topAndBottom"/>
              </v:group>
            </w:pict>
          </mc:Fallback>
        </mc:AlternateContent>
      </w:r>
    </w:p>
    <w:p>
      <w:pPr>
        <w:pStyle w:val="4"/>
      </w:pPr>
    </w:p>
    <w:p>
      <w:pPr>
        <w:pStyle w:val="4"/>
        <w:spacing w:before="29"/>
      </w:pPr>
    </w:p>
    <w:p>
      <w:pPr>
        <w:pStyle w:val="4"/>
        <w:ind w:left="468"/>
      </w:pPr>
      <w:r>
        <w:rPr>
          <w:color w:val="001A1D"/>
          <w:w w:val="105"/>
        </w:rPr>
        <w:t>Giải</w:t>
      </w:r>
      <w:r>
        <w:rPr>
          <w:color w:val="001A1D"/>
          <w:spacing w:val="-6"/>
          <w:w w:val="105"/>
        </w:rPr>
        <w:t xml:space="preserve"> </w:t>
      </w:r>
      <w:r>
        <w:rPr>
          <w:color w:val="001A1D"/>
          <w:w w:val="105"/>
        </w:rPr>
        <w:t>pháp</w:t>
      </w:r>
      <w:r>
        <w:rPr>
          <w:color w:val="001A1D"/>
          <w:spacing w:val="-5"/>
          <w:w w:val="105"/>
        </w:rPr>
        <w:t xml:space="preserve"> </w:t>
      </w:r>
      <w:r>
        <w:rPr>
          <w:color w:val="001A1D"/>
          <w:w w:val="105"/>
        </w:rPr>
        <w:t>Stackshield</w:t>
      </w:r>
      <w:r>
        <w:rPr>
          <w:color w:val="001A1D"/>
          <w:spacing w:val="-5"/>
          <w:w w:val="105"/>
        </w:rPr>
        <w:t xml:space="preserve"> </w:t>
      </w:r>
      <w:r>
        <w:rPr>
          <w:color w:val="001A1D"/>
          <w:w w:val="105"/>
        </w:rPr>
        <w:t>giúp</w:t>
      </w:r>
      <w:r>
        <w:rPr>
          <w:color w:val="001A1D"/>
          <w:spacing w:val="-5"/>
          <w:w w:val="105"/>
        </w:rPr>
        <w:t xml:space="preserve"> </w:t>
      </w:r>
      <w:r>
        <w:rPr>
          <w:color w:val="001A1D"/>
          <w:w w:val="105"/>
        </w:rPr>
        <w:t>phòng</w:t>
      </w:r>
      <w:r>
        <w:rPr>
          <w:color w:val="001A1D"/>
          <w:spacing w:val="-5"/>
          <w:w w:val="105"/>
        </w:rPr>
        <w:t xml:space="preserve"> </w:t>
      </w:r>
      <w:r>
        <w:rPr>
          <w:color w:val="001A1D"/>
          <w:w w:val="105"/>
        </w:rPr>
        <w:t>chống</w:t>
      </w:r>
      <w:r>
        <w:rPr>
          <w:color w:val="001A1D"/>
          <w:spacing w:val="-5"/>
          <w:w w:val="105"/>
        </w:rPr>
        <w:t xml:space="preserve"> </w:t>
      </w:r>
      <w:r>
        <w:rPr>
          <w:color w:val="001A1D"/>
          <w:w w:val="105"/>
        </w:rPr>
        <w:t>tấn</w:t>
      </w:r>
      <w:r>
        <w:rPr>
          <w:color w:val="001A1D"/>
          <w:spacing w:val="-5"/>
          <w:w w:val="105"/>
        </w:rPr>
        <w:t xml:space="preserve"> </w:t>
      </w:r>
      <w:r>
        <w:rPr>
          <w:color w:val="001A1D"/>
          <w:w w:val="105"/>
        </w:rPr>
        <w:t>công</w:t>
      </w:r>
      <w:r>
        <w:rPr>
          <w:color w:val="001A1D"/>
          <w:spacing w:val="-5"/>
          <w:w w:val="105"/>
        </w:rPr>
        <w:t xml:space="preserve"> </w:t>
      </w:r>
      <w:r>
        <w:rPr>
          <w:color w:val="001A1D"/>
          <w:w w:val="105"/>
        </w:rPr>
        <w:t>tràn</w:t>
      </w:r>
      <w:r>
        <w:rPr>
          <w:color w:val="001A1D"/>
          <w:spacing w:val="-5"/>
          <w:w w:val="105"/>
        </w:rPr>
        <w:t xml:space="preserve"> </w:t>
      </w:r>
      <w:r>
        <w:rPr>
          <w:color w:val="001A1D"/>
          <w:w w:val="105"/>
        </w:rPr>
        <w:t>bộ</w:t>
      </w:r>
      <w:r>
        <w:rPr>
          <w:color w:val="001A1D"/>
          <w:spacing w:val="-5"/>
          <w:w w:val="105"/>
        </w:rPr>
        <w:t xml:space="preserve"> </w:t>
      </w:r>
      <w:r>
        <w:rPr>
          <w:color w:val="001A1D"/>
          <w:w w:val="105"/>
        </w:rPr>
        <w:t>đệm</w:t>
      </w:r>
      <w:r>
        <w:rPr>
          <w:color w:val="001A1D"/>
          <w:spacing w:val="-5"/>
          <w:w w:val="105"/>
        </w:rPr>
        <w:t xml:space="preserve"> </w:t>
      </w:r>
      <w:r>
        <w:rPr>
          <w:color w:val="001A1D"/>
          <w:w w:val="105"/>
        </w:rPr>
        <w:t>trên</w:t>
      </w:r>
      <w:r>
        <w:rPr>
          <w:color w:val="001A1D"/>
          <w:spacing w:val="-5"/>
          <w:w w:val="105"/>
        </w:rPr>
        <w:t xml:space="preserve"> </w:t>
      </w:r>
      <w:r>
        <w:rPr>
          <w:color w:val="001A1D"/>
          <w:w w:val="105"/>
        </w:rPr>
        <w:t>stack</w:t>
      </w:r>
      <w:r>
        <w:rPr>
          <w:color w:val="001A1D"/>
          <w:spacing w:val="-5"/>
          <w:w w:val="105"/>
        </w:rPr>
        <w:t xml:space="preserve"> </w:t>
      </w:r>
      <w:r>
        <w:rPr>
          <w:color w:val="001A1D"/>
          <w:w w:val="105"/>
        </w:rPr>
        <w:t>thực</w:t>
      </w:r>
      <w:r>
        <w:rPr>
          <w:color w:val="001A1D"/>
          <w:spacing w:val="-5"/>
          <w:w w:val="105"/>
        </w:rPr>
        <w:t xml:space="preserve"> </w:t>
      </w:r>
      <w:r>
        <w:rPr>
          <w:color w:val="001A1D"/>
          <w:w w:val="105"/>
        </w:rPr>
        <w:t>hiện</w:t>
      </w:r>
      <w:r>
        <w:rPr>
          <w:color w:val="001A1D"/>
          <w:spacing w:val="-5"/>
          <w:w w:val="105"/>
        </w:rPr>
        <w:t xml:space="preserve"> </w:t>
      </w:r>
      <w:r>
        <w:rPr>
          <w:color w:val="001A1D"/>
          <w:w w:val="105"/>
        </w:rPr>
        <w:t>như</w:t>
      </w:r>
      <w:r>
        <w:rPr>
          <w:color w:val="001A1D"/>
          <w:spacing w:val="-5"/>
          <w:w w:val="105"/>
        </w:rPr>
        <w:t xml:space="preserve"> </w:t>
      </w:r>
      <w:r>
        <w:rPr>
          <w:color w:val="001A1D"/>
          <w:spacing w:val="-4"/>
          <w:w w:val="105"/>
        </w:rPr>
        <w:t>sau:</w:t>
      </w:r>
    </w:p>
    <w:p>
      <w:pPr>
        <w:pStyle w:val="4"/>
        <w:spacing w:before="122"/>
      </w:pPr>
    </w:p>
    <w:p>
      <w:pPr>
        <w:pStyle w:val="5"/>
        <w:numPr>
          <w:ilvl w:val="0"/>
          <w:numId w:val="52"/>
        </w:numPr>
        <w:tabs>
          <w:tab w:val="left" w:pos="1098"/>
        </w:tabs>
        <w:spacing w:before="0"/>
        <w:ind w:left="1098" w:hanging="294"/>
        <w:rPr>
          <w:color w:val="001A1D"/>
          <w:position w:val="8"/>
          <w:sz w:val="16"/>
        </w:rPr>
      </w:pPr>
      <w:r>
        <w:drawing>
          <wp:anchor distT="0" distB="0" distL="0" distR="0" simplePos="0" relativeHeight="251701248" behindDoc="0" locked="0" layoutInCell="1" allowOverlap="1">
            <wp:simplePos x="0" y="0"/>
            <wp:positionH relativeFrom="page">
              <wp:posOffset>611505</wp:posOffset>
            </wp:positionH>
            <wp:positionV relativeFrom="paragraph">
              <wp:posOffset>24765</wp:posOffset>
            </wp:positionV>
            <wp:extent cx="92710" cy="92710"/>
            <wp:effectExtent l="0" t="0" r="0" b="0"/>
            <wp:wrapNone/>
            <wp:docPr id="163" name="Image 163"/>
            <wp:cNvGraphicFramePr/>
            <a:graphic xmlns:a="http://schemas.openxmlformats.org/drawingml/2006/main">
              <a:graphicData uri="http://schemas.openxmlformats.org/drawingml/2006/picture">
                <pic:pic xmlns:pic="http://schemas.openxmlformats.org/drawingml/2006/picture">
                  <pic:nvPicPr>
                    <pic:cNvPr id="163" name="Image 163"/>
                    <pic:cNvPicPr/>
                  </pic:nvPicPr>
                  <pic:blipFill>
                    <a:blip r:embed="rId179" cstate="print"/>
                    <a:stretch>
                      <a:fillRect/>
                    </a:stretch>
                  </pic:blipFill>
                  <pic:spPr>
                    <a:xfrm>
                      <a:off x="0" y="0"/>
                      <a:ext cx="92494" cy="92494"/>
                    </a:xfrm>
                    <a:prstGeom prst="rect">
                      <a:avLst/>
                    </a:prstGeom>
                  </pic:spPr>
                </pic:pic>
              </a:graphicData>
            </a:graphic>
          </wp:anchor>
        </w:drawing>
      </w:r>
      <w:r>
        <w:rPr>
          <w:color w:val="001A1D"/>
          <w:w w:val="105"/>
          <w:sz w:val="16"/>
        </w:rPr>
        <w:t>Kiểm</w:t>
      </w:r>
      <w:r>
        <w:rPr>
          <w:color w:val="001A1D"/>
          <w:spacing w:val="-5"/>
          <w:w w:val="105"/>
          <w:sz w:val="16"/>
        </w:rPr>
        <w:t xml:space="preserve"> </w:t>
      </w:r>
      <w:r>
        <w:rPr>
          <w:color w:val="001A1D"/>
          <w:w w:val="105"/>
          <w:sz w:val="16"/>
        </w:rPr>
        <w:t>tra</w:t>
      </w:r>
      <w:r>
        <w:rPr>
          <w:color w:val="001A1D"/>
          <w:spacing w:val="-4"/>
          <w:w w:val="105"/>
          <w:sz w:val="16"/>
        </w:rPr>
        <w:t xml:space="preserve"> </w:t>
      </w:r>
      <w:r>
        <w:rPr>
          <w:color w:val="001A1D"/>
          <w:w w:val="105"/>
          <w:sz w:val="16"/>
        </w:rPr>
        <w:t>giá</w:t>
      </w:r>
      <w:r>
        <w:rPr>
          <w:color w:val="001A1D"/>
          <w:spacing w:val="-5"/>
          <w:w w:val="105"/>
          <w:sz w:val="16"/>
        </w:rPr>
        <w:t xml:space="preserve"> </w:t>
      </w:r>
      <w:r>
        <w:rPr>
          <w:color w:val="001A1D"/>
          <w:w w:val="105"/>
          <w:sz w:val="16"/>
        </w:rPr>
        <w:t>trị</w:t>
      </w:r>
      <w:r>
        <w:rPr>
          <w:color w:val="001A1D"/>
          <w:spacing w:val="-4"/>
          <w:w w:val="105"/>
          <w:sz w:val="16"/>
        </w:rPr>
        <w:t xml:space="preserve"> </w:t>
      </w:r>
      <w:r>
        <w:rPr>
          <w:color w:val="001A1D"/>
          <w:w w:val="105"/>
          <w:sz w:val="16"/>
        </w:rPr>
        <w:t>Return</w:t>
      </w:r>
      <w:r>
        <w:rPr>
          <w:color w:val="001A1D"/>
          <w:spacing w:val="-4"/>
          <w:w w:val="105"/>
          <w:sz w:val="16"/>
        </w:rPr>
        <w:t xml:space="preserve"> </w:t>
      </w:r>
      <w:r>
        <w:rPr>
          <w:color w:val="001A1D"/>
          <w:w w:val="105"/>
          <w:sz w:val="16"/>
        </w:rPr>
        <w:t>Address</w:t>
      </w:r>
      <w:r>
        <w:rPr>
          <w:color w:val="001A1D"/>
          <w:spacing w:val="-5"/>
          <w:w w:val="105"/>
          <w:sz w:val="16"/>
        </w:rPr>
        <w:t xml:space="preserve"> </w:t>
      </w:r>
      <w:r>
        <w:rPr>
          <w:color w:val="001A1D"/>
          <w:w w:val="105"/>
          <w:sz w:val="16"/>
        </w:rPr>
        <w:t>có</w:t>
      </w:r>
      <w:r>
        <w:rPr>
          <w:color w:val="001A1D"/>
          <w:spacing w:val="-4"/>
          <w:w w:val="105"/>
          <w:sz w:val="16"/>
        </w:rPr>
        <w:t xml:space="preserve"> </w:t>
      </w:r>
      <w:r>
        <w:rPr>
          <w:color w:val="001A1D"/>
          <w:w w:val="105"/>
          <w:sz w:val="16"/>
        </w:rPr>
        <w:t>bị</w:t>
      </w:r>
      <w:r>
        <w:rPr>
          <w:color w:val="001A1D"/>
          <w:spacing w:val="-4"/>
          <w:w w:val="105"/>
          <w:sz w:val="16"/>
        </w:rPr>
        <w:t xml:space="preserve"> </w:t>
      </w:r>
      <w:r>
        <w:rPr>
          <w:color w:val="001A1D"/>
          <w:w w:val="105"/>
          <w:sz w:val="16"/>
        </w:rPr>
        <w:t>sửa</w:t>
      </w:r>
      <w:r>
        <w:rPr>
          <w:color w:val="001A1D"/>
          <w:spacing w:val="-5"/>
          <w:w w:val="105"/>
          <w:sz w:val="16"/>
        </w:rPr>
        <w:t xml:space="preserve"> </w:t>
      </w:r>
      <w:r>
        <w:rPr>
          <w:color w:val="001A1D"/>
          <w:w w:val="105"/>
          <w:sz w:val="16"/>
        </w:rPr>
        <w:t>đổi</w:t>
      </w:r>
      <w:r>
        <w:rPr>
          <w:color w:val="001A1D"/>
          <w:spacing w:val="-4"/>
          <w:w w:val="105"/>
          <w:sz w:val="16"/>
        </w:rPr>
        <w:t xml:space="preserve"> </w:t>
      </w:r>
      <w:r>
        <w:rPr>
          <w:color w:val="001A1D"/>
          <w:w w:val="105"/>
          <w:sz w:val="16"/>
        </w:rPr>
        <w:t>hay</w:t>
      </w:r>
      <w:r>
        <w:rPr>
          <w:color w:val="001A1D"/>
          <w:spacing w:val="-4"/>
          <w:w w:val="105"/>
          <w:sz w:val="16"/>
        </w:rPr>
        <w:t xml:space="preserve"> </w:t>
      </w:r>
      <w:r>
        <w:rPr>
          <w:color w:val="001A1D"/>
          <w:spacing w:val="-2"/>
          <w:w w:val="105"/>
          <w:sz w:val="16"/>
        </w:rPr>
        <w:t>không</w:t>
      </w:r>
    </w:p>
    <w:p>
      <w:pPr>
        <w:pStyle w:val="4"/>
      </w:pPr>
    </w:p>
    <w:p>
      <w:pPr>
        <w:pStyle w:val="4"/>
        <w:spacing w:before="78"/>
      </w:pPr>
    </w:p>
    <w:p>
      <w:pPr>
        <w:pStyle w:val="5"/>
        <w:numPr>
          <w:ilvl w:val="0"/>
          <w:numId w:val="52"/>
        </w:numPr>
        <w:tabs>
          <w:tab w:val="left" w:pos="1098"/>
        </w:tabs>
        <w:spacing w:before="0"/>
        <w:ind w:left="1098" w:hanging="294"/>
        <w:rPr>
          <w:color w:val="001A1D"/>
          <w:sz w:val="16"/>
        </w:rPr>
      </w:pPr>
      <w:r>
        <w:drawing>
          <wp:anchor distT="0" distB="0" distL="0" distR="0" simplePos="0" relativeHeight="251702272"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164" name="Image 164"/>
            <wp:cNvGraphicFramePr/>
            <a:graphic xmlns:a="http://schemas.openxmlformats.org/drawingml/2006/main">
              <a:graphicData uri="http://schemas.openxmlformats.org/drawingml/2006/picture">
                <pic:pic xmlns:pic="http://schemas.openxmlformats.org/drawingml/2006/picture">
                  <pic:nvPicPr>
                    <pic:cNvPr id="164" name="Image 164"/>
                    <pic:cNvPicPr/>
                  </pic:nvPicPr>
                  <pic:blipFill>
                    <a:blip r:embed="rId180" cstate="print"/>
                    <a:stretch>
                      <a:fillRect/>
                    </a:stretch>
                  </pic:blipFill>
                  <pic:spPr>
                    <a:xfrm>
                      <a:off x="0" y="0"/>
                      <a:ext cx="92494" cy="92494"/>
                    </a:xfrm>
                    <a:prstGeom prst="rect">
                      <a:avLst/>
                    </a:prstGeom>
                  </pic:spPr>
                </pic:pic>
              </a:graphicData>
            </a:graphic>
          </wp:anchor>
        </w:drawing>
      </w:r>
      <w:r>
        <w:rPr>
          <w:color w:val="001A1D"/>
          <w:w w:val="105"/>
          <w:sz w:val="16"/>
        </w:rPr>
        <w:t>Kiểm</w:t>
      </w:r>
      <w:r>
        <w:rPr>
          <w:color w:val="001A1D"/>
          <w:spacing w:val="-4"/>
          <w:w w:val="105"/>
          <w:sz w:val="16"/>
        </w:rPr>
        <w:t xml:space="preserve"> </w:t>
      </w:r>
      <w:r>
        <w:rPr>
          <w:color w:val="001A1D"/>
          <w:w w:val="105"/>
          <w:sz w:val="16"/>
        </w:rPr>
        <w:t>tra</w:t>
      </w:r>
      <w:r>
        <w:rPr>
          <w:color w:val="001A1D"/>
          <w:spacing w:val="-4"/>
          <w:w w:val="105"/>
          <w:sz w:val="16"/>
        </w:rPr>
        <w:t xml:space="preserve"> </w:t>
      </w:r>
      <w:r>
        <w:rPr>
          <w:color w:val="001A1D"/>
          <w:w w:val="105"/>
          <w:sz w:val="16"/>
        </w:rPr>
        <w:t>chiều</w:t>
      </w:r>
      <w:r>
        <w:rPr>
          <w:color w:val="001A1D"/>
          <w:spacing w:val="-4"/>
          <w:w w:val="105"/>
          <w:sz w:val="16"/>
        </w:rPr>
        <w:t xml:space="preserve"> </w:t>
      </w:r>
      <w:r>
        <w:rPr>
          <w:color w:val="001A1D"/>
          <w:w w:val="105"/>
          <w:sz w:val="16"/>
        </w:rPr>
        <w:t>dài</w:t>
      </w:r>
      <w:r>
        <w:rPr>
          <w:color w:val="001A1D"/>
          <w:spacing w:val="-4"/>
          <w:w w:val="105"/>
          <w:sz w:val="16"/>
        </w:rPr>
        <w:t xml:space="preserve"> </w:t>
      </w:r>
      <w:r>
        <w:rPr>
          <w:color w:val="001A1D"/>
          <w:w w:val="105"/>
          <w:sz w:val="16"/>
        </w:rPr>
        <w:t>dữ</w:t>
      </w:r>
      <w:r>
        <w:rPr>
          <w:color w:val="001A1D"/>
          <w:spacing w:val="-4"/>
          <w:w w:val="105"/>
          <w:sz w:val="16"/>
        </w:rPr>
        <w:t xml:space="preserve"> </w:t>
      </w:r>
      <w:r>
        <w:rPr>
          <w:color w:val="001A1D"/>
          <w:w w:val="105"/>
          <w:sz w:val="16"/>
        </w:rPr>
        <w:t>liệu</w:t>
      </w:r>
      <w:r>
        <w:rPr>
          <w:color w:val="001A1D"/>
          <w:spacing w:val="-4"/>
          <w:w w:val="105"/>
          <w:sz w:val="16"/>
        </w:rPr>
        <w:t xml:space="preserve"> </w:t>
      </w:r>
      <w:r>
        <w:rPr>
          <w:color w:val="001A1D"/>
          <w:w w:val="105"/>
          <w:sz w:val="16"/>
        </w:rPr>
        <w:t>nhập</w:t>
      </w:r>
      <w:r>
        <w:rPr>
          <w:color w:val="001A1D"/>
          <w:spacing w:val="-4"/>
          <w:w w:val="105"/>
          <w:sz w:val="16"/>
        </w:rPr>
        <w:t xml:space="preserve"> </w:t>
      </w:r>
      <w:r>
        <w:rPr>
          <w:color w:val="001A1D"/>
          <w:w w:val="105"/>
          <w:sz w:val="16"/>
        </w:rPr>
        <w:t>trước</w:t>
      </w:r>
      <w:r>
        <w:rPr>
          <w:color w:val="001A1D"/>
          <w:spacing w:val="-4"/>
          <w:w w:val="105"/>
          <w:sz w:val="16"/>
        </w:rPr>
        <w:t xml:space="preserve"> </w:t>
      </w:r>
      <w:r>
        <w:rPr>
          <w:color w:val="001A1D"/>
          <w:w w:val="105"/>
          <w:sz w:val="16"/>
        </w:rPr>
        <w:t>khi</w:t>
      </w:r>
      <w:r>
        <w:rPr>
          <w:color w:val="001A1D"/>
          <w:spacing w:val="-4"/>
          <w:w w:val="105"/>
          <w:sz w:val="16"/>
        </w:rPr>
        <w:t xml:space="preserve"> </w:t>
      </w:r>
      <w:r>
        <w:rPr>
          <w:color w:val="001A1D"/>
          <w:w w:val="105"/>
          <w:sz w:val="16"/>
        </w:rPr>
        <w:t>thực</w:t>
      </w:r>
      <w:r>
        <w:rPr>
          <w:color w:val="001A1D"/>
          <w:spacing w:val="-4"/>
          <w:w w:val="105"/>
          <w:sz w:val="16"/>
        </w:rPr>
        <w:t xml:space="preserve"> </w:t>
      </w:r>
      <w:r>
        <w:rPr>
          <w:color w:val="001A1D"/>
          <w:w w:val="105"/>
          <w:sz w:val="16"/>
        </w:rPr>
        <w:t>hiện</w:t>
      </w:r>
      <w:r>
        <w:rPr>
          <w:color w:val="001A1D"/>
          <w:spacing w:val="-4"/>
          <w:w w:val="105"/>
          <w:sz w:val="16"/>
        </w:rPr>
        <w:t xml:space="preserve"> </w:t>
      </w:r>
      <w:r>
        <w:rPr>
          <w:color w:val="001A1D"/>
          <w:w w:val="105"/>
          <w:sz w:val="16"/>
        </w:rPr>
        <w:t>việc</w:t>
      </w:r>
      <w:r>
        <w:rPr>
          <w:color w:val="001A1D"/>
          <w:spacing w:val="-4"/>
          <w:w w:val="105"/>
          <w:sz w:val="16"/>
        </w:rPr>
        <w:t xml:space="preserve"> </w:t>
      </w:r>
      <w:r>
        <w:rPr>
          <w:color w:val="001A1D"/>
          <w:w w:val="105"/>
          <w:sz w:val="16"/>
        </w:rPr>
        <w:t>gán</w:t>
      </w:r>
      <w:r>
        <w:rPr>
          <w:color w:val="001A1D"/>
          <w:spacing w:val="-4"/>
          <w:w w:val="105"/>
          <w:sz w:val="16"/>
        </w:rPr>
        <w:t xml:space="preserve"> </w:t>
      </w:r>
      <w:r>
        <w:rPr>
          <w:color w:val="001A1D"/>
          <w:w w:val="105"/>
          <w:sz w:val="16"/>
        </w:rPr>
        <w:t>dữ</w:t>
      </w:r>
      <w:r>
        <w:rPr>
          <w:color w:val="001A1D"/>
          <w:spacing w:val="-4"/>
          <w:w w:val="105"/>
          <w:sz w:val="16"/>
        </w:rPr>
        <w:t xml:space="preserve"> liệu</w:t>
      </w:r>
    </w:p>
    <w:p>
      <w:pPr>
        <w:pStyle w:val="5"/>
        <w:numPr>
          <w:ilvl w:val="0"/>
          <w:numId w:val="52"/>
        </w:numPr>
        <w:tabs>
          <w:tab w:val="left" w:pos="1098"/>
        </w:tabs>
        <w:spacing w:before="169"/>
        <w:ind w:left="1098" w:hanging="294"/>
        <w:rPr>
          <w:color w:val="001A1D"/>
          <w:sz w:val="16"/>
        </w:rPr>
      </w:pPr>
      <w:r>
        <w:drawing>
          <wp:anchor distT="0" distB="0" distL="0" distR="0" simplePos="0" relativeHeight="251702272" behindDoc="0" locked="0" layoutInCell="1" allowOverlap="1">
            <wp:simplePos x="0" y="0"/>
            <wp:positionH relativeFrom="page">
              <wp:posOffset>611505</wp:posOffset>
            </wp:positionH>
            <wp:positionV relativeFrom="paragraph">
              <wp:posOffset>131445</wp:posOffset>
            </wp:positionV>
            <wp:extent cx="92710" cy="92710"/>
            <wp:effectExtent l="0" t="0" r="0" b="0"/>
            <wp:wrapNone/>
            <wp:docPr id="165" name="Image 165"/>
            <wp:cNvGraphicFramePr/>
            <a:graphic xmlns:a="http://schemas.openxmlformats.org/drawingml/2006/main">
              <a:graphicData uri="http://schemas.openxmlformats.org/drawingml/2006/picture">
                <pic:pic xmlns:pic="http://schemas.openxmlformats.org/drawingml/2006/picture">
                  <pic:nvPicPr>
                    <pic:cNvPr id="165" name="Image 165"/>
                    <pic:cNvPicPr/>
                  </pic:nvPicPr>
                  <pic:blipFill>
                    <a:blip r:embed="rId181" cstate="print"/>
                    <a:stretch>
                      <a:fillRect/>
                    </a:stretch>
                  </pic:blipFill>
                  <pic:spPr>
                    <a:xfrm>
                      <a:off x="0" y="0"/>
                      <a:ext cx="92494" cy="92494"/>
                    </a:xfrm>
                    <a:prstGeom prst="rect">
                      <a:avLst/>
                    </a:prstGeom>
                  </pic:spPr>
                </pic:pic>
              </a:graphicData>
            </a:graphic>
          </wp:anchor>
        </w:drawing>
      </w:r>
      <w:r>
        <w:rPr>
          <w:color w:val="001A1D"/>
          <w:w w:val="105"/>
          <w:sz w:val="16"/>
        </w:rPr>
        <w:t>Lưu</w:t>
      </w:r>
      <w:r>
        <w:rPr>
          <w:color w:val="001A1D"/>
          <w:spacing w:val="-5"/>
          <w:w w:val="105"/>
          <w:sz w:val="16"/>
        </w:rPr>
        <w:t xml:space="preserve"> </w:t>
      </w:r>
      <w:r>
        <w:rPr>
          <w:color w:val="001A1D"/>
          <w:w w:val="105"/>
          <w:sz w:val="16"/>
        </w:rPr>
        <w:t>trữ</w:t>
      </w:r>
      <w:r>
        <w:rPr>
          <w:color w:val="001A1D"/>
          <w:spacing w:val="-4"/>
          <w:w w:val="105"/>
          <w:sz w:val="16"/>
        </w:rPr>
        <w:t xml:space="preserve"> </w:t>
      </w:r>
      <w:r>
        <w:rPr>
          <w:color w:val="001A1D"/>
          <w:w w:val="105"/>
          <w:sz w:val="16"/>
        </w:rPr>
        <w:t>giá</w:t>
      </w:r>
      <w:r>
        <w:rPr>
          <w:color w:val="001A1D"/>
          <w:spacing w:val="-4"/>
          <w:w w:val="105"/>
          <w:sz w:val="16"/>
        </w:rPr>
        <w:t xml:space="preserve"> </w:t>
      </w:r>
      <w:r>
        <w:rPr>
          <w:color w:val="001A1D"/>
          <w:w w:val="105"/>
          <w:sz w:val="16"/>
        </w:rPr>
        <w:t>trị</w:t>
      </w:r>
      <w:r>
        <w:rPr>
          <w:color w:val="001A1D"/>
          <w:spacing w:val="-4"/>
          <w:w w:val="105"/>
          <w:sz w:val="16"/>
        </w:rPr>
        <w:t xml:space="preserve"> </w:t>
      </w:r>
      <w:r>
        <w:rPr>
          <w:color w:val="001A1D"/>
          <w:w w:val="105"/>
          <w:sz w:val="16"/>
        </w:rPr>
        <w:t>Return</w:t>
      </w:r>
      <w:r>
        <w:rPr>
          <w:color w:val="001A1D"/>
          <w:spacing w:val="-4"/>
          <w:w w:val="105"/>
          <w:sz w:val="16"/>
        </w:rPr>
        <w:t xml:space="preserve"> </w:t>
      </w:r>
      <w:r>
        <w:rPr>
          <w:color w:val="001A1D"/>
          <w:w w:val="105"/>
          <w:sz w:val="16"/>
        </w:rPr>
        <w:t>Address</w:t>
      </w:r>
      <w:r>
        <w:rPr>
          <w:color w:val="001A1D"/>
          <w:spacing w:val="-4"/>
          <w:w w:val="105"/>
          <w:sz w:val="16"/>
        </w:rPr>
        <w:t xml:space="preserve"> </w:t>
      </w:r>
      <w:r>
        <w:rPr>
          <w:color w:val="001A1D"/>
          <w:w w:val="105"/>
          <w:sz w:val="16"/>
        </w:rPr>
        <w:t>ở</w:t>
      </w:r>
      <w:r>
        <w:rPr>
          <w:color w:val="001A1D"/>
          <w:spacing w:val="-4"/>
          <w:w w:val="105"/>
          <w:sz w:val="16"/>
        </w:rPr>
        <w:t xml:space="preserve"> </w:t>
      </w:r>
      <w:r>
        <w:rPr>
          <w:color w:val="001A1D"/>
          <w:w w:val="105"/>
          <w:sz w:val="16"/>
        </w:rPr>
        <w:t>một</w:t>
      </w:r>
      <w:r>
        <w:rPr>
          <w:color w:val="001A1D"/>
          <w:spacing w:val="-4"/>
          <w:w w:val="105"/>
          <w:sz w:val="16"/>
        </w:rPr>
        <w:t xml:space="preserve"> </w:t>
      </w:r>
      <w:r>
        <w:rPr>
          <w:color w:val="001A1D"/>
          <w:w w:val="105"/>
          <w:sz w:val="16"/>
        </w:rPr>
        <w:t>nơi</w:t>
      </w:r>
      <w:r>
        <w:rPr>
          <w:color w:val="001A1D"/>
          <w:spacing w:val="-5"/>
          <w:w w:val="105"/>
          <w:sz w:val="16"/>
        </w:rPr>
        <w:t xml:space="preserve"> </w:t>
      </w:r>
      <w:r>
        <w:rPr>
          <w:color w:val="001A1D"/>
          <w:w w:val="105"/>
          <w:sz w:val="16"/>
        </w:rPr>
        <w:t>khác</w:t>
      </w:r>
      <w:r>
        <w:rPr>
          <w:color w:val="001A1D"/>
          <w:spacing w:val="-4"/>
          <w:w w:val="105"/>
          <w:sz w:val="16"/>
        </w:rPr>
        <w:t xml:space="preserve"> </w:t>
      </w:r>
      <w:r>
        <w:rPr>
          <w:color w:val="001A1D"/>
          <w:w w:val="105"/>
          <w:sz w:val="16"/>
        </w:rPr>
        <w:t>và</w:t>
      </w:r>
      <w:r>
        <w:rPr>
          <w:color w:val="001A1D"/>
          <w:spacing w:val="-4"/>
          <w:w w:val="105"/>
          <w:sz w:val="16"/>
        </w:rPr>
        <w:t xml:space="preserve"> </w:t>
      </w:r>
      <w:r>
        <w:rPr>
          <w:color w:val="001A1D"/>
          <w:w w:val="105"/>
          <w:sz w:val="16"/>
        </w:rPr>
        <w:t>sử</w:t>
      </w:r>
      <w:r>
        <w:rPr>
          <w:color w:val="001A1D"/>
          <w:spacing w:val="-4"/>
          <w:w w:val="105"/>
          <w:sz w:val="16"/>
        </w:rPr>
        <w:t xml:space="preserve"> </w:t>
      </w:r>
      <w:r>
        <w:rPr>
          <w:color w:val="001A1D"/>
          <w:w w:val="105"/>
          <w:sz w:val="16"/>
        </w:rPr>
        <w:t>dụng</w:t>
      </w:r>
      <w:r>
        <w:rPr>
          <w:color w:val="001A1D"/>
          <w:spacing w:val="-4"/>
          <w:w w:val="105"/>
          <w:sz w:val="16"/>
        </w:rPr>
        <w:t xml:space="preserve"> </w:t>
      </w:r>
      <w:r>
        <w:rPr>
          <w:color w:val="001A1D"/>
          <w:w w:val="105"/>
          <w:sz w:val="16"/>
        </w:rPr>
        <w:t>nó</w:t>
      </w:r>
      <w:r>
        <w:rPr>
          <w:color w:val="001A1D"/>
          <w:spacing w:val="-4"/>
          <w:w w:val="105"/>
          <w:sz w:val="16"/>
        </w:rPr>
        <w:t xml:space="preserve"> </w:t>
      </w:r>
      <w:r>
        <w:rPr>
          <w:color w:val="001A1D"/>
          <w:w w:val="105"/>
          <w:sz w:val="16"/>
        </w:rPr>
        <w:t>để</w:t>
      </w:r>
      <w:r>
        <w:rPr>
          <w:color w:val="001A1D"/>
          <w:spacing w:val="-4"/>
          <w:w w:val="105"/>
          <w:sz w:val="16"/>
        </w:rPr>
        <w:t xml:space="preserve"> </w:t>
      </w:r>
      <w:r>
        <w:rPr>
          <w:color w:val="001A1D"/>
          <w:w w:val="105"/>
          <w:sz w:val="16"/>
        </w:rPr>
        <w:t>kiểm</w:t>
      </w:r>
      <w:r>
        <w:rPr>
          <w:color w:val="001A1D"/>
          <w:spacing w:val="-4"/>
          <w:w w:val="105"/>
          <w:sz w:val="16"/>
        </w:rPr>
        <w:t xml:space="preserve"> </w:t>
      </w:r>
      <w:r>
        <w:rPr>
          <w:color w:val="001A1D"/>
          <w:w w:val="105"/>
          <w:sz w:val="16"/>
        </w:rPr>
        <w:t>tra</w:t>
      </w:r>
      <w:r>
        <w:rPr>
          <w:color w:val="001A1D"/>
          <w:spacing w:val="-4"/>
          <w:w w:val="105"/>
          <w:sz w:val="16"/>
        </w:rPr>
        <w:t xml:space="preserve"> </w:t>
      </w:r>
      <w:r>
        <w:rPr>
          <w:color w:val="001A1D"/>
          <w:w w:val="105"/>
          <w:sz w:val="16"/>
        </w:rPr>
        <w:t>xem</w:t>
      </w:r>
      <w:r>
        <w:rPr>
          <w:color w:val="001A1D"/>
          <w:spacing w:val="-5"/>
          <w:w w:val="105"/>
          <w:sz w:val="16"/>
        </w:rPr>
        <w:t xml:space="preserve"> </w:t>
      </w:r>
      <w:r>
        <w:rPr>
          <w:color w:val="001A1D"/>
          <w:w w:val="105"/>
          <w:sz w:val="16"/>
        </w:rPr>
        <w:t>giá</w:t>
      </w:r>
      <w:r>
        <w:rPr>
          <w:color w:val="001A1D"/>
          <w:spacing w:val="-4"/>
          <w:w w:val="105"/>
          <w:sz w:val="16"/>
        </w:rPr>
        <w:t xml:space="preserve"> </w:t>
      </w:r>
      <w:r>
        <w:rPr>
          <w:color w:val="001A1D"/>
          <w:w w:val="105"/>
          <w:sz w:val="16"/>
        </w:rPr>
        <w:t>trị</w:t>
      </w:r>
      <w:r>
        <w:rPr>
          <w:color w:val="001A1D"/>
          <w:spacing w:val="-4"/>
          <w:w w:val="105"/>
          <w:sz w:val="16"/>
        </w:rPr>
        <w:t xml:space="preserve"> </w:t>
      </w:r>
      <w:r>
        <w:rPr>
          <w:color w:val="001A1D"/>
          <w:w w:val="105"/>
          <w:sz w:val="16"/>
        </w:rPr>
        <w:t>ở</w:t>
      </w:r>
      <w:r>
        <w:rPr>
          <w:color w:val="001A1D"/>
          <w:spacing w:val="-4"/>
          <w:w w:val="105"/>
          <w:sz w:val="16"/>
        </w:rPr>
        <w:t xml:space="preserve"> </w:t>
      </w:r>
      <w:r>
        <w:rPr>
          <w:color w:val="001A1D"/>
          <w:w w:val="105"/>
          <w:sz w:val="16"/>
        </w:rPr>
        <w:t>Return</w:t>
      </w:r>
      <w:r>
        <w:rPr>
          <w:color w:val="001A1D"/>
          <w:spacing w:val="-4"/>
          <w:w w:val="105"/>
          <w:sz w:val="16"/>
        </w:rPr>
        <w:t xml:space="preserve"> </w:t>
      </w:r>
      <w:r>
        <w:rPr>
          <w:color w:val="001A1D"/>
          <w:w w:val="105"/>
          <w:sz w:val="16"/>
        </w:rPr>
        <w:t>Address</w:t>
      </w:r>
      <w:r>
        <w:rPr>
          <w:color w:val="001A1D"/>
          <w:spacing w:val="-4"/>
          <w:w w:val="105"/>
          <w:sz w:val="16"/>
        </w:rPr>
        <w:t xml:space="preserve"> </w:t>
      </w:r>
      <w:r>
        <w:rPr>
          <w:color w:val="001A1D"/>
          <w:w w:val="105"/>
          <w:sz w:val="16"/>
        </w:rPr>
        <w:t>có</w:t>
      </w:r>
      <w:r>
        <w:rPr>
          <w:color w:val="001A1D"/>
          <w:spacing w:val="-4"/>
          <w:w w:val="105"/>
          <w:sz w:val="16"/>
        </w:rPr>
        <w:t xml:space="preserve"> </w:t>
      </w:r>
      <w:r>
        <w:rPr>
          <w:color w:val="001A1D"/>
          <w:w w:val="105"/>
          <w:sz w:val="16"/>
        </w:rPr>
        <w:t>bị</w:t>
      </w:r>
      <w:r>
        <w:rPr>
          <w:color w:val="001A1D"/>
          <w:spacing w:val="-4"/>
          <w:w w:val="105"/>
          <w:sz w:val="16"/>
        </w:rPr>
        <w:t xml:space="preserve"> </w:t>
      </w:r>
      <w:r>
        <w:rPr>
          <w:color w:val="001A1D"/>
          <w:w w:val="105"/>
          <w:sz w:val="16"/>
        </w:rPr>
        <w:t>sửa</w:t>
      </w:r>
      <w:r>
        <w:rPr>
          <w:color w:val="001A1D"/>
          <w:spacing w:val="-5"/>
          <w:w w:val="105"/>
          <w:sz w:val="16"/>
        </w:rPr>
        <w:t xml:space="preserve"> </w:t>
      </w:r>
      <w:r>
        <w:rPr>
          <w:color w:val="001A1D"/>
          <w:w w:val="105"/>
          <w:sz w:val="16"/>
        </w:rPr>
        <w:t>đổi</w:t>
      </w:r>
      <w:r>
        <w:rPr>
          <w:color w:val="001A1D"/>
          <w:spacing w:val="-4"/>
          <w:w w:val="105"/>
          <w:sz w:val="16"/>
        </w:rPr>
        <w:t xml:space="preserve"> </w:t>
      </w:r>
      <w:r>
        <w:rPr>
          <w:color w:val="001A1D"/>
          <w:w w:val="105"/>
          <w:sz w:val="16"/>
        </w:rPr>
        <w:t>hay</w:t>
      </w:r>
      <w:r>
        <w:rPr>
          <w:color w:val="001A1D"/>
          <w:spacing w:val="-4"/>
          <w:w w:val="105"/>
          <w:sz w:val="16"/>
        </w:rPr>
        <w:t xml:space="preserve"> </w:t>
      </w:r>
      <w:r>
        <w:rPr>
          <w:color w:val="001A1D"/>
          <w:spacing w:val="-2"/>
          <w:w w:val="105"/>
          <w:sz w:val="16"/>
        </w:rPr>
        <w:t>không</w:t>
      </w:r>
    </w:p>
    <w:p>
      <w:pPr>
        <w:pStyle w:val="5"/>
        <w:numPr>
          <w:ilvl w:val="0"/>
          <w:numId w:val="52"/>
        </w:numPr>
        <w:tabs>
          <w:tab w:val="left" w:pos="1098"/>
          <w:tab w:val="left" w:pos="1100"/>
        </w:tabs>
        <w:spacing w:line="278" w:lineRule="auto"/>
        <w:ind w:right="860"/>
        <w:rPr>
          <w:color w:val="001A1D"/>
          <w:sz w:val="16"/>
        </w:rPr>
      </w:pPr>
      <w:r>
        <w:drawing>
          <wp:anchor distT="0" distB="0" distL="0" distR="0" simplePos="0" relativeHeight="251703296" behindDoc="0" locked="0" layoutInCell="1" allowOverlap="1">
            <wp:simplePos x="0" y="0"/>
            <wp:positionH relativeFrom="page">
              <wp:posOffset>611505</wp:posOffset>
            </wp:positionH>
            <wp:positionV relativeFrom="paragraph">
              <wp:posOffset>123190</wp:posOffset>
            </wp:positionV>
            <wp:extent cx="92710" cy="92710"/>
            <wp:effectExtent l="0" t="0" r="0" b="0"/>
            <wp:wrapNone/>
            <wp:docPr id="166" name="Image 166"/>
            <wp:cNvGraphicFramePr/>
            <a:graphic xmlns:a="http://schemas.openxmlformats.org/drawingml/2006/main">
              <a:graphicData uri="http://schemas.openxmlformats.org/drawingml/2006/picture">
                <pic:pic xmlns:pic="http://schemas.openxmlformats.org/drawingml/2006/picture">
                  <pic:nvPicPr>
                    <pic:cNvPr id="166" name="Image 166"/>
                    <pic:cNvPicPr/>
                  </pic:nvPicPr>
                  <pic:blipFill>
                    <a:blip r:embed="rId182" cstate="print"/>
                    <a:stretch>
                      <a:fillRect/>
                    </a:stretch>
                  </pic:blipFill>
                  <pic:spPr>
                    <a:xfrm>
                      <a:off x="0" y="0"/>
                      <a:ext cx="92494" cy="92494"/>
                    </a:xfrm>
                    <a:prstGeom prst="rect">
                      <a:avLst/>
                    </a:prstGeom>
                  </pic:spPr>
                </pic:pic>
              </a:graphicData>
            </a:graphic>
          </wp:anchor>
        </w:drawing>
      </w:r>
      <w:r>
        <w:rPr>
          <w:color w:val="001A1D"/>
          <w:w w:val="105"/>
          <w:sz w:val="16"/>
        </w:rPr>
        <w:t>Sử</w:t>
      </w:r>
      <w:r>
        <w:rPr>
          <w:color w:val="001A1D"/>
          <w:spacing w:val="-5"/>
          <w:w w:val="105"/>
          <w:sz w:val="16"/>
        </w:rPr>
        <w:t xml:space="preserve"> </w:t>
      </w:r>
      <w:r>
        <w:rPr>
          <w:color w:val="001A1D"/>
          <w:w w:val="105"/>
          <w:sz w:val="16"/>
        </w:rPr>
        <w:t>dụng</w:t>
      </w:r>
      <w:r>
        <w:rPr>
          <w:color w:val="001A1D"/>
          <w:spacing w:val="-5"/>
          <w:w w:val="105"/>
          <w:sz w:val="16"/>
        </w:rPr>
        <w:t xml:space="preserve"> </w:t>
      </w:r>
      <w:r>
        <w:rPr>
          <w:color w:val="001A1D"/>
          <w:w w:val="105"/>
          <w:sz w:val="16"/>
        </w:rPr>
        <w:t>một</w:t>
      </w:r>
      <w:r>
        <w:rPr>
          <w:color w:val="001A1D"/>
          <w:spacing w:val="-5"/>
          <w:w w:val="105"/>
          <w:sz w:val="16"/>
        </w:rPr>
        <w:t xml:space="preserve"> </w:t>
      </w:r>
      <w:r>
        <w:rPr>
          <w:color w:val="001A1D"/>
          <w:w w:val="105"/>
          <w:sz w:val="16"/>
        </w:rPr>
        <w:t>vùng</w:t>
      </w:r>
      <w:r>
        <w:rPr>
          <w:color w:val="001A1D"/>
          <w:spacing w:val="-5"/>
          <w:w w:val="105"/>
          <w:sz w:val="16"/>
        </w:rPr>
        <w:t xml:space="preserve"> </w:t>
      </w:r>
      <w:r>
        <w:rPr>
          <w:color w:val="001A1D"/>
          <w:w w:val="105"/>
          <w:sz w:val="16"/>
        </w:rPr>
        <w:t>nhớ</w:t>
      </w:r>
      <w:r>
        <w:rPr>
          <w:color w:val="001A1D"/>
          <w:spacing w:val="-5"/>
          <w:w w:val="105"/>
          <w:sz w:val="16"/>
        </w:rPr>
        <w:t xml:space="preserve"> </w:t>
      </w:r>
      <w:r>
        <w:rPr>
          <w:color w:val="001A1D"/>
          <w:w w:val="105"/>
          <w:sz w:val="16"/>
        </w:rPr>
        <w:t>đệm</w:t>
      </w:r>
      <w:r>
        <w:rPr>
          <w:color w:val="001A1D"/>
          <w:spacing w:val="-5"/>
          <w:w w:val="105"/>
          <w:sz w:val="16"/>
        </w:rPr>
        <w:t xml:space="preserve"> </w:t>
      </w:r>
      <w:r>
        <w:rPr>
          <w:color w:val="001A1D"/>
          <w:w w:val="105"/>
          <w:sz w:val="16"/>
        </w:rPr>
        <w:t>an</w:t>
      </w:r>
      <w:r>
        <w:rPr>
          <w:color w:val="001A1D"/>
          <w:spacing w:val="-5"/>
          <w:w w:val="105"/>
          <w:sz w:val="16"/>
        </w:rPr>
        <w:t xml:space="preserve"> </w:t>
      </w:r>
      <w:r>
        <w:rPr>
          <w:color w:val="001A1D"/>
          <w:w w:val="105"/>
          <w:sz w:val="16"/>
        </w:rPr>
        <w:t>toàn</w:t>
      </w:r>
      <w:r>
        <w:rPr>
          <w:color w:val="001A1D"/>
          <w:spacing w:val="-5"/>
          <w:w w:val="105"/>
          <w:sz w:val="16"/>
        </w:rPr>
        <w:t xml:space="preserve"> </w:t>
      </w:r>
      <w:r>
        <w:rPr>
          <w:color w:val="001A1D"/>
          <w:w w:val="105"/>
          <w:sz w:val="16"/>
        </w:rPr>
        <w:t>giữa</w:t>
      </w:r>
      <w:r>
        <w:rPr>
          <w:color w:val="001A1D"/>
          <w:spacing w:val="-5"/>
          <w:w w:val="105"/>
          <w:sz w:val="16"/>
        </w:rPr>
        <w:t xml:space="preserve"> </w:t>
      </w:r>
      <w:r>
        <w:rPr>
          <w:color w:val="001A1D"/>
          <w:w w:val="105"/>
          <w:sz w:val="16"/>
        </w:rPr>
        <w:t>Return</w:t>
      </w:r>
      <w:r>
        <w:rPr>
          <w:color w:val="001A1D"/>
          <w:spacing w:val="-5"/>
          <w:w w:val="105"/>
          <w:sz w:val="16"/>
        </w:rPr>
        <w:t xml:space="preserve"> </w:t>
      </w:r>
      <w:r>
        <w:rPr>
          <w:color w:val="001A1D"/>
          <w:w w:val="105"/>
          <w:sz w:val="16"/>
        </w:rPr>
        <w:t>Address</w:t>
      </w:r>
      <w:r>
        <w:rPr>
          <w:color w:val="001A1D"/>
          <w:spacing w:val="-5"/>
          <w:w w:val="105"/>
          <w:sz w:val="16"/>
        </w:rPr>
        <w:t xml:space="preserve"> </w:t>
      </w:r>
      <w:r>
        <w:rPr>
          <w:color w:val="001A1D"/>
          <w:w w:val="105"/>
          <w:sz w:val="16"/>
        </w:rPr>
        <w:t>và</w:t>
      </w:r>
      <w:r>
        <w:rPr>
          <w:color w:val="001A1D"/>
          <w:spacing w:val="-5"/>
          <w:w w:val="105"/>
          <w:sz w:val="16"/>
        </w:rPr>
        <w:t xml:space="preserve"> </w:t>
      </w:r>
      <w:r>
        <w:rPr>
          <w:color w:val="001A1D"/>
          <w:w w:val="105"/>
          <w:sz w:val="16"/>
        </w:rPr>
        <w:t>Buffer.</w:t>
      </w:r>
      <w:r>
        <w:rPr>
          <w:color w:val="001A1D"/>
          <w:spacing w:val="-5"/>
          <w:w w:val="105"/>
          <w:sz w:val="16"/>
        </w:rPr>
        <w:t xml:space="preserve"> </w:t>
      </w:r>
      <w:r>
        <w:rPr>
          <w:color w:val="001A1D"/>
          <w:w w:val="105"/>
          <w:sz w:val="16"/>
        </w:rPr>
        <w:t>Sử</w:t>
      </w:r>
      <w:r>
        <w:rPr>
          <w:color w:val="001A1D"/>
          <w:spacing w:val="-5"/>
          <w:w w:val="105"/>
          <w:sz w:val="16"/>
        </w:rPr>
        <w:t xml:space="preserve"> </w:t>
      </w:r>
      <w:r>
        <w:rPr>
          <w:color w:val="001A1D"/>
          <w:w w:val="105"/>
          <w:sz w:val="16"/>
        </w:rPr>
        <w:t>dụng</w:t>
      </w:r>
      <w:r>
        <w:rPr>
          <w:color w:val="001A1D"/>
          <w:spacing w:val="-5"/>
          <w:w w:val="105"/>
          <w:sz w:val="16"/>
        </w:rPr>
        <w:t xml:space="preserve"> </w:t>
      </w:r>
      <w:r>
        <w:rPr>
          <w:color w:val="001A1D"/>
          <w:w w:val="105"/>
          <w:sz w:val="16"/>
        </w:rPr>
        <w:t>vùng</w:t>
      </w:r>
      <w:r>
        <w:rPr>
          <w:color w:val="001A1D"/>
          <w:spacing w:val="-5"/>
          <w:w w:val="105"/>
          <w:sz w:val="16"/>
        </w:rPr>
        <w:t xml:space="preserve"> </w:t>
      </w:r>
      <w:r>
        <w:rPr>
          <w:color w:val="001A1D"/>
          <w:w w:val="105"/>
          <w:sz w:val="16"/>
        </w:rPr>
        <w:t>nhớ</w:t>
      </w:r>
      <w:r>
        <w:rPr>
          <w:color w:val="001A1D"/>
          <w:spacing w:val="-5"/>
          <w:w w:val="105"/>
          <w:sz w:val="16"/>
        </w:rPr>
        <w:t xml:space="preserve"> </w:t>
      </w:r>
      <w:r>
        <w:rPr>
          <w:color w:val="001A1D"/>
          <w:w w:val="105"/>
          <w:sz w:val="16"/>
        </w:rPr>
        <w:t>đệm</w:t>
      </w:r>
      <w:r>
        <w:rPr>
          <w:color w:val="001A1D"/>
          <w:spacing w:val="-5"/>
          <w:w w:val="105"/>
          <w:sz w:val="16"/>
        </w:rPr>
        <w:t xml:space="preserve"> </w:t>
      </w:r>
      <w:r>
        <w:rPr>
          <w:color w:val="001A1D"/>
          <w:w w:val="105"/>
          <w:sz w:val="16"/>
        </w:rPr>
        <w:t>an</w:t>
      </w:r>
      <w:r>
        <w:rPr>
          <w:color w:val="001A1D"/>
          <w:spacing w:val="-5"/>
          <w:w w:val="105"/>
          <w:sz w:val="16"/>
        </w:rPr>
        <w:t xml:space="preserve"> </w:t>
      </w:r>
      <w:r>
        <w:rPr>
          <w:color w:val="001A1D"/>
          <w:w w:val="105"/>
          <w:sz w:val="16"/>
        </w:rPr>
        <w:t>toàn</w:t>
      </w:r>
      <w:r>
        <w:rPr>
          <w:color w:val="001A1D"/>
          <w:spacing w:val="-5"/>
          <w:w w:val="105"/>
          <w:sz w:val="16"/>
        </w:rPr>
        <w:t xml:space="preserve"> </w:t>
      </w:r>
      <w:r>
        <w:rPr>
          <w:color w:val="001A1D"/>
          <w:w w:val="105"/>
          <w:sz w:val="16"/>
        </w:rPr>
        <w:t>này</w:t>
      </w:r>
      <w:r>
        <w:rPr>
          <w:color w:val="001A1D"/>
          <w:spacing w:val="-5"/>
          <w:w w:val="105"/>
          <w:sz w:val="16"/>
        </w:rPr>
        <w:t xml:space="preserve"> </w:t>
      </w:r>
      <w:r>
        <w:rPr>
          <w:color w:val="001A1D"/>
          <w:w w:val="105"/>
          <w:sz w:val="16"/>
        </w:rPr>
        <w:t>để</w:t>
      </w:r>
      <w:r>
        <w:rPr>
          <w:color w:val="001A1D"/>
          <w:spacing w:val="-5"/>
          <w:w w:val="105"/>
          <w:sz w:val="16"/>
        </w:rPr>
        <w:t xml:space="preserve"> </w:t>
      </w:r>
      <w:r>
        <w:rPr>
          <w:color w:val="001A1D"/>
          <w:w w:val="105"/>
          <w:sz w:val="16"/>
        </w:rPr>
        <w:t>kiểm</w:t>
      </w:r>
      <w:r>
        <w:rPr>
          <w:color w:val="001A1D"/>
          <w:spacing w:val="-5"/>
          <w:w w:val="105"/>
          <w:sz w:val="16"/>
        </w:rPr>
        <w:t xml:space="preserve"> </w:t>
      </w:r>
      <w:r>
        <w:rPr>
          <w:color w:val="001A1D"/>
          <w:w w:val="105"/>
          <w:sz w:val="16"/>
        </w:rPr>
        <w:t>tra</w:t>
      </w:r>
      <w:r>
        <w:rPr>
          <w:color w:val="001A1D"/>
          <w:spacing w:val="-5"/>
          <w:w w:val="105"/>
          <w:sz w:val="16"/>
        </w:rPr>
        <w:t xml:space="preserve"> </w:t>
      </w:r>
      <w:r>
        <w:rPr>
          <w:color w:val="001A1D"/>
          <w:w w:val="105"/>
          <w:sz w:val="16"/>
        </w:rPr>
        <w:t>xem</w:t>
      </w:r>
      <w:r>
        <w:rPr>
          <w:color w:val="001A1D"/>
          <w:spacing w:val="-5"/>
          <w:w w:val="105"/>
          <w:sz w:val="16"/>
        </w:rPr>
        <w:t xml:space="preserve"> </w:t>
      </w:r>
      <w:r>
        <w:rPr>
          <w:color w:val="001A1D"/>
          <w:w w:val="105"/>
          <w:sz w:val="16"/>
        </w:rPr>
        <w:t>Return Address có bị sửa đổi hay không</w:t>
      </w:r>
    </w:p>
    <w:p>
      <w:pPr>
        <w:pStyle w:val="4"/>
        <w:spacing w:before="167"/>
        <w:ind w:left="793"/>
      </w:pPr>
      <w:r>
        <w:rPr>
          <w:color w:val="0E6BBE"/>
          <w:w w:val="105"/>
        </w:rPr>
        <w:t>Clear</w:t>
      </w:r>
      <w:r>
        <w:rPr>
          <w:color w:val="0E6BBE"/>
          <w:spacing w:val="-5"/>
          <w:w w:val="105"/>
        </w:rPr>
        <w:t xml:space="preserve"> </w:t>
      </w:r>
      <w:r>
        <w:rPr>
          <w:color w:val="0E6BBE"/>
          <w:w w:val="105"/>
        </w:rPr>
        <w:t>my</w:t>
      </w:r>
      <w:r>
        <w:rPr>
          <w:color w:val="0E6BBE"/>
          <w:spacing w:val="-4"/>
          <w:w w:val="105"/>
        </w:rPr>
        <w:t xml:space="preserve"> </w:t>
      </w:r>
      <w:r>
        <w:rPr>
          <w:color w:val="0E6BBE"/>
          <w:spacing w:val="-2"/>
          <w:w w:val="105"/>
        </w:rPr>
        <w:t>choice</w:t>
      </w:r>
    </w:p>
    <w:p>
      <w:pPr>
        <w:sectPr>
          <w:pgSz w:w="12240" w:h="15840"/>
          <w:pgMar w:top="220" w:right="460" w:bottom="440" w:left="400" w:header="0" w:footer="260" w:gutter="0"/>
          <w:cols w:space="720" w:num="1"/>
        </w:sectPr>
      </w:pPr>
    </w:p>
    <w:p>
      <w:pPr>
        <w:pStyle w:val="4"/>
        <w:tabs>
          <w:tab w:val="left" w:pos="5991"/>
        </w:tabs>
        <w:spacing w:before="65"/>
        <w:ind w:left="110"/>
        <w:rPr>
          <w:rFonts w:ascii="Arial MT" w:hAnsi="Arial MT"/>
        </w:rPr>
      </w:pPr>
      <w:r>
        <w:rPr>
          <w:rFonts w:ascii="Arial MT" w:hAnsi="Arial MT"/>
        </w:rPr>
        <w:t>11/15/23,</w:t>
      </w:r>
      <w:r>
        <w:rPr>
          <w:rFonts w:ascii="Arial MT" w:hAnsi="Arial MT"/>
          <w:spacing w:val="-7"/>
        </w:rPr>
        <w:t xml:space="preserve"> </w:t>
      </w:r>
      <w:r>
        <w:rPr>
          <w:rFonts w:ascii="Arial MT" w:hAnsi="Arial MT"/>
        </w:rPr>
        <w:t>10:23</w:t>
      </w:r>
      <w:r>
        <w:rPr>
          <w:rFonts w:ascii="Arial MT" w:hAnsi="Arial MT"/>
          <w:spacing w:val="-7"/>
        </w:rPr>
        <w:t xml:space="preserve"> </w:t>
      </w:r>
      <w:r>
        <w:rPr>
          <w:rFonts w:ascii="Arial MT" w:hAnsi="Arial MT"/>
          <w:spacing w:val="-5"/>
          <w:w w:val="95"/>
        </w:rPr>
        <w:t>PM</w:t>
      </w:r>
      <w:r>
        <w:rPr>
          <w:rFonts w:ascii="Arial MT" w:hAnsi="Arial MT"/>
        </w:rPr>
        <w:tab/>
      </w:r>
      <w:r>
        <w:rPr>
          <w:rFonts w:ascii="Arial MT" w:hAnsi="Arial MT"/>
          <w:w w:val="80"/>
        </w:rPr>
        <w:t>Đề</w:t>
      </w:r>
      <w:r>
        <w:rPr>
          <w:rFonts w:ascii="Arial MT" w:hAnsi="Arial MT"/>
          <w:spacing w:val="-1"/>
          <w:w w:val="80"/>
        </w:rPr>
        <w:t xml:space="preserve"> </w:t>
      </w:r>
      <w:r>
        <w:rPr>
          <w:rFonts w:ascii="Arial MT" w:hAnsi="Arial MT"/>
          <w:w w:val="80"/>
        </w:rPr>
        <w:t>thi</w:t>
      </w:r>
      <w:r>
        <w:rPr>
          <w:rFonts w:ascii="Arial MT" w:hAnsi="Arial MT"/>
          <w:spacing w:val="-9"/>
        </w:rPr>
        <w:t xml:space="preserve"> </w:t>
      </w:r>
      <w:r>
        <w:rPr>
          <w:rFonts w:ascii="Arial MT" w:hAnsi="Arial MT"/>
          <w:w w:val="80"/>
        </w:rPr>
        <w:t>cuối</w:t>
      </w:r>
      <w:r>
        <w:rPr>
          <w:rFonts w:ascii="Arial MT" w:hAnsi="Arial MT"/>
          <w:spacing w:val="-1"/>
          <w:w w:val="80"/>
        </w:rPr>
        <w:t xml:space="preserve"> </w:t>
      </w:r>
      <w:r>
        <w:rPr>
          <w:rFonts w:ascii="Arial MT" w:hAnsi="Arial MT"/>
          <w:w w:val="80"/>
        </w:rPr>
        <w:t>kỳ</w:t>
      </w:r>
      <w:r>
        <w:rPr>
          <w:rFonts w:ascii="Arial MT" w:hAnsi="Arial MT"/>
          <w:spacing w:val="-9"/>
        </w:rPr>
        <w:t xml:space="preserve"> </w:t>
      </w:r>
      <w:r>
        <w:rPr>
          <w:rFonts w:ascii="Arial MT" w:hAnsi="Arial MT"/>
          <w:w w:val="80"/>
        </w:rPr>
        <w:t>|</w:t>
      </w:r>
      <w:r>
        <w:rPr>
          <w:rFonts w:ascii="Arial MT" w:hAnsi="Arial MT"/>
          <w:spacing w:val="-1"/>
          <w:w w:val="80"/>
        </w:rPr>
        <w:t xml:space="preserve"> </w:t>
      </w:r>
      <w:r>
        <w:rPr>
          <w:rFonts w:ascii="Arial MT" w:hAnsi="Arial MT"/>
          <w:spacing w:val="-5"/>
          <w:w w:val="80"/>
        </w:rPr>
        <w:t>MMS</w:t>
      </w:r>
    </w:p>
    <w:p>
      <w:pPr>
        <w:pStyle w:val="4"/>
        <w:spacing w:before="4"/>
        <w:rPr>
          <w:rFonts w:ascii="Arial MT"/>
          <w:sz w:val="5"/>
        </w:rPr>
      </w:pPr>
      <w:r>
        <mc:AlternateContent>
          <mc:Choice Requires="wpg">
            <w:drawing>
              <wp:anchor distT="0" distB="0" distL="0" distR="0" simplePos="0" relativeHeight="251802624" behindDoc="1" locked="0" layoutInCell="1" allowOverlap="1">
                <wp:simplePos x="0" y="0"/>
                <wp:positionH relativeFrom="page">
                  <wp:posOffset>408940</wp:posOffset>
                </wp:positionH>
                <wp:positionV relativeFrom="paragraph">
                  <wp:posOffset>54610</wp:posOffset>
                </wp:positionV>
                <wp:extent cx="6944360" cy="590550"/>
                <wp:effectExtent l="0" t="0" r="0" b="0"/>
                <wp:wrapTopAndBottom/>
                <wp:docPr id="167" name="Group 167"/>
                <wp:cNvGraphicFramePr/>
                <a:graphic xmlns:a="http://schemas.openxmlformats.org/drawingml/2006/main">
                  <a:graphicData uri="http://schemas.microsoft.com/office/word/2010/wordprocessingGroup">
                    <wpg:wgp>
                      <wpg:cNvGrpSpPr/>
                      <wpg:grpSpPr>
                        <a:xfrm>
                          <a:off x="0" y="0"/>
                          <a:ext cx="6944359" cy="590550"/>
                          <a:chOff x="0" y="0"/>
                          <a:chExt cx="6944359" cy="590550"/>
                        </a:xfrm>
                      </wpg:grpSpPr>
                      <wps:wsp>
                        <wps:cNvPr id="168" name="Graphic 168"/>
                        <wps:cNvSpPr/>
                        <wps:spPr>
                          <a:xfrm>
                            <a:off x="3557" y="3557"/>
                            <a:ext cx="6937375" cy="583565"/>
                          </a:xfrm>
                          <a:custGeom>
                            <a:avLst/>
                            <a:gdLst/>
                            <a:ahLst/>
                            <a:cxnLst/>
                            <a:rect l="l" t="t" r="r" b="b"/>
                            <a:pathLst>
                              <a:path w="6937375" h="583565">
                                <a:moveTo>
                                  <a:pt x="0" y="572753"/>
                                </a:moveTo>
                                <a:lnTo>
                                  <a:pt x="0" y="10672"/>
                                </a:lnTo>
                                <a:lnTo>
                                  <a:pt x="0" y="7722"/>
                                </a:lnTo>
                                <a:lnTo>
                                  <a:pt x="1041" y="5207"/>
                                </a:lnTo>
                                <a:lnTo>
                                  <a:pt x="3125" y="3127"/>
                                </a:lnTo>
                                <a:lnTo>
                                  <a:pt x="5209" y="1042"/>
                                </a:lnTo>
                                <a:lnTo>
                                  <a:pt x="7725" y="0"/>
                                </a:lnTo>
                                <a:lnTo>
                                  <a:pt x="10672" y="0"/>
                                </a:lnTo>
                                <a:lnTo>
                                  <a:pt x="6926398" y="0"/>
                                </a:lnTo>
                                <a:lnTo>
                                  <a:pt x="6929345" y="0"/>
                                </a:lnTo>
                                <a:lnTo>
                                  <a:pt x="6931860" y="1042"/>
                                </a:lnTo>
                                <a:lnTo>
                                  <a:pt x="6933944" y="3127"/>
                                </a:lnTo>
                                <a:lnTo>
                                  <a:pt x="6936028" y="5207"/>
                                </a:lnTo>
                                <a:lnTo>
                                  <a:pt x="6937070" y="7722"/>
                                </a:lnTo>
                                <a:lnTo>
                                  <a:pt x="6937071" y="10672"/>
                                </a:lnTo>
                                <a:lnTo>
                                  <a:pt x="6937071" y="572753"/>
                                </a:lnTo>
                                <a:lnTo>
                                  <a:pt x="6926398" y="583425"/>
                                </a:lnTo>
                                <a:lnTo>
                                  <a:pt x="10672" y="583425"/>
                                </a:lnTo>
                                <a:lnTo>
                                  <a:pt x="0" y="575699"/>
                                </a:lnTo>
                                <a:lnTo>
                                  <a:pt x="0" y="572753"/>
                                </a:lnTo>
                                <a:close/>
                              </a:path>
                            </a:pathLst>
                          </a:custGeom>
                          <a:ln w="7114">
                            <a:solidFill>
                              <a:srgbClr val="CAD0D6"/>
                            </a:solidFill>
                            <a:prstDash val="solid"/>
                          </a:ln>
                        </wps:spPr>
                        <wps:bodyPr wrap="square" lIns="0" tIns="0" rIns="0" bIns="0" rtlCol="0">
                          <a:noAutofit/>
                        </wps:bodyPr>
                      </wps:wsp>
                      <wps:wsp>
                        <wps:cNvPr id="169" name="Graphic 169"/>
                        <wps:cNvSpPr/>
                        <wps:spPr>
                          <a:xfrm>
                            <a:off x="60477" y="401994"/>
                            <a:ext cx="448309" cy="128270"/>
                          </a:xfrm>
                          <a:custGeom>
                            <a:avLst/>
                            <a:gdLst/>
                            <a:ahLst/>
                            <a:cxnLst/>
                            <a:rect l="l" t="t" r="r" b="b"/>
                            <a:pathLst>
                              <a:path w="448309" h="128270">
                                <a:moveTo>
                                  <a:pt x="0" y="74706"/>
                                </a:moveTo>
                                <a:lnTo>
                                  <a:pt x="0" y="53362"/>
                                </a:lnTo>
                                <a:lnTo>
                                  <a:pt x="0" y="49856"/>
                                </a:lnTo>
                                <a:lnTo>
                                  <a:pt x="341" y="46385"/>
                                </a:lnTo>
                                <a:lnTo>
                                  <a:pt x="1025" y="42950"/>
                                </a:lnTo>
                                <a:lnTo>
                                  <a:pt x="1708" y="39510"/>
                                </a:lnTo>
                                <a:lnTo>
                                  <a:pt x="2721" y="36172"/>
                                </a:lnTo>
                                <a:lnTo>
                                  <a:pt x="4061" y="32937"/>
                                </a:lnTo>
                                <a:lnTo>
                                  <a:pt x="5402" y="29699"/>
                                </a:lnTo>
                                <a:lnTo>
                                  <a:pt x="7046" y="26625"/>
                                </a:lnTo>
                                <a:lnTo>
                                  <a:pt x="8993" y="23710"/>
                                </a:lnTo>
                                <a:lnTo>
                                  <a:pt x="10939" y="20796"/>
                                </a:lnTo>
                                <a:lnTo>
                                  <a:pt x="13151" y="18103"/>
                                </a:lnTo>
                                <a:lnTo>
                                  <a:pt x="15629" y="15626"/>
                                </a:lnTo>
                                <a:lnTo>
                                  <a:pt x="18106" y="13149"/>
                                </a:lnTo>
                                <a:lnTo>
                                  <a:pt x="49858" y="0"/>
                                </a:lnTo>
                                <a:lnTo>
                                  <a:pt x="53362" y="0"/>
                                </a:lnTo>
                                <a:lnTo>
                                  <a:pt x="394879" y="0"/>
                                </a:lnTo>
                                <a:lnTo>
                                  <a:pt x="398383" y="0"/>
                                </a:lnTo>
                                <a:lnTo>
                                  <a:pt x="401853" y="340"/>
                                </a:lnTo>
                                <a:lnTo>
                                  <a:pt x="432612" y="15626"/>
                                </a:lnTo>
                                <a:lnTo>
                                  <a:pt x="435089" y="18103"/>
                                </a:lnTo>
                                <a:lnTo>
                                  <a:pt x="444179" y="32937"/>
                                </a:lnTo>
                                <a:lnTo>
                                  <a:pt x="445520" y="36172"/>
                                </a:lnTo>
                                <a:lnTo>
                                  <a:pt x="446532" y="39510"/>
                                </a:lnTo>
                                <a:lnTo>
                                  <a:pt x="447216" y="42950"/>
                                </a:lnTo>
                                <a:lnTo>
                                  <a:pt x="447899" y="46385"/>
                                </a:lnTo>
                                <a:lnTo>
                                  <a:pt x="448241" y="49856"/>
                                </a:lnTo>
                                <a:lnTo>
                                  <a:pt x="448241" y="53362"/>
                                </a:lnTo>
                                <a:lnTo>
                                  <a:pt x="448241" y="74706"/>
                                </a:lnTo>
                                <a:lnTo>
                                  <a:pt x="448241" y="78208"/>
                                </a:lnTo>
                                <a:lnTo>
                                  <a:pt x="447899" y="81676"/>
                                </a:lnTo>
                                <a:lnTo>
                                  <a:pt x="447216" y="85111"/>
                                </a:lnTo>
                                <a:lnTo>
                                  <a:pt x="446532" y="88547"/>
                                </a:lnTo>
                                <a:lnTo>
                                  <a:pt x="445520" y="91886"/>
                                </a:lnTo>
                                <a:lnTo>
                                  <a:pt x="444179" y="95120"/>
                                </a:lnTo>
                                <a:lnTo>
                                  <a:pt x="442838" y="98354"/>
                                </a:lnTo>
                                <a:lnTo>
                                  <a:pt x="441194" y="101429"/>
                                </a:lnTo>
                                <a:lnTo>
                                  <a:pt x="439248" y="104344"/>
                                </a:lnTo>
                                <a:lnTo>
                                  <a:pt x="437301" y="107259"/>
                                </a:lnTo>
                                <a:lnTo>
                                  <a:pt x="435089" y="109958"/>
                                </a:lnTo>
                                <a:lnTo>
                                  <a:pt x="432612" y="112435"/>
                                </a:lnTo>
                                <a:lnTo>
                                  <a:pt x="430134" y="114912"/>
                                </a:lnTo>
                                <a:lnTo>
                                  <a:pt x="415300" y="123997"/>
                                </a:lnTo>
                                <a:lnTo>
                                  <a:pt x="412063" y="125341"/>
                                </a:lnTo>
                                <a:lnTo>
                                  <a:pt x="408726" y="126352"/>
                                </a:lnTo>
                                <a:lnTo>
                                  <a:pt x="405289" y="127037"/>
                                </a:lnTo>
                                <a:lnTo>
                                  <a:pt x="401853" y="127725"/>
                                </a:lnTo>
                                <a:lnTo>
                                  <a:pt x="398383" y="128069"/>
                                </a:lnTo>
                                <a:lnTo>
                                  <a:pt x="394879" y="128069"/>
                                </a:lnTo>
                                <a:lnTo>
                                  <a:pt x="53362" y="128069"/>
                                </a:lnTo>
                                <a:lnTo>
                                  <a:pt x="49858" y="128069"/>
                                </a:lnTo>
                                <a:lnTo>
                                  <a:pt x="46388" y="127725"/>
                                </a:lnTo>
                                <a:lnTo>
                                  <a:pt x="15629" y="112435"/>
                                </a:lnTo>
                                <a:lnTo>
                                  <a:pt x="13151" y="109958"/>
                                </a:lnTo>
                                <a:lnTo>
                                  <a:pt x="10939" y="107259"/>
                                </a:lnTo>
                                <a:lnTo>
                                  <a:pt x="8993" y="104344"/>
                                </a:lnTo>
                                <a:lnTo>
                                  <a:pt x="7046" y="101429"/>
                                </a:lnTo>
                                <a:lnTo>
                                  <a:pt x="5402" y="98354"/>
                                </a:lnTo>
                                <a:lnTo>
                                  <a:pt x="4061" y="95120"/>
                                </a:lnTo>
                                <a:lnTo>
                                  <a:pt x="2721" y="91886"/>
                                </a:lnTo>
                                <a:lnTo>
                                  <a:pt x="1708" y="88547"/>
                                </a:lnTo>
                                <a:lnTo>
                                  <a:pt x="1025" y="85111"/>
                                </a:lnTo>
                                <a:lnTo>
                                  <a:pt x="341" y="81676"/>
                                </a:lnTo>
                                <a:lnTo>
                                  <a:pt x="0" y="78208"/>
                                </a:lnTo>
                                <a:lnTo>
                                  <a:pt x="0" y="74706"/>
                                </a:lnTo>
                                <a:close/>
                              </a:path>
                            </a:pathLst>
                          </a:custGeom>
                          <a:ln w="7114">
                            <a:solidFill>
                              <a:srgbClr val="000000"/>
                            </a:solidFill>
                            <a:prstDash val="solid"/>
                          </a:ln>
                        </wps:spPr>
                        <wps:bodyPr wrap="square" lIns="0" tIns="0" rIns="0" bIns="0" rtlCol="0">
                          <a:noAutofit/>
                        </wps:bodyPr>
                      </wps:wsp>
                      <wps:wsp>
                        <wps:cNvPr id="170" name="Textbox 170"/>
                        <wps:cNvSpPr txBox="1"/>
                        <wps:spPr>
                          <a:xfrm>
                            <a:off x="10977" y="9197"/>
                            <a:ext cx="6922770" cy="572770"/>
                          </a:xfrm>
                          <a:prstGeom prst="rect">
                            <a:avLst/>
                          </a:prstGeom>
                        </wps:spPr>
                        <wps:txbx>
                          <w:txbxContent>
                            <w:p>
                              <w:pPr>
                                <w:spacing w:before="38" w:line="333" w:lineRule="auto"/>
                                <w:ind w:left="77" w:right="9784"/>
                                <w:rPr>
                                  <w:b/>
                                  <w:sz w:val="12"/>
                                </w:rPr>
                              </w:pPr>
                              <w:r>
                                <w:rPr>
                                  <w:b/>
                                  <w:color w:val="1C2025"/>
                                  <w:sz w:val="13"/>
                                </w:rPr>
                                <w:t>Question</w:t>
                              </w:r>
                              <w:r>
                                <w:rPr>
                                  <w:b/>
                                  <w:color w:val="1C2025"/>
                                  <w:spacing w:val="-3"/>
                                  <w:sz w:val="13"/>
                                </w:rPr>
                                <w:t xml:space="preserve"> </w:t>
                              </w:r>
                              <w:r>
                                <w:rPr>
                                  <w:b/>
                                  <w:color w:val="1C2025"/>
                                  <w:sz w:val="20"/>
                                </w:rPr>
                                <w:t xml:space="preserve">18 </w:t>
                              </w:r>
                              <w:r>
                                <w:rPr>
                                  <w:color w:val="1C2025"/>
                                  <w:sz w:val="13"/>
                                </w:rPr>
                                <w:t>Not</w:t>
                              </w:r>
                              <w:r>
                                <w:rPr>
                                  <w:color w:val="1C2025"/>
                                  <w:spacing w:val="-5"/>
                                  <w:sz w:val="13"/>
                                </w:rPr>
                                <w:t xml:space="preserve"> </w:t>
                              </w:r>
                              <w:r>
                                <w:rPr>
                                  <w:color w:val="1C2025"/>
                                  <w:sz w:val="13"/>
                                </w:rPr>
                                <w:t>yet</w:t>
                              </w:r>
                              <w:r>
                                <w:rPr>
                                  <w:color w:val="1C2025"/>
                                  <w:spacing w:val="-5"/>
                                  <w:sz w:val="13"/>
                                </w:rPr>
                                <w:t xml:space="preserve"> </w:t>
                              </w:r>
                              <w:r>
                                <w:rPr>
                                  <w:color w:val="1C2025"/>
                                  <w:sz w:val="13"/>
                                </w:rPr>
                                <w:t>answered</w:t>
                              </w:r>
                              <w:r>
                                <w:rPr>
                                  <w:color w:val="1C2025"/>
                                  <w:spacing w:val="40"/>
                                  <w:sz w:val="13"/>
                                </w:rPr>
                                <w:t xml:space="preserve"> </w:t>
                              </w:r>
                              <w:r>
                                <w:rPr>
                                  <w:b/>
                                  <w:color w:val="A5A5A6"/>
                                  <w:sz w:val="12"/>
                                </w:rPr>
                                <w:t>v1</w:t>
                              </w:r>
                              <w:r>
                                <w:rPr>
                                  <w:b/>
                                  <w:color w:val="A5A5A6"/>
                                  <w:spacing w:val="-6"/>
                                  <w:sz w:val="12"/>
                                </w:rPr>
                                <w:t xml:space="preserve"> </w:t>
                              </w:r>
                              <w:r>
                                <w:rPr>
                                  <w:b/>
                                  <w:color w:val="A5A5A6"/>
                                  <w:sz w:val="12"/>
                                </w:rPr>
                                <w:t>(latest)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4.3pt;height:46.5pt;width:546.8pt;mso-position-horizontal-relative:page;mso-wrap-distance-bottom:0pt;mso-wrap-distance-top:0pt;z-index:-251513856;mso-width-relative:page;mso-height-relative:page;" coordsize="6944359,590550" o:gfxdata="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">
                <o:lock v:ext="edit" aspectratio="f"/>
                <v:shape id="Graphic 168" o:spid="_x0000_s1026" o:spt="100" style="position:absolute;left:3557;top:3557;height:583565;width:6937375;" filled="f" stroked="t" coordsize="6937375,583565" o:gfxdata="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89QB7sAAADc&#10;AAAADwAAAAAAAAABACAAAAAiAAAAZHJzL2Rvd25yZXYueG1sUEsBAhQAFAAAAAgAh07iQDMvBZ47&#10;AAAAOQAAABAAAAAAAAAAAQAgAAAACgEAAGRycy9zaGFwZXhtbC54bWxQSwUGAAAAAAYABgBbAQAA&#10;tAMAAAAA&#10;" path="m0,572753l0,10672,0,7722,1041,5207,3125,3127,5209,1042,7725,0,10672,0,6926398,0,6929345,0,6931860,1042,6933944,3127,6936028,5207,6937070,7722,6937071,10672,6937071,572753,6926398,583425,10672,583425,0,575699,0,572753xe">
                  <v:fill on="f" focussize="0,0"/>
                  <v:stroke weight="0.560157480314961pt" color="#CAD0D6" joinstyle="round"/>
                  <v:imagedata o:title=""/>
                  <o:lock v:ext="edit" aspectratio="f"/>
                  <v:textbox inset="0mm,0mm,0mm,0mm"/>
                </v:shape>
                <v:shape id="Graphic 169" o:spid="_x0000_s1026" o:spt="100" style="position:absolute;left:60477;top:401994;height:128270;width:448309;" filled="f" stroked="t" coordsize="448309,128270" o:gfxdata="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XHwLugAAANwA&#10;AAAPAAAAAAAAAAEAIAAAACIAAABkcnMvZG93bnJldi54bWxQSwECFAAUAAAACACHTuJAMy8FnjsA&#10;AAA5AAAAEAAAAAAAAAABACAAAAAJAQAAZHJzL3NoYXBleG1sLnhtbFBLBQYAAAAABgAGAFsBAACz&#10;AwAAAAA=&#10;" path="m0,74706l0,53362,0,49856,341,46385,1025,42950,1708,39510,2721,36172,4061,32937,5402,29699,7046,26625,8993,23710,10939,20796,13151,18103,15629,15626,18106,13149,49858,0,53362,0,394879,0,398383,0,401853,340,432612,15626,435089,18103,444179,32937,445520,36172,446532,39510,447216,42950,447899,46385,448241,49856,448241,53362,448241,74706,448241,78208,447899,81676,447216,85111,446532,88547,445520,91886,444179,95120,442838,98354,441194,101429,439248,104344,437301,107259,435089,109958,432612,112435,430134,114912,415300,123997,412063,125341,408726,126352,405289,127037,401853,127725,398383,128069,394879,128069,53362,128069,49858,128069,46388,127725,15629,112435,13151,109958,10939,107259,8993,104344,7046,101429,5402,98354,4061,95120,2721,91886,1708,88547,1025,85111,341,81676,0,78208,0,74706xe">
                  <v:fill on="f" focussize="0,0"/>
                  <v:stroke weight="0.560157480314961pt" color="#000000" joinstyle="round"/>
                  <v:imagedata o:title=""/>
                  <o:lock v:ext="edit" aspectratio="f"/>
                  <v:textbox inset="0mm,0mm,0mm,0mm"/>
                </v:shape>
                <v:shape id="Textbox 170" o:spid="_x0000_s1026" o:spt="202" type="#_x0000_t202" style="position:absolute;left:10977;top:9197;height:572770;width:6922770;" filled="f" stroked="f" coordsize="21600,21600" o:gfxdata="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hiUf&#10;wAAAANw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spacing w:before="38" w:line="333" w:lineRule="auto"/>
                          <w:ind w:left="77" w:right="9784"/>
                          <w:rPr>
                            <w:b/>
                            <w:sz w:val="12"/>
                          </w:rPr>
                        </w:pPr>
                        <w:r>
                          <w:rPr>
                            <w:b/>
                            <w:color w:val="1C2025"/>
                            <w:sz w:val="13"/>
                          </w:rPr>
                          <w:t>Question</w:t>
                        </w:r>
                        <w:r>
                          <w:rPr>
                            <w:b/>
                            <w:color w:val="1C2025"/>
                            <w:spacing w:val="-3"/>
                            <w:sz w:val="13"/>
                          </w:rPr>
                          <w:t xml:space="preserve"> </w:t>
                        </w:r>
                        <w:r>
                          <w:rPr>
                            <w:b/>
                            <w:color w:val="1C2025"/>
                            <w:sz w:val="20"/>
                          </w:rPr>
                          <w:t xml:space="preserve">18 </w:t>
                        </w:r>
                        <w:r>
                          <w:rPr>
                            <w:color w:val="1C2025"/>
                            <w:sz w:val="13"/>
                          </w:rPr>
                          <w:t>Not</w:t>
                        </w:r>
                        <w:r>
                          <w:rPr>
                            <w:color w:val="1C2025"/>
                            <w:spacing w:val="-5"/>
                            <w:sz w:val="13"/>
                          </w:rPr>
                          <w:t xml:space="preserve"> </w:t>
                        </w:r>
                        <w:r>
                          <w:rPr>
                            <w:color w:val="1C2025"/>
                            <w:sz w:val="13"/>
                          </w:rPr>
                          <w:t>yet</w:t>
                        </w:r>
                        <w:r>
                          <w:rPr>
                            <w:color w:val="1C2025"/>
                            <w:spacing w:val="-5"/>
                            <w:sz w:val="13"/>
                          </w:rPr>
                          <w:t xml:space="preserve"> </w:t>
                        </w:r>
                        <w:r>
                          <w:rPr>
                            <w:color w:val="1C2025"/>
                            <w:sz w:val="13"/>
                          </w:rPr>
                          <w:t>answered</w:t>
                        </w:r>
                        <w:r>
                          <w:rPr>
                            <w:color w:val="1C2025"/>
                            <w:spacing w:val="40"/>
                            <w:sz w:val="13"/>
                          </w:rPr>
                          <w:t xml:space="preserve"> </w:t>
                        </w:r>
                        <w:r>
                          <w:rPr>
                            <w:b/>
                            <w:color w:val="A5A5A6"/>
                            <w:sz w:val="12"/>
                          </w:rPr>
                          <w:t>v1</w:t>
                        </w:r>
                        <w:r>
                          <w:rPr>
                            <w:b/>
                            <w:color w:val="A5A5A6"/>
                            <w:spacing w:val="-6"/>
                            <w:sz w:val="12"/>
                          </w:rPr>
                          <w:t xml:space="preserve"> </w:t>
                        </w:r>
                        <w:r>
                          <w:rPr>
                            <w:b/>
                            <w:color w:val="A5A5A6"/>
                            <w:sz w:val="12"/>
                          </w:rPr>
                          <w:t>(latest)</w:t>
                        </w:r>
                      </w:p>
                    </w:txbxContent>
                  </v:textbox>
                </v:shape>
                <w10:wrap type="topAndBottom"/>
              </v:group>
            </w:pict>
          </mc:Fallback>
        </mc:AlternateContent>
      </w:r>
    </w:p>
    <w:p>
      <w:pPr>
        <w:pStyle w:val="4"/>
        <w:rPr>
          <w:rFonts w:ascii="Arial MT"/>
        </w:rPr>
      </w:pPr>
    </w:p>
    <w:p>
      <w:pPr>
        <w:pStyle w:val="4"/>
        <w:spacing w:before="176"/>
        <w:rPr>
          <w:rFonts w:ascii="Arial MT"/>
        </w:rPr>
      </w:pPr>
    </w:p>
    <w:p>
      <w:pPr>
        <w:pStyle w:val="4"/>
        <w:ind w:left="468"/>
      </w:pPr>
      <w:r>
        <w:rPr>
          <w:color w:val="001A1D"/>
          <w:w w:val="105"/>
        </w:rPr>
        <w:t>Cho</w:t>
      </w:r>
      <w:r>
        <w:rPr>
          <w:color w:val="001A1D"/>
          <w:spacing w:val="-4"/>
          <w:w w:val="105"/>
        </w:rPr>
        <w:t xml:space="preserve"> </w:t>
      </w:r>
      <w:r>
        <w:rPr>
          <w:color w:val="001A1D"/>
          <w:w w:val="105"/>
        </w:rPr>
        <w:t>mô</w:t>
      </w:r>
      <w:r>
        <w:rPr>
          <w:color w:val="001A1D"/>
          <w:spacing w:val="-3"/>
          <w:w w:val="105"/>
        </w:rPr>
        <w:t xml:space="preserve"> </w:t>
      </w:r>
      <w:r>
        <w:rPr>
          <w:color w:val="001A1D"/>
          <w:w w:val="105"/>
        </w:rPr>
        <w:t>tả</w:t>
      </w:r>
      <w:r>
        <w:rPr>
          <w:color w:val="001A1D"/>
          <w:spacing w:val="-4"/>
          <w:w w:val="105"/>
        </w:rPr>
        <w:t xml:space="preserve"> sau:</w:t>
      </w:r>
    </w:p>
    <w:p>
      <w:pPr>
        <w:pStyle w:val="4"/>
        <w:spacing w:before="124" w:line="372" w:lineRule="auto"/>
        <w:ind w:left="468" w:right="2293"/>
      </w:pPr>
      <w:r>
        <w:rPr>
          <w:color w:val="001A1D"/>
          <w:w w:val="105"/>
        </w:rPr>
        <w:t>User</w:t>
      </w:r>
      <w:r>
        <w:rPr>
          <w:color w:val="001A1D"/>
          <w:spacing w:val="-4"/>
          <w:w w:val="105"/>
        </w:rPr>
        <w:t xml:space="preserve"> </w:t>
      </w:r>
      <w:r>
        <w:rPr>
          <w:color w:val="001A1D"/>
          <w:w w:val="105"/>
        </w:rPr>
        <w:t>Nam</w:t>
      </w:r>
      <w:r>
        <w:rPr>
          <w:color w:val="001A1D"/>
          <w:spacing w:val="-4"/>
          <w:w w:val="105"/>
        </w:rPr>
        <w:t xml:space="preserve"> </w:t>
      </w:r>
      <w:r>
        <w:rPr>
          <w:color w:val="001A1D"/>
          <w:w w:val="105"/>
        </w:rPr>
        <w:t>có</w:t>
      </w:r>
      <w:r>
        <w:rPr>
          <w:color w:val="001A1D"/>
          <w:spacing w:val="-4"/>
          <w:w w:val="105"/>
        </w:rPr>
        <w:t xml:space="preserve"> </w:t>
      </w:r>
      <w:r>
        <w:rPr>
          <w:color w:val="001A1D"/>
          <w:w w:val="105"/>
        </w:rPr>
        <w:t>quyền</w:t>
      </w:r>
      <w:r>
        <w:rPr>
          <w:color w:val="001A1D"/>
          <w:spacing w:val="-4"/>
          <w:w w:val="105"/>
        </w:rPr>
        <w:t xml:space="preserve"> </w:t>
      </w:r>
      <w:r>
        <w:rPr>
          <w:color w:val="001A1D"/>
          <w:w w:val="105"/>
        </w:rPr>
        <w:t>đọc</w:t>
      </w:r>
      <w:r>
        <w:rPr>
          <w:color w:val="001A1D"/>
          <w:spacing w:val="-4"/>
          <w:w w:val="105"/>
        </w:rPr>
        <w:t xml:space="preserve"> </w:t>
      </w:r>
      <w:r>
        <w:rPr>
          <w:color w:val="001A1D"/>
          <w:w w:val="105"/>
        </w:rPr>
        <w:t>và</w:t>
      </w:r>
      <w:r>
        <w:rPr>
          <w:color w:val="001A1D"/>
          <w:spacing w:val="-4"/>
          <w:w w:val="105"/>
        </w:rPr>
        <w:t xml:space="preserve"> </w:t>
      </w:r>
      <w:r>
        <w:rPr>
          <w:color w:val="001A1D"/>
          <w:w w:val="105"/>
        </w:rPr>
        <w:t>ghi</w:t>
      </w:r>
      <w:r>
        <w:rPr>
          <w:color w:val="001A1D"/>
          <w:spacing w:val="-4"/>
          <w:w w:val="105"/>
        </w:rPr>
        <w:t xml:space="preserve"> </w:t>
      </w:r>
      <w:r>
        <w:rPr>
          <w:color w:val="001A1D"/>
          <w:w w:val="105"/>
        </w:rPr>
        <w:t>trên</w:t>
      </w:r>
      <w:r>
        <w:rPr>
          <w:color w:val="001A1D"/>
          <w:spacing w:val="-4"/>
          <w:w w:val="105"/>
        </w:rPr>
        <w:t xml:space="preserve"> </w:t>
      </w:r>
      <w:r>
        <w:rPr>
          <w:color w:val="001A1D"/>
          <w:w w:val="105"/>
        </w:rPr>
        <w:t>file</w:t>
      </w:r>
      <w:r>
        <w:rPr>
          <w:color w:val="001A1D"/>
          <w:spacing w:val="-4"/>
          <w:w w:val="105"/>
        </w:rPr>
        <w:t xml:space="preserve"> </w:t>
      </w:r>
      <w:r>
        <w:rPr>
          <w:color w:val="001A1D"/>
          <w:w w:val="105"/>
        </w:rPr>
        <w:t>bt1.</w:t>
      </w:r>
      <w:r>
        <w:rPr>
          <w:color w:val="001A1D"/>
          <w:spacing w:val="-4"/>
          <w:w w:val="105"/>
        </w:rPr>
        <w:t xml:space="preserve"> </w:t>
      </w:r>
      <w:r>
        <w:rPr>
          <w:color w:val="001A1D"/>
          <w:w w:val="105"/>
        </w:rPr>
        <w:t>Nam</w:t>
      </w:r>
      <w:r>
        <w:rPr>
          <w:color w:val="001A1D"/>
          <w:spacing w:val="-4"/>
          <w:w w:val="105"/>
        </w:rPr>
        <w:t xml:space="preserve"> </w:t>
      </w:r>
      <w:r>
        <w:rPr>
          <w:color w:val="001A1D"/>
          <w:w w:val="105"/>
        </w:rPr>
        <w:t>cũng</w:t>
      </w:r>
      <w:r>
        <w:rPr>
          <w:color w:val="001A1D"/>
          <w:spacing w:val="-4"/>
          <w:w w:val="105"/>
        </w:rPr>
        <w:t xml:space="preserve"> </w:t>
      </w:r>
      <w:r>
        <w:rPr>
          <w:color w:val="001A1D"/>
          <w:w w:val="105"/>
        </w:rPr>
        <w:t>có</w:t>
      </w:r>
      <w:r>
        <w:rPr>
          <w:color w:val="001A1D"/>
          <w:spacing w:val="-4"/>
          <w:w w:val="105"/>
        </w:rPr>
        <w:t xml:space="preserve"> </w:t>
      </w:r>
      <w:r>
        <w:rPr>
          <w:color w:val="001A1D"/>
          <w:w w:val="105"/>
        </w:rPr>
        <w:t>quyền</w:t>
      </w:r>
      <w:r>
        <w:rPr>
          <w:color w:val="001A1D"/>
          <w:spacing w:val="-4"/>
          <w:w w:val="105"/>
        </w:rPr>
        <w:t xml:space="preserve"> </w:t>
      </w:r>
      <w:r>
        <w:rPr>
          <w:color w:val="001A1D"/>
          <w:w w:val="105"/>
        </w:rPr>
        <w:t>đọc</w:t>
      </w:r>
      <w:r>
        <w:rPr>
          <w:color w:val="001A1D"/>
          <w:spacing w:val="-4"/>
          <w:w w:val="105"/>
        </w:rPr>
        <w:t xml:space="preserve"> </w:t>
      </w:r>
      <w:r>
        <w:rPr>
          <w:color w:val="001A1D"/>
          <w:w w:val="105"/>
        </w:rPr>
        <w:t>trên</w:t>
      </w:r>
      <w:r>
        <w:rPr>
          <w:color w:val="001A1D"/>
          <w:spacing w:val="-4"/>
          <w:w w:val="105"/>
        </w:rPr>
        <w:t xml:space="preserve"> </w:t>
      </w:r>
      <w:r>
        <w:rPr>
          <w:color w:val="001A1D"/>
          <w:w w:val="105"/>
        </w:rPr>
        <w:t>file</w:t>
      </w:r>
      <w:r>
        <w:rPr>
          <w:color w:val="001A1D"/>
          <w:spacing w:val="-4"/>
          <w:w w:val="105"/>
        </w:rPr>
        <w:t xml:space="preserve"> </w:t>
      </w:r>
      <w:r>
        <w:rPr>
          <w:color w:val="001A1D"/>
          <w:w w:val="105"/>
        </w:rPr>
        <w:t>bt2</w:t>
      </w:r>
      <w:r>
        <w:rPr>
          <w:color w:val="001A1D"/>
          <w:spacing w:val="-4"/>
          <w:w w:val="105"/>
        </w:rPr>
        <w:t xml:space="preserve"> </w:t>
      </w:r>
      <w:r>
        <w:rPr>
          <w:color w:val="001A1D"/>
          <w:w w:val="105"/>
        </w:rPr>
        <w:t>và</w:t>
      </w:r>
      <w:r>
        <w:rPr>
          <w:color w:val="001A1D"/>
          <w:spacing w:val="-4"/>
          <w:w w:val="105"/>
        </w:rPr>
        <w:t xml:space="preserve"> </w:t>
      </w:r>
      <w:r>
        <w:rPr>
          <w:color w:val="001A1D"/>
          <w:w w:val="105"/>
        </w:rPr>
        <w:t>có</w:t>
      </w:r>
      <w:r>
        <w:rPr>
          <w:color w:val="001A1D"/>
          <w:spacing w:val="-4"/>
          <w:w w:val="105"/>
        </w:rPr>
        <w:t xml:space="preserve"> </w:t>
      </w:r>
      <w:r>
        <w:rPr>
          <w:color w:val="001A1D"/>
          <w:w w:val="105"/>
        </w:rPr>
        <w:t>quyền</w:t>
      </w:r>
      <w:r>
        <w:rPr>
          <w:color w:val="001A1D"/>
          <w:spacing w:val="-4"/>
          <w:w w:val="105"/>
        </w:rPr>
        <w:t xml:space="preserve"> </w:t>
      </w:r>
      <w:r>
        <w:rPr>
          <w:color w:val="001A1D"/>
          <w:w w:val="105"/>
        </w:rPr>
        <w:t>thực</w:t>
      </w:r>
      <w:r>
        <w:rPr>
          <w:color w:val="001A1D"/>
          <w:spacing w:val="-4"/>
          <w:w w:val="105"/>
        </w:rPr>
        <w:t xml:space="preserve"> </w:t>
      </w:r>
      <w:r>
        <w:rPr>
          <w:color w:val="001A1D"/>
          <w:w w:val="105"/>
        </w:rPr>
        <w:t>thi</w:t>
      </w:r>
      <w:r>
        <w:rPr>
          <w:color w:val="001A1D"/>
          <w:spacing w:val="-4"/>
          <w:w w:val="105"/>
        </w:rPr>
        <w:t xml:space="preserve"> </w:t>
      </w:r>
      <w:r>
        <w:rPr>
          <w:color w:val="001A1D"/>
          <w:w w:val="105"/>
        </w:rPr>
        <w:t>trên</w:t>
      </w:r>
      <w:r>
        <w:rPr>
          <w:color w:val="001A1D"/>
          <w:spacing w:val="-4"/>
          <w:w w:val="105"/>
        </w:rPr>
        <w:t xml:space="preserve"> </w:t>
      </w:r>
      <w:r>
        <w:rPr>
          <w:color w:val="001A1D"/>
          <w:w w:val="105"/>
        </w:rPr>
        <w:t>file</w:t>
      </w:r>
      <w:r>
        <w:rPr>
          <w:color w:val="001A1D"/>
          <w:spacing w:val="-4"/>
          <w:w w:val="105"/>
        </w:rPr>
        <w:t xml:space="preserve"> </w:t>
      </w:r>
      <w:r>
        <w:rPr>
          <w:color w:val="001A1D"/>
          <w:w w:val="105"/>
        </w:rPr>
        <w:t>bt3. User Ha có</w:t>
      </w:r>
      <w:r>
        <w:rPr>
          <w:color w:val="001A1D"/>
          <w:spacing w:val="-1"/>
          <w:w w:val="105"/>
        </w:rPr>
        <w:t xml:space="preserve"> </w:t>
      </w:r>
      <w:r>
        <w:rPr>
          <w:color w:val="001A1D"/>
          <w:w w:val="105"/>
        </w:rPr>
        <w:t>quyền đọc trên</w:t>
      </w:r>
      <w:r>
        <w:rPr>
          <w:color w:val="001A1D"/>
          <w:spacing w:val="-1"/>
          <w:w w:val="105"/>
        </w:rPr>
        <w:t xml:space="preserve"> </w:t>
      </w:r>
      <w:r>
        <w:rPr>
          <w:color w:val="001A1D"/>
          <w:w w:val="105"/>
        </w:rPr>
        <w:t>file bt1. Hà</w:t>
      </w:r>
      <w:r>
        <w:rPr>
          <w:color w:val="001A1D"/>
          <w:spacing w:val="-1"/>
          <w:w w:val="105"/>
        </w:rPr>
        <w:t xml:space="preserve"> </w:t>
      </w:r>
      <w:r>
        <w:rPr>
          <w:color w:val="001A1D"/>
          <w:w w:val="105"/>
        </w:rPr>
        <w:t>có quyền đọc</w:t>
      </w:r>
      <w:r>
        <w:rPr>
          <w:color w:val="001A1D"/>
          <w:spacing w:val="-1"/>
          <w:w w:val="105"/>
        </w:rPr>
        <w:t xml:space="preserve"> </w:t>
      </w:r>
      <w:r>
        <w:rPr>
          <w:color w:val="001A1D"/>
          <w:w w:val="105"/>
        </w:rPr>
        <w:t>và ghi trên</w:t>
      </w:r>
      <w:r>
        <w:rPr>
          <w:color w:val="001A1D"/>
          <w:spacing w:val="-1"/>
          <w:w w:val="105"/>
        </w:rPr>
        <w:t xml:space="preserve"> </w:t>
      </w:r>
      <w:r>
        <w:rPr>
          <w:color w:val="001A1D"/>
          <w:w w:val="105"/>
        </w:rPr>
        <w:t>file bt2. Hà</w:t>
      </w:r>
      <w:r>
        <w:rPr>
          <w:color w:val="001A1D"/>
          <w:spacing w:val="-1"/>
          <w:w w:val="105"/>
        </w:rPr>
        <w:t xml:space="preserve"> </w:t>
      </w:r>
      <w:r>
        <w:rPr>
          <w:color w:val="001A1D"/>
          <w:w w:val="105"/>
        </w:rPr>
        <w:t>không có quyền</w:t>
      </w:r>
      <w:r>
        <w:rPr>
          <w:color w:val="001A1D"/>
          <w:spacing w:val="-1"/>
          <w:w w:val="105"/>
        </w:rPr>
        <w:t xml:space="preserve"> </w:t>
      </w:r>
      <w:r>
        <w:rPr>
          <w:color w:val="001A1D"/>
          <w:w w:val="105"/>
        </w:rPr>
        <w:t>truy cập trên</w:t>
      </w:r>
      <w:r>
        <w:rPr>
          <w:color w:val="001A1D"/>
          <w:spacing w:val="-1"/>
          <w:w w:val="105"/>
        </w:rPr>
        <w:t xml:space="preserve"> </w:t>
      </w:r>
      <w:r>
        <w:rPr>
          <w:color w:val="001A1D"/>
          <w:w w:val="105"/>
        </w:rPr>
        <w:t>file bt3. Xác định CList (Capability list) đối với user Ha?</w:t>
      </w:r>
    </w:p>
    <w:p>
      <w:pPr>
        <w:pStyle w:val="4"/>
        <w:spacing w:before="7"/>
      </w:pPr>
    </w:p>
    <w:p>
      <w:pPr>
        <w:pStyle w:val="5"/>
        <w:numPr>
          <w:ilvl w:val="0"/>
          <w:numId w:val="53"/>
        </w:numPr>
        <w:tabs>
          <w:tab w:val="left" w:pos="1098"/>
        </w:tabs>
        <w:spacing w:before="0"/>
        <w:ind w:left="1098" w:hanging="294"/>
        <w:rPr>
          <w:sz w:val="16"/>
        </w:rPr>
      </w:pPr>
      <w:r>
        <w:drawing>
          <wp:anchor distT="0" distB="0" distL="0" distR="0" simplePos="0" relativeHeight="251704320"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171" name="Image 171"/>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183" cstate="print"/>
                    <a:stretch>
                      <a:fillRect/>
                    </a:stretch>
                  </pic:blipFill>
                  <pic:spPr>
                    <a:xfrm>
                      <a:off x="0" y="0"/>
                      <a:ext cx="92494" cy="92494"/>
                    </a:xfrm>
                    <a:prstGeom prst="rect">
                      <a:avLst/>
                    </a:prstGeom>
                  </pic:spPr>
                </pic:pic>
              </a:graphicData>
            </a:graphic>
          </wp:anchor>
        </w:drawing>
      </w:r>
      <w:r>
        <w:rPr>
          <w:color w:val="001A1D"/>
          <w:w w:val="105"/>
          <w:sz w:val="16"/>
        </w:rPr>
        <w:t>CList(Ha)</w:t>
      </w:r>
      <w:r>
        <w:rPr>
          <w:color w:val="001A1D"/>
          <w:spacing w:val="-5"/>
          <w:w w:val="105"/>
          <w:sz w:val="16"/>
        </w:rPr>
        <w:t xml:space="preserve"> </w:t>
      </w:r>
      <w:r>
        <w:rPr>
          <w:color w:val="001A1D"/>
          <w:w w:val="105"/>
          <w:sz w:val="16"/>
        </w:rPr>
        <w:t>=</w:t>
      </w:r>
      <w:r>
        <w:rPr>
          <w:color w:val="001A1D"/>
          <w:spacing w:val="-5"/>
          <w:w w:val="105"/>
          <w:sz w:val="16"/>
        </w:rPr>
        <w:t xml:space="preserve"> </w:t>
      </w:r>
      <w:r>
        <w:rPr>
          <w:color w:val="001A1D"/>
          <w:w w:val="105"/>
          <w:sz w:val="16"/>
        </w:rPr>
        <w:t>bt1:</w:t>
      </w:r>
      <w:r>
        <w:rPr>
          <w:color w:val="001A1D"/>
          <w:spacing w:val="-5"/>
          <w:w w:val="105"/>
          <w:sz w:val="16"/>
        </w:rPr>
        <w:t xml:space="preserve"> </w:t>
      </w:r>
      <w:r>
        <w:rPr>
          <w:color w:val="001A1D"/>
          <w:w w:val="105"/>
          <w:sz w:val="16"/>
        </w:rPr>
        <w:t>{read,</w:t>
      </w:r>
      <w:r>
        <w:rPr>
          <w:color w:val="001A1D"/>
          <w:spacing w:val="-5"/>
          <w:w w:val="105"/>
          <w:sz w:val="16"/>
        </w:rPr>
        <w:t xml:space="preserve"> </w:t>
      </w:r>
      <w:r>
        <w:rPr>
          <w:color w:val="001A1D"/>
          <w:w w:val="105"/>
          <w:sz w:val="16"/>
        </w:rPr>
        <w:t>write},</w:t>
      </w:r>
      <w:r>
        <w:rPr>
          <w:color w:val="001A1D"/>
          <w:spacing w:val="-4"/>
          <w:w w:val="105"/>
          <w:sz w:val="16"/>
        </w:rPr>
        <w:t xml:space="preserve"> </w:t>
      </w:r>
      <w:r>
        <w:rPr>
          <w:color w:val="001A1D"/>
          <w:w w:val="105"/>
          <w:sz w:val="16"/>
        </w:rPr>
        <w:t>bt2:</w:t>
      </w:r>
      <w:r>
        <w:rPr>
          <w:color w:val="001A1D"/>
          <w:spacing w:val="-5"/>
          <w:w w:val="105"/>
          <w:sz w:val="16"/>
        </w:rPr>
        <w:t xml:space="preserve"> </w:t>
      </w:r>
      <w:r>
        <w:rPr>
          <w:color w:val="001A1D"/>
          <w:w w:val="105"/>
          <w:sz w:val="16"/>
        </w:rPr>
        <w:t>{write},</w:t>
      </w:r>
      <w:r>
        <w:rPr>
          <w:color w:val="001A1D"/>
          <w:spacing w:val="-5"/>
          <w:w w:val="105"/>
          <w:sz w:val="16"/>
        </w:rPr>
        <w:t xml:space="preserve"> </w:t>
      </w:r>
      <w:r>
        <w:rPr>
          <w:color w:val="001A1D"/>
          <w:w w:val="105"/>
          <w:sz w:val="16"/>
        </w:rPr>
        <w:t>bt3:</w:t>
      </w:r>
      <w:r>
        <w:rPr>
          <w:color w:val="001A1D"/>
          <w:spacing w:val="-5"/>
          <w:w w:val="105"/>
          <w:sz w:val="16"/>
        </w:rPr>
        <w:t xml:space="preserve"> </w:t>
      </w:r>
      <w:r>
        <w:rPr>
          <w:color w:val="001A1D"/>
          <w:spacing w:val="-2"/>
          <w:w w:val="105"/>
          <w:sz w:val="16"/>
        </w:rPr>
        <w:t>{read}</w:t>
      </w:r>
    </w:p>
    <w:p>
      <w:pPr>
        <w:pStyle w:val="5"/>
        <w:numPr>
          <w:ilvl w:val="0"/>
          <w:numId w:val="53"/>
        </w:numPr>
        <w:tabs>
          <w:tab w:val="left" w:pos="1098"/>
        </w:tabs>
        <w:ind w:left="1098" w:hanging="294"/>
        <w:rPr>
          <w:sz w:val="16"/>
        </w:rPr>
      </w:pPr>
      <w:r>
        <w:drawing>
          <wp:anchor distT="0" distB="0" distL="0" distR="0" simplePos="0" relativeHeight="251705344"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172" name="Image 172"/>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184" cstate="print"/>
                    <a:stretch>
                      <a:fillRect/>
                    </a:stretch>
                  </pic:blipFill>
                  <pic:spPr>
                    <a:xfrm>
                      <a:off x="0" y="0"/>
                      <a:ext cx="92494" cy="92494"/>
                    </a:xfrm>
                    <a:prstGeom prst="rect">
                      <a:avLst/>
                    </a:prstGeom>
                  </pic:spPr>
                </pic:pic>
              </a:graphicData>
            </a:graphic>
          </wp:anchor>
        </w:drawing>
      </w:r>
      <w:r>
        <w:rPr>
          <w:color w:val="001A1D"/>
          <w:w w:val="105"/>
          <w:sz w:val="16"/>
        </w:rPr>
        <w:t>CList(Ha)</w:t>
      </w:r>
      <w:r>
        <w:rPr>
          <w:color w:val="001A1D"/>
          <w:spacing w:val="-5"/>
          <w:w w:val="105"/>
          <w:sz w:val="16"/>
        </w:rPr>
        <w:t xml:space="preserve"> </w:t>
      </w:r>
      <w:r>
        <w:rPr>
          <w:color w:val="001A1D"/>
          <w:w w:val="105"/>
          <w:sz w:val="16"/>
        </w:rPr>
        <w:t>=</w:t>
      </w:r>
      <w:r>
        <w:rPr>
          <w:color w:val="001A1D"/>
          <w:spacing w:val="-5"/>
          <w:w w:val="105"/>
          <w:sz w:val="16"/>
        </w:rPr>
        <w:t xml:space="preserve"> </w:t>
      </w:r>
      <w:r>
        <w:rPr>
          <w:color w:val="001A1D"/>
          <w:w w:val="105"/>
          <w:sz w:val="16"/>
        </w:rPr>
        <w:t>bt1:</w:t>
      </w:r>
      <w:r>
        <w:rPr>
          <w:color w:val="001A1D"/>
          <w:spacing w:val="-5"/>
          <w:w w:val="105"/>
          <w:sz w:val="16"/>
        </w:rPr>
        <w:t xml:space="preserve"> </w:t>
      </w:r>
      <w:r>
        <w:rPr>
          <w:color w:val="001A1D"/>
          <w:w w:val="105"/>
          <w:sz w:val="16"/>
        </w:rPr>
        <w:t>{read,</w:t>
      </w:r>
      <w:r>
        <w:rPr>
          <w:color w:val="001A1D"/>
          <w:spacing w:val="-4"/>
          <w:w w:val="105"/>
          <w:sz w:val="16"/>
        </w:rPr>
        <w:t xml:space="preserve"> </w:t>
      </w:r>
      <w:r>
        <w:rPr>
          <w:color w:val="001A1D"/>
          <w:w w:val="105"/>
          <w:sz w:val="16"/>
        </w:rPr>
        <w:t>write},</w:t>
      </w:r>
      <w:r>
        <w:rPr>
          <w:color w:val="001A1D"/>
          <w:spacing w:val="-5"/>
          <w:w w:val="105"/>
          <w:sz w:val="16"/>
        </w:rPr>
        <w:t xml:space="preserve"> </w:t>
      </w:r>
      <w:r>
        <w:rPr>
          <w:color w:val="001A1D"/>
          <w:w w:val="105"/>
          <w:sz w:val="16"/>
        </w:rPr>
        <w:t>bt2:</w:t>
      </w:r>
      <w:r>
        <w:rPr>
          <w:color w:val="001A1D"/>
          <w:spacing w:val="-5"/>
          <w:w w:val="105"/>
          <w:sz w:val="16"/>
        </w:rPr>
        <w:t xml:space="preserve"> </w:t>
      </w:r>
      <w:r>
        <w:rPr>
          <w:color w:val="001A1D"/>
          <w:w w:val="105"/>
          <w:sz w:val="16"/>
        </w:rPr>
        <w:t>{read,</w:t>
      </w:r>
      <w:r>
        <w:rPr>
          <w:color w:val="001A1D"/>
          <w:spacing w:val="-5"/>
          <w:w w:val="105"/>
          <w:sz w:val="16"/>
        </w:rPr>
        <w:t xml:space="preserve"> </w:t>
      </w:r>
      <w:r>
        <w:rPr>
          <w:color w:val="001A1D"/>
          <w:w w:val="105"/>
          <w:sz w:val="16"/>
        </w:rPr>
        <w:t>write},</w:t>
      </w:r>
      <w:r>
        <w:rPr>
          <w:color w:val="001A1D"/>
          <w:spacing w:val="-4"/>
          <w:w w:val="105"/>
          <w:sz w:val="16"/>
        </w:rPr>
        <w:t xml:space="preserve"> </w:t>
      </w:r>
      <w:r>
        <w:rPr>
          <w:color w:val="001A1D"/>
          <w:w w:val="105"/>
          <w:sz w:val="16"/>
        </w:rPr>
        <w:t>bt3:</w:t>
      </w:r>
      <w:r>
        <w:rPr>
          <w:color w:val="001A1D"/>
          <w:spacing w:val="-5"/>
          <w:w w:val="105"/>
          <w:sz w:val="16"/>
        </w:rPr>
        <w:t xml:space="preserve"> {}</w:t>
      </w:r>
    </w:p>
    <w:p>
      <w:pPr>
        <w:pStyle w:val="5"/>
        <w:numPr>
          <w:ilvl w:val="0"/>
          <w:numId w:val="53"/>
        </w:numPr>
        <w:tabs>
          <w:tab w:val="left" w:pos="1098"/>
        </w:tabs>
        <w:spacing w:before="157"/>
        <w:ind w:left="1098" w:hanging="294"/>
        <w:rPr>
          <w:sz w:val="16"/>
        </w:rPr>
      </w:pPr>
      <w:r>
        <w:drawing>
          <wp:anchor distT="0" distB="0" distL="0" distR="0" simplePos="0" relativeHeight="251705344"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173" name="Image 173"/>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185" cstate="print"/>
                    <a:stretch>
                      <a:fillRect/>
                    </a:stretch>
                  </pic:blipFill>
                  <pic:spPr>
                    <a:xfrm>
                      <a:off x="0" y="0"/>
                      <a:ext cx="92494" cy="92494"/>
                    </a:xfrm>
                    <a:prstGeom prst="rect">
                      <a:avLst/>
                    </a:prstGeom>
                  </pic:spPr>
                </pic:pic>
              </a:graphicData>
            </a:graphic>
          </wp:anchor>
        </w:drawing>
      </w:r>
      <w:r>
        <w:rPr>
          <w:color w:val="001A1D"/>
          <w:w w:val="105"/>
          <w:sz w:val="16"/>
        </w:rPr>
        <w:t>CList(Ha)</w:t>
      </w:r>
      <w:r>
        <w:rPr>
          <w:color w:val="001A1D"/>
          <w:spacing w:val="-5"/>
          <w:w w:val="105"/>
          <w:sz w:val="16"/>
        </w:rPr>
        <w:t xml:space="preserve"> </w:t>
      </w:r>
      <w:r>
        <w:rPr>
          <w:color w:val="001A1D"/>
          <w:w w:val="105"/>
          <w:sz w:val="16"/>
        </w:rPr>
        <w:t>=</w:t>
      </w:r>
      <w:r>
        <w:rPr>
          <w:color w:val="001A1D"/>
          <w:spacing w:val="-5"/>
          <w:w w:val="105"/>
          <w:sz w:val="16"/>
        </w:rPr>
        <w:t xml:space="preserve"> </w:t>
      </w:r>
      <w:r>
        <w:rPr>
          <w:color w:val="001A1D"/>
          <w:w w:val="105"/>
          <w:sz w:val="16"/>
        </w:rPr>
        <w:t>bt1:</w:t>
      </w:r>
      <w:r>
        <w:rPr>
          <w:color w:val="001A1D"/>
          <w:spacing w:val="-5"/>
          <w:w w:val="105"/>
          <w:sz w:val="16"/>
        </w:rPr>
        <w:t xml:space="preserve"> </w:t>
      </w:r>
      <w:r>
        <w:rPr>
          <w:color w:val="001A1D"/>
          <w:w w:val="105"/>
          <w:sz w:val="16"/>
        </w:rPr>
        <w:t>{read},</w:t>
      </w:r>
      <w:r>
        <w:rPr>
          <w:color w:val="001A1D"/>
          <w:spacing w:val="-5"/>
          <w:w w:val="105"/>
          <w:sz w:val="16"/>
        </w:rPr>
        <w:t xml:space="preserve"> </w:t>
      </w:r>
      <w:r>
        <w:rPr>
          <w:color w:val="001A1D"/>
          <w:w w:val="105"/>
          <w:sz w:val="16"/>
        </w:rPr>
        <w:t>bt2:</w:t>
      </w:r>
      <w:r>
        <w:rPr>
          <w:color w:val="001A1D"/>
          <w:spacing w:val="-4"/>
          <w:w w:val="105"/>
          <w:sz w:val="16"/>
        </w:rPr>
        <w:t xml:space="preserve"> </w:t>
      </w:r>
      <w:r>
        <w:rPr>
          <w:color w:val="001A1D"/>
          <w:w w:val="105"/>
          <w:sz w:val="16"/>
        </w:rPr>
        <w:t>{read,</w:t>
      </w:r>
      <w:r>
        <w:rPr>
          <w:color w:val="001A1D"/>
          <w:spacing w:val="-5"/>
          <w:w w:val="105"/>
          <w:sz w:val="16"/>
        </w:rPr>
        <w:t xml:space="preserve"> </w:t>
      </w:r>
      <w:r>
        <w:rPr>
          <w:color w:val="001A1D"/>
          <w:w w:val="105"/>
          <w:sz w:val="16"/>
        </w:rPr>
        <w:t>write},</w:t>
      </w:r>
      <w:r>
        <w:rPr>
          <w:color w:val="001A1D"/>
          <w:spacing w:val="-5"/>
          <w:w w:val="105"/>
          <w:sz w:val="16"/>
        </w:rPr>
        <w:t xml:space="preserve"> </w:t>
      </w:r>
      <w:r>
        <w:rPr>
          <w:color w:val="001A1D"/>
          <w:w w:val="105"/>
          <w:sz w:val="16"/>
        </w:rPr>
        <w:t>bt3:</w:t>
      </w:r>
      <w:r>
        <w:rPr>
          <w:color w:val="001A1D"/>
          <w:spacing w:val="-5"/>
          <w:w w:val="105"/>
          <w:sz w:val="16"/>
        </w:rPr>
        <w:t xml:space="preserve"> </w:t>
      </w:r>
      <w:r>
        <w:rPr>
          <w:color w:val="001A1D"/>
          <w:w w:val="105"/>
          <w:sz w:val="16"/>
        </w:rPr>
        <w:t>{read,</w:t>
      </w:r>
      <w:r>
        <w:rPr>
          <w:color w:val="001A1D"/>
          <w:spacing w:val="-4"/>
          <w:w w:val="105"/>
          <w:sz w:val="16"/>
        </w:rPr>
        <w:t xml:space="preserve"> </w:t>
      </w:r>
      <w:r>
        <w:rPr>
          <w:color w:val="001A1D"/>
          <w:spacing w:val="-2"/>
          <w:w w:val="105"/>
          <w:sz w:val="16"/>
        </w:rPr>
        <w:t>write}</w:t>
      </w:r>
    </w:p>
    <w:p>
      <w:pPr>
        <w:pStyle w:val="5"/>
        <w:numPr>
          <w:ilvl w:val="0"/>
          <w:numId w:val="53"/>
        </w:numPr>
        <w:tabs>
          <w:tab w:val="left" w:pos="1098"/>
        </w:tabs>
        <w:ind w:left="1098" w:hanging="294"/>
        <w:rPr>
          <w:sz w:val="16"/>
        </w:rPr>
      </w:pPr>
      <w:r>
        <w:drawing>
          <wp:anchor distT="0" distB="0" distL="0" distR="0" simplePos="0" relativeHeight="251706368"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174" name="Image 174"/>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186" cstate="print"/>
                    <a:stretch>
                      <a:fillRect/>
                    </a:stretch>
                  </pic:blipFill>
                  <pic:spPr>
                    <a:xfrm>
                      <a:off x="0" y="0"/>
                      <a:ext cx="92494" cy="92494"/>
                    </a:xfrm>
                    <a:prstGeom prst="rect">
                      <a:avLst/>
                    </a:prstGeom>
                  </pic:spPr>
                </pic:pic>
              </a:graphicData>
            </a:graphic>
          </wp:anchor>
        </w:drawing>
      </w:r>
      <w:r>
        <w:rPr>
          <w:color w:val="001A1D"/>
          <w:w w:val="105"/>
          <w:sz w:val="16"/>
        </w:rPr>
        <w:t>CList(Ha)</w:t>
      </w:r>
      <w:r>
        <w:rPr>
          <w:color w:val="001A1D"/>
          <w:spacing w:val="-5"/>
          <w:w w:val="105"/>
          <w:sz w:val="16"/>
        </w:rPr>
        <w:t xml:space="preserve"> </w:t>
      </w:r>
      <w:r>
        <w:rPr>
          <w:color w:val="001A1D"/>
          <w:w w:val="105"/>
          <w:sz w:val="16"/>
        </w:rPr>
        <w:t>=</w:t>
      </w:r>
      <w:r>
        <w:rPr>
          <w:color w:val="001A1D"/>
          <w:spacing w:val="-5"/>
          <w:w w:val="105"/>
          <w:sz w:val="16"/>
        </w:rPr>
        <w:t xml:space="preserve"> </w:t>
      </w:r>
      <w:r>
        <w:rPr>
          <w:color w:val="001A1D"/>
          <w:w w:val="105"/>
          <w:sz w:val="16"/>
        </w:rPr>
        <w:t>bt1:</w:t>
      </w:r>
      <w:r>
        <w:rPr>
          <w:color w:val="001A1D"/>
          <w:spacing w:val="-5"/>
          <w:w w:val="105"/>
          <w:sz w:val="16"/>
        </w:rPr>
        <w:t xml:space="preserve"> </w:t>
      </w:r>
      <w:r>
        <w:rPr>
          <w:color w:val="001A1D"/>
          <w:w w:val="105"/>
          <w:sz w:val="16"/>
        </w:rPr>
        <w:t>{read},</w:t>
      </w:r>
      <w:r>
        <w:rPr>
          <w:color w:val="001A1D"/>
          <w:spacing w:val="-4"/>
          <w:w w:val="105"/>
          <w:sz w:val="16"/>
        </w:rPr>
        <w:t xml:space="preserve"> </w:t>
      </w:r>
      <w:r>
        <w:rPr>
          <w:color w:val="001A1D"/>
          <w:w w:val="105"/>
          <w:sz w:val="16"/>
        </w:rPr>
        <w:t>bt2:</w:t>
      </w:r>
      <w:r>
        <w:rPr>
          <w:color w:val="001A1D"/>
          <w:spacing w:val="-5"/>
          <w:w w:val="105"/>
          <w:sz w:val="16"/>
        </w:rPr>
        <w:t xml:space="preserve"> </w:t>
      </w:r>
      <w:r>
        <w:rPr>
          <w:color w:val="001A1D"/>
          <w:w w:val="105"/>
          <w:sz w:val="16"/>
        </w:rPr>
        <w:t>{read,</w:t>
      </w:r>
      <w:r>
        <w:rPr>
          <w:color w:val="001A1D"/>
          <w:spacing w:val="-5"/>
          <w:w w:val="105"/>
          <w:sz w:val="16"/>
        </w:rPr>
        <w:t xml:space="preserve"> </w:t>
      </w:r>
      <w:r>
        <w:rPr>
          <w:color w:val="001A1D"/>
          <w:w w:val="105"/>
          <w:sz w:val="16"/>
        </w:rPr>
        <w:t>write},</w:t>
      </w:r>
      <w:r>
        <w:rPr>
          <w:color w:val="001A1D"/>
          <w:spacing w:val="-4"/>
          <w:w w:val="105"/>
          <w:sz w:val="16"/>
        </w:rPr>
        <w:t xml:space="preserve"> </w:t>
      </w:r>
      <w:r>
        <w:rPr>
          <w:color w:val="001A1D"/>
          <w:w w:val="105"/>
          <w:sz w:val="16"/>
        </w:rPr>
        <w:t>bt3:</w:t>
      </w:r>
      <w:r>
        <w:rPr>
          <w:color w:val="001A1D"/>
          <w:spacing w:val="-5"/>
          <w:w w:val="105"/>
          <w:sz w:val="16"/>
        </w:rPr>
        <w:t xml:space="preserve"> {}</w:t>
      </w:r>
    </w:p>
    <w:p>
      <w:pPr>
        <w:pStyle w:val="5"/>
        <w:numPr>
          <w:ilvl w:val="0"/>
          <w:numId w:val="53"/>
        </w:numPr>
        <w:tabs>
          <w:tab w:val="left" w:pos="1098"/>
        </w:tabs>
        <w:spacing w:before="169" w:line="468" w:lineRule="auto"/>
        <w:ind w:left="793" w:right="7609" w:firstLine="11"/>
        <w:rPr>
          <w:sz w:val="16"/>
        </w:rPr>
      </w:pPr>
      <w:r>
        <w:drawing>
          <wp:anchor distT="0" distB="0" distL="0" distR="0" simplePos="0" relativeHeight="251706368" behindDoc="0" locked="0" layoutInCell="1" allowOverlap="1">
            <wp:simplePos x="0" y="0"/>
            <wp:positionH relativeFrom="page">
              <wp:posOffset>611505</wp:posOffset>
            </wp:positionH>
            <wp:positionV relativeFrom="paragraph">
              <wp:posOffset>131445</wp:posOffset>
            </wp:positionV>
            <wp:extent cx="92710" cy="92710"/>
            <wp:effectExtent l="0" t="0" r="0" b="0"/>
            <wp:wrapNone/>
            <wp:docPr id="175" name="Image 175"/>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187" cstate="print"/>
                    <a:stretch>
                      <a:fillRect/>
                    </a:stretch>
                  </pic:blipFill>
                  <pic:spPr>
                    <a:xfrm>
                      <a:off x="0" y="0"/>
                      <a:ext cx="92494" cy="92494"/>
                    </a:xfrm>
                    <a:prstGeom prst="rect">
                      <a:avLst/>
                    </a:prstGeom>
                  </pic:spPr>
                </pic:pic>
              </a:graphicData>
            </a:graphic>
          </wp:anchor>
        </w:drawing>
      </w:r>
      <w:r>
        <w:rPr>
          <w:color w:val="001A1D"/>
          <w:w w:val="105"/>
          <w:sz w:val="16"/>
        </w:rPr>
        <w:t>CList(Ha)</w:t>
      </w:r>
      <w:r>
        <w:rPr>
          <w:color w:val="001A1D"/>
          <w:spacing w:val="-8"/>
          <w:w w:val="105"/>
          <w:sz w:val="16"/>
        </w:rPr>
        <w:t xml:space="preserve"> </w:t>
      </w:r>
      <w:r>
        <w:rPr>
          <w:color w:val="001A1D"/>
          <w:w w:val="105"/>
          <w:sz w:val="16"/>
        </w:rPr>
        <w:t>=</w:t>
      </w:r>
      <w:r>
        <w:rPr>
          <w:color w:val="001A1D"/>
          <w:spacing w:val="-8"/>
          <w:w w:val="105"/>
          <w:sz w:val="16"/>
        </w:rPr>
        <w:t xml:space="preserve"> </w:t>
      </w:r>
      <w:r>
        <w:rPr>
          <w:color w:val="001A1D"/>
          <w:w w:val="105"/>
          <w:sz w:val="16"/>
        </w:rPr>
        <w:t>bt1:</w:t>
      </w:r>
      <w:r>
        <w:rPr>
          <w:color w:val="001A1D"/>
          <w:spacing w:val="-8"/>
          <w:w w:val="105"/>
          <w:sz w:val="16"/>
        </w:rPr>
        <w:t xml:space="preserve"> </w:t>
      </w:r>
      <w:r>
        <w:rPr>
          <w:color w:val="001A1D"/>
          <w:w w:val="105"/>
          <w:sz w:val="16"/>
        </w:rPr>
        <w:t>{},</w:t>
      </w:r>
      <w:r>
        <w:rPr>
          <w:color w:val="001A1D"/>
          <w:spacing w:val="-8"/>
          <w:w w:val="105"/>
          <w:sz w:val="16"/>
        </w:rPr>
        <w:t xml:space="preserve"> </w:t>
      </w:r>
      <w:r>
        <w:rPr>
          <w:color w:val="001A1D"/>
          <w:w w:val="105"/>
          <w:sz w:val="16"/>
        </w:rPr>
        <w:t>bt2:</w:t>
      </w:r>
      <w:r>
        <w:rPr>
          <w:color w:val="001A1D"/>
          <w:spacing w:val="-8"/>
          <w:w w:val="105"/>
          <w:sz w:val="16"/>
        </w:rPr>
        <w:t xml:space="preserve"> </w:t>
      </w:r>
      <w:r>
        <w:rPr>
          <w:color w:val="001A1D"/>
          <w:w w:val="105"/>
          <w:sz w:val="16"/>
        </w:rPr>
        <w:t>{write},</w:t>
      </w:r>
      <w:r>
        <w:rPr>
          <w:color w:val="001A1D"/>
          <w:spacing w:val="-8"/>
          <w:w w:val="105"/>
          <w:sz w:val="16"/>
        </w:rPr>
        <w:t xml:space="preserve"> </w:t>
      </w:r>
      <w:r>
        <w:rPr>
          <w:color w:val="001A1D"/>
          <w:w w:val="105"/>
          <w:sz w:val="16"/>
        </w:rPr>
        <w:t>bt3:</w:t>
      </w:r>
      <w:r>
        <w:rPr>
          <w:color w:val="001A1D"/>
          <w:spacing w:val="-8"/>
          <w:w w:val="105"/>
          <w:sz w:val="16"/>
        </w:rPr>
        <w:t xml:space="preserve"> </w:t>
      </w:r>
      <w:r>
        <w:rPr>
          <w:color w:val="001A1D"/>
          <w:w w:val="105"/>
          <w:sz w:val="16"/>
        </w:rPr>
        <w:t xml:space="preserve">{} </w:t>
      </w:r>
      <w:r>
        <w:rPr>
          <w:color w:val="0E6BBE"/>
          <w:w w:val="105"/>
          <w:sz w:val="16"/>
        </w:rPr>
        <w:t>Clear my choice</w:t>
      </w:r>
    </w:p>
    <w:p>
      <w:pPr>
        <w:pStyle w:val="4"/>
        <w:spacing w:before="94"/>
        <w:rPr>
          <w:sz w:val="20"/>
        </w:rPr>
      </w:pPr>
      <w:r>
        <mc:AlternateContent>
          <mc:Choice Requires="wpg">
            <w:drawing>
              <wp:anchor distT="0" distB="0" distL="0" distR="0" simplePos="0" relativeHeight="251803648" behindDoc="1" locked="0" layoutInCell="1" allowOverlap="1">
                <wp:simplePos x="0" y="0"/>
                <wp:positionH relativeFrom="page">
                  <wp:posOffset>408940</wp:posOffset>
                </wp:positionH>
                <wp:positionV relativeFrom="paragraph">
                  <wp:posOffset>243840</wp:posOffset>
                </wp:positionV>
                <wp:extent cx="6944360" cy="590550"/>
                <wp:effectExtent l="0" t="0" r="0" b="0"/>
                <wp:wrapTopAndBottom/>
                <wp:docPr id="176" name="Group 176"/>
                <wp:cNvGraphicFramePr/>
                <a:graphic xmlns:a="http://schemas.openxmlformats.org/drawingml/2006/main">
                  <a:graphicData uri="http://schemas.microsoft.com/office/word/2010/wordprocessingGroup">
                    <wpg:wgp>
                      <wpg:cNvGrpSpPr/>
                      <wpg:grpSpPr>
                        <a:xfrm>
                          <a:off x="0" y="0"/>
                          <a:ext cx="6944359" cy="590550"/>
                          <a:chOff x="0" y="0"/>
                          <a:chExt cx="6944359" cy="590550"/>
                        </a:xfrm>
                      </wpg:grpSpPr>
                      <wps:wsp>
                        <wps:cNvPr id="177" name="Graphic 177"/>
                        <wps:cNvSpPr/>
                        <wps:spPr>
                          <a:xfrm>
                            <a:off x="3557" y="3557"/>
                            <a:ext cx="6937375" cy="583565"/>
                          </a:xfrm>
                          <a:custGeom>
                            <a:avLst/>
                            <a:gdLst/>
                            <a:ahLst/>
                            <a:cxnLst/>
                            <a:rect l="l" t="t" r="r" b="b"/>
                            <a:pathLst>
                              <a:path w="6937375" h="583565">
                                <a:moveTo>
                                  <a:pt x="0" y="572753"/>
                                </a:moveTo>
                                <a:lnTo>
                                  <a:pt x="0" y="10672"/>
                                </a:lnTo>
                                <a:lnTo>
                                  <a:pt x="0" y="7719"/>
                                </a:lnTo>
                                <a:lnTo>
                                  <a:pt x="1041" y="5203"/>
                                </a:lnTo>
                                <a:lnTo>
                                  <a:pt x="3125" y="3119"/>
                                </a:lnTo>
                                <a:lnTo>
                                  <a:pt x="5209" y="1042"/>
                                </a:lnTo>
                                <a:lnTo>
                                  <a:pt x="7725" y="0"/>
                                </a:lnTo>
                                <a:lnTo>
                                  <a:pt x="10672" y="0"/>
                                </a:lnTo>
                                <a:lnTo>
                                  <a:pt x="6926398" y="0"/>
                                </a:lnTo>
                                <a:lnTo>
                                  <a:pt x="6929345" y="0"/>
                                </a:lnTo>
                                <a:lnTo>
                                  <a:pt x="6931860" y="1042"/>
                                </a:lnTo>
                                <a:lnTo>
                                  <a:pt x="6933944" y="3119"/>
                                </a:lnTo>
                                <a:lnTo>
                                  <a:pt x="6936028" y="5203"/>
                                </a:lnTo>
                                <a:lnTo>
                                  <a:pt x="6937070" y="7719"/>
                                </a:lnTo>
                                <a:lnTo>
                                  <a:pt x="6937071" y="10672"/>
                                </a:lnTo>
                                <a:lnTo>
                                  <a:pt x="6937071" y="572753"/>
                                </a:lnTo>
                                <a:lnTo>
                                  <a:pt x="6937070" y="575699"/>
                                </a:lnTo>
                                <a:lnTo>
                                  <a:pt x="6936028" y="578214"/>
                                </a:lnTo>
                                <a:lnTo>
                                  <a:pt x="6933944" y="580298"/>
                                </a:lnTo>
                                <a:lnTo>
                                  <a:pt x="6931860" y="582383"/>
                                </a:lnTo>
                                <a:lnTo>
                                  <a:pt x="6929345" y="583425"/>
                                </a:lnTo>
                                <a:lnTo>
                                  <a:pt x="6926398" y="583425"/>
                                </a:lnTo>
                                <a:lnTo>
                                  <a:pt x="10672" y="583425"/>
                                </a:lnTo>
                                <a:lnTo>
                                  <a:pt x="7725" y="583425"/>
                                </a:lnTo>
                                <a:lnTo>
                                  <a:pt x="5209" y="582383"/>
                                </a:lnTo>
                                <a:lnTo>
                                  <a:pt x="3125" y="580298"/>
                                </a:lnTo>
                                <a:lnTo>
                                  <a:pt x="1041" y="578214"/>
                                </a:lnTo>
                                <a:lnTo>
                                  <a:pt x="0" y="575699"/>
                                </a:lnTo>
                                <a:lnTo>
                                  <a:pt x="0" y="572753"/>
                                </a:lnTo>
                                <a:close/>
                              </a:path>
                            </a:pathLst>
                          </a:custGeom>
                          <a:ln w="7114">
                            <a:solidFill>
                              <a:srgbClr val="CAD0D6"/>
                            </a:solidFill>
                            <a:prstDash val="solid"/>
                          </a:ln>
                        </wps:spPr>
                        <wps:bodyPr wrap="square" lIns="0" tIns="0" rIns="0" bIns="0" rtlCol="0">
                          <a:noAutofit/>
                        </wps:bodyPr>
                      </wps:wsp>
                      <wps:wsp>
                        <wps:cNvPr id="178" name="Graphic 178"/>
                        <wps:cNvSpPr/>
                        <wps:spPr>
                          <a:xfrm>
                            <a:off x="60477" y="394879"/>
                            <a:ext cx="448309" cy="128270"/>
                          </a:xfrm>
                          <a:custGeom>
                            <a:avLst/>
                            <a:gdLst/>
                            <a:ahLst/>
                            <a:cxnLst/>
                            <a:rect l="l" t="t" r="r" b="b"/>
                            <a:pathLst>
                              <a:path w="448309" h="128270">
                                <a:moveTo>
                                  <a:pt x="0" y="74706"/>
                                </a:moveTo>
                                <a:lnTo>
                                  <a:pt x="0" y="53362"/>
                                </a:lnTo>
                                <a:lnTo>
                                  <a:pt x="0" y="49852"/>
                                </a:lnTo>
                                <a:lnTo>
                                  <a:pt x="341" y="46385"/>
                                </a:lnTo>
                                <a:lnTo>
                                  <a:pt x="1025" y="42946"/>
                                </a:lnTo>
                                <a:lnTo>
                                  <a:pt x="1708" y="39507"/>
                                </a:lnTo>
                                <a:lnTo>
                                  <a:pt x="2721" y="36172"/>
                                </a:lnTo>
                                <a:lnTo>
                                  <a:pt x="4061" y="32934"/>
                                </a:lnTo>
                                <a:lnTo>
                                  <a:pt x="5402" y="29696"/>
                                </a:lnTo>
                                <a:lnTo>
                                  <a:pt x="15629" y="15626"/>
                                </a:lnTo>
                                <a:lnTo>
                                  <a:pt x="18106" y="13146"/>
                                </a:lnTo>
                                <a:lnTo>
                                  <a:pt x="49858" y="0"/>
                                </a:lnTo>
                                <a:lnTo>
                                  <a:pt x="53362" y="0"/>
                                </a:lnTo>
                                <a:lnTo>
                                  <a:pt x="394879" y="0"/>
                                </a:lnTo>
                                <a:lnTo>
                                  <a:pt x="398383" y="0"/>
                                </a:lnTo>
                                <a:lnTo>
                                  <a:pt x="401853" y="340"/>
                                </a:lnTo>
                                <a:lnTo>
                                  <a:pt x="432612" y="15626"/>
                                </a:lnTo>
                                <a:lnTo>
                                  <a:pt x="435089" y="18099"/>
                                </a:lnTo>
                                <a:lnTo>
                                  <a:pt x="444179" y="32934"/>
                                </a:lnTo>
                                <a:lnTo>
                                  <a:pt x="445520" y="36172"/>
                                </a:lnTo>
                                <a:lnTo>
                                  <a:pt x="446532" y="39507"/>
                                </a:lnTo>
                                <a:lnTo>
                                  <a:pt x="447216" y="42946"/>
                                </a:lnTo>
                                <a:lnTo>
                                  <a:pt x="447899" y="46385"/>
                                </a:lnTo>
                                <a:lnTo>
                                  <a:pt x="448241" y="49852"/>
                                </a:lnTo>
                                <a:lnTo>
                                  <a:pt x="448241" y="53362"/>
                                </a:lnTo>
                                <a:lnTo>
                                  <a:pt x="448241" y="74706"/>
                                </a:lnTo>
                                <a:lnTo>
                                  <a:pt x="448241" y="78216"/>
                                </a:lnTo>
                                <a:lnTo>
                                  <a:pt x="447899" y="81683"/>
                                </a:lnTo>
                                <a:lnTo>
                                  <a:pt x="447216" y="85115"/>
                                </a:lnTo>
                                <a:lnTo>
                                  <a:pt x="446532" y="88547"/>
                                </a:lnTo>
                                <a:lnTo>
                                  <a:pt x="432612" y="112435"/>
                                </a:lnTo>
                                <a:lnTo>
                                  <a:pt x="430134" y="114916"/>
                                </a:lnTo>
                                <a:lnTo>
                                  <a:pt x="415300" y="123997"/>
                                </a:lnTo>
                                <a:lnTo>
                                  <a:pt x="412063" y="125338"/>
                                </a:lnTo>
                                <a:lnTo>
                                  <a:pt x="394879" y="128069"/>
                                </a:lnTo>
                                <a:lnTo>
                                  <a:pt x="53362" y="128069"/>
                                </a:lnTo>
                                <a:lnTo>
                                  <a:pt x="32941" y="123997"/>
                                </a:lnTo>
                                <a:lnTo>
                                  <a:pt x="29704" y="122656"/>
                                </a:lnTo>
                                <a:lnTo>
                                  <a:pt x="15629" y="112435"/>
                                </a:lnTo>
                                <a:lnTo>
                                  <a:pt x="13151" y="109955"/>
                                </a:lnTo>
                                <a:lnTo>
                                  <a:pt x="10939" y="107252"/>
                                </a:lnTo>
                                <a:lnTo>
                                  <a:pt x="8993" y="104340"/>
                                </a:lnTo>
                                <a:lnTo>
                                  <a:pt x="7046" y="101429"/>
                                </a:lnTo>
                                <a:lnTo>
                                  <a:pt x="5402" y="98351"/>
                                </a:lnTo>
                                <a:lnTo>
                                  <a:pt x="4061" y="95114"/>
                                </a:lnTo>
                                <a:lnTo>
                                  <a:pt x="2721" y="91883"/>
                                </a:lnTo>
                                <a:lnTo>
                                  <a:pt x="1708" y="88547"/>
                                </a:lnTo>
                                <a:lnTo>
                                  <a:pt x="1025" y="85115"/>
                                </a:lnTo>
                                <a:lnTo>
                                  <a:pt x="341" y="81683"/>
                                </a:lnTo>
                                <a:lnTo>
                                  <a:pt x="0" y="78216"/>
                                </a:lnTo>
                                <a:lnTo>
                                  <a:pt x="0" y="74706"/>
                                </a:lnTo>
                                <a:close/>
                              </a:path>
                            </a:pathLst>
                          </a:custGeom>
                          <a:ln w="7114">
                            <a:solidFill>
                              <a:srgbClr val="000000"/>
                            </a:solidFill>
                            <a:prstDash val="solid"/>
                          </a:ln>
                        </wps:spPr>
                        <wps:bodyPr wrap="square" lIns="0" tIns="0" rIns="0" bIns="0" rtlCol="0">
                          <a:noAutofit/>
                        </wps:bodyPr>
                      </wps:wsp>
                      <wps:wsp>
                        <wps:cNvPr id="179" name="Textbox 179"/>
                        <wps:cNvSpPr txBox="1"/>
                        <wps:spPr>
                          <a:xfrm>
                            <a:off x="10977" y="9196"/>
                            <a:ext cx="6922770" cy="572770"/>
                          </a:xfrm>
                          <a:prstGeom prst="rect">
                            <a:avLst/>
                          </a:prstGeom>
                        </wps:spPr>
                        <wps:txbx>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19</w:t>
                              </w:r>
                            </w:p>
                            <w:p>
                              <w:pPr>
                                <w:spacing w:before="68"/>
                                <w:ind w:left="77"/>
                                <w:rPr>
                                  <w:sz w:val="13"/>
                                </w:rPr>
                              </w:pPr>
                              <w:r>
                                <w:rPr>
                                  <w:color w:val="1C2025"/>
                                  <w:sz w:val="13"/>
                                </w:rPr>
                                <w:t>Not</w:t>
                              </w:r>
                              <w:r>
                                <w:rPr>
                                  <w:color w:val="1C2025"/>
                                  <w:spacing w:val="3"/>
                                  <w:sz w:val="13"/>
                                </w:rPr>
                                <w:t xml:space="preserve"> </w:t>
                              </w:r>
                              <w:r>
                                <w:rPr>
                                  <w:color w:val="1C2025"/>
                                  <w:sz w:val="13"/>
                                </w:rPr>
                                <w:t>yet</w:t>
                              </w:r>
                              <w:r>
                                <w:rPr>
                                  <w:color w:val="1C2025"/>
                                  <w:spacing w:val="4"/>
                                  <w:sz w:val="13"/>
                                </w:rPr>
                                <w:t xml:space="preserve"> </w:t>
                              </w:r>
                              <w:r>
                                <w:rPr>
                                  <w:color w:val="1C2025"/>
                                  <w:spacing w:val="-2"/>
                                  <w:sz w:val="13"/>
                                </w:rPr>
                                <w:t>answered</w:t>
                              </w:r>
                            </w:p>
                            <w:p>
                              <w:pPr>
                                <w:spacing w:before="84"/>
                                <w:ind w:left="138"/>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19.2pt;height:46.5pt;width:546.8pt;mso-position-horizontal-relative:page;mso-wrap-distance-bottom:0pt;mso-wrap-distance-top:0pt;z-index:-251512832;mso-width-relative:page;mso-height-relative:page;" coordsize="6944359,590550" o:gfxdata="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">
                <o:lock v:ext="edit" aspectratio="f"/>
                <v:shape id="Graphic 177" o:spid="_x0000_s1026" o:spt="100" style="position:absolute;left:3557;top:3557;height:583565;width:6937375;" filled="f" stroked="t" coordsize="6937375,583565" o:gfxdata="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FeJUqi2AAAA3AAAAA8A&#10;AAAAAAAAAQAgAAAAIgAAAGRycy9kb3ducmV2LnhtbFBLAQIUABQAAAAIAIdO4kAzLwWeOwAAADkA&#10;AAAQAAAAAAAAAAEAIAAAAAUBAABkcnMvc2hhcGV4bWwueG1sUEsFBgAAAAAGAAYAWwEAAK8DAAAA&#10;AA==&#10;" path="m0,572753l0,10672,0,7719,1041,5203,3125,3119,5209,1042,7725,0,10672,0,6926398,0,6929345,0,6931860,1042,6933944,3119,6936028,5203,6937070,7719,6937071,10672,6937071,572753,6937070,575699,6936028,578214,6933944,580298,6931860,582383,6929345,583425,6926398,583425,10672,583425,7725,583425,5209,582383,3125,580298,1041,578214,0,575699,0,572753xe">
                  <v:fill on="f" focussize="0,0"/>
                  <v:stroke weight="0.560157480314961pt" color="#CAD0D6" joinstyle="round"/>
                  <v:imagedata o:title=""/>
                  <o:lock v:ext="edit" aspectratio="f"/>
                  <v:textbox inset="0mm,0mm,0mm,0mm"/>
                </v:shape>
                <v:shape id="Graphic 178" o:spid="_x0000_s1026" o:spt="100" style="position:absolute;left:60477;top:394879;height:128270;width:448309;" filled="f" stroked="t" coordsize="448309,128270" o:gfxdata="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yU9NvQAA&#10;ANwAAAAPAAAAAAAAAAEAIAAAACIAAABkcnMvZG93bnJldi54bWxQSwECFAAUAAAACACHTuJAMy8F&#10;njsAAAA5AAAAEAAAAAAAAAABACAAAAAMAQAAZHJzL3NoYXBleG1sLnhtbFBLBQYAAAAABgAGAFsB&#10;AAC2AwAAAAA=&#10;" path="m0,74706l0,53362,0,49852,341,46385,1025,42946,1708,39507,2721,36172,4061,32934,5402,29696,15629,15626,18106,13146,49858,0,53362,0,394879,0,398383,0,401853,340,432612,15626,435089,18099,444179,32934,445520,36172,446532,39507,447216,42946,447899,46385,448241,49852,448241,53362,448241,74706,448241,78216,447899,81683,447216,85115,446532,88547,432612,112435,430134,114916,415300,123997,412063,125338,394879,128069,53362,128069,32941,123997,29704,122656,15629,112435,13151,109955,10939,107252,8993,104340,7046,101429,5402,98351,4061,95114,2721,91883,1708,88547,1025,85115,341,81683,0,78216,0,74706xe">
                  <v:fill on="f" focussize="0,0"/>
                  <v:stroke weight="0.560157480314961pt" color="#000000" joinstyle="round"/>
                  <v:imagedata o:title=""/>
                  <o:lock v:ext="edit" aspectratio="f"/>
                  <v:textbox inset="0mm,0mm,0mm,0mm"/>
                </v:shape>
                <v:shape id="Textbox 179" o:spid="_x0000_s1026" o:spt="202" type="#_x0000_t202" style="position:absolute;left:10977;top:9196;height:572770;width:6922770;" filled="f" stroked="f" coordsize="21600,21600" o:gfxdata="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68jIK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19</w:t>
                        </w:r>
                      </w:p>
                      <w:p>
                        <w:pPr>
                          <w:spacing w:before="68"/>
                          <w:ind w:left="77"/>
                          <w:rPr>
                            <w:sz w:val="13"/>
                          </w:rPr>
                        </w:pPr>
                        <w:r>
                          <w:rPr>
                            <w:color w:val="1C2025"/>
                            <w:sz w:val="13"/>
                          </w:rPr>
                          <w:t>Not</w:t>
                        </w:r>
                        <w:r>
                          <w:rPr>
                            <w:color w:val="1C2025"/>
                            <w:spacing w:val="3"/>
                            <w:sz w:val="13"/>
                          </w:rPr>
                          <w:t xml:space="preserve"> </w:t>
                        </w:r>
                        <w:r>
                          <w:rPr>
                            <w:color w:val="1C2025"/>
                            <w:sz w:val="13"/>
                          </w:rPr>
                          <w:t>yet</w:t>
                        </w:r>
                        <w:r>
                          <w:rPr>
                            <w:color w:val="1C2025"/>
                            <w:spacing w:val="4"/>
                            <w:sz w:val="13"/>
                          </w:rPr>
                          <w:t xml:space="preserve"> </w:t>
                        </w:r>
                        <w:r>
                          <w:rPr>
                            <w:color w:val="1C2025"/>
                            <w:spacing w:val="-2"/>
                            <w:sz w:val="13"/>
                          </w:rPr>
                          <w:t>answered</w:t>
                        </w:r>
                      </w:p>
                      <w:p>
                        <w:pPr>
                          <w:spacing w:before="84"/>
                          <w:ind w:left="138"/>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pPr>
    </w:p>
    <w:p>
      <w:pPr>
        <w:pStyle w:val="4"/>
        <w:spacing w:before="29"/>
      </w:pPr>
    </w:p>
    <w:p>
      <w:pPr>
        <w:pStyle w:val="4"/>
        <w:ind w:left="468"/>
      </w:pPr>
      <w:r>
        <mc:AlternateContent>
          <mc:Choice Requires="wpg">
            <w:drawing>
              <wp:anchor distT="0" distB="0" distL="0" distR="0" simplePos="0" relativeHeight="251712512" behindDoc="0" locked="0" layoutInCell="1" allowOverlap="1">
                <wp:simplePos x="0" y="0"/>
                <wp:positionH relativeFrom="page">
                  <wp:posOffset>7025640</wp:posOffset>
                </wp:positionH>
                <wp:positionV relativeFrom="paragraph">
                  <wp:posOffset>-132715</wp:posOffset>
                </wp:positionV>
                <wp:extent cx="384810" cy="429895"/>
                <wp:effectExtent l="0" t="0" r="0" b="0"/>
                <wp:wrapNone/>
                <wp:docPr id="180" name="Group 180"/>
                <wp:cNvGraphicFramePr/>
                <a:graphic xmlns:a="http://schemas.openxmlformats.org/drawingml/2006/main">
                  <a:graphicData uri="http://schemas.microsoft.com/office/word/2010/wordprocessingGroup">
                    <wpg:wgp>
                      <wpg:cNvGrpSpPr/>
                      <wpg:grpSpPr>
                        <a:xfrm>
                          <a:off x="0" y="0"/>
                          <a:ext cx="384810" cy="429895"/>
                          <a:chOff x="0" y="0"/>
                          <a:chExt cx="384810" cy="429895"/>
                        </a:xfrm>
                      </wpg:grpSpPr>
                      <wps:wsp>
                        <wps:cNvPr id="181" name="Graphic 181"/>
                        <wps:cNvSpPr/>
                        <wps:spPr>
                          <a:xfrm>
                            <a:off x="0" y="0"/>
                            <a:ext cx="384810" cy="429895"/>
                          </a:xfrm>
                          <a:custGeom>
                            <a:avLst/>
                            <a:gdLst/>
                            <a:ahLst/>
                            <a:cxnLst/>
                            <a:rect l="l" t="t" r="r" b="b"/>
                            <a:pathLst>
                              <a:path w="384810" h="429895">
                                <a:moveTo>
                                  <a:pt x="384810" y="429767"/>
                                </a:moveTo>
                                <a:lnTo>
                                  <a:pt x="0" y="429767"/>
                                </a:lnTo>
                                <a:lnTo>
                                  <a:pt x="0" y="0"/>
                                </a:lnTo>
                                <a:lnTo>
                                  <a:pt x="384810" y="0"/>
                                </a:lnTo>
                                <a:lnTo>
                                  <a:pt x="384810" y="93170"/>
                                </a:lnTo>
                                <a:lnTo>
                                  <a:pt x="214052" y="93170"/>
                                </a:lnTo>
                                <a:lnTo>
                                  <a:pt x="203538" y="93678"/>
                                </a:lnTo>
                                <a:lnTo>
                                  <a:pt x="163690" y="105786"/>
                                </a:lnTo>
                                <a:lnTo>
                                  <a:pt x="131510" y="132222"/>
                                </a:lnTo>
                                <a:lnTo>
                                  <a:pt x="111895" y="168960"/>
                                </a:lnTo>
                                <a:lnTo>
                                  <a:pt x="107327" y="199894"/>
                                </a:lnTo>
                                <a:lnTo>
                                  <a:pt x="107834" y="210407"/>
                                </a:lnTo>
                                <a:lnTo>
                                  <a:pt x="119942" y="250254"/>
                                </a:lnTo>
                                <a:lnTo>
                                  <a:pt x="146378" y="282434"/>
                                </a:lnTo>
                                <a:lnTo>
                                  <a:pt x="183117" y="302048"/>
                                </a:lnTo>
                                <a:lnTo>
                                  <a:pt x="214052" y="306618"/>
                                </a:lnTo>
                                <a:lnTo>
                                  <a:pt x="384810" y="306618"/>
                                </a:lnTo>
                                <a:lnTo>
                                  <a:pt x="384810" y="429767"/>
                                </a:lnTo>
                                <a:close/>
                              </a:path>
                              <a:path w="384810" h="429895">
                                <a:moveTo>
                                  <a:pt x="384810" y="306618"/>
                                </a:moveTo>
                                <a:lnTo>
                                  <a:pt x="214052" y="306618"/>
                                </a:lnTo>
                                <a:lnTo>
                                  <a:pt x="224565" y="306110"/>
                                </a:lnTo>
                                <a:lnTo>
                                  <a:pt x="234876" y="304587"/>
                                </a:lnTo>
                                <a:lnTo>
                                  <a:pt x="273355" y="288648"/>
                                </a:lnTo>
                                <a:lnTo>
                                  <a:pt x="302805" y="259198"/>
                                </a:lnTo>
                                <a:lnTo>
                                  <a:pt x="318744" y="220719"/>
                                </a:lnTo>
                                <a:lnTo>
                                  <a:pt x="320776" y="199894"/>
                                </a:lnTo>
                                <a:lnTo>
                                  <a:pt x="320267" y="189381"/>
                                </a:lnTo>
                                <a:lnTo>
                                  <a:pt x="308159" y="149533"/>
                                </a:lnTo>
                                <a:lnTo>
                                  <a:pt x="281722" y="117353"/>
                                </a:lnTo>
                                <a:lnTo>
                                  <a:pt x="244985" y="97740"/>
                                </a:lnTo>
                                <a:lnTo>
                                  <a:pt x="214052" y="93170"/>
                                </a:lnTo>
                                <a:lnTo>
                                  <a:pt x="384810" y="93170"/>
                                </a:lnTo>
                                <a:lnTo>
                                  <a:pt x="384810" y="306618"/>
                                </a:lnTo>
                                <a:close/>
                              </a:path>
                            </a:pathLst>
                          </a:custGeom>
                          <a:solidFill>
                            <a:srgbClr val="000000">
                              <a:alpha val="19999"/>
                            </a:srgbClr>
                          </a:solidFill>
                        </wps:spPr>
                        <wps:bodyPr wrap="square" lIns="0" tIns="0" rIns="0" bIns="0" rtlCol="0">
                          <a:noAutofit/>
                        </wps:bodyPr>
                      </wps:wsp>
                      <pic:pic xmlns:pic="http://schemas.openxmlformats.org/drawingml/2006/picture">
                        <pic:nvPicPr>
                          <pic:cNvPr id="182" name="Image 182"/>
                          <pic:cNvPicPr/>
                        </pic:nvPicPr>
                        <pic:blipFill>
                          <a:blip r:embed="rId25" cstate="print"/>
                          <a:stretch>
                            <a:fillRect/>
                          </a:stretch>
                        </pic:blipFill>
                        <pic:spPr>
                          <a:xfrm>
                            <a:off x="100212" y="86054"/>
                            <a:ext cx="227678" cy="227678"/>
                          </a:xfrm>
                          <a:prstGeom prst="rect">
                            <a:avLst/>
                          </a:prstGeom>
                        </pic:spPr>
                      </pic:pic>
                    </wpg:wgp>
                  </a:graphicData>
                </a:graphic>
              </wp:anchor>
            </w:drawing>
          </mc:Choice>
          <mc:Fallback>
            <w:pict>
              <v:group id="_x0000_s1026" o:spid="_x0000_s1026" o:spt="203" style="position:absolute;left:0pt;margin-left:553.2pt;margin-top:-10.45pt;height:33.85pt;width:30.3pt;mso-position-horizontal-relative:page;z-index:251712512;mso-width-relative:page;mso-height-relative:page;" coordsize="384810,429895" o:gfxdata="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">
                <o:lock v:ext="edit" aspectratio="f"/>
                <v:shape id="Graphic 181" o:spid="_x0000_s1026" o:spt="100" style="position:absolute;left:0;top:0;height:429895;width:384810;" fillcolor="#000000" filled="t" stroked="f" coordsize="384810,429895" o:gfxdata="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gE5grsAAADc&#10;AAAADwAAAAAAAAABACAAAAAiAAAAZHJzL2Rvd25yZXYueG1sUEsBAhQAFAAAAAgAh07iQDMvBZ47&#10;AAAAOQAAABAAAAAAAAAAAQAgAAAACgEAAGRycy9zaGFwZXhtbC54bWxQSwUGAAAAAAYABgBbAQAA&#10;tAMAAAAA&#10;" path="m384810,429767l0,429767,0,0,384810,0,384810,93170,214052,93170,203538,93678,163690,105786,131510,132222,111895,168960,107327,199894,107834,210407,119942,250254,146378,282434,183117,302048,214052,306618,384810,306618,384810,429767xem384810,306618l214052,306618,224565,306110,234876,304587,273355,288648,302805,259198,318744,220719,320776,199894,320267,189381,308159,149533,281722,117353,244985,97740,214052,93170,384810,93170,384810,306618xe">
                  <v:fill on="t" opacity="13106f" focussize="0,0"/>
                  <v:stroke on="f"/>
                  <v:imagedata o:title=""/>
                  <o:lock v:ext="edit" aspectratio="f"/>
                  <v:textbox inset="0mm,0mm,0mm,0mm"/>
                </v:shape>
                <v:shape id="Image 182" o:spid="_x0000_s1026" o:spt="75" type="#_x0000_t75" style="position:absolute;left:100212;top:86054;height:227678;width:227678;" filled="f" o:preferrelative="t" stroked="f" coordsize="21600,21600" o:gfxdata="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wzt8b4A&#10;AADcAAAADwAAAAAAAAABACAAAAAiAAAAZHJzL2Rvd25yZXYueG1sUEsBAhQAFAAAAAgAh07iQDMv&#10;BZ47AAAAOQAAABAAAAAAAAAAAQAgAAAADQEAAGRycy9zaGFwZXhtbC54bWxQSwUGAAAAAAYABgBb&#10;AQAAtwMAAAAA&#10;">
                  <v:fill on="f" focussize="0,0"/>
                  <v:stroke on="f"/>
                  <v:imagedata r:id="rId25" o:title=""/>
                  <o:lock v:ext="edit" aspectratio="f"/>
                </v:shape>
              </v:group>
            </w:pict>
          </mc:Fallback>
        </mc:AlternateContent>
      </w:r>
      <w:r>
        <w:rPr>
          <w:color w:val="001A1D"/>
          <w:w w:val="105"/>
        </w:rPr>
        <w:t>Tại</w:t>
      </w:r>
      <w:r>
        <w:rPr>
          <w:color w:val="001A1D"/>
          <w:spacing w:val="-4"/>
          <w:w w:val="105"/>
        </w:rPr>
        <w:t xml:space="preserve"> </w:t>
      </w:r>
      <w:r>
        <w:rPr>
          <w:color w:val="001A1D"/>
          <w:w w:val="105"/>
        </w:rPr>
        <w:t>sao</w:t>
      </w:r>
      <w:r>
        <w:rPr>
          <w:color w:val="001A1D"/>
          <w:spacing w:val="-4"/>
          <w:w w:val="105"/>
        </w:rPr>
        <w:t xml:space="preserve"> </w:t>
      </w:r>
      <w:r>
        <w:rPr>
          <w:color w:val="001A1D"/>
          <w:w w:val="105"/>
        </w:rPr>
        <w:t>hacker</w:t>
      </w:r>
      <w:r>
        <w:rPr>
          <w:color w:val="001A1D"/>
          <w:spacing w:val="-4"/>
          <w:w w:val="105"/>
        </w:rPr>
        <w:t xml:space="preserve"> </w:t>
      </w:r>
      <w:r>
        <w:rPr>
          <w:color w:val="001A1D"/>
          <w:w w:val="105"/>
        </w:rPr>
        <w:t>hay</w:t>
      </w:r>
      <w:r>
        <w:rPr>
          <w:color w:val="001A1D"/>
          <w:spacing w:val="-4"/>
          <w:w w:val="105"/>
        </w:rPr>
        <w:t xml:space="preserve"> </w:t>
      </w:r>
      <w:r>
        <w:rPr>
          <w:color w:val="001A1D"/>
          <w:w w:val="105"/>
        </w:rPr>
        <w:t>sử</w:t>
      </w:r>
      <w:r>
        <w:rPr>
          <w:color w:val="001A1D"/>
          <w:spacing w:val="-4"/>
          <w:w w:val="105"/>
        </w:rPr>
        <w:t xml:space="preserve"> </w:t>
      </w:r>
      <w:r>
        <w:rPr>
          <w:color w:val="001A1D"/>
          <w:w w:val="105"/>
        </w:rPr>
        <w:t>dụng</w:t>
      </w:r>
      <w:r>
        <w:rPr>
          <w:color w:val="001A1D"/>
          <w:spacing w:val="-4"/>
          <w:w w:val="105"/>
        </w:rPr>
        <w:t xml:space="preserve"> </w:t>
      </w:r>
      <w:r>
        <w:rPr>
          <w:color w:val="001A1D"/>
          <w:w w:val="105"/>
        </w:rPr>
        <w:t>máy</w:t>
      </w:r>
      <w:r>
        <w:rPr>
          <w:color w:val="001A1D"/>
          <w:spacing w:val="-4"/>
          <w:w w:val="105"/>
        </w:rPr>
        <w:t xml:space="preserve"> </w:t>
      </w:r>
      <w:r>
        <w:rPr>
          <w:color w:val="001A1D"/>
          <w:w w:val="105"/>
        </w:rPr>
        <w:t>chủ</w:t>
      </w:r>
      <w:r>
        <w:rPr>
          <w:color w:val="001A1D"/>
          <w:spacing w:val="-4"/>
          <w:w w:val="105"/>
        </w:rPr>
        <w:t xml:space="preserve"> </w:t>
      </w:r>
      <w:r>
        <w:rPr>
          <w:color w:val="001A1D"/>
          <w:spacing w:val="-2"/>
          <w:w w:val="105"/>
        </w:rPr>
        <w:t>proxy?</w:t>
      </w:r>
    </w:p>
    <w:p>
      <w:pPr>
        <w:pStyle w:val="4"/>
        <w:spacing w:before="123"/>
      </w:pPr>
    </w:p>
    <w:p>
      <w:pPr>
        <w:pStyle w:val="5"/>
        <w:numPr>
          <w:ilvl w:val="0"/>
          <w:numId w:val="54"/>
        </w:numPr>
        <w:tabs>
          <w:tab w:val="left" w:pos="1098"/>
        </w:tabs>
        <w:spacing w:before="0"/>
        <w:ind w:left="1098" w:hanging="294"/>
        <w:rPr>
          <w:sz w:val="16"/>
        </w:rPr>
      </w:pPr>
      <w:r>
        <w:drawing>
          <wp:anchor distT="0" distB="0" distL="0" distR="0" simplePos="0" relativeHeight="251707392" behindDoc="0" locked="0" layoutInCell="1" allowOverlap="1">
            <wp:simplePos x="0" y="0"/>
            <wp:positionH relativeFrom="page">
              <wp:posOffset>611505</wp:posOffset>
            </wp:positionH>
            <wp:positionV relativeFrom="paragraph">
              <wp:posOffset>17145</wp:posOffset>
            </wp:positionV>
            <wp:extent cx="92710" cy="92710"/>
            <wp:effectExtent l="0" t="0" r="0" b="0"/>
            <wp:wrapNone/>
            <wp:docPr id="183" name="Image 183"/>
            <wp:cNvGraphicFramePr/>
            <a:graphic xmlns:a="http://schemas.openxmlformats.org/drawingml/2006/main">
              <a:graphicData uri="http://schemas.openxmlformats.org/drawingml/2006/picture">
                <pic:pic xmlns:pic="http://schemas.openxmlformats.org/drawingml/2006/picture">
                  <pic:nvPicPr>
                    <pic:cNvPr id="183" name="Image 183"/>
                    <pic:cNvPicPr/>
                  </pic:nvPicPr>
                  <pic:blipFill>
                    <a:blip r:embed="rId188" cstate="print"/>
                    <a:stretch>
                      <a:fillRect/>
                    </a:stretch>
                  </pic:blipFill>
                  <pic:spPr>
                    <a:xfrm>
                      <a:off x="0" y="0"/>
                      <a:ext cx="92494" cy="92494"/>
                    </a:xfrm>
                    <a:prstGeom prst="rect">
                      <a:avLst/>
                    </a:prstGeom>
                  </pic:spPr>
                </pic:pic>
              </a:graphicData>
            </a:graphic>
          </wp:anchor>
        </w:drawing>
      </w:r>
      <w:r>
        <w:rPr>
          <w:color w:val="001A1D"/>
          <w:w w:val="105"/>
          <w:sz w:val="16"/>
        </w:rPr>
        <w:t>Để</w:t>
      </w:r>
      <w:r>
        <w:rPr>
          <w:color w:val="001A1D"/>
          <w:spacing w:val="-4"/>
          <w:w w:val="105"/>
          <w:sz w:val="16"/>
        </w:rPr>
        <w:t xml:space="preserve"> </w:t>
      </w:r>
      <w:r>
        <w:rPr>
          <w:color w:val="001A1D"/>
          <w:w w:val="105"/>
          <w:sz w:val="16"/>
        </w:rPr>
        <w:t>có</w:t>
      </w:r>
      <w:r>
        <w:rPr>
          <w:color w:val="001A1D"/>
          <w:spacing w:val="-3"/>
          <w:w w:val="105"/>
          <w:sz w:val="16"/>
        </w:rPr>
        <w:t xml:space="preserve"> </w:t>
      </w:r>
      <w:r>
        <w:rPr>
          <w:color w:val="001A1D"/>
          <w:w w:val="105"/>
          <w:sz w:val="16"/>
        </w:rPr>
        <w:t>được</w:t>
      </w:r>
      <w:r>
        <w:rPr>
          <w:color w:val="001A1D"/>
          <w:spacing w:val="-4"/>
          <w:w w:val="105"/>
          <w:sz w:val="16"/>
        </w:rPr>
        <w:t xml:space="preserve"> </w:t>
      </w:r>
      <w:r>
        <w:rPr>
          <w:color w:val="001A1D"/>
          <w:w w:val="105"/>
          <w:sz w:val="16"/>
        </w:rPr>
        <w:t>kết</w:t>
      </w:r>
      <w:r>
        <w:rPr>
          <w:color w:val="001A1D"/>
          <w:spacing w:val="-3"/>
          <w:w w:val="105"/>
          <w:sz w:val="16"/>
        </w:rPr>
        <w:t xml:space="preserve"> </w:t>
      </w:r>
      <w:r>
        <w:rPr>
          <w:color w:val="001A1D"/>
          <w:w w:val="105"/>
          <w:sz w:val="16"/>
        </w:rPr>
        <w:t>nối</w:t>
      </w:r>
      <w:r>
        <w:rPr>
          <w:color w:val="001A1D"/>
          <w:spacing w:val="-4"/>
          <w:w w:val="105"/>
          <w:sz w:val="16"/>
        </w:rPr>
        <w:t xml:space="preserve"> </w:t>
      </w:r>
      <w:r>
        <w:rPr>
          <w:color w:val="001A1D"/>
          <w:w w:val="105"/>
          <w:sz w:val="16"/>
        </w:rPr>
        <w:t>truy</w:t>
      </w:r>
      <w:r>
        <w:rPr>
          <w:color w:val="001A1D"/>
          <w:spacing w:val="-3"/>
          <w:w w:val="105"/>
          <w:sz w:val="16"/>
        </w:rPr>
        <w:t xml:space="preserve"> </w:t>
      </w:r>
      <w:r>
        <w:rPr>
          <w:color w:val="001A1D"/>
          <w:w w:val="105"/>
          <w:sz w:val="16"/>
        </w:rPr>
        <w:t>cập</w:t>
      </w:r>
      <w:r>
        <w:rPr>
          <w:color w:val="001A1D"/>
          <w:spacing w:val="-4"/>
          <w:w w:val="105"/>
          <w:sz w:val="16"/>
        </w:rPr>
        <w:t xml:space="preserve"> </w:t>
      </w:r>
      <w:r>
        <w:rPr>
          <w:color w:val="001A1D"/>
          <w:w w:val="105"/>
          <w:sz w:val="16"/>
        </w:rPr>
        <w:t>từ</w:t>
      </w:r>
      <w:r>
        <w:rPr>
          <w:color w:val="001A1D"/>
          <w:spacing w:val="-3"/>
          <w:w w:val="105"/>
          <w:sz w:val="16"/>
        </w:rPr>
        <w:t xml:space="preserve"> </w:t>
      </w:r>
      <w:r>
        <w:rPr>
          <w:color w:val="001A1D"/>
          <w:spacing w:val="-5"/>
          <w:w w:val="105"/>
          <w:sz w:val="16"/>
        </w:rPr>
        <w:t>xa</w:t>
      </w:r>
    </w:p>
    <w:p>
      <w:pPr>
        <w:pStyle w:val="5"/>
        <w:numPr>
          <w:ilvl w:val="0"/>
          <w:numId w:val="54"/>
        </w:numPr>
        <w:tabs>
          <w:tab w:val="left" w:pos="1098"/>
        </w:tabs>
        <w:spacing w:before="157"/>
        <w:ind w:left="1098" w:hanging="294"/>
        <w:rPr>
          <w:sz w:val="16"/>
        </w:rPr>
      </w:pPr>
      <w:r>
        <w:drawing>
          <wp:anchor distT="0" distB="0" distL="0" distR="0" simplePos="0" relativeHeight="251707392"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184" name="Image 184"/>
            <wp:cNvGraphicFramePr/>
            <a:graphic xmlns:a="http://schemas.openxmlformats.org/drawingml/2006/main">
              <a:graphicData uri="http://schemas.openxmlformats.org/drawingml/2006/picture">
                <pic:pic xmlns:pic="http://schemas.openxmlformats.org/drawingml/2006/picture">
                  <pic:nvPicPr>
                    <pic:cNvPr id="184" name="Image 184"/>
                    <pic:cNvPicPr/>
                  </pic:nvPicPr>
                  <pic:blipFill>
                    <a:blip r:embed="rId189" cstate="print"/>
                    <a:stretch>
                      <a:fillRect/>
                    </a:stretch>
                  </pic:blipFill>
                  <pic:spPr>
                    <a:xfrm>
                      <a:off x="0" y="0"/>
                      <a:ext cx="92494" cy="92494"/>
                    </a:xfrm>
                    <a:prstGeom prst="rect">
                      <a:avLst/>
                    </a:prstGeom>
                  </pic:spPr>
                </pic:pic>
              </a:graphicData>
            </a:graphic>
          </wp:anchor>
        </w:drawing>
      </w:r>
      <w:r>
        <w:rPr>
          <w:color w:val="001A1D"/>
          <w:w w:val="105"/>
          <w:sz w:val="16"/>
        </w:rPr>
        <w:t>Để</w:t>
      </w:r>
      <w:r>
        <w:rPr>
          <w:color w:val="001A1D"/>
          <w:spacing w:val="-4"/>
          <w:w w:val="105"/>
          <w:sz w:val="16"/>
        </w:rPr>
        <w:t xml:space="preserve"> </w:t>
      </w:r>
      <w:r>
        <w:rPr>
          <w:color w:val="001A1D"/>
          <w:w w:val="105"/>
          <w:sz w:val="16"/>
        </w:rPr>
        <w:t>tạo</w:t>
      </w:r>
      <w:r>
        <w:rPr>
          <w:color w:val="001A1D"/>
          <w:spacing w:val="-4"/>
          <w:w w:val="105"/>
          <w:sz w:val="16"/>
        </w:rPr>
        <w:t xml:space="preserve"> </w:t>
      </w:r>
      <w:r>
        <w:rPr>
          <w:color w:val="001A1D"/>
          <w:w w:val="105"/>
          <w:sz w:val="16"/>
        </w:rPr>
        <w:t>kết</w:t>
      </w:r>
      <w:r>
        <w:rPr>
          <w:color w:val="001A1D"/>
          <w:spacing w:val="-4"/>
          <w:w w:val="105"/>
          <w:sz w:val="16"/>
        </w:rPr>
        <w:t xml:space="preserve"> </w:t>
      </w:r>
      <w:r>
        <w:rPr>
          <w:color w:val="001A1D"/>
          <w:w w:val="105"/>
          <w:sz w:val="16"/>
        </w:rPr>
        <w:t>nối</w:t>
      </w:r>
      <w:r>
        <w:rPr>
          <w:color w:val="001A1D"/>
          <w:spacing w:val="-3"/>
          <w:w w:val="105"/>
          <w:sz w:val="16"/>
        </w:rPr>
        <w:t xml:space="preserve"> </w:t>
      </w:r>
      <w:r>
        <w:rPr>
          <w:color w:val="001A1D"/>
          <w:w w:val="105"/>
          <w:sz w:val="16"/>
        </w:rPr>
        <w:t>mạnh</w:t>
      </w:r>
      <w:r>
        <w:rPr>
          <w:color w:val="001A1D"/>
          <w:spacing w:val="-4"/>
          <w:w w:val="105"/>
          <w:sz w:val="16"/>
        </w:rPr>
        <w:t xml:space="preserve"> </w:t>
      </w:r>
      <w:r>
        <w:rPr>
          <w:color w:val="001A1D"/>
          <w:w w:val="105"/>
          <w:sz w:val="16"/>
        </w:rPr>
        <w:t>mẽ</w:t>
      </w:r>
      <w:r>
        <w:rPr>
          <w:color w:val="001A1D"/>
          <w:spacing w:val="-4"/>
          <w:w w:val="105"/>
          <w:sz w:val="16"/>
        </w:rPr>
        <w:t xml:space="preserve"> </w:t>
      </w:r>
      <w:r>
        <w:rPr>
          <w:color w:val="001A1D"/>
          <w:w w:val="105"/>
          <w:sz w:val="16"/>
        </w:rPr>
        <w:t>hơn</w:t>
      </w:r>
      <w:r>
        <w:rPr>
          <w:color w:val="001A1D"/>
          <w:spacing w:val="-4"/>
          <w:w w:val="105"/>
          <w:sz w:val="16"/>
        </w:rPr>
        <w:t xml:space="preserve"> </w:t>
      </w:r>
      <w:r>
        <w:rPr>
          <w:color w:val="001A1D"/>
          <w:w w:val="105"/>
          <w:sz w:val="16"/>
        </w:rPr>
        <w:t>với</w:t>
      </w:r>
      <w:r>
        <w:rPr>
          <w:color w:val="001A1D"/>
          <w:spacing w:val="-3"/>
          <w:w w:val="105"/>
          <w:sz w:val="16"/>
        </w:rPr>
        <w:t xml:space="preserve"> </w:t>
      </w:r>
      <w:r>
        <w:rPr>
          <w:color w:val="001A1D"/>
          <w:w w:val="105"/>
          <w:sz w:val="16"/>
        </w:rPr>
        <w:t>mục</w:t>
      </w:r>
      <w:r>
        <w:rPr>
          <w:color w:val="001A1D"/>
          <w:spacing w:val="-4"/>
          <w:w w:val="105"/>
          <w:sz w:val="16"/>
        </w:rPr>
        <w:t xml:space="preserve"> tiêu</w:t>
      </w:r>
    </w:p>
    <w:p>
      <w:pPr>
        <w:pStyle w:val="5"/>
        <w:numPr>
          <w:ilvl w:val="0"/>
          <w:numId w:val="54"/>
        </w:numPr>
        <w:tabs>
          <w:tab w:val="left" w:pos="1098"/>
        </w:tabs>
        <w:ind w:left="1098" w:hanging="294"/>
        <w:rPr>
          <w:sz w:val="16"/>
        </w:rPr>
      </w:pPr>
      <w:r>
        <w:drawing>
          <wp:anchor distT="0" distB="0" distL="0" distR="0" simplePos="0" relativeHeight="251708416"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185" name="Image 185"/>
            <wp:cNvGraphicFramePr/>
            <a:graphic xmlns:a="http://schemas.openxmlformats.org/drawingml/2006/main">
              <a:graphicData uri="http://schemas.openxmlformats.org/drawingml/2006/picture">
                <pic:pic xmlns:pic="http://schemas.openxmlformats.org/drawingml/2006/picture">
                  <pic:nvPicPr>
                    <pic:cNvPr id="185" name="Image 185"/>
                    <pic:cNvPicPr/>
                  </pic:nvPicPr>
                  <pic:blipFill>
                    <a:blip r:embed="rId190" cstate="print"/>
                    <a:stretch>
                      <a:fillRect/>
                    </a:stretch>
                  </pic:blipFill>
                  <pic:spPr>
                    <a:xfrm>
                      <a:off x="0" y="0"/>
                      <a:ext cx="92494" cy="92494"/>
                    </a:xfrm>
                    <a:prstGeom prst="rect">
                      <a:avLst/>
                    </a:prstGeom>
                  </pic:spPr>
                </pic:pic>
              </a:graphicData>
            </a:graphic>
          </wp:anchor>
        </w:drawing>
      </w:r>
      <w:r>
        <w:rPr>
          <w:color w:val="001A1D"/>
          <w:w w:val="105"/>
          <w:sz w:val="16"/>
        </w:rPr>
        <w:t>Để</w:t>
      </w:r>
      <w:r>
        <w:rPr>
          <w:color w:val="001A1D"/>
          <w:spacing w:val="-4"/>
          <w:w w:val="105"/>
          <w:sz w:val="16"/>
        </w:rPr>
        <w:t xml:space="preserve"> </w:t>
      </w:r>
      <w:r>
        <w:rPr>
          <w:color w:val="001A1D"/>
          <w:w w:val="105"/>
          <w:sz w:val="16"/>
        </w:rPr>
        <w:t>tạo</w:t>
      </w:r>
      <w:r>
        <w:rPr>
          <w:color w:val="001A1D"/>
          <w:spacing w:val="-4"/>
          <w:w w:val="105"/>
          <w:sz w:val="16"/>
        </w:rPr>
        <w:t xml:space="preserve"> </w:t>
      </w:r>
      <w:r>
        <w:rPr>
          <w:color w:val="001A1D"/>
          <w:w w:val="105"/>
          <w:sz w:val="16"/>
        </w:rPr>
        <w:t>một</w:t>
      </w:r>
      <w:r>
        <w:rPr>
          <w:color w:val="001A1D"/>
          <w:spacing w:val="-4"/>
          <w:w w:val="105"/>
          <w:sz w:val="16"/>
        </w:rPr>
        <w:t xml:space="preserve"> </w:t>
      </w:r>
      <w:r>
        <w:rPr>
          <w:color w:val="001A1D"/>
          <w:w w:val="105"/>
          <w:sz w:val="16"/>
        </w:rPr>
        <w:t>máy</w:t>
      </w:r>
      <w:r>
        <w:rPr>
          <w:color w:val="001A1D"/>
          <w:spacing w:val="-3"/>
          <w:w w:val="105"/>
          <w:sz w:val="16"/>
        </w:rPr>
        <w:t xml:space="preserve"> </w:t>
      </w:r>
      <w:r>
        <w:rPr>
          <w:color w:val="001A1D"/>
          <w:w w:val="105"/>
          <w:sz w:val="16"/>
        </w:rPr>
        <w:t>chủ</w:t>
      </w:r>
      <w:r>
        <w:rPr>
          <w:color w:val="001A1D"/>
          <w:spacing w:val="-4"/>
          <w:w w:val="105"/>
          <w:sz w:val="16"/>
        </w:rPr>
        <w:t xml:space="preserve"> </w:t>
      </w:r>
      <w:r>
        <w:rPr>
          <w:color w:val="001A1D"/>
          <w:w w:val="105"/>
          <w:sz w:val="16"/>
        </w:rPr>
        <w:t>ma</w:t>
      </w:r>
      <w:r>
        <w:rPr>
          <w:color w:val="001A1D"/>
          <w:spacing w:val="-4"/>
          <w:w w:val="105"/>
          <w:sz w:val="16"/>
        </w:rPr>
        <w:t xml:space="preserve"> </w:t>
      </w:r>
      <w:r>
        <w:rPr>
          <w:color w:val="001A1D"/>
          <w:w w:val="105"/>
          <w:sz w:val="16"/>
        </w:rPr>
        <w:t>trên</w:t>
      </w:r>
      <w:r>
        <w:rPr>
          <w:color w:val="001A1D"/>
          <w:spacing w:val="-3"/>
          <w:w w:val="105"/>
          <w:sz w:val="16"/>
        </w:rPr>
        <w:t xml:space="preserve"> </w:t>
      </w:r>
      <w:r>
        <w:rPr>
          <w:color w:val="001A1D"/>
          <w:spacing w:val="-4"/>
          <w:w w:val="105"/>
          <w:sz w:val="16"/>
        </w:rPr>
        <w:t>mạng</w:t>
      </w:r>
    </w:p>
    <w:p>
      <w:pPr>
        <w:pStyle w:val="5"/>
        <w:numPr>
          <w:ilvl w:val="0"/>
          <w:numId w:val="54"/>
        </w:numPr>
        <w:tabs>
          <w:tab w:val="left" w:pos="1098"/>
        </w:tabs>
        <w:spacing w:before="169" w:line="468" w:lineRule="auto"/>
        <w:ind w:left="793" w:right="7417" w:firstLine="11"/>
        <w:rPr>
          <w:sz w:val="16"/>
        </w:rPr>
      </w:pPr>
      <w:r>
        <w:drawing>
          <wp:anchor distT="0" distB="0" distL="0" distR="0" simplePos="0" relativeHeight="251708416" behindDoc="0" locked="0" layoutInCell="1" allowOverlap="1">
            <wp:simplePos x="0" y="0"/>
            <wp:positionH relativeFrom="page">
              <wp:posOffset>611505</wp:posOffset>
            </wp:positionH>
            <wp:positionV relativeFrom="paragraph">
              <wp:posOffset>131445</wp:posOffset>
            </wp:positionV>
            <wp:extent cx="92710" cy="92710"/>
            <wp:effectExtent l="0" t="0" r="0" b="0"/>
            <wp:wrapNone/>
            <wp:docPr id="186" name="Image 186"/>
            <wp:cNvGraphicFramePr/>
            <a:graphic xmlns:a="http://schemas.openxmlformats.org/drawingml/2006/main">
              <a:graphicData uri="http://schemas.openxmlformats.org/drawingml/2006/picture">
                <pic:pic xmlns:pic="http://schemas.openxmlformats.org/drawingml/2006/picture">
                  <pic:nvPicPr>
                    <pic:cNvPr id="186" name="Image 186"/>
                    <pic:cNvPicPr/>
                  </pic:nvPicPr>
                  <pic:blipFill>
                    <a:blip r:embed="rId191" cstate="print"/>
                    <a:stretch>
                      <a:fillRect/>
                    </a:stretch>
                  </pic:blipFill>
                  <pic:spPr>
                    <a:xfrm>
                      <a:off x="0" y="0"/>
                      <a:ext cx="92494" cy="92494"/>
                    </a:xfrm>
                    <a:prstGeom prst="rect">
                      <a:avLst/>
                    </a:prstGeom>
                  </pic:spPr>
                </pic:pic>
              </a:graphicData>
            </a:graphic>
          </wp:anchor>
        </w:drawing>
      </w:r>
      <w:r>
        <w:rPr>
          <w:color w:val="001A1D"/>
          <w:w w:val="105"/>
          <w:sz w:val="16"/>
        </w:rPr>
        <w:t>Để</w:t>
      </w:r>
      <w:r>
        <w:rPr>
          <w:color w:val="001A1D"/>
          <w:spacing w:val="-8"/>
          <w:w w:val="105"/>
          <w:sz w:val="16"/>
        </w:rPr>
        <w:t xml:space="preserve"> </w:t>
      </w:r>
      <w:r>
        <w:rPr>
          <w:color w:val="001A1D"/>
          <w:w w:val="105"/>
          <w:sz w:val="16"/>
        </w:rPr>
        <w:t>ẩn</w:t>
      </w:r>
      <w:r>
        <w:rPr>
          <w:color w:val="001A1D"/>
          <w:spacing w:val="-8"/>
          <w:w w:val="105"/>
          <w:sz w:val="16"/>
        </w:rPr>
        <w:t xml:space="preserve"> </w:t>
      </w:r>
      <w:r>
        <w:rPr>
          <w:color w:val="001A1D"/>
          <w:w w:val="105"/>
          <w:sz w:val="16"/>
        </w:rPr>
        <w:t>hoạt</w:t>
      </w:r>
      <w:r>
        <w:rPr>
          <w:color w:val="001A1D"/>
          <w:spacing w:val="-8"/>
          <w:w w:val="105"/>
          <w:sz w:val="16"/>
        </w:rPr>
        <w:t xml:space="preserve"> </w:t>
      </w:r>
      <w:r>
        <w:rPr>
          <w:color w:val="001A1D"/>
          <w:w w:val="105"/>
          <w:sz w:val="16"/>
        </w:rPr>
        <w:t>động</w:t>
      </w:r>
      <w:r>
        <w:rPr>
          <w:color w:val="001A1D"/>
          <w:spacing w:val="-8"/>
          <w:w w:val="105"/>
          <w:sz w:val="16"/>
        </w:rPr>
        <w:t xml:space="preserve"> </w:t>
      </w:r>
      <w:r>
        <w:rPr>
          <w:color w:val="001A1D"/>
          <w:w w:val="105"/>
          <w:sz w:val="16"/>
        </w:rPr>
        <w:t>của</w:t>
      </w:r>
      <w:r>
        <w:rPr>
          <w:color w:val="001A1D"/>
          <w:spacing w:val="-8"/>
          <w:w w:val="105"/>
          <w:sz w:val="16"/>
        </w:rPr>
        <w:t xml:space="preserve"> </w:t>
      </w:r>
      <w:r>
        <w:rPr>
          <w:color w:val="001A1D"/>
          <w:w w:val="105"/>
          <w:sz w:val="16"/>
        </w:rPr>
        <w:t>chúng</w:t>
      </w:r>
      <w:r>
        <w:rPr>
          <w:color w:val="001A1D"/>
          <w:spacing w:val="-8"/>
          <w:w w:val="105"/>
          <w:sz w:val="16"/>
        </w:rPr>
        <w:t xml:space="preserve"> </w:t>
      </w:r>
      <w:r>
        <w:rPr>
          <w:color w:val="001A1D"/>
          <w:w w:val="105"/>
          <w:sz w:val="16"/>
        </w:rPr>
        <w:t>trên</w:t>
      </w:r>
      <w:r>
        <w:rPr>
          <w:color w:val="001A1D"/>
          <w:spacing w:val="-8"/>
          <w:w w:val="105"/>
          <w:sz w:val="16"/>
        </w:rPr>
        <w:t xml:space="preserve"> </w:t>
      </w:r>
      <w:r>
        <w:rPr>
          <w:color w:val="001A1D"/>
          <w:w w:val="105"/>
          <w:sz w:val="16"/>
        </w:rPr>
        <w:t xml:space="preserve">mạng </w:t>
      </w:r>
      <w:r>
        <w:rPr>
          <w:color w:val="0E6BBE"/>
          <w:w w:val="105"/>
          <w:sz w:val="16"/>
        </w:rPr>
        <w:t>Clear my choice</w:t>
      </w:r>
    </w:p>
    <w:p>
      <w:pPr>
        <w:pStyle w:val="4"/>
        <w:spacing w:before="82"/>
        <w:rPr>
          <w:sz w:val="20"/>
        </w:rPr>
      </w:pPr>
      <w:r>
        <mc:AlternateContent>
          <mc:Choice Requires="wpg">
            <w:drawing>
              <wp:anchor distT="0" distB="0" distL="0" distR="0" simplePos="0" relativeHeight="251803648" behindDoc="1" locked="0" layoutInCell="1" allowOverlap="1">
                <wp:simplePos x="0" y="0"/>
                <wp:positionH relativeFrom="page">
                  <wp:posOffset>408940</wp:posOffset>
                </wp:positionH>
                <wp:positionV relativeFrom="paragraph">
                  <wp:posOffset>236855</wp:posOffset>
                </wp:positionV>
                <wp:extent cx="6944360" cy="598170"/>
                <wp:effectExtent l="0" t="0" r="0" b="0"/>
                <wp:wrapTopAndBottom/>
                <wp:docPr id="187" name="Group 187"/>
                <wp:cNvGraphicFramePr/>
                <a:graphic xmlns:a="http://schemas.openxmlformats.org/drawingml/2006/main">
                  <a:graphicData uri="http://schemas.microsoft.com/office/word/2010/wordprocessingGroup">
                    <wpg:wgp>
                      <wpg:cNvGrpSpPr/>
                      <wpg:grpSpPr>
                        <a:xfrm>
                          <a:off x="0" y="0"/>
                          <a:ext cx="6944359" cy="598170"/>
                          <a:chOff x="0" y="0"/>
                          <a:chExt cx="6944359" cy="598170"/>
                        </a:xfrm>
                      </wpg:grpSpPr>
                      <wps:wsp>
                        <wps:cNvPr id="188" name="Graphic 188"/>
                        <wps:cNvSpPr/>
                        <wps:spPr>
                          <a:xfrm>
                            <a:off x="3557" y="3557"/>
                            <a:ext cx="6937375" cy="590550"/>
                          </a:xfrm>
                          <a:custGeom>
                            <a:avLst/>
                            <a:gdLst/>
                            <a:ahLst/>
                            <a:cxnLst/>
                            <a:rect l="l" t="t" r="r" b="b"/>
                            <a:pathLst>
                              <a:path w="6937375" h="590550">
                                <a:moveTo>
                                  <a:pt x="0" y="579867"/>
                                </a:moveTo>
                                <a:lnTo>
                                  <a:pt x="0" y="10672"/>
                                </a:lnTo>
                                <a:lnTo>
                                  <a:pt x="0" y="7719"/>
                                </a:lnTo>
                                <a:lnTo>
                                  <a:pt x="1041" y="5203"/>
                                </a:lnTo>
                                <a:lnTo>
                                  <a:pt x="3125" y="3119"/>
                                </a:lnTo>
                                <a:lnTo>
                                  <a:pt x="5209" y="1042"/>
                                </a:lnTo>
                                <a:lnTo>
                                  <a:pt x="7725" y="0"/>
                                </a:lnTo>
                                <a:lnTo>
                                  <a:pt x="10672" y="0"/>
                                </a:lnTo>
                                <a:lnTo>
                                  <a:pt x="6926398" y="0"/>
                                </a:lnTo>
                                <a:lnTo>
                                  <a:pt x="6929345" y="0"/>
                                </a:lnTo>
                                <a:lnTo>
                                  <a:pt x="6931860" y="1042"/>
                                </a:lnTo>
                                <a:lnTo>
                                  <a:pt x="6933944" y="3119"/>
                                </a:lnTo>
                                <a:lnTo>
                                  <a:pt x="6936028" y="5203"/>
                                </a:lnTo>
                                <a:lnTo>
                                  <a:pt x="6937070" y="7719"/>
                                </a:lnTo>
                                <a:lnTo>
                                  <a:pt x="6937071" y="10672"/>
                                </a:lnTo>
                                <a:lnTo>
                                  <a:pt x="6937071" y="579867"/>
                                </a:lnTo>
                                <a:lnTo>
                                  <a:pt x="6926398" y="590540"/>
                                </a:lnTo>
                                <a:lnTo>
                                  <a:pt x="10672" y="590540"/>
                                </a:lnTo>
                                <a:lnTo>
                                  <a:pt x="0" y="582814"/>
                                </a:lnTo>
                                <a:lnTo>
                                  <a:pt x="0" y="579867"/>
                                </a:lnTo>
                                <a:close/>
                              </a:path>
                            </a:pathLst>
                          </a:custGeom>
                          <a:ln w="7114">
                            <a:solidFill>
                              <a:srgbClr val="CAD0D6"/>
                            </a:solidFill>
                            <a:prstDash val="solid"/>
                          </a:ln>
                        </wps:spPr>
                        <wps:bodyPr wrap="square" lIns="0" tIns="0" rIns="0" bIns="0" rtlCol="0">
                          <a:noAutofit/>
                        </wps:bodyPr>
                      </wps:wsp>
                      <wps:wsp>
                        <wps:cNvPr id="189" name="Graphic 189"/>
                        <wps:cNvSpPr/>
                        <wps:spPr>
                          <a:xfrm>
                            <a:off x="60477" y="401994"/>
                            <a:ext cx="448309" cy="128270"/>
                          </a:xfrm>
                          <a:custGeom>
                            <a:avLst/>
                            <a:gdLst/>
                            <a:ahLst/>
                            <a:cxnLst/>
                            <a:rect l="l" t="t" r="r" b="b"/>
                            <a:pathLst>
                              <a:path w="448309" h="128270">
                                <a:moveTo>
                                  <a:pt x="0" y="74706"/>
                                </a:moveTo>
                                <a:lnTo>
                                  <a:pt x="0" y="53362"/>
                                </a:lnTo>
                                <a:lnTo>
                                  <a:pt x="0" y="49860"/>
                                </a:lnTo>
                                <a:lnTo>
                                  <a:pt x="341" y="46385"/>
                                </a:lnTo>
                                <a:lnTo>
                                  <a:pt x="1025" y="42946"/>
                                </a:lnTo>
                                <a:lnTo>
                                  <a:pt x="1708" y="39507"/>
                                </a:lnTo>
                                <a:lnTo>
                                  <a:pt x="2721" y="36172"/>
                                </a:lnTo>
                                <a:lnTo>
                                  <a:pt x="4061" y="32934"/>
                                </a:lnTo>
                                <a:lnTo>
                                  <a:pt x="5402" y="29696"/>
                                </a:lnTo>
                                <a:lnTo>
                                  <a:pt x="32941" y="4057"/>
                                </a:lnTo>
                                <a:lnTo>
                                  <a:pt x="36178" y="2716"/>
                                </a:lnTo>
                                <a:lnTo>
                                  <a:pt x="39515" y="1709"/>
                                </a:lnTo>
                                <a:lnTo>
                                  <a:pt x="42951" y="1021"/>
                                </a:lnTo>
                                <a:lnTo>
                                  <a:pt x="46388" y="340"/>
                                </a:lnTo>
                                <a:lnTo>
                                  <a:pt x="49858" y="0"/>
                                </a:lnTo>
                                <a:lnTo>
                                  <a:pt x="53362" y="0"/>
                                </a:lnTo>
                                <a:lnTo>
                                  <a:pt x="394879" y="0"/>
                                </a:lnTo>
                                <a:lnTo>
                                  <a:pt x="398383" y="0"/>
                                </a:lnTo>
                                <a:lnTo>
                                  <a:pt x="401853" y="340"/>
                                </a:lnTo>
                                <a:lnTo>
                                  <a:pt x="405289" y="1021"/>
                                </a:lnTo>
                                <a:lnTo>
                                  <a:pt x="408726" y="1709"/>
                                </a:lnTo>
                                <a:lnTo>
                                  <a:pt x="412063" y="2716"/>
                                </a:lnTo>
                                <a:lnTo>
                                  <a:pt x="415300" y="4057"/>
                                </a:lnTo>
                                <a:lnTo>
                                  <a:pt x="418537" y="5391"/>
                                </a:lnTo>
                                <a:lnTo>
                                  <a:pt x="444179" y="32934"/>
                                </a:lnTo>
                                <a:lnTo>
                                  <a:pt x="445520" y="36172"/>
                                </a:lnTo>
                                <a:lnTo>
                                  <a:pt x="446532" y="39507"/>
                                </a:lnTo>
                                <a:lnTo>
                                  <a:pt x="447216" y="42946"/>
                                </a:lnTo>
                                <a:lnTo>
                                  <a:pt x="447899" y="46385"/>
                                </a:lnTo>
                                <a:lnTo>
                                  <a:pt x="448241" y="49860"/>
                                </a:lnTo>
                                <a:lnTo>
                                  <a:pt x="448241" y="53362"/>
                                </a:lnTo>
                                <a:lnTo>
                                  <a:pt x="448241" y="74706"/>
                                </a:lnTo>
                                <a:lnTo>
                                  <a:pt x="448241" y="78216"/>
                                </a:lnTo>
                                <a:lnTo>
                                  <a:pt x="447899" y="81683"/>
                                </a:lnTo>
                                <a:lnTo>
                                  <a:pt x="447216" y="85115"/>
                                </a:lnTo>
                                <a:lnTo>
                                  <a:pt x="446532" y="88547"/>
                                </a:lnTo>
                                <a:lnTo>
                                  <a:pt x="445520" y="91883"/>
                                </a:lnTo>
                                <a:lnTo>
                                  <a:pt x="444179" y="95114"/>
                                </a:lnTo>
                                <a:lnTo>
                                  <a:pt x="442838" y="98351"/>
                                </a:lnTo>
                                <a:lnTo>
                                  <a:pt x="432612" y="112435"/>
                                </a:lnTo>
                                <a:lnTo>
                                  <a:pt x="430134" y="114916"/>
                                </a:lnTo>
                                <a:lnTo>
                                  <a:pt x="415300" y="123997"/>
                                </a:lnTo>
                                <a:lnTo>
                                  <a:pt x="412063" y="125338"/>
                                </a:lnTo>
                                <a:lnTo>
                                  <a:pt x="394879" y="128069"/>
                                </a:lnTo>
                                <a:lnTo>
                                  <a:pt x="53362" y="128069"/>
                                </a:lnTo>
                                <a:lnTo>
                                  <a:pt x="32941" y="123997"/>
                                </a:lnTo>
                                <a:lnTo>
                                  <a:pt x="29704" y="122656"/>
                                </a:lnTo>
                                <a:lnTo>
                                  <a:pt x="15629" y="112435"/>
                                </a:lnTo>
                                <a:lnTo>
                                  <a:pt x="13151" y="109955"/>
                                </a:lnTo>
                                <a:lnTo>
                                  <a:pt x="10939" y="107252"/>
                                </a:lnTo>
                                <a:lnTo>
                                  <a:pt x="8993" y="104340"/>
                                </a:lnTo>
                                <a:lnTo>
                                  <a:pt x="7046" y="101429"/>
                                </a:lnTo>
                                <a:lnTo>
                                  <a:pt x="5402" y="98351"/>
                                </a:lnTo>
                                <a:lnTo>
                                  <a:pt x="4061" y="95114"/>
                                </a:lnTo>
                                <a:lnTo>
                                  <a:pt x="2721" y="91883"/>
                                </a:lnTo>
                                <a:lnTo>
                                  <a:pt x="1708" y="88547"/>
                                </a:lnTo>
                                <a:lnTo>
                                  <a:pt x="1025" y="85115"/>
                                </a:lnTo>
                                <a:lnTo>
                                  <a:pt x="341" y="81683"/>
                                </a:lnTo>
                                <a:lnTo>
                                  <a:pt x="0" y="78216"/>
                                </a:lnTo>
                                <a:lnTo>
                                  <a:pt x="0" y="74706"/>
                                </a:lnTo>
                                <a:close/>
                              </a:path>
                            </a:pathLst>
                          </a:custGeom>
                          <a:ln w="7114">
                            <a:solidFill>
                              <a:srgbClr val="000000"/>
                            </a:solidFill>
                            <a:prstDash val="solid"/>
                          </a:ln>
                        </wps:spPr>
                        <wps:bodyPr wrap="square" lIns="0" tIns="0" rIns="0" bIns="0" rtlCol="0">
                          <a:noAutofit/>
                        </wps:bodyPr>
                      </wps:wsp>
                      <wps:wsp>
                        <wps:cNvPr id="190" name="Textbox 190"/>
                        <wps:cNvSpPr txBox="1"/>
                        <wps:spPr>
                          <a:xfrm>
                            <a:off x="10977" y="9196"/>
                            <a:ext cx="6922770" cy="579755"/>
                          </a:xfrm>
                          <a:prstGeom prst="rect">
                            <a:avLst/>
                          </a:prstGeom>
                        </wps:spPr>
                        <wps:txbx>
                          <w:txbxContent>
                            <w:p>
                              <w:pPr>
                                <w:spacing w:before="50"/>
                                <w:ind w:left="77"/>
                                <w:rPr>
                                  <w:b/>
                                  <w:sz w:val="20"/>
                                </w:rPr>
                              </w:pPr>
                              <w:r>
                                <w:rPr>
                                  <w:b/>
                                  <w:color w:val="1C2025"/>
                                  <w:sz w:val="13"/>
                                </w:rPr>
                                <w:t>Question</w:t>
                              </w:r>
                              <w:r>
                                <w:rPr>
                                  <w:b/>
                                  <w:color w:val="1C2025"/>
                                  <w:spacing w:val="12"/>
                                  <w:sz w:val="13"/>
                                </w:rPr>
                                <w:t xml:space="preserve"> </w:t>
                              </w:r>
                              <w:r>
                                <w:rPr>
                                  <w:b/>
                                  <w:color w:val="1C2025"/>
                                  <w:spacing w:val="-5"/>
                                  <w:sz w:val="20"/>
                                </w:rPr>
                                <w:t>20</w:t>
                              </w:r>
                            </w:p>
                            <w:p>
                              <w:pPr>
                                <w:spacing w:before="67"/>
                                <w:ind w:left="77"/>
                                <w:rPr>
                                  <w:sz w:val="13"/>
                                </w:rPr>
                              </w:pPr>
                              <w:r>
                                <w:rPr>
                                  <w:color w:val="1C2025"/>
                                  <w:sz w:val="13"/>
                                </w:rPr>
                                <w:t>Not</w:t>
                              </w:r>
                              <w:r>
                                <w:rPr>
                                  <w:color w:val="1C2025"/>
                                  <w:spacing w:val="3"/>
                                  <w:sz w:val="13"/>
                                </w:rPr>
                                <w:t xml:space="preserve"> </w:t>
                              </w:r>
                              <w:r>
                                <w:rPr>
                                  <w:color w:val="1C2025"/>
                                  <w:sz w:val="13"/>
                                </w:rPr>
                                <w:t>yet</w:t>
                              </w:r>
                              <w:r>
                                <w:rPr>
                                  <w:color w:val="1C2025"/>
                                  <w:spacing w:val="4"/>
                                  <w:sz w:val="13"/>
                                </w:rPr>
                                <w:t xml:space="preserve"> </w:t>
                              </w:r>
                              <w:r>
                                <w:rPr>
                                  <w:color w:val="1C2025"/>
                                  <w:spacing w:val="-2"/>
                                  <w:sz w:val="13"/>
                                </w:rPr>
                                <w:t>answered</w:t>
                              </w:r>
                            </w:p>
                            <w:p>
                              <w:pPr>
                                <w:spacing w:before="84"/>
                                <w:ind w:left="138"/>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18.65pt;height:47.1pt;width:546.8pt;mso-position-horizontal-relative:page;mso-wrap-distance-bottom:0pt;mso-wrap-distance-top:0pt;z-index:-251512832;mso-width-relative:page;mso-height-relative:page;" coordsize="6944359,598170" o:gfxdata="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">
                <o:lock v:ext="edit" aspectratio="f"/>
                <v:shape id="Graphic 188" o:spid="_x0000_s1026" o:spt="100" style="position:absolute;left:3557;top:3557;height:590550;width:6937375;" filled="f" stroked="t" coordsize="6937375,590550" o:gfxdata="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DElLvQAA&#10;ANwAAAAPAAAAAAAAAAEAIAAAACIAAABkcnMvZG93bnJldi54bWxQSwECFAAUAAAACACHTuJAMy8F&#10;njsAAAA5AAAAEAAAAAAAAAABACAAAAAMAQAAZHJzL3NoYXBleG1sLnhtbFBLBQYAAAAABgAGAFsB&#10;AAC2AwAAAAA=&#10;" path="m0,579867l0,10672,0,7719,1041,5203,3125,3119,5209,1042,7725,0,10672,0,6926398,0,6929345,0,6931860,1042,6933944,3119,6936028,5203,6937070,7719,6937071,10672,6937071,579867,6926398,590540,10672,590540,0,582814,0,579867xe">
                  <v:fill on="f" focussize="0,0"/>
                  <v:stroke weight="0.560157480314961pt" color="#CAD0D6" joinstyle="round"/>
                  <v:imagedata o:title=""/>
                  <o:lock v:ext="edit" aspectratio="f"/>
                  <v:textbox inset="0mm,0mm,0mm,0mm"/>
                </v:shape>
                <v:shape id="Graphic 189" o:spid="_x0000_s1026" o:spt="100" style="position:absolute;left:60477;top:401994;height:128270;width:448309;" filled="f" stroked="t" coordsize="448309,128270" o:gfxdata="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9UJrxugAAANwA&#10;AAAPAAAAAAAAAAEAIAAAACIAAABkcnMvZG93bnJldi54bWxQSwECFAAUAAAACACHTuJAMy8FnjsA&#10;AAA5AAAAEAAAAAAAAAABACAAAAAJAQAAZHJzL3NoYXBleG1sLnhtbFBLBQYAAAAABgAGAFsBAACz&#10;AwAAAAA=&#10;" path="m0,74706l0,53362,0,49860,341,46385,1025,42946,1708,39507,2721,36172,4061,32934,5402,29696,32941,4057,36178,2716,39515,1709,42951,1021,46388,340,49858,0,53362,0,394879,0,398383,0,401853,340,405289,1021,408726,1709,412063,2716,415300,4057,418537,5391,444179,32934,445520,36172,446532,39507,447216,42946,447899,46385,448241,49860,448241,53362,448241,74706,448241,78216,447899,81683,447216,85115,446532,88547,445520,91883,444179,95114,442838,98351,432612,112435,430134,114916,415300,123997,412063,125338,394879,128069,53362,128069,32941,123997,29704,122656,15629,112435,13151,109955,10939,107252,8993,104340,7046,101429,5402,98351,4061,95114,2721,91883,1708,88547,1025,85115,341,81683,0,78216,0,74706xe">
                  <v:fill on="f" focussize="0,0"/>
                  <v:stroke weight="0.560157480314961pt" color="#000000" joinstyle="round"/>
                  <v:imagedata o:title=""/>
                  <o:lock v:ext="edit" aspectratio="f"/>
                  <v:textbox inset="0mm,0mm,0mm,0mm"/>
                </v:shape>
                <v:shape id="Textbox 190" o:spid="_x0000_s1026" o:spt="202" type="#_x0000_t202" style="position:absolute;left:10977;top:9196;height:579755;width:6922770;" filled="f" stroked="f" coordsize="21600,21600" o:gfxdata="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Kw+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50"/>
                          <w:ind w:left="77"/>
                          <w:rPr>
                            <w:b/>
                            <w:sz w:val="20"/>
                          </w:rPr>
                        </w:pPr>
                        <w:r>
                          <w:rPr>
                            <w:b/>
                            <w:color w:val="1C2025"/>
                            <w:sz w:val="13"/>
                          </w:rPr>
                          <w:t>Question</w:t>
                        </w:r>
                        <w:r>
                          <w:rPr>
                            <w:b/>
                            <w:color w:val="1C2025"/>
                            <w:spacing w:val="12"/>
                            <w:sz w:val="13"/>
                          </w:rPr>
                          <w:t xml:space="preserve"> </w:t>
                        </w:r>
                        <w:r>
                          <w:rPr>
                            <w:b/>
                            <w:color w:val="1C2025"/>
                            <w:spacing w:val="-5"/>
                            <w:sz w:val="20"/>
                          </w:rPr>
                          <w:t>20</w:t>
                        </w:r>
                      </w:p>
                      <w:p>
                        <w:pPr>
                          <w:spacing w:before="67"/>
                          <w:ind w:left="77"/>
                          <w:rPr>
                            <w:sz w:val="13"/>
                          </w:rPr>
                        </w:pPr>
                        <w:r>
                          <w:rPr>
                            <w:color w:val="1C2025"/>
                            <w:sz w:val="13"/>
                          </w:rPr>
                          <w:t>Not</w:t>
                        </w:r>
                        <w:r>
                          <w:rPr>
                            <w:color w:val="1C2025"/>
                            <w:spacing w:val="3"/>
                            <w:sz w:val="13"/>
                          </w:rPr>
                          <w:t xml:space="preserve"> </w:t>
                        </w:r>
                        <w:r>
                          <w:rPr>
                            <w:color w:val="1C2025"/>
                            <w:sz w:val="13"/>
                          </w:rPr>
                          <w:t>yet</w:t>
                        </w:r>
                        <w:r>
                          <w:rPr>
                            <w:color w:val="1C2025"/>
                            <w:spacing w:val="4"/>
                            <w:sz w:val="13"/>
                          </w:rPr>
                          <w:t xml:space="preserve"> </w:t>
                        </w:r>
                        <w:r>
                          <w:rPr>
                            <w:color w:val="1C2025"/>
                            <w:spacing w:val="-2"/>
                            <w:sz w:val="13"/>
                          </w:rPr>
                          <w:t>answered</w:t>
                        </w:r>
                      </w:p>
                      <w:p>
                        <w:pPr>
                          <w:spacing w:before="84"/>
                          <w:ind w:left="138"/>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pPr>
    </w:p>
    <w:p>
      <w:pPr>
        <w:pStyle w:val="4"/>
        <w:spacing w:before="29"/>
      </w:pPr>
    </w:p>
    <w:p>
      <w:pPr>
        <w:pStyle w:val="4"/>
        <w:ind w:left="468"/>
      </w:pPr>
      <w:r>
        <w:rPr>
          <w:color w:val="001A1D"/>
          <w:w w:val="105"/>
        </w:rPr>
        <w:t>Ma</w:t>
      </w:r>
      <w:r>
        <w:rPr>
          <w:color w:val="001A1D"/>
          <w:spacing w:val="-5"/>
          <w:w w:val="105"/>
        </w:rPr>
        <w:t xml:space="preserve"> </w:t>
      </w:r>
      <w:r>
        <w:rPr>
          <w:color w:val="001A1D"/>
          <w:w w:val="105"/>
        </w:rPr>
        <w:t>trận</w:t>
      </w:r>
      <w:r>
        <w:rPr>
          <w:color w:val="001A1D"/>
          <w:spacing w:val="-4"/>
          <w:w w:val="105"/>
        </w:rPr>
        <w:t xml:space="preserve"> </w:t>
      </w:r>
      <w:r>
        <w:rPr>
          <w:color w:val="001A1D"/>
          <w:w w:val="105"/>
        </w:rPr>
        <w:t>điều</w:t>
      </w:r>
      <w:r>
        <w:rPr>
          <w:color w:val="001A1D"/>
          <w:spacing w:val="-5"/>
          <w:w w:val="105"/>
        </w:rPr>
        <w:t xml:space="preserve"> </w:t>
      </w:r>
      <w:r>
        <w:rPr>
          <w:color w:val="001A1D"/>
          <w:w w:val="105"/>
        </w:rPr>
        <w:t>khiển</w:t>
      </w:r>
      <w:r>
        <w:rPr>
          <w:color w:val="001A1D"/>
          <w:spacing w:val="-4"/>
          <w:w w:val="105"/>
        </w:rPr>
        <w:t xml:space="preserve"> </w:t>
      </w:r>
      <w:r>
        <w:rPr>
          <w:color w:val="001A1D"/>
          <w:w w:val="105"/>
        </w:rPr>
        <w:t>truy</w:t>
      </w:r>
      <w:r>
        <w:rPr>
          <w:color w:val="001A1D"/>
          <w:spacing w:val="-4"/>
          <w:w w:val="105"/>
        </w:rPr>
        <w:t xml:space="preserve"> </w:t>
      </w:r>
      <w:r>
        <w:rPr>
          <w:color w:val="001A1D"/>
          <w:w w:val="105"/>
        </w:rPr>
        <w:t>cập</w:t>
      </w:r>
      <w:r>
        <w:rPr>
          <w:color w:val="001A1D"/>
          <w:spacing w:val="-5"/>
          <w:w w:val="105"/>
        </w:rPr>
        <w:t xml:space="preserve"> </w:t>
      </w:r>
      <w:r>
        <w:rPr>
          <w:color w:val="001A1D"/>
          <w:w w:val="105"/>
        </w:rPr>
        <w:t>(Access</w:t>
      </w:r>
      <w:r>
        <w:rPr>
          <w:color w:val="001A1D"/>
          <w:spacing w:val="-4"/>
          <w:w w:val="105"/>
        </w:rPr>
        <w:t xml:space="preserve"> </w:t>
      </w:r>
      <w:r>
        <w:rPr>
          <w:color w:val="001A1D"/>
          <w:w w:val="105"/>
        </w:rPr>
        <w:t>control</w:t>
      </w:r>
      <w:r>
        <w:rPr>
          <w:color w:val="001A1D"/>
          <w:spacing w:val="-5"/>
          <w:w w:val="105"/>
        </w:rPr>
        <w:t xml:space="preserve"> </w:t>
      </w:r>
      <w:r>
        <w:rPr>
          <w:color w:val="001A1D"/>
          <w:w w:val="105"/>
        </w:rPr>
        <w:t>matrix)</w:t>
      </w:r>
      <w:r>
        <w:rPr>
          <w:color w:val="001A1D"/>
          <w:spacing w:val="-4"/>
          <w:w w:val="105"/>
        </w:rPr>
        <w:t xml:space="preserve"> </w:t>
      </w:r>
      <w:r>
        <w:rPr>
          <w:color w:val="001A1D"/>
          <w:w w:val="105"/>
        </w:rPr>
        <w:t>thể</w:t>
      </w:r>
      <w:r>
        <w:rPr>
          <w:color w:val="001A1D"/>
          <w:spacing w:val="-4"/>
          <w:w w:val="105"/>
        </w:rPr>
        <w:t xml:space="preserve"> </w:t>
      </w:r>
      <w:r>
        <w:rPr>
          <w:color w:val="001A1D"/>
          <w:w w:val="105"/>
        </w:rPr>
        <w:t>hiện</w:t>
      </w:r>
      <w:r>
        <w:rPr>
          <w:color w:val="001A1D"/>
          <w:spacing w:val="-5"/>
          <w:w w:val="105"/>
        </w:rPr>
        <w:t xml:space="preserve"> </w:t>
      </w:r>
      <w:r>
        <w:rPr>
          <w:color w:val="001A1D"/>
          <w:w w:val="105"/>
        </w:rPr>
        <w:t>mối</w:t>
      </w:r>
      <w:r>
        <w:rPr>
          <w:color w:val="001A1D"/>
          <w:spacing w:val="-4"/>
          <w:w w:val="105"/>
        </w:rPr>
        <w:t xml:space="preserve"> </w:t>
      </w:r>
      <w:r>
        <w:rPr>
          <w:color w:val="001A1D"/>
          <w:w w:val="105"/>
        </w:rPr>
        <w:t>quan</w:t>
      </w:r>
      <w:r>
        <w:rPr>
          <w:color w:val="001A1D"/>
          <w:spacing w:val="-4"/>
          <w:w w:val="105"/>
        </w:rPr>
        <w:t xml:space="preserve"> </w:t>
      </w:r>
      <w:r>
        <w:rPr>
          <w:color w:val="001A1D"/>
          <w:w w:val="105"/>
        </w:rPr>
        <w:t>hệ</w:t>
      </w:r>
      <w:r>
        <w:rPr>
          <w:color w:val="001A1D"/>
          <w:spacing w:val="-5"/>
          <w:w w:val="105"/>
        </w:rPr>
        <w:t xml:space="preserve"> </w:t>
      </w:r>
      <w:r>
        <w:rPr>
          <w:color w:val="001A1D"/>
          <w:w w:val="105"/>
        </w:rPr>
        <w:t>giữa</w:t>
      </w:r>
      <w:r>
        <w:rPr>
          <w:color w:val="001A1D"/>
          <w:spacing w:val="-4"/>
          <w:w w:val="105"/>
        </w:rPr>
        <w:t xml:space="preserve"> </w:t>
      </w:r>
      <w:r>
        <w:rPr>
          <w:color w:val="001A1D"/>
          <w:w w:val="105"/>
        </w:rPr>
        <w:t>các</w:t>
      </w:r>
      <w:r>
        <w:rPr>
          <w:color w:val="001A1D"/>
          <w:spacing w:val="-5"/>
          <w:w w:val="105"/>
        </w:rPr>
        <w:t xml:space="preserve"> </w:t>
      </w:r>
      <w:r>
        <w:rPr>
          <w:color w:val="001A1D"/>
          <w:w w:val="105"/>
        </w:rPr>
        <w:t>thành</w:t>
      </w:r>
      <w:r>
        <w:rPr>
          <w:color w:val="001A1D"/>
          <w:spacing w:val="-4"/>
          <w:w w:val="105"/>
        </w:rPr>
        <w:t xml:space="preserve"> </w:t>
      </w:r>
      <w:r>
        <w:rPr>
          <w:color w:val="001A1D"/>
          <w:w w:val="105"/>
        </w:rPr>
        <w:t>phần</w:t>
      </w:r>
      <w:r>
        <w:rPr>
          <w:color w:val="001A1D"/>
          <w:spacing w:val="-4"/>
          <w:w w:val="105"/>
        </w:rPr>
        <w:t xml:space="preserve"> </w:t>
      </w:r>
      <w:r>
        <w:rPr>
          <w:color w:val="001A1D"/>
          <w:w w:val="105"/>
        </w:rPr>
        <w:t>nào</w:t>
      </w:r>
      <w:r>
        <w:rPr>
          <w:color w:val="001A1D"/>
          <w:spacing w:val="-5"/>
          <w:w w:val="105"/>
        </w:rPr>
        <w:t xml:space="preserve"> </w:t>
      </w:r>
      <w:r>
        <w:rPr>
          <w:color w:val="001A1D"/>
          <w:w w:val="105"/>
        </w:rPr>
        <w:t>sau</w:t>
      </w:r>
      <w:r>
        <w:rPr>
          <w:color w:val="001A1D"/>
          <w:spacing w:val="-4"/>
          <w:w w:val="105"/>
        </w:rPr>
        <w:t xml:space="preserve"> đây?</w:t>
      </w:r>
    </w:p>
    <w:p>
      <w:pPr>
        <w:pStyle w:val="4"/>
        <w:spacing w:before="112"/>
      </w:pPr>
    </w:p>
    <w:p>
      <w:pPr>
        <w:pStyle w:val="5"/>
        <w:numPr>
          <w:ilvl w:val="0"/>
          <w:numId w:val="55"/>
        </w:numPr>
        <w:tabs>
          <w:tab w:val="left" w:pos="1098"/>
        </w:tabs>
        <w:spacing w:before="0"/>
        <w:ind w:left="1098" w:hanging="294"/>
        <w:rPr>
          <w:sz w:val="16"/>
        </w:rPr>
      </w:pPr>
      <w:r>
        <w:drawing>
          <wp:anchor distT="0" distB="0" distL="0" distR="0" simplePos="0" relativeHeight="251709440"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191" name="Image 191"/>
            <wp:cNvGraphicFramePr/>
            <a:graphic xmlns:a="http://schemas.openxmlformats.org/drawingml/2006/main">
              <a:graphicData uri="http://schemas.openxmlformats.org/drawingml/2006/picture">
                <pic:pic xmlns:pic="http://schemas.openxmlformats.org/drawingml/2006/picture">
                  <pic:nvPicPr>
                    <pic:cNvPr id="191" name="Image 191"/>
                    <pic:cNvPicPr/>
                  </pic:nvPicPr>
                  <pic:blipFill>
                    <a:blip r:embed="rId153" cstate="print"/>
                    <a:stretch>
                      <a:fillRect/>
                    </a:stretch>
                  </pic:blipFill>
                  <pic:spPr>
                    <a:xfrm>
                      <a:off x="0" y="0"/>
                      <a:ext cx="92494" cy="92487"/>
                    </a:xfrm>
                    <a:prstGeom prst="rect">
                      <a:avLst/>
                    </a:prstGeom>
                  </pic:spPr>
                </pic:pic>
              </a:graphicData>
            </a:graphic>
          </wp:anchor>
        </w:drawing>
      </w:r>
      <w:r>
        <w:rPr>
          <w:color w:val="001A1D"/>
          <w:spacing w:val="-2"/>
          <w:w w:val="105"/>
          <w:sz w:val="16"/>
        </w:rPr>
        <w:t>Object</w:t>
      </w:r>
    </w:p>
    <w:p>
      <w:pPr>
        <w:pStyle w:val="5"/>
        <w:numPr>
          <w:ilvl w:val="0"/>
          <w:numId w:val="55"/>
        </w:numPr>
        <w:tabs>
          <w:tab w:val="left" w:pos="1098"/>
        </w:tabs>
        <w:ind w:left="1098" w:hanging="294"/>
        <w:rPr>
          <w:sz w:val="16"/>
        </w:rPr>
      </w:pPr>
      <w:r>
        <w:drawing>
          <wp:anchor distT="0" distB="0" distL="0" distR="0" simplePos="0" relativeHeight="251709440"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192" name="Image 192"/>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r:embed="rId192" cstate="print"/>
                    <a:stretch>
                      <a:fillRect/>
                    </a:stretch>
                  </pic:blipFill>
                  <pic:spPr>
                    <a:xfrm>
                      <a:off x="0" y="0"/>
                      <a:ext cx="92494" cy="92494"/>
                    </a:xfrm>
                    <a:prstGeom prst="rect">
                      <a:avLst/>
                    </a:prstGeom>
                  </pic:spPr>
                </pic:pic>
              </a:graphicData>
            </a:graphic>
          </wp:anchor>
        </w:drawing>
      </w:r>
      <w:r>
        <w:rPr>
          <w:color w:val="001A1D"/>
          <w:spacing w:val="-2"/>
          <w:w w:val="105"/>
          <w:sz w:val="16"/>
        </w:rPr>
        <w:t>Database</w:t>
      </w:r>
    </w:p>
    <w:p>
      <w:pPr>
        <w:pStyle w:val="5"/>
        <w:numPr>
          <w:ilvl w:val="0"/>
          <w:numId w:val="55"/>
        </w:numPr>
        <w:tabs>
          <w:tab w:val="left" w:pos="1098"/>
        </w:tabs>
        <w:ind w:left="1098" w:hanging="294"/>
        <w:rPr>
          <w:sz w:val="16"/>
        </w:rPr>
      </w:pPr>
      <w:r>
        <w:drawing>
          <wp:anchor distT="0" distB="0" distL="0" distR="0" simplePos="0" relativeHeight="251710464"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193" name="Image 193"/>
            <wp:cNvGraphicFramePr/>
            <a:graphic xmlns:a="http://schemas.openxmlformats.org/drawingml/2006/main">
              <a:graphicData uri="http://schemas.openxmlformats.org/drawingml/2006/picture">
                <pic:pic xmlns:pic="http://schemas.openxmlformats.org/drawingml/2006/picture">
                  <pic:nvPicPr>
                    <pic:cNvPr id="193" name="Image 193"/>
                    <pic:cNvPicPr/>
                  </pic:nvPicPr>
                  <pic:blipFill>
                    <a:blip r:embed="rId193" cstate="print"/>
                    <a:stretch>
                      <a:fillRect/>
                    </a:stretch>
                  </pic:blipFill>
                  <pic:spPr>
                    <a:xfrm>
                      <a:off x="0" y="0"/>
                      <a:ext cx="92494" cy="92487"/>
                    </a:xfrm>
                    <a:prstGeom prst="rect">
                      <a:avLst/>
                    </a:prstGeom>
                  </pic:spPr>
                </pic:pic>
              </a:graphicData>
            </a:graphic>
          </wp:anchor>
        </w:drawing>
      </w:r>
      <w:r>
        <w:rPr>
          <w:color w:val="001A1D"/>
          <w:spacing w:val="-2"/>
          <w:w w:val="105"/>
          <w:sz w:val="16"/>
        </w:rPr>
        <w:t>Subject</w:t>
      </w:r>
    </w:p>
    <w:p>
      <w:pPr>
        <w:pStyle w:val="5"/>
        <w:numPr>
          <w:ilvl w:val="0"/>
          <w:numId w:val="55"/>
        </w:numPr>
        <w:tabs>
          <w:tab w:val="left" w:pos="1098"/>
        </w:tabs>
        <w:spacing w:before="169"/>
        <w:ind w:left="1098" w:hanging="294"/>
        <w:rPr>
          <w:sz w:val="16"/>
        </w:rPr>
      </w:pPr>
      <w:r>
        <w:drawing>
          <wp:anchor distT="0" distB="0" distL="0" distR="0" simplePos="0" relativeHeight="251710464" behindDoc="0" locked="0" layoutInCell="1" allowOverlap="1">
            <wp:simplePos x="0" y="0"/>
            <wp:positionH relativeFrom="page">
              <wp:posOffset>611505</wp:posOffset>
            </wp:positionH>
            <wp:positionV relativeFrom="paragraph">
              <wp:posOffset>131445</wp:posOffset>
            </wp:positionV>
            <wp:extent cx="92710" cy="92710"/>
            <wp:effectExtent l="0" t="0" r="0" b="0"/>
            <wp:wrapNone/>
            <wp:docPr id="194" name="Image 194"/>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194" cstate="print"/>
                    <a:stretch>
                      <a:fillRect/>
                    </a:stretch>
                  </pic:blipFill>
                  <pic:spPr>
                    <a:xfrm>
                      <a:off x="0" y="0"/>
                      <a:ext cx="92494" cy="92487"/>
                    </a:xfrm>
                    <a:prstGeom prst="rect">
                      <a:avLst/>
                    </a:prstGeom>
                  </pic:spPr>
                </pic:pic>
              </a:graphicData>
            </a:graphic>
          </wp:anchor>
        </w:drawing>
      </w:r>
      <w:r>
        <w:rPr>
          <w:color w:val="001A1D"/>
          <w:spacing w:val="-2"/>
          <w:w w:val="105"/>
          <w:sz w:val="16"/>
        </w:rPr>
        <w:t>Rights/Permissions</w:t>
      </w:r>
    </w:p>
    <w:p>
      <w:pPr>
        <w:pStyle w:val="5"/>
        <w:numPr>
          <w:ilvl w:val="0"/>
          <w:numId w:val="55"/>
        </w:numPr>
        <w:tabs>
          <w:tab w:val="left" w:pos="1098"/>
        </w:tabs>
        <w:ind w:left="1098" w:hanging="294"/>
        <w:rPr>
          <w:sz w:val="16"/>
        </w:rPr>
      </w:pPr>
      <w:r>
        <w:drawing>
          <wp:anchor distT="0" distB="0" distL="0" distR="0" simplePos="0" relativeHeight="251711488" behindDoc="0" locked="0" layoutInCell="1" allowOverlap="1">
            <wp:simplePos x="0" y="0"/>
            <wp:positionH relativeFrom="page">
              <wp:posOffset>611505</wp:posOffset>
            </wp:positionH>
            <wp:positionV relativeFrom="paragraph">
              <wp:posOffset>123190</wp:posOffset>
            </wp:positionV>
            <wp:extent cx="92710" cy="92710"/>
            <wp:effectExtent l="0" t="0" r="0" b="0"/>
            <wp:wrapNone/>
            <wp:docPr id="195" name="Image 195"/>
            <wp:cNvGraphicFramePr/>
            <a:graphic xmlns:a="http://schemas.openxmlformats.org/drawingml/2006/main">
              <a:graphicData uri="http://schemas.openxmlformats.org/drawingml/2006/picture">
                <pic:pic xmlns:pic="http://schemas.openxmlformats.org/drawingml/2006/picture">
                  <pic:nvPicPr>
                    <pic:cNvPr id="195" name="Image 195"/>
                    <pic:cNvPicPr/>
                  </pic:nvPicPr>
                  <pic:blipFill>
                    <a:blip r:embed="rId195" cstate="print"/>
                    <a:stretch>
                      <a:fillRect/>
                    </a:stretch>
                  </pic:blipFill>
                  <pic:spPr>
                    <a:xfrm>
                      <a:off x="0" y="0"/>
                      <a:ext cx="92494" cy="92494"/>
                    </a:xfrm>
                    <a:prstGeom prst="rect">
                      <a:avLst/>
                    </a:prstGeom>
                  </pic:spPr>
                </pic:pic>
              </a:graphicData>
            </a:graphic>
          </wp:anchor>
        </w:drawing>
      </w:r>
      <w:r>
        <w:rPr>
          <w:color w:val="001A1D"/>
          <w:w w:val="105"/>
          <w:sz w:val="16"/>
        </w:rPr>
        <w:t>Security</w:t>
      </w:r>
      <w:r>
        <w:rPr>
          <w:color w:val="001A1D"/>
          <w:spacing w:val="-7"/>
          <w:w w:val="105"/>
          <w:sz w:val="16"/>
        </w:rPr>
        <w:t xml:space="preserve"> </w:t>
      </w:r>
      <w:r>
        <w:rPr>
          <w:color w:val="001A1D"/>
          <w:spacing w:val="-2"/>
          <w:w w:val="105"/>
          <w:sz w:val="16"/>
        </w:rPr>
        <w:t>policy</w:t>
      </w:r>
    </w:p>
    <w:p>
      <w:pPr>
        <w:pStyle w:val="5"/>
        <w:numPr>
          <w:ilvl w:val="0"/>
          <w:numId w:val="55"/>
        </w:numPr>
        <w:tabs>
          <w:tab w:val="left" w:pos="1100"/>
        </w:tabs>
        <w:spacing w:before="157"/>
        <w:rPr>
          <w:sz w:val="16"/>
        </w:rPr>
      </w:pPr>
      <w:r>
        <w:drawing>
          <wp:anchor distT="0" distB="0" distL="0" distR="0" simplePos="0" relativeHeight="251711488"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196" name="Image 196"/>
            <wp:cNvGraphicFramePr/>
            <a:graphic xmlns:a="http://schemas.openxmlformats.org/drawingml/2006/main">
              <a:graphicData uri="http://schemas.openxmlformats.org/drawingml/2006/picture">
                <pic:pic xmlns:pic="http://schemas.openxmlformats.org/drawingml/2006/picture">
                  <pic:nvPicPr>
                    <pic:cNvPr id="196" name="Image 196"/>
                    <pic:cNvPicPr/>
                  </pic:nvPicPr>
                  <pic:blipFill>
                    <a:blip r:embed="rId196" cstate="print"/>
                    <a:stretch>
                      <a:fillRect/>
                    </a:stretch>
                  </pic:blipFill>
                  <pic:spPr>
                    <a:xfrm>
                      <a:off x="0" y="0"/>
                      <a:ext cx="92494" cy="92494"/>
                    </a:xfrm>
                    <a:prstGeom prst="rect">
                      <a:avLst/>
                    </a:prstGeom>
                  </pic:spPr>
                </pic:pic>
              </a:graphicData>
            </a:graphic>
          </wp:anchor>
        </w:drawing>
      </w:r>
      <w:r>
        <w:rPr>
          <w:color w:val="001A1D"/>
          <w:spacing w:val="-2"/>
          <w:w w:val="105"/>
          <w:sz w:val="16"/>
        </w:rPr>
        <w:t>Users</w:t>
      </w:r>
    </w:p>
    <w:p>
      <w:pPr>
        <w:rPr>
          <w:sz w:val="16"/>
        </w:rPr>
        <w:sectPr>
          <w:pgSz w:w="12240" w:h="15840"/>
          <w:pgMar w:top="220" w:right="460" w:bottom="440" w:left="400" w:header="0" w:footer="260" w:gutter="0"/>
          <w:cols w:space="720" w:num="1"/>
        </w:sectPr>
      </w:pPr>
    </w:p>
    <w:p>
      <w:pPr>
        <w:pStyle w:val="4"/>
        <w:tabs>
          <w:tab w:val="left" w:pos="5991"/>
        </w:tabs>
        <w:spacing w:before="65"/>
        <w:ind w:left="110"/>
        <w:rPr>
          <w:rFonts w:ascii="Arial MT" w:hAnsi="Arial MT"/>
        </w:rPr>
      </w:pPr>
      <w:r>
        <w:rPr>
          <w:rFonts w:ascii="Arial MT" w:hAnsi="Arial MT"/>
        </w:rPr>
        <w:t>11/15/23,</w:t>
      </w:r>
      <w:r>
        <w:rPr>
          <w:rFonts w:ascii="Arial MT" w:hAnsi="Arial MT"/>
          <w:spacing w:val="-7"/>
        </w:rPr>
        <w:t xml:space="preserve"> </w:t>
      </w:r>
      <w:r>
        <w:rPr>
          <w:rFonts w:ascii="Arial MT" w:hAnsi="Arial MT"/>
        </w:rPr>
        <w:t>10:23</w:t>
      </w:r>
      <w:r>
        <w:rPr>
          <w:rFonts w:ascii="Arial MT" w:hAnsi="Arial MT"/>
          <w:spacing w:val="-7"/>
        </w:rPr>
        <w:t xml:space="preserve"> </w:t>
      </w:r>
      <w:r>
        <w:rPr>
          <w:rFonts w:ascii="Arial MT" w:hAnsi="Arial MT"/>
          <w:spacing w:val="-5"/>
          <w:w w:val="95"/>
        </w:rPr>
        <w:t>PM</w:t>
      </w:r>
      <w:r>
        <w:rPr>
          <w:rFonts w:ascii="Arial MT" w:hAnsi="Arial MT"/>
        </w:rPr>
        <w:tab/>
      </w:r>
      <w:r>
        <w:rPr>
          <w:rFonts w:ascii="Arial MT" w:hAnsi="Arial MT"/>
          <w:w w:val="80"/>
        </w:rPr>
        <w:t>Đề</w:t>
      </w:r>
      <w:r>
        <w:rPr>
          <w:rFonts w:ascii="Arial MT" w:hAnsi="Arial MT"/>
          <w:spacing w:val="-1"/>
          <w:w w:val="80"/>
        </w:rPr>
        <w:t xml:space="preserve"> </w:t>
      </w:r>
      <w:r>
        <w:rPr>
          <w:rFonts w:ascii="Arial MT" w:hAnsi="Arial MT"/>
          <w:w w:val="80"/>
        </w:rPr>
        <w:t>thi</w:t>
      </w:r>
      <w:r>
        <w:rPr>
          <w:rFonts w:ascii="Arial MT" w:hAnsi="Arial MT"/>
          <w:spacing w:val="-9"/>
        </w:rPr>
        <w:t xml:space="preserve"> </w:t>
      </w:r>
      <w:r>
        <w:rPr>
          <w:rFonts w:ascii="Arial MT" w:hAnsi="Arial MT"/>
          <w:w w:val="80"/>
        </w:rPr>
        <w:t>cuối</w:t>
      </w:r>
      <w:r>
        <w:rPr>
          <w:rFonts w:ascii="Arial MT" w:hAnsi="Arial MT"/>
          <w:spacing w:val="-1"/>
          <w:w w:val="80"/>
        </w:rPr>
        <w:t xml:space="preserve"> </w:t>
      </w:r>
      <w:r>
        <w:rPr>
          <w:rFonts w:ascii="Arial MT" w:hAnsi="Arial MT"/>
          <w:w w:val="80"/>
        </w:rPr>
        <w:t>kỳ</w:t>
      </w:r>
      <w:r>
        <w:rPr>
          <w:rFonts w:ascii="Arial MT" w:hAnsi="Arial MT"/>
          <w:spacing w:val="-9"/>
        </w:rPr>
        <w:t xml:space="preserve"> </w:t>
      </w:r>
      <w:r>
        <w:rPr>
          <w:rFonts w:ascii="Arial MT" w:hAnsi="Arial MT"/>
          <w:w w:val="80"/>
        </w:rPr>
        <w:t>|</w:t>
      </w:r>
      <w:r>
        <w:rPr>
          <w:rFonts w:ascii="Arial MT" w:hAnsi="Arial MT"/>
          <w:spacing w:val="-1"/>
          <w:w w:val="80"/>
        </w:rPr>
        <w:t xml:space="preserve"> </w:t>
      </w:r>
      <w:r>
        <w:rPr>
          <w:rFonts w:ascii="Arial MT" w:hAnsi="Arial MT"/>
          <w:spacing w:val="-5"/>
          <w:w w:val="80"/>
        </w:rPr>
        <w:t>MMS</w:t>
      </w:r>
    </w:p>
    <w:p>
      <w:pPr>
        <w:pStyle w:val="4"/>
        <w:spacing w:before="4"/>
        <w:rPr>
          <w:rFonts w:ascii="Arial MT"/>
          <w:sz w:val="5"/>
        </w:rPr>
      </w:pPr>
      <w:r>
        <mc:AlternateContent>
          <mc:Choice Requires="wpg">
            <w:drawing>
              <wp:anchor distT="0" distB="0" distL="0" distR="0" simplePos="0" relativeHeight="251804672" behindDoc="1" locked="0" layoutInCell="1" allowOverlap="1">
                <wp:simplePos x="0" y="0"/>
                <wp:positionH relativeFrom="page">
                  <wp:posOffset>408940</wp:posOffset>
                </wp:positionH>
                <wp:positionV relativeFrom="paragraph">
                  <wp:posOffset>54610</wp:posOffset>
                </wp:positionV>
                <wp:extent cx="6944360" cy="590550"/>
                <wp:effectExtent l="0" t="0" r="0" b="0"/>
                <wp:wrapTopAndBottom/>
                <wp:docPr id="197" name="Group 197"/>
                <wp:cNvGraphicFramePr/>
                <a:graphic xmlns:a="http://schemas.openxmlformats.org/drawingml/2006/main">
                  <a:graphicData uri="http://schemas.microsoft.com/office/word/2010/wordprocessingGroup">
                    <wpg:wgp>
                      <wpg:cNvGrpSpPr/>
                      <wpg:grpSpPr>
                        <a:xfrm>
                          <a:off x="0" y="0"/>
                          <a:ext cx="6944359" cy="590550"/>
                          <a:chOff x="0" y="0"/>
                          <a:chExt cx="6944359" cy="590550"/>
                        </a:xfrm>
                      </wpg:grpSpPr>
                      <wps:wsp>
                        <wps:cNvPr id="198" name="Graphic 198"/>
                        <wps:cNvSpPr/>
                        <wps:spPr>
                          <a:xfrm>
                            <a:off x="3557" y="3557"/>
                            <a:ext cx="6937375" cy="583565"/>
                          </a:xfrm>
                          <a:custGeom>
                            <a:avLst/>
                            <a:gdLst/>
                            <a:ahLst/>
                            <a:cxnLst/>
                            <a:rect l="l" t="t" r="r" b="b"/>
                            <a:pathLst>
                              <a:path w="6937375" h="583565">
                                <a:moveTo>
                                  <a:pt x="0" y="572753"/>
                                </a:moveTo>
                                <a:lnTo>
                                  <a:pt x="0" y="10672"/>
                                </a:lnTo>
                                <a:lnTo>
                                  <a:pt x="0" y="7719"/>
                                </a:lnTo>
                                <a:lnTo>
                                  <a:pt x="1041" y="5203"/>
                                </a:lnTo>
                                <a:lnTo>
                                  <a:pt x="3125" y="3119"/>
                                </a:lnTo>
                                <a:lnTo>
                                  <a:pt x="5209" y="1042"/>
                                </a:lnTo>
                                <a:lnTo>
                                  <a:pt x="7725" y="0"/>
                                </a:lnTo>
                                <a:lnTo>
                                  <a:pt x="10672" y="0"/>
                                </a:lnTo>
                                <a:lnTo>
                                  <a:pt x="6926398" y="0"/>
                                </a:lnTo>
                                <a:lnTo>
                                  <a:pt x="6929345" y="0"/>
                                </a:lnTo>
                                <a:lnTo>
                                  <a:pt x="6931860" y="1042"/>
                                </a:lnTo>
                                <a:lnTo>
                                  <a:pt x="6933944" y="3119"/>
                                </a:lnTo>
                                <a:lnTo>
                                  <a:pt x="6936028" y="5203"/>
                                </a:lnTo>
                                <a:lnTo>
                                  <a:pt x="6937070" y="7719"/>
                                </a:lnTo>
                                <a:lnTo>
                                  <a:pt x="6937071" y="10672"/>
                                </a:lnTo>
                                <a:lnTo>
                                  <a:pt x="6937071" y="572753"/>
                                </a:lnTo>
                                <a:lnTo>
                                  <a:pt x="6937070" y="575699"/>
                                </a:lnTo>
                                <a:lnTo>
                                  <a:pt x="6936028" y="578214"/>
                                </a:lnTo>
                                <a:lnTo>
                                  <a:pt x="6933944" y="580292"/>
                                </a:lnTo>
                                <a:lnTo>
                                  <a:pt x="6931860" y="582376"/>
                                </a:lnTo>
                                <a:lnTo>
                                  <a:pt x="6929345" y="583418"/>
                                </a:lnTo>
                                <a:lnTo>
                                  <a:pt x="6926398" y="583425"/>
                                </a:lnTo>
                                <a:lnTo>
                                  <a:pt x="10672" y="583425"/>
                                </a:lnTo>
                                <a:lnTo>
                                  <a:pt x="7725" y="583418"/>
                                </a:lnTo>
                                <a:lnTo>
                                  <a:pt x="5209" y="582376"/>
                                </a:lnTo>
                                <a:lnTo>
                                  <a:pt x="3125" y="580292"/>
                                </a:lnTo>
                                <a:lnTo>
                                  <a:pt x="1041" y="578214"/>
                                </a:lnTo>
                                <a:lnTo>
                                  <a:pt x="0" y="575699"/>
                                </a:lnTo>
                                <a:lnTo>
                                  <a:pt x="0" y="572753"/>
                                </a:lnTo>
                                <a:close/>
                              </a:path>
                            </a:pathLst>
                          </a:custGeom>
                          <a:ln w="7114">
                            <a:solidFill>
                              <a:srgbClr val="CAD0D6"/>
                            </a:solidFill>
                            <a:prstDash val="solid"/>
                          </a:ln>
                        </wps:spPr>
                        <wps:bodyPr wrap="square" lIns="0" tIns="0" rIns="0" bIns="0" rtlCol="0">
                          <a:noAutofit/>
                        </wps:bodyPr>
                      </wps:wsp>
                      <wps:wsp>
                        <wps:cNvPr id="199" name="Graphic 199"/>
                        <wps:cNvSpPr/>
                        <wps:spPr>
                          <a:xfrm>
                            <a:off x="60477" y="401994"/>
                            <a:ext cx="448309" cy="128270"/>
                          </a:xfrm>
                          <a:custGeom>
                            <a:avLst/>
                            <a:gdLst/>
                            <a:ahLst/>
                            <a:cxnLst/>
                            <a:rect l="l" t="t" r="r" b="b"/>
                            <a:pathLst>
                              <a:path w="448309" h="128270">
                                <a:moveTo>
                                  <a:pt x="0" y="74706"/>
                                </a:moveTo>
                                <a:lnTo>
                                  <a:pt x="0" y="53362"/>
                                </a:lnTo>
                                <a:lnTo>
                                  <a:pt x="0" y="49852"/>
                                </a:lnTo>
                                <a:lnTo>
                                  <a:pt x="341" y="46385"/>
                                </a:lnTo>
                                <a:lnTo>
                                  <a:pt x="1025" y="42946"/>
                                </a:lnTo>
                                <a:lnTo>
                                  <a:pt x="1708" y="39507"/>
                                </a:lnTo>
                                <a:lnTo>
                                  <a:pt x="2721" y="36165"/>
                                </a:lnTo>
                                <a:lnTo>
                                  <a:pt x="4061" y="32934"/>
                                </a:lnTo>
                                <a:lnTo>
                                  <a:pt x="5402" y="29696"/>
                                </a:lnTo>
                                <a:lnTo>
                                  <a:pt x="7046" y="26625"/>
                                </a:lnTo>
                                <a:lnTo>
                                  <a:pt x="8993" y="23714"/>
                                </a:lnTo>
                                <a:lnTo>
                                  <a:pt x="10939" y="20802"/>
                                </a:lnTo>
                                <a:lnTo>
                                  <a:pt x="42951" y="1028"/>
                                </a:lnTo>
                                <a:lnTo>
                                  <a:pt x="46388" y="340"/>
                                </a:lnTo>
                                <a:lnTo>
                                  <a:pt x="49858" y="0"/>
                                </a:lnTo>
                                <a:lnTo>
                                  <a:pt x="53362" y="0"/>
                                </a:lnTo>
                                <a:lnTo>
                                  <a:pt x="394879" y="0"/>
                                </a:lnTo>
                                <a:lnTo>
                                  <a:pt x="398383" y="0"/>
                                </a:lnTo>
                                <a:lnTo>
                                  <a:pt x="401853" y="340"/>
                                </a:lnTo>
                                <a:lnTo>
                                  <a:pt x="405289" y="1028"/>
                                </a:lnTo>
                                <a:lnTo>
                                  <a:pt x="408726" y="1709"/>
                                </a:lnTo>
                                <a:lnTo>
                                  <a:pt x="439248" y="23714"/>
                                </a:lnTo>
                                <a:lnTo>
                                  <a:pt x="441194" y="26625"/>
                                </a:lnTo>
                                <a:lnTo>
                                  <a:pt x="442838" y="29696"/>
                                </a:lnTo>
                                <a:lnTo>
                                  <a:pt x="444179" y="32934"/>
                                </a:lnTo>
                                <a:lnTo>
                                  <a:pt x="445520" y="36165"/>
                                </a:lnTo>
                                <a:lnTo>
                                  <a:pt x="446532" y="39507"/>
                                </a:lnTo>
                                <a:lnTo>
                                  <a:pt x="447216" y="42946"/>
                                </a:lnTo>
                                <a:lnTo>
                                  <a:pt x="447899" y="46385"/>
                                </a:lnTo>
                                <a:lnTo>
                                  <a:pt x="448241" y="49852"/>
                                </a:lnTo>
                                <a:lnTo>
                                  <a:pt x="448241" y="53362"/>
                                </a:lnTo>
                                <a:lnTo>
                                  <a:pt x="448241" y="74706"/>
                                </a:lnTo>
                                <a:lnTo>
                                  <a:pt x="448241" y="78216"/>
                                </a:lnTo>
                                <a:lnTo>
                                  <a:pt x="447899" y="81683"/>
                                </a:lnTo>
                                <a:lnTo>
                                  <a:pt x="447216" y="85115"/>
                                </a:lnTo>
                                <a:lnTo>
                                  <a:pt x="446532" y="88547"/>
                                </a:lnTo>
                                <a:lnTo>
                                  <a:pt x="445520" y="91883"/>
                                </a:lnTo>
                                <a:lnTo>
                                  <a:pt x="444179" y="95114"/>
                                </a:lnTo>
                                <a:lnTo>
                                  <a:pt x="442838" y="98351"/>
                                </a:lnTo>
                                <a:lnTo>
                                  <a:pt x="441194" y="101422"/>
                                </a:lnTo>
                                <a:lnTo>
                                  <a:pt x="439248" y="104334"/>
                                </a:lnTo>
                                <a:lnTo>
                                  <a:pt x="437301" y="107252"/>
                                </a:lnTo>
                                <a:lnTo>
                                  <a:pt x="435089" y="109955"/>
                                </a:lnTo>
                                <a:lnTo>
                                  <a:pt x="432612" y="112435"/>
                                </a:lnTo>
                                <a:lnTo>
                                  <a:pt x="430134" y="114916"/>
                                </a:lnTo>
                                <a:lnTo>
                                  <a:pt x="415300" y="123997"/>
                                </a:lnTo>
                                <a:lnTo>
                                  <a:pt x="412063" y="125338"/>
                                </a:lnTo>
                                <a:lnTo>
                                  <a:pt x="394879" y="128069"/>
                                </a:lnTo>
                                <a:lnTo>
                                  <a:pt x="53362" y="128069"/>
                                </a:lnTo>
                                <a:lnTo>
                                  <a:pt x="32941" y="123997"/>
                                </a:lnTo>
                                <a:lnTo>
                                  <a:pt x="29704" y="122656"/>
                                </a:lnTo>
                                <a:lnTo>
                                  <a:pt x="15629" y="112435"/>
                                </a:lnTo>
                                <a:lnTo>
                                  <a:pt x="13151" y="109955"/>
                                </a:lnTo>
                                <a:lnTo>
                                  <a:pt x="10939" y="107252"/>
                                </a:lnTo>
                                <a:lnTo>
                                  <a:pt x="8993" y="104340"/>
                                </a:lnTo>
                                <a:lnTo>
                                  <a:pt x="7046" y="101429"/>
                                </a:lnTo>
                                <a:lnTo>
                                  <a:pt x="5402" y="98351"/>
                                </a:lnTo>
                                <a:lnTo>
                                  <a:pt x="4061" y="95114"/>
                                </a:lnTo>
                                <a:lnTo>
                                  <a:pt x="2721" y="91883"/>
                                </a:lnTo>
                                <a:lnTo>
                                  <a:pt x="1708" y="88547"/>
                                </a:lnTo>
                                <a:lnTo>
                                  <a:pt x="1025" y="85115"/>
                                </a:lnTo>
                                <a:lnTo>
                                  <a:pt x="341" y="81683"/>
                                </a:lnTo>
                                <a:lnTo>
                                  <a:pt x="0" y="78216"/>
                                </a:lnTo>
                                <a:lnTo>
                                  <a:pt x="0" y="74706"/>
                                </a:lnTo>
                                <a:close/>
                              </a:path>
                            </a:pathLst>
                          </a:custGeom>
                          <a:ln w="7114">
                            <a:solidFill>
                              <a:srgbClr val="000000"/>
                            </a:solidFill>
                            <a:prstDash val="solid"/>
                          </a:ln>
                        </wps:spPr>
                        <wps:bodyPr wrap="square" lIns="0" tIns="0" rIns="0" bIns="0" rtlCol="0">
                          <a:noAutofit/>
                        </wps:bodyPr>
                      </wps:wsp>
                      <wps:wsp>
                        <wps:cNvPr id="200" name="Textbox 200"/>
                        <wps:cNvSpPr txBox="1"/>
                        <wps:spPr>
                          <a:xfrm>
                            <a:off x="10977" y="9196"/>
                            <a:ext cx="6922770" cy="572770"/>
                          </a:xfrm>
                          <a:prstGeom prst="rect">
                            <a:avLst/>
                          </a:prstGeom>
                        </wps:spPr>
                        <wps:txbx>
                          <w:txbxContent>
                            <w:p>
                              <w:pPr>
                                <w:spacing w:before="38" w:line="333" w:lineRule="auto"/>
                                <w:ind w:left="77" w:right="9784"/>
                                <w:rPr>
                                  <w:b/>
                                  <w:sz w:val="12"/>
                                </w:rPr>
                              </w:pPr>
                              <w:r>
                                <w:rPr>
                                  <w:b/>
                                  <w:color w:val="1C2025"/>
                                  <w:sz w:val="13"/>
                                </w:rPr>
                                <w:t>Question</w:t>
                              </w:r>
                              <w:r>
                                <w:rPr>
                                  <w:b/>
                                  <w:color w:val="1C2025"/>
                                  <w:spacing w:val="-3"/>
                                  <w:sz w:val="13"/>
                                </w:rPr>
                                <w:t xml:space="preserve"> </w:t>
                              </w:r>
                              <w:r>
                                <w:rPr>
                                  <w:b/>
                                  <w:color w:val="1C2025"/>
                                  <w:sz w:val="20"/>
                                </w:rPr>
                                <w:t xml:space="preserve">21 </w:t>
                              </w:r>
                              <w:r>
                                <w:rPr>
                                  <w:color w:val="1C2025"/>
                                  <w:sz w:val="13"/>
                                </w:rPr>
                                <w:t>Not</w:t>
                              </w:r>
                              <w:r>
                                <w:rPr>
                                  <w:color w:val="1C2025"/>
                                  <w:spacing w:val="-5"/>
                                  <w:sz w:val="13"/>
                                </w:rPr>
                                <w:t xml:space="preserve"> </w:t>
                              </w:r>
                              <w:r>
                                <w:rPr>
                                  <w:color w:val="1C2025"/>
                                  <w:sz w:val="13"/>
                                </w:rPr>
                                <w:t>yet</w:t>
                              </w:r>
                              <w:r>
                                <w:rPr>
                                  <w:color w:val="1C2025"/>
                                  <w:spacing w:val="-5"/>
                                  <w:sz w:val="13"/>
                                </w:rPr>
                                <w:t xml:space="preserve"> </w:t>
                              </w:r>
                              <w:r>
                                <w:rPr>
                                  <w:color w:val="1C2025"/>
                                  <w:sz w:val="13"/>
                                </w:rPr>
                                <w:t>answered</w:t>
                              </w:r>
                              <w:r>
                                <w:rPr>
                                  <w:color w:val="1C2025"/>
                                  <w:spacing w:val="40"/>
                                  <w:sz w:val="13"/>
                                </w:rPr>
                                <w:t xml:space="preserve"> </w:t>
                              </w:r>
                              <w:r>
                                <w:rPr>
                                  <w:b/>
                                  <w:color w:val="A5A5A6"/>
                                  <w:sz w:val="12"/>
                                </w:rPr>
                                <w:t>v1</w:t>
                              </w:r>
                              <w:r>
                                <w:rPr>
                                  <w:b/>
                                  <w:color w:val="A5A5A6"/>
                                  <w:spacing w:val="-6"/>
                                  <w:sz w:val="12"/>
                                </w:rPr>
                                <w:t xml:space="preserve"> </w:t>
                              </w:r>
                              <w:r>
                                <w:rPr>
                                  <w:b/>
                                  <w:color w:val="A5A5A6"/>
                                  <w:sz w:val="12"/>
                                </w:rPr>
                                <w:t>(latest)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4.3pt;height:46.5pt;width:546.8pt;mso-position-horizontal-relative:page;mso-wrap-distance-bottom:0pt;mso-wrap-distance-top:0pt;z-index:-251511808;mso-width-relative:page;mso-height-relative:page;" coordsize="6944359,590550" o:gfxdata="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">
                <o:lock v:ext="edit" aspectratio="f"/>
                <v:shape id="Graphic 198" o:spid="_x0000_s1026" o:spt="100" style="position:absolute;left:3557;top:3557;height:583565;width:6937375;" filled="f" stroked="t" coordsize="6937375,583565" o:gfxdata="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hogILsAAADc&#10;AAAADwAAAAAAAAABACAAAAAiAAAAZHJzL2Rvd25yZXYueG1sUEsBAhQAFAAAAAgAh07iQDMvBZ47&#10;AAAAOQAAABAAAAAAAAAAAQAgAAAACgEAAGRycy9zaGFwZXhtbC54bWxQSwUGAAAAAAYABgBbAQAA&#10;tAMAAAAA&#10;" path="m0,572753l0,10672,0,7719,1041,5203,3125,3119,5209,1042,7725,0,10672,0,6926398,0,6929345,0,6931860,1042,6933944,3119,6936028,5203,6937070,7719,6937071,10672,6937071,572753,6937070,575699,6936028,578214,6933944,580292,6931860,582376,6929345,583418,6926398,583425,10672,583425,7725,583418,5209,582376,3125,580292,1041,578214,0,575699,0,572753xe">
                  <v:fill on="f" focussize="0,0"/>
                  <v:stroke weight="0.560157480314961pt" color="#CAD0D6" joinstyle="round"/>
                  <v:imagedata o:title=""/>
                  <o:lock v:ext="edit" aspectratio="f"/>
                  <v:textbox inset="0mm,0mm,0mm,0mm"/>
                </v:shape>
                <v:shape id="Graphic 199" o:spid="_x0000_s1026" o:spt="100" style="position:absolute;left:60477;top:401994;height:128270;width:448309;" filled="f" stroked="t" coordsize="448309,128270" o:gfxdata="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4iQwsugAAANwA&#10;AAAPAAAAAAAAAAEAIAAAACIAAABkcnMvZG93bnJldi54bWxQSwECFAAUAAAACACHTuJAMy8FnjsA&#10;AAA5AAAAEAAAAAAAAAABACAAAAAJAQAAZHJzL3NoYXBleG1sLnhtbFBLBQYAAAAABgAGAFsBAACz&#10;AwAAAAA=&#10;" path="m0,74706l0,53362,0,49852,341,46385,1025,42946,1708,39507,2721,36165,4061,32934,5402,29696,7046,26625,8993,23714,10939,20802,42951,1028,46388,340,49858,0,53362,0,394879,0,398383,0,401853,340,405289,1028,408726,1709,439248,23714,441194,26625,442838,29696,444179,32934,445520,36165,446532,39507,447216,42946,447899,46385,448241,49852,448241,53362,448241,74706,448241,78216,447899,81683,447216,85115,446532,88547,445520,91883,444179,95114,442838,98351,441194,101422,439248,104334,437301,107252,435089,109955,432612,112435,430134,114916,415300,123997,412063,125338,394879,128069,53362,128069,32941,123997,29704,122656,15629,112435,13151,109955,10939,107252,8993,104340,7046,101429,5402,98351,4061,95114,2721,91883,1708,88547,1025,85115,341,81683,0,78216,0,74706xe">
                  <v:fill on="f" focussize="0,0"/>
                  <v:stroke weight="0.560157480314961pt" color="#000000" joinstyle="round"/>
                  <v:imagedata o:title=""/>
                  <o:lock v:ext="edit" aspectratio="f"/>
                  <v:textbox inset="0mm,0mm,0mm,0mm"/>
                </v:shape>
                <v:shape id="Textbox 200" o:spid="_x0000_s1026" o:spt="202" type="#_x0000_t202" style="position:absolute;left:10977;top:9196;height:572770;width:6922770;" filled="f" stroked="f" coordsize="21600,21600" o:gfxdata="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KU3H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38" w:line="333" w:lineRule="auto"/>
                          <w:ind w:left="77" w:right="9784"/>
                          <w:rPr>
                            <w:b/>
                            <w:sz w:val="12"/>
                          </w:rPr>
                        </w:pPr>
                        <w:r>
                          <w:rPr>
                            <w:b/>
                            <w:color w:val="1C2025"/>
                            <w:sz w:val="13"/>
                          </w:rPr>
                          <w:t>Question</w:t>
                        </w:r>
                        <w:r>
                          <w:rPr>
                            <w:b/>
                            <w:color w:val="1C2025"/>
                            <w:spacing w:val="-3"/>
                            <w:sz w:val="13"/>
                          </w:rPr>
                          <w:t xml:space="preserve"> </w:t>
                        </w:r>
                        <w:r>
                          <w:rPr>
                            <w:b/>
                            <w:color w:val="1C2025"/>
                            <w:sz w:val="20"/>
                          </w:rPr>
                          <w:t xml:space="preserve">21 </w:t>
                        </w:r>
                        <w:r>
                          <w:rPr>
                            <w:color w:val="1C2025"/>
                            <w:sz w:val="13"/>
                          </w:rPr>
                          <w:t>Not</w:t>
                        </w:r>
                        <w:r>
                          <w:rPr>
                            <w:color w:val="1C2025"/>
                            <w:spacing w:val="-5"/>
                            <w:sz w:val="13"/>
                          </w:rPr>
                          <w:t xml:space="preserve"> </w:t>
                        </w:r>
                        <w:r>
                          <w:rPr>
                            <w:color w:val="1C2025"/>
                            <w:sz w:val="13"/>
                          </w:rPr>
                          <w:t>yet</w:t>
                        </w:r>
                        <w:r>
                          <w:rPr>
                            <w:color w:val="1C2025"/>
                            <w:spacing w:val="-5"/>
                            <w:sz w:val="13"/>
                          </w:rPr>
                          <w:t xml:space="preserve"> </w:t>
                        </w:r>
                        <w:r>
                          <w:rPr>
                            <w:color w:val="1C2025"/>
                            <w:sz w:val="13"/>
                          </w:rPr>
                          <w:t>answered</w:t>
                        </w:r>
                        <w:r>
                          <w:rPr>
                            <w:color w:val="1C2025"/>
                            <w:spacing w:val="40"/>
                            <w:sz w:val="13"/>
                          </w:rPr>
                          <w:t xml:space="preserve"> </w:t>
                        </w:r>
                        <w:r>
                          <w:rPr>
                            <w:b/>
                            <w:color w:val="A5A5A6"/>
                            <w:sz w:val="12"/>
                          </w:rPr>
                          <w:t>v1</w:t>
                        </w:r>
                        <w:r>
                          <w:rPr>
                            <w:b/>
                            <w:color w:val="A5A5A6"/>
                            <w:spacing w:val="-6"/>
                            <w:sz w:val="12"/>
                          </w:rPr>
                          <w:t xml:space="preserve"> </w:t>
                        </w:r>
                        <w:r>
                          <w:rPr>
                            <w:b/>
                            <w:color w:val="A5A5A6"/>
                            <w:sz w:val="12"/>
                          </w:rPr>
                          <w:t>(latest)</w:t>
                        </w:r>
                      </w:p>
                    </w:txbxContent>
                  </v:textbox>
                </v:shape>
                <w10:wrap type="topAndBottom"/>
              </v:group>
            </w:pict>
          </mc:Fallback>
        </mc:AlternateContent>
      </w:r>
    </w:p>
    <w:p>
      <w:pPr>
        <w:pStyle w:val="4"/>
        <w:rPr>
          <w:rFonts w:ascii="Arial MT"/>
        </w:rPr>
      </w:pPr>
    </w:p>
    <w:p>
      <w:pPr>
        <w:pStyle w:val="4"/>
        <w:spacing w:before="86"/>
        <w:rPr>
          <w:rFonts w:ascii="Arial MT"/>
        </w:rPr>
      </w:pPr>
    </w:p>
    <w:p>
      <w:pPr>
        <w:pStyle w:val="4"/>
        <w:spacing w:before="1"/>
        <w:ind w:left="468"/>
      </w:pPr>
      <w:r>
        <w:rPr>
          <w:color w:val="001A1D"/>
          <w:w w:val="105"/>
        </w:rPr>
        <w:t>Tấn</w:t>
      </w:r>
      <w:r>
        <w:rPr>
          <w:color w:val="001A1D"/>
          <w:spacing w:val="-5"/>
          <w:w w:val="105"/>
        </w:rPr>
        <w:t xml:space="preserve"> </w:t>
      </w:r>
      <w:r>
        <w:rPr>
          <w:color w:val="001A1D"/>
          <w:w w:val="105"/>
        </w:rPr>
        <w:t>công</w:t>
      </w:r>
      <w:r>
        <w:rPr>
          <w:color w:val="001A1D"/>
          <w:spacing w:val="-5"/>
          <w:w w:val="105"/>
        </w:rPr>
        <w:t xml:space="preserve"> </w:t>
      </w:r>
      <w:r>
        <w:rPr>
          <w:color w:val="001A1D"/>
          <w:w w:val="105"/>
        </w:rPr>
        <w:t>một</w:t>
      </w:r>
      <w:r>
        <w:rPr>
          <w:color w:val="001A1D"/>
          <w:spacing w:val="-4"/>
          <w:w w:val="105"/>
        </w:rPr>
        <w:t xml:space="preserve"> </w:t>
      </w:r>
      <w:r>
        <w:rPr>
          <w:color w:val="001A1D"/>
          <w:w w:val="105"/>
        </w:rPr>
        <w:t>máy</w:t>
      </w:r>
      <w:r>
        <w:rPr>
          <w:color w:val="001A1D"/>
          <w:spacing w:val="-5"/>
          <w:w w:val="105"/>
        </w:rPr>
        <w:t xml:space="preserve"> </w:t>
      </w:r>
      <w:r>
        <w:rPr>
          <w:color w:val="001A1D"/>
          <w:w w:val="105"/>
        </w:rPr>
        <w:t>tính</w:t>
      </w:r>
      <w:r>
        <w:rPr>
          <w:color w:val="001A1D"/>
          <w:spacing w:val="-4"/>
          <w:w w:val="105"/>
        </w:rPr>
        <w:t xml:space="preserve"> </w:t>
      </w:r>
      <w:r>
        <w:rPr>
          <w:color w:val="001A1D"/>
          <w:w w:val="105"/>
        </w:rPr>
        <w:t>bằng</w:t>
      </w:r>
      <w:r>
        <w:rPr>
          <w:color w:val="001A1D"/>
          <w:spacing w:val="-5"/>
          <w:w w:val="105"/>
        </w:rPr>
        <w:t xml:space="preserve"> </w:t>
      </w:r>
      <w:r>
        <w:rPr>
          <w:color w:val="001A1D"/>
          <w:w w:val="105"/>
        </w:rPr>
        <w:t>cách</w:t>
      </w:r>
      <w:r>
        <w:rPr>
          <w:color w:val="001A1D"/>
          <w:spacing w:val="-5"/>
          <w:w w:val="105"/>
        </w:rPr>
        <w:t xml:space="preserve"> </w:t>
      </w:r>
      <w:r>
        <w:rPr>
          <w:color w:val="001A1D"/>
          <w:w w:val="105"/>
        </w:rPr>
        <w:t>gửi</w:t>
      </w:r>
      <w:r>
        <w:rPr>
          <w:color w:val="001A1D"/>
          <w:spacing w:val="-4"/>
          <w:w w:val="105"/>
        </w:rPr>
        <w:t xml:space="preserve"> </w:t>
      </w:r>
      <w:r>
        <w:rPr>
          <w:color w:val="001A1D"/>
          <w:w w:val="105"/>
        </w:rPr>
        <w:t>các</w:t>
      </w:r>
      <w:r>
        <w:rPr>
          <w:color w:val="001A1D"/>
          <w:spacing w:val="-5"/>
          <w:w w:val="105"/>
        </w:rPr>
        <w:t xml:space="preserve"> </w:t>
      </w:r>
      <w:r>
        <w:rPr>
          <w:color w:val="001A1D"/>
          <w:w w:val="105"/>
        </w:rPr>
        <w:t>gói</w:t>
      </w:r>
      <w:r>
        <w:rPr>
          <w:color w:val="001A1D"/>
          <w:spacing w:val="-4"/>
          <w:w w:val="105"/>
        </w:rPr>
        <w:t xml:space="preserve"> </w:t>
      </w:r>
      <w:r>
        <w:rPr>
          <w:color w:val="001A1D"/>
          <w:w w:val="105"/>
        </w:rPr>
        <w:t>TCP</w:t>
      </w:r>
      <w:r>
        <w:rPr>
          <w:color w:val="001A1D"/>
          <w:spacing w:val="-5"/>
          <w:w w:val="105"/>
        </w:rPr>
        <w:t xml:space="preserve"> </w:t>
      </w:r>
      <w:r>
        <w:rPr>
          <w:color w:val="001A1D"/>
          <w:w w:val="105"/>
        </w:rPr>
        <w:t>handshake</w:t>
      </w:r>
      <w:r>
        <w:rPr>
          <w:color w:val="001A1D"/>
          <w:spacing w:val="-5"/>
          <w:w w:val="105"/>
        </w:rPr>
        <w:t xml:space="preserve"> </w:t>
      </w:r>
      <w:r>
        <w:rPr>
          <w:color w:val="001A1D"/>
          <w:w w:val="105"/>
        </w:rPr>
        <w:t>không</w:t>
      </w:r>
      <w:r>
        <w:rPr>
          <w:color w:val="001A1D"/>
          <w:spacing w:val="-4"/>
          <w:w w:val="105"/>
        </w:rPr>
        <w:t xml:space="preserve"> </w:t>
      </w:r>
      <w:r>
        <w:rPr>
          <w:color w:val="001A1D"/>
          <w:w w:val="105"/>
        </w:rPr>
        <w:t>đúng</w:t>
      </w:r>
      <w:r>
        <w:rPr>
          <w:color w:val="001A1D"/>
          <w:spacing w:val="-5"/>
          <w:w w:val="105"/>
        </w:rPr>
        <w:t xml:space="preserve"> </w:t>
      </w:r>
      <w:r>
        <w:rPr>
          <w:color w:val="001A1D"/>
          <w:w w:val="105"/>
        </w:rPr>
        <w:t>thứ</w:t>
      </w:r>
      <w:r>
        <w:rPr>
          <w:color w:val="001A1D"/>
          <w:spacing w:val="-4"/>
          <w:w w:val="105"/>
        </w:rPr>
        <w:t xml:space="preserve"> </w:t>
      </w:r>
      <w:r>
        <w:rPr>
          <w:color w:val="001A1D"/>
          <w:w w:val="105"/>
        </w:rPr>
        <w:t>tự</w:t>
      </w:r>
      <w:r>
        <w:rPr>
          <w:color w:val="001A1D"/>
          <w:spacing w:val="-5"/>
          <w:w w:val="105"/>
        </w:rPr>
        <w:t xml:space="preserve"> </w:t>
      </w:r>
      <w:r>
        <w:rPr>
          <w:color w:val="001A1D"/>
          <w:w w:val="105"/>
        </w:rPr>
        <w:t>đến</w:t>
      </w:r>
      <w:r>
        <w:rPr>
          <w:color w:val="001A1D"/>
          <w:spacing w:val="-4"/>
          <w:w w:val="105"/>
        </w:rPr>
        <w:t xml:space="preserve"> </w:t>
      </w:r>
      <w:r>
        <w:rPr>
          <w:color w:val="001A1D"/>
          <w:w w:val="105"/>
        </w:rPr>
        <w:t>đích</w:t>
      </w:r>
      <w:r>
        <w:rPr>
          <w:color w:val="001A1D"/>
          <w:spacing w:val="-5"/>
          <w:w w:val="105"/>
        </w:rPr>
        <w:t xml:space="preserve"> </w:t>
      </w:r>
      <w:r>
        <w:rPr>
          <w:color w:val="001A1D"/>
          <w:w w:val="105"/>
        </w:rPr>
        <w:t>(wrong</w:t>
      </w:r>
      <w:r>
        <w:rPr>
          <w:color w:val="001A1D"/>
          <w:spacing w:val="-5"/>
          <w:w w:val="105"/>
        </w:rPr>
        <w:t xml:space="preserve"> </w:t>
      </w:r>
      <w:r>
        <w:rPr>
          <w:color w:val="001A1D"/>
          <w:w w:val="105"/>
        </w:rPr>
        <w:t>order)</w:t>
      </w:r>
      <w:r>
        <w:rPr>
          <w:color w:val="001A1D"/>
          <w:spacing w:val="-4"/>
          <w:w w:val="105"/>
        </w:rPr>
        <w:t xml:space="preserve"> </w:t>
      </w:r>
      <w:r>
        <w:rPr>
          <w:color w:val="001A1D"/>
          <w:w w:val="105"/>
        </w:rPr>
        <w:t>xảy</w:t>
      </w:r>
      <w:r>
        <w:rPr>
          <w:color w:val="001A1D"/>
          <w:spacing w:val="-5"/>
          <w:w w:val="105"/>
        </w:rPr>
        <w:t xml:space="preserve"> </w:t>
      </w:r>
      <w:r>
        <w:rPr>
          <w:color w:val="001A1D"/>
          <w:w w:val="105"/>
        </w:rPr>
        <w:t>ra</w:t>
      </w:r>
      <w:r>
        <w:rPr>
          <w:color w:val="001A1D"/>
          <w:spacing w:val="-4"/>
          <w:w w:val="105"/>
        </w:rPr>
        <w:t xml:space="preserve"> </w:t>
      </w:r>
      <w:r>
        <w:rPr>
          <w:color w:val="001A1D"/>
          <w:w w:val="105"/>
        </w:rPr>
        <w:t>ở</w:t>
      </w:r>
      <w:r>
        <w:rPr>
          <w:color w:val="001A1D"/>
          <w:spacing w:val="-5"/>
          <w:w w:val="105"/>
        </w:rPr>
        <w:t xml:space="preserve"> </w:t>
      </w:r>
      <w:r>
        <w:rPr>
          <w:color w:val="001A1D"/>
          <w:w w:val="105"/>
        </w:rPr>
        <w:t>tầng</w:t>
      </w:r>
      <w:r>
        <w:rPr>
          <w:color w:val="001A1D"/>
          <w:spacing w:val="-5"/>
          <w:w w:val="105"/>
        </w:rPr>
        <w:t xml:space="preserve"> </w:t>
      </w:r>
      <w:r>
        <w:rPr>
          <w:color w:val="001A1D"/>
          <w:spacing w:val="-4"/>
          <w:w w:val="105"/>
        </w:rPr>
        <w:t>nào?</w:t>
      </w:r>
    </w:p>
    <w:p>
      <w:pPr>
        <w:pStyle w:val="4"/>
        <w:spacing w:before="123"/>
      </w:pPr>
    </w:p>
    <w:p>
      <w:pPr>
        <w:pStyle w:val="5"/>
        <w:numPr>
          <w:ilvl w:val="0"/>
          <w:numId w:val="56"/>
        </w:numPr>
        <w:tabs>
          <w:tab w:val="left" w:pos="1098"/>
        </w:tabs>
        <w:spacing w:before="0"/>
        <w:ind w:left="1098" w:hanging="294"/>
        <w:rPr>
          <w:sz w:val="16"/>
        </w:rPr>
      </w:pPr>
      <w:r>
        <w:drawing>
          <wp:anchor distT="0" distB="0" distL="0" distR="0" simplePos="0" relativeHeight="251713536"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201" name="Image 201"/>
            <wp:cNvGraphicFramePr/>
            <a:graphic xmlns:a="http://schemas.openxmlformats.org/drawingml/2006/main">
              <a:graphicData uri="http://schemas.openxmlformats.org/drawingml/2006/picture">
                <pic:pic xmlns:pic="http://schemas.openxmlformats.org/drawingml/2006/picture">
                  <pic:nvPicPr>
                    <pic:cNvPr id="201" name="Image 201"/>
                    <pic:cNvPicPr/>
                  </pic:nvPicPr>
                  <pic:blipFill>
                    <a:blip r:embed="rId197" cstate="print"/>
                    <a:stretch>
                      <a:fillRect/>
                    </a:stretch>
                  </pic:blipFill>
                  <pic:spPr>
                    <a:xfrm>
                      <a:off x="0" y="0"/>
                      <a:ext cx="92494" cy="92494"/>
                    </a:xfrm>
                    <a:prstGeom prst="rect">
                      <a:avLst/>
                    </a:prstGeom>
                  </pic:spPr>
                </pic:pic>
              </a:graphicData>
            </a:graphic>
          </wp:anchor>
        </w:drawing>
      </w:r>
      <w:r>
        <w:rPr>
          <w:color w:val="001A1D"/>
          <w:w w:val="105"/>
          <w:sz w:val="16"/>
        </w:rPr>
        <w:t>Network</w:t>
      </w:r>
      <w:r>
        <w:rPr>
          <w:color w:val="001A1D"/>
          <w:spacing w:val="-8"/>
          <w:w w:val="105"/>
          <w:sz w:val="16"/>
        </w:rPr>
        <w:t xml:space="preserve"> </w:t>
      </w:r>
      <w:r>
        <w:rPr>
          <w:color w:val="001A1D"/>
          <w:w w:val="105"/>
          <w:sz w:val="16"/>
        </w:rPr>
        <w:t>Interface</w:t>
      </w:r>
      <w:r>
        <w:rPr>
          <w:color w:val="001A1D"/>
          <w:spacing w:val="-7"/>
          <w:w w:val="105"/>
          <w:sz w:val="16"/>
        </w:rPr>
        <w:t xml:space="preserve"> </w:t>
      </w:r>
      <w:r>
        <w:rPr>
          <w:color w:val="001A1D"/>
          <w:spacing w:val="-2"/>
          <w:w w:val="105"/>
          <w:sz w:val="16"/>
        </w:rPr>
        <w:t>layer</w:t>
      </w:r>
    </w:p>
    <w:p>
      <w:pPr>
        <w:pStyle w:val="5"/>
        <w:numPr>
          <w:ilvl w:val="0"/>
          <w:numId w:val="56"/>
        </w:numPr>
        <w:tabs>
          <w:tab w:val="left" w:pos="1098"/>
        </w:tabs>
        <w:ind w:left="1098" w:hanging="294"/>
        <w:rPr>
          <w:sz w:val="16"/>
        </w:rPr>
      </w:pPr>
      <w:r>
        <w:drawing>
          <wp:anchor distT="0" distB="0" distL="0" distR="0" simplePos="0" relativeHeight="251713536"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202" name="Image 202"/>
            <wp:cNvGraphicFramePr/>
            <a:graphic xmlns:a="http://schemas.openxmlformats.org/drawingml/2006/main">
              <a:graphicData uri="http://schemas.openxmlformats.org/drawingml/2006/picture">
                <pic:pic xmlns:pic="http://schemas.openxmlformats.org/drawingml/2006/picture">
                  <pic:nvPicPr>
                    <pic:cNvPr id="202" name="Image 202"/>
                    <pic:cNvPicPr/>
                  </pic:nvPicPr>
                  <pic:blipFill>
                    <a:blip r:embed="rId198" cstate="print"/>
                    <a:stretch>
                      <a:fillRect/>
                    </a:stretch>
                  </pic:blipFill>
                  <pic:spPr>
                    <a:xfrm>
                      <a:off x="0" y="0"/>
                      <a:ext cx="92494" cy="92494"/>
                    </a:xfrm>
                    <a:prstGeom prst="rect">
                      <a:avLst/>
                    </a:prstGeom>
                  </pic:spPr>
                </pic:pic>
              </a:graphicData>
            </a:graphic>
          </wp:anchor>
        </w:drawing>
      </w:r>
      <w:r>
        <w:rPr>
          <w:color w:val="001A1D"/>
          <w:w w:val="105"/>
          <w:sz w:val="16"/>
        </w:rPr>
        <w:t>Application</w:t>
      </w:r>
      <w:r>
        <w:rPr>
          <w:color w:val="001A1D"/>
          <w:spacing w:val="-10"/>
          <w:w w:val="105"/>
          <w:sz w:val="16"/>
        </w:rPr>
        <w:t xml:space="preserve"> </w:t>
      </w:r>
      <w:r>
        <w:rPr>
          <w:color w:val="001A1D"/>
          <w:spacing w:val="-2"/>
          <w:w w:val="105"/>
          <w:sz w:val="16"/>
        </w:rPr>
        <w:t>layer</w:t>
      </w:r>
    </w:p>
    <w:p>
      <w:pPr>
        <w:pStyle w:val="5"/>
        <w:numPr>
          <w:ilvl w:val="0"/>
          <w:numId w:val="56"/>
        </w:numPr>
        <w:tabs>
          <w:tab w:val="left" w:pos="1098"/>
        </w:tabs>
        <w:ind w:left="1098" w:hanging="294"/>
        <w:rPr>
          <w:sz w:val="16"/>
        </w:rPr>
      </w:pPr>
      <w:r>
        <w:drawing>
          <wp:anchor distT="0" distB="0" distL="0" distR="0" simplePos="0" relativeHeight="251714560"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203" name="Image 203"/>
            <wp:cNvGraphicFramePr/>
            <a:graphic xmlns:a="http://schemas.openxmlformats.org/drawingml/2006/main">
              <a:graphicData uri="http://schemas.openxmlformats.org/drawingml/2006/picture">
                <pic:pic xmlns:pic="http://schemas.openxmlformats.org/drawingml/2006/picture">
                  <pic:nvPicPr>
                    <pic:cNvPr id="203" name="Image 203"/>
                    <pic:cNvPicPr/>
                  </pic:nvPicPr>
                  <pic:blipFill>
                    <a:blip r:embed="rId199" cstate="print"/>
                    <a:stretch>
                      <a:fillRect/>
                    </a:stretch>
                  </pic:blipFill>
                  <pic:spPr>
                    <a:xfrm>
                      <a:off x="0" y="0"/>
                      <a:ext cx="92494" cy="92494"/>
                    </a:xfrm>
                    <a:prstGeom prst="rect">
                      <a:avLst/>
                    </a:prstGeom>
                  </pic:spPr>
                </pic:pic>
              </a:graphicData>
            </a:graphic>
          </wp:anchor>
        </w:drawing>
      </w:r>
      <w:r>
        <w:rPr>
          <w:color w:val="001A1D"/>
          <w:w w:val="105"/>
          <w:sz w:val="16"/>
        </w:rPr>
        <w:t>Network</w:t>
      </w:r>
      <w:r>
        <w:rPr>
          <w:color w:val="001A1D"/>
          <w:spacing w:val="-8"/>
          <w:w w:val="105"/>
          <w:sz w:val="16"/>
        </w:rPr>
        <w:t xml:space="preserve"> </w:t>
      </w:r>
      <w:r>
        <w:rPr>
          <w:color w:val="001A1D"/>
          <w:spacing w:val="-2"/>
          <w:w w:val="105"/>
          <w:sz w:val="16"/>
        </w:rPr>
        <w:t>layer</w:t>
      </w:r>
    </w:p>
    <w:p>
      <w:pPr>
        <w:pStyle w:val="5"/>
        <w:numPr>
          <w:ilvl w:val="0"/>
          <w:numId w:val="56"/>
        </w:numPr>
        <w:tabs>
          <w:tab w:val="left" w:pos="1098"/>
        </w:tabs>
        <w:spacing w:before="157"/>
        <w:ind w:left="1098" w:hanging="294"/>
        <w:rPr>
          <w:sz w:val="16"/>
        </w:rPr>
      </w:pPr>
      <w:r>
        <w:drawing>
          <wp:anchor distT="0" distB="0" distL="0" distR="0" simplePos="0" relativeHeight="251714560"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204" name="Image 204"/>
            <wp:cNvGraphicFramePr/>
            <a:graphic xmlns:a="http://schemas.openxmlformats.org/drawingml/2006/main">
              <a:graphicData uri="http://schemas.openxmlformats.org/drawingml/2006/picture">
                <pic:pic xmlns:pic="http://schemas.openxmlformats.org/drawingml/2006/picture">
                  <pic:nvPicPr>
                    <pic:cNvPr id="204" name="Image 204"/>
                    <pic:cNvPicPr/>
                  </pic:nvPicPr>
                  <pic:blipFill>
                    <a:blip r:embed="rId200" cstate="print"/>
                    <a:stretch>
                      <a:fillRect/>
                    </a:stretch>
                  </pic:blipFill>
                  <pic:spPr>
                    <a:xfrm>
                      <a:off x="0" y="0"/>
                      <a:ext cx="92494" cy="92494"/>
                    </a:xfrm>
                    <a:prstGeom prst="rect">
                      <a:avLst/>
                    </a:prstGeom>
                  </pic:spPr>
                </pic:pic>
              </a:graphicData>
            </a:graphic>
          </wp:anchor>
        </w:drawing>
      </w:r>
      <w:r>
        <w:rPr>
          <w:color w:val="001A1D"/>
          <w:w w:val="105"/>
          <w:sz w:val="16"/>
        </w:rPr>
        <w:t>Internet</w:t>
      </w:r>
      <w:r>
        <w:rPr>
          <w:color w:val="001A1D"/>
          <w:spacing w:val="-7"/>
          <w:w w:val="105"/>
          <w:sz w:val="16"/>
        </w:rPr>
        <w:t xml:space="preserve"> </w:t>
      </w:r>
      <w:r>
        <w:rPr>
          <w:color w:val="001A1D"/>
          <w:spacing w:val="-2"/>
          <w:w w:val="105"/>
          <w:sz w:val="16"/>
        </w:rPr>
        <w:t>layer</w:t>
      </w:r>
    </w:p>
    <w:p>
      <w:pPr>
        <w:pStyle w:val="5"/>
        <w:numPr>
          <w:ilvl w:val="0"/>
          <w:numId w:val="56"/>
        </w:numPr>
        <w:tabs>
          <w:tab w:val="left" w:pos="1098"/>
        </w:tabs>
        <w:spacing w:line="468" w:lineRule="auto"/>
        <w:ind w:left="793" w:right="9188" w:firstLine="11"/>
        <w:rPr>
          <w:sz w:val="16"/>
        </w:rPr>
      </w:pPr>
      <w:r>
        <w:drawing>
          <wp:anchor distT="0" distB="0" distL="0" distR="0" simplePos="0" relativeHeight="251715584"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205" name="Image 205"/>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201" cstate="print"/>
                    <a:stretch>
                      <a:fillRect/>
                    </a:stretch>
                  </pic:blipFill>
                  <pic:spPr>
                    <a:xfrm>
                      <a:off x="0" y="0"/>
                      <a:ext cx="92494" cy="92494"/>
                    </a:xfrm>
                    <a:prstGeom prst="rect">
                      <a:avLst/>
                    </a:prstGeom>
                  </pic:spPr>
                </pic:pic>
              </a:graphicData>
            </a:graphic>
          </wp:anchor>
        </w:drawing>
      </w:r>
      <w:r>
        <w:rPr>
          <w:color w:val="001A1D"/>
          <w:spacing w:val="-2"/>
          <w:w w:val="105"/>
          <w:sz w:val="16"/>
        </w:rPr>
        <w:t>Transport</w:t>
      </w:r>
      <w:r>
        <w:rPr>
          <w:color w:val="001A1D"/>
          <w:spacing w:val="-10"/>
          <w:w w:val="105"/>
          <w:sz w:val="16"/>
        </w:rPr>
        <w:t xml:space="preserve"> </w:t>
      </w:r>
      <w:r>
        <w:rPr>
          <w:color w:val="001A1D"/>
          <w:spacing w:val="-2"/>
          <w:w w:val="105"/>
          <w:sz w:val="16"/>
        </w:rPr>
        <w:t xml:space="preserve">layer </w:t>
      </w:r>
      <w:r>
        <w:rPr>
          <w:color w:val="0E6BBE"/>
          <w:w w:val="105"/>
          <w:sz w:val="16"/>
        </w:rPr>
        <w:t>Clear my choice</w:t>
      </w:r>
    </w:p>
    <w:p>
      <w:pPr>
        <w:pStyle w:val="4"/>
        <w:spacing w:before="94"/>
        <w:rPr>
          <w:sz w:val="20"/>
        </w:rPr>
      </w:pPr>
      <w:r>
        <mc:AlternateContent>
          <mc:Choice Requires="wpg">
            <w:drawing>
              <wp:anchor distT="0" distB="0" distL="0" distR="0" simplePos="0" relativeHeight="251804672" behindDoc="1" locked="0" layoutInCell="1" allowOverlap="1">
                <wp:simplePos x="0" y="0"/>
                <wp:positionH relativeFrom="page">
                  <wp:posOffset>408940</wp:posOffset>
                </wp:positionH>
                <wp:positionV relativeFrom="paragraph">
                  <wp:posOffset>244475</wp:posOffset>
                </wp:positionV>
                <wp:extent cx="6944360" cy="590550"/>
                <wp:effectExtent l="0" t="0" r="0" b="0"/>
                <wp:wrapTopAndBottom/>
                <wp:docPr id="206" name="Group 206"/>
                <wp:cNvGraphicFramePr/>
                <a:graphic xmlns:a="http://schemas.openxmlformats.org/drawingml/2006/main">
                  <a:graphicData uri="http://schemas.microsoft.com/office/word/2010/wordprocessingGroup">
                    <wpg:wgp>
                      <wpg:cNvGrpSpPr/>
                      <wpg:grpSpPr>
                        <a:xfrm>
                          <a:off x="0" y="0"/>
                          <a:ext cx="6944359" cy="590550"/>
                          <a:chOff x="0" y="0"/>
                          <a:chExt cx="6944359" cy="590550"/>
                        </a:xfrm>
                      </wpg:grpSpPr>
                      <wps:wsp>
                        <wps:cNvPr id="207" name="Graphic 207"/>
                        <wps:cNvSpPr/>
                        <wps:spPr>
                          <a:xfrm>
                            <a:off x="3557" y="3557"/>
                            <a:ext cx="6937375" cy="583565"/>
                          </a:xfrm>
                          <a:custGeom>
                            <a:avLst/>
                            <a:gdLst/>
                            <a:ahLst/>
                            <a:cxnLst/>
                            <a:rect l="l" t="t" r="r" b="b"/>
                            <a:pathLst>
                              <a:path w="6937375" h="583565">
                                <a:moveTo>
                                  <a:pt x="0" y="572753"/>
                                </a:moveTo>
                                <a:lnTo>
                                  <a:pt x="0" y="10672"/>
                                </a:lnTo>
                                <a:lnTo>
                                  <a:pt x="0" y="7719"/>
                                </a:lnTo>
                                <a:lnTo>
                                  <a:pt x="1041" y="5203"/>
                                </a:lnTo>
                                <a:lnTo>
                                  <a:pt x="3125" y="3119"/>
                                </a:lnTo>
                                <a:lnTo>
                                  <a:pt x="5209" y="1042"/>
                                </a:lnTo>
                                <a:lnTo>
                                  <a:pt x="7725" y="0"/>
                                </a:lnTo>
                                <a:lnTo>
                                  <a:pt x="10672" y="0"/>
                                </a:lnTo>
                                <a:lnTo>
                                  <a:pt x="6926398" y="0"/>
                                </a:lnTo>
                                <a:lnTo>
                                  <a:pt x="6929345" y="0"/>
                                </a:lnTo>
                                <a:lnTo>
                                  <a:pt x="6931860" y="1042"/>
                                </a:lnTo>
                                <a:lnTo>
                                  <a:pt x="6933944" y="3119"/>
                                </a:lnTo>
                                <a:lnTo>
                                  <a:pt x="6936028" y="5203"/>
                                </a:lnTo>
                                <a:lnTo>
                                  <a:pt x="6937070" y="7719"/>
                                </a:lnTo>
                                <a:lnTo>
                                  <a:pt x="6937071" y="10672"/>
                                </a:lnTo>
                                <a:lnTo>
                                  <a:pt x="6937071" y="572753"/>
                                </a:lnTo>
                                <a:lnTo>
                                  <a:pt x="6937070" y="575699"/>
                                </a:lnTo>
                                <a:lnTo>
                                  <a:pt x="6936028" y="578214"/>
                                </a:lnTo>
                                <a:lnTo>
                                  <a:pt x="6933944" y="580298"/>
                                </a:lnTo>
                                <a:lnTo>
                                  <a:pt x="6931860" y="582383"/>
                                </a:lnTo>
                                <a:lnTo>
                                  <a:pt x="6929345" y="583425"/>
                                </a:lnTo>
                                <a:lnTo>
                                  <a:pt x="6926398" y="583425"/>
                                </a:lnTo>
                                <a:lnTo>
                                  <a:pt x="10672" y="583425"/>
                                </a:lnTo>
                                <a:lnTo>
                                  <a:pt x="7725" y="583425"/>
                                </a:lnTo>
                                <a:lnTo>
                                  <a:pt x="5209" y="582383"/>
                                </a:lnTo>
                                <a:lnTo>
                                  <a:pt x="3125" y="580298"/>
                                </a:lnTo>
                                <a:lnTo>
                                  <a:pt x="1041" y="578214"/>
                                </a:lnTo>
                                <a:lnTo>
                                  <a:pt x="0" y="575699"/>
                                </a:lnTo>
                                <a:lnTo>
                                  <a:pt x="0" y="572753"/>
                                </a:lnTo>
                                <a:close/>
                              </a:path>
                            </a:pathLst>
                          </a:custGeom>
                          <a:ln w="7114">
                            <a:solidFill>
                              <a:srgbClr val="CAD0D6"/>
                            </a:solidFill>
                            <a:prstDash val="solid"/>
                          </a:ln>
                        </wps:spPr>
                        <wps:bodyPr wrap="square" lIns="0" tIns="0" rIns="0" bIns="0" rtlCol="0">
                          <a:noAutofit/>
                        </wps:bodyPr>
                      </wps:wsp>
                      <wps:wsp>
                        <wps:cNvPr id="208" name="Graphic 208"/>
                        <wps:cNvSpPr/>
                        <wps:spPr>
                          <a:xfrm>
                            <a:off x="60477" y="394879"/>
                            <a:ext cx="448309" cy="128270"/>
                          </a:xfrm>
                          <a:custGeom>
                            <a:avLst/>
                            <a:gdLst/>
                            <a:ahLst/>
                            <a:cxnLst/>
                            <a:rect l="l" t="t" r="r" b="b"/>
                            <a:pathLst>
                              <a:path w="448309" h="128270">
                                <a:moveTo>
                                  <a:pt x="0" y="74706"/>
                                </a:moveTo>
                                <a:lnTo>
                                  <a:pt x="0" y="53362"/>
                                </a:lnTo>
                                <a:lnTo>
                                  <a:pt x="0" y="49852"/>
                                </a:lnTo>
                                <a:lnTo>
                                  <a:pt x="341" y="46379"/>
                                </a:lnTo>
                                <a:lnTo>
                                  <a:pt x="1025" y="42940"/>
                                </a:lnTo>
                                <a:lnTo>
                                  <a:pt x="1708" y="39500"/>
                                </a:lnTo>
                                <a:lnTo>
                                  <a:pt x="2721" y="36158"/>
                                </a:lnTo>
                                <a:lnTo>
                                  <a:pt x="4061" y="32927"/>
                                </a:lnTo>
                                <a:lnTo>
                                  <a:pt x="5402" y="29689"/>
                                </a:lnTo>
                                <a:lnTo>
                                  <a:pt x="7046" y="26611"/>
                                </a:lnTo>
                                <a:lnTo>
                                  <a:pt x="8993" y="23700"/>
                                </a:lnTo>
                                <a:lnTo>
                                  <a:pt x="10939" y="20789"/>
                                </a:lnTo>
                                <a:lnTo>
                                  <a:pt x="13151" y="18093"/>
                                </a:lnTo>
                                <a:lnTo>
                                  <a:pt x="15629" y="15619"/>
                                </a:lnTo>
                                <a:lnTo>
                                  <a:pt x="18106" y="13139"/>
                                </a:lnTo>
                                <a:lnTo>
                                  <a:pt x="49858" y="0"/>
                                </a:lnTo>
                                <a:lnTo>
                                  <a:pt x="53362" y="0"/>
                                </a:lnTo>
                                <a:lnTo>
                                  <a:pt x="394879" y="0"/>
                                </a:lnTo>
                                <a:lnTo>
                                  <a:pt x="398383" y="0"/>
                                </a:lnTo>
                                <a:lnTo>
                                  <a:pt x="401853" y="340"/>
                                </a:lnTo>
                                <a:lnTo>
                                  <a:pt x="424525" y="8984"/>
                                </a:lnTo>
                                <a:lnTo>
                                  <a:pt x="427439" y="10929"/>
                                </a:lnTo>
                                <a:lnTo>
                                  <a:pt x="430134" y="13139"/>
                                </a:lnTo>
                                <a:lnTo>
                                  <a:pt x="432612" y="15619"/>
                                </a:lnTo>
                                <a:lnTo>
                                  <a:pt x="435089" y="18093"/>
                                </a:lnTo>
                                <a:lnTo>
                                  <a:pt x="437301" y="20789"/>
                                </a:lnTo>
                                <a:lnTo>
                                  <a:pt x="439248" y="23700"/>
                                </a:lnTo>
                                <a:lnTo>
                                  <a:pt x="441194" y="26611"/>
                                </a:lnTo>
                                <a:lnTo>
                                  <a:pt x="442838" y="29689"/>
                                </a:lnTo>
                                <a:lnTo>
                                  <a:pt x="444179" y="32927"/>
                                </a:lnTo>
                                <a:lnTo>
                                  <a:pt x="445520" y="36158"/>
                                </a:lnTo>
                                <a:lnTo>
                                  <a:pt x="446532" y="39500"/>
                                </a:lnTo>
                                <a:lnTo>
                                  <a:pt x="447216" y="42940"/>
                                </a:lnTo>
                                <a:lnTo>
                                  <a:pt x="447899" y="46379"/>
                                </a:lnTo>
                                <a:lnTo>
                                  <a:pt x="448241" y="49852"/>
                                </a:lnTo>
                                <a:lnTo>
                                  <a:pt x="448241" y="53362"/>
                                </a:lnTo>
                                <a:lnTo>
                                  <a:pt x="448241" y="74706"/>
                                </a:lnTo>
                                <a:lnTo>
                                  <a:pt x="448241" y="78201"/>
                                </a:lnTo>
                                <a:lnTo>
                                  <a:pt x="447899" y="81668"/>
                                </a:lnTo>
                                <a:lnTo>
                                  <a:pt x="439248" y="104340"/>
                                </a:lnTo>
                                <a:lnTo>
                                  <a:pt x="437301" y="107259"/>
                                </a:lnTo>
                                <a:lnTo>
                                  <a:pt x="415300" y="123997"/>
                                </a:lnTo>
                                <a:lnTo>
                                  <a:pt x="412063" y="125338"/>
                                </a:lnTo>
                                <a:lnTo>
                                  <a:pt x="408726" y="126352"/>
                                </a:lnTo>
                                <a:lnTo>
                                  <a:pt x="405289" y="127040"/>
                                </a:lnTo>
                                <a:lnTo>
                                  <a:pt x="401853" y="127728"/>
                                </a:lnTo>
                                <a:lnTo>
                                  <a:pt x="398383" y="128069"/>
                                </a:lnTo>
                                <a:lnTo>
                                  <a:pt x="394879" y="128069"/>
                                </a:lnTo>
                                <a:lnTo>
                                  <a:pt x="53362" y="128069"/>
                                </a:lnTo>
                                <a:lnTo>
                                  <a:pt x="49858" y="128069"/>
                                </a:lnTo>
                                <a:lnTo>
                                  <a:pt x="46388" y="127728"/>
                                </a:lnTo>
                                <a:lnTo>
                                  <a:pt x="42951" y="127040"/>
                                </a:lnTo>
                                <a:lnTo>
                                  <a:pt x="39515" y="126352"/>
                                </a:lnTo>
                                <a:lnTo>
                                  <a:pt x="36178" y="125338"/>
                                </a:lnTo>
                                <a:lnTo>
                                  <a:pt x="32941" y="123997"/>
                                </a:lnTo>
                                <a:lnTo>
                                  <a:pt x="29704" y="122656"/>
                                </a:lnTo>
                                <a:lnTo>
                                  <a:pt x="8993" y="104340"/>
                                </a:lnTo>
                                <a:lnTo>
                                  <a:pt x="7046" y="101429"/>
                                </a:lnTo>
                                <a:lnTo>
                                  <a:pt x="0" y="78201"/>
                                </a:lnTo>
                                <a:lnTo>
                                  <a:pt x="0" y="74706"/>
                                </a:lnTo>
                                <a:close/>
                              </a:path>
                            </a:pathLst>
                          </a:custGeom>
                          <a:ln w="7114">
                            <a:solidFill>
                              <a:srgbClr val="000000"/>
                            </a:solidFill>
                            <a:prstDash val="solid"/>
                          </a:ln>
                        </wps:spPr>
                        <wps:bodyPr wrap="square" lIns="0" tIns="0" rIns="0" bIns="0" rtlCol="0">
                          <a:noAutofit/>
                        </wps:bodyPr>
                      </wps:wsp>
                      <wps:wsp>
                        <wps:cNvPr id="209" name="Textbox 209"/>
                        <wps:cNvSpPr txBox="1"/>
                        <wps:spPr>
                          <a:xfrm>
                            <a:off x="10977" y="9196"/>
                            <a:ext cx="6922770" cy="572770"/>
                          </a:xfrm>
                          <a:prstGeom prst="rect">
                            <a:avLst/>
                          </a:prstGeom>
                        </wps:spPr>
                        <wps:txbx>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22</w:t>
                              </w:r>
                            </w:p>
                            <w:p>
                              <w:pPr>
                                <w:spacing w:before="68"/>
                                <w:ind w:left="77"/>
                                <w:rPr>
                                  <w:sz w:val="13"/>
                                </w:rPr>
                              </w:pPr>
                              <w:r>
                                <w:rPr>
                                  <w:color w:val="1C2025"/>
                                  <w:sz w:val="13"/>
                                </w:rPr>
                                <w:t>Not</w:t>
                              </w:r>
                              <w:r>
                                <w:rPr>
                                  <w:color w:val="1C2025"/>
                                  <w:spacing w:val="3"/>
                                  <w:sz w:val="13"/>
                                </w:rPr>
                                <w:t xml:space="preserve"> </w:t>
                              </w:r>
                              <w:r>
                                <w:rPr>
                                  <w:color w:val="1C2025"/>
                                  <w:sz w:val="13"/>
                                </w:rPr>
                                <w:t>yet</w:t>
                              </w:r>
                              <w:r>
                                <w:rPr>
                                  <w:color w:val="1C2025"/>
                                  <w:spacing w:val="4"/>
                                  <w:sz w:val="13"/>
                                </w:rPr>
                                <w:t xml:space="preserve"> </w:t>
                              </w:r>
                              <w:r>
                                <w:rPr>
                                  <w:color w:val="1C2025"/>
                                  <w:spacing w:val="-2"/>
                                  <w:sz w:val="13"/>
                                </w:rPr>
                                <w:t>answered</w:t>
                              </w:r>
                            </w:p>
                            <w:p>
                              <w:pPr>
                                <w:spacing w:before="84"/>
                                <w:ind w:left="138"/>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19.25pt;height:46.5pt;width:546.8pt;mso-position-horizontal-relative:page;mso-wrap-distance-bottom:0pt;mso-wrap-distance-top:0pt;z-index:-251511808;mso-width-relative:page;mso-height-relative:page;" coordsize="6944359,590550" o:gfxdata="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">
                <o:lock v:ext="edit" aspectratio="f"/>
                <v:shape id="Graphic 207" o:spid="_x0000_s1026" o:spt="100" style="position:absolute;left:3557;top:3557;height:583565;width:6937375;" filled="f" stroked="t" coordsize="6937375,583565" o:gfxdata="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qkCpvQAA&#10;ANwAAAAPAAAAAAAAAAEAIAAAACIAAABkcnMvZG93bnJldi54bWxQSwECFAAUAAAACACHTuJAMy8F&#10;njsAAAA5AAAAEAAAAAAAAAABACAAAAAMAQAAZHJzL3NoYXBleG1sLnhtbFBLBQYAAAAABgAGAFsB&#10;AAC2AwAAAAA=&#10;" path="m0,572753l0,10672,0,7719,1041,5203,3125,3119,5209,1042,7725,0,10672,0,6926398,0,6929345,0,6931860,1042,6933944,3119,6936028,5203,6937070,7719,6937071,10672,6937071,572753,6937070,575699,6936028,578214,6933944,580298,6931860,582383,6929345,583425,6926398,583425,10672,583425,7725,583425,5209,582383,3125,580298,1041,578214,0,575699,0,572753xe">
                  <v:fill on="f" focussize="0,0"/>
                  <v:stroke weight="0.560157480314961pt" color="#CAD0D6" joinstyle="round"/>
                  <v:imagedata o:title=""/>
                  <o:lock v:ext="edit" aspectratio="f"/>
                  <v:textbox inset="0mm,0mm,0mm,0mm"/>
                </v:shape>
                <v:shape id="Graphic 208" o:spid="_x0000_s1026" o:spt="100" style="position:absolute;left:60477;top:394879;height:128270;width:448309;" filled="f" stroked="t" coordsize="448309,128270" o:gfxdata="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k6l1MugAAANwA&#10;AAAPAAAAAAAAAAEAIAAAACIAAABkcnMvZG93bnJldi54bWxQSwECFAAUAAAACACHTuJAMy8FnjsA&#10;AAA5AAAAEAAAAAAAAAABACAAAAAJAQAAZHJzL3NoYXBleG1sLnhtbFBLBQYAAAAABgAGAFsBAACz&#10;AwAAAAA=&#10;" path="m0,74706l0,53362,0,49852,341,46379,1025,42940,1708,39500,2721,36158,4061,32927,5402,29689,7046,26611,8993,23700,10939,20789,13151,18093,15629,15619,18106,13139,49858,0,53362,0,394879,0,398383,0,401853,340,424525,8984,427439,10929,430134,13139,432612,15619,435089,18093,437301,20789,439248,23700,441194,26611,442838,29689,444179,32927,445520,36158,446532,39500,447216,42940,447899,46379,448241,49852,448241,53362,448241,74706,448241,78201,447899,81668,439248,104340,437301,107259,415300,123997,412063,125338,408726,126352,405289,127040,401853,127728,398383,128069,394879,128069,53362,128069,49858,128069,46388,127728,42951,127040,39515,126352,36178,125338,32941,123997,29704,122656,8993,104340,7046,101429,0,78201,0,74706xe">
                  <v:fill on="f" focussize="0,0"/>
                  <v:stroke weight="0.560157480314961pt" color="#000000" joinstyle="round"/>
                  <v:imagedata o:title=""/>
                  <o:lock v:ext="edit" aspectratio="f"/>
                  <v:textbox inset="0mm,0mm,0mm,0mm"/>
                </v:shape>
                <v:shape id="Textbox 209" o:spid="_x0000_s1026" o:spt="202" type="#_x0000_t202" style="position:absolute;left:10977;top:9196;height:572770;width:6922770;" filled="f" stroked="f" coordsize="21600,21600" o:gfxdata="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n56DvQAA&#10;ANw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22</w:t>
                        </w:r>
                      </w:p>
                      <w:p>
                        <w:pPr>
                          <w:spacing w:before="68"/>
                          <w:ind w:left="77"/>
                          <w:rPr>
                            <w:sz w:val="13"/>
                          </w:rPr>
                        </w:pPr>
                        <w:r>
                          <w:rPr>
                            <w:color w:val="1C2025"/>
                            <w:sz w:val="13"/>
                          </w:rPr>
                          <w:t>Not</w:t>
                        </w:r>
                        <w:r>
                          <w:rPr>
                            <w:color w:val="1C2025"/>
                            <w:spacing w:val="3"/>
                            <w:sz w:val="13"/>
                          </w:rPr>
                          <w:t xml:space="preserve"> </w:t>
                        </w:r>
                        <w:r>
                          <w:rPr>
                            <w:color w:val="1C2025"/>
                            <w:sz w:val="13"/>
                          </w:rPr>
                          <w:t>yet</w:t>
                        </w:r>
                        <w:r>
                          <w:rPr>
                            <w:color w:val="1C2025"/>
                            <w:spacing w:val="4"/>
                            <w:sz w:val="13"/>
                          </w:rPr>
                          <w:t xml:space="preserve"> </w:t>
                        </w:r>
                        <w:r>
                          <w:rPr>
                            <w:color w:val="1C2025"/>
                            <w:spacing w:val="-2"/>
                            <w:sz w:val="13"/>
                          </w:rPr>
                          <w:t>answered</w:t>
                        </w:r>
                      </w:p>
                      <w:p>
                        <w:pPr>
                          <w:spacing w:before="84"/>
                          <w:ind w:left="138"/>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pPr>
    </w:p>
    <w:p>
      <w:pPr>
        <w:pStyle w:val="4"/>
        <w:spacing w:before="107"/>
      </w:pPr>
    </w:p>
    <w:p>
      <w:pPr>
        <w:pStyle w:val="4"/>
        <w:ind w:left="468"/>
      </w:pPr>
      <w:r>
        <w:rPr>
          <w:color w:val="001A1D"/>
          <w:w w:val="105"/>
        </w:rPr>
        <w:t>Kiểu</w:t>
      </w:r>
      <w:r>
        <w:rPr>
          <w:color w:val="001A1D"/>
          <w:spacing w:val="-5"/>
          <w:w w:val="105"/>
        </w:rPr>
        <w:t xml:space="preserve"> </w:t>
      </w:r>
      <w:r>
        <w:rPr>
          <w:color w:val="001A1D"/>
          <w:w w:val="105"/>
        </w:rPr>
        <w:t>tấn</w:t>
      </w:r>
      <w:r>
        <w:rPr>
          <w:color w:val="001A1D"/>
          <w:spacing w:val="-4"/>
          <w:w w:val="105"/>
        </w:rPr>
        <w:t xml:space="preserve"> </w:t>
      </w:r>
      <w:r>
        <w:rPr>
          <w:color w:val="001A1D"/>
          <w:w w:val="105"/>
        </w:rPr>
        <w:t>công</w:t>
      </w:r>
      <w:r>
        <w:rPr>
          <w:color w:val="001A1D"/>
          <w:spacing w:val="-4"/>
          <w:w w:val="105"/>
        </w:rPr>
        <w:t xml:space="preserve"> </w:t>
      </w:r>
      <w:r>
        <w:rPr>
          <w:color w:val="001A1D"/>
          <w:w w:val="105"/>
        </w:rPr>
        <w:t>nào</w:t>
      </w:r>
      <w:r>
        <w:rPr>
          <w:color w:val="001A1D"/>
          <w:spacing w:val="-4"/>
          <w:w w:val="105"/>
        </w:rPr>
        <w:t xml:space="preserve"> </w:t>
      </w:r>
      <w:r>
        <w:rPr>
          <w:color w:val="001A1D"/>
          <w:w w:val="105"/>
        </w:rPr>
        <w:t>sau</w:t>
      </w:r>
      <w:r>
        <w:rPr>
          <w:color w:val="001A1D"/>
          <w:spacing w:val="-4"/>
          <w:w w:val="105"/>
        </w:rPr>
        <w:t xml:space="preserve"> </w:t>
      </w:r>
      <w:r>
        <w:rPr>
          <w:color w:val="001A1D"/>
          <w:w w:val="105"/>
        </w:rPr>
        <w:t>đây</w:t>
      </w:r>
      <w:r>
        <w:rPr>
          <w:color w:val="001A1D"/>
          <w:spacing w:val="-3"/>
          <w:w w:val="105"/>
        </w:rPr>
        <w:t xml:space="preserve"> </w:t>
      </w:r>
      <w:r>
        <w:rPr>
          <w:b/>
          <w:color w:val="001A1D"/>
          <w:w w:val="105"/>
        </w:rPr>
        <w:t>không</w:t>
      </w:r>
      <w:r>
        <w:rPr>
          <w:b/>
          <w:color w:val="001A1D"/>
          <w:spacing w:val="-4"/>
          <w:w w:val="105"/>
        </w:rPr>
        <w:t xml:space="preserve"> </w:t>
      </w:r>
      <w:r>
        <w:rPr>
          <w:color w:val="001A1D"/>
          <w:w w:val="105"/>
        </w:rPr>
        <w:t>phải</w:t>
      </w:r>
      <w:r>
        <w:rPr>
          <w:color w:val="001A1D"/>
          <w:spacing w:val="-4"/>
          <w:w w:val="105"/>
        </w:rPr>
        <w:t xml:space="preserve"> </w:t>
      </w:r>
      <w:r>
        <w:rPr>
          <w:color w:val="001A1D"/>
          <w:w w:val="105"/>
        </w:rPr>
        <w:t>khai</w:t>
      </w:r>
      <w:r>
        <w:rPr>
          <w:color w:val="001A1D"/>
          <w:spacing w:val="-4"/>
          <w:w w:val="105"/>
        </w:rPr>
        <w:t xml:space="preserve"> </w:t>
      </w:r>
      <w:r>
        <w:rPr>
          <w:color w:val="001A1D"/>
          <w:w w:val="105"/>
        </w:rPr>
        <w:t>thác</w:t>
      </w:r>
      <w:r>
        <w:rPr>
          <w:color w:val="001A1D"/>
          <w:spacing w:val="-4"/>
          <w:w w:val="105"/>
        </w:rPr>
        <w:t xml:space="preserve"> </w:t>
      </w:r>
      <w:r>
        <w:rPr>
          <w:color w:val="001A1D"/>
          <w:w w:val="105"/>
        </w:rPr>
        <w:t>các</w:t>
      </w:r>
      <w:r>
        <w:rPr>
          <w:color w:val="001A1D"/>
          <w:spacing w:val="-5"/>
          <w:w w:val="105"/>
        </w:rPr>
        <w:t xml:space="preserve"> </w:t>
      </w:r>
      <w:r>
        <w:rPr>
          <w:color w:val="001A1D"/>
          <w:w w:val="105"/>
        </w:rPr>
        <w:t>lỗ</w:t>
      </w:r>
      <w:r>
        <w:rPr>
          <w:color w:val="001A1D"/>
          <w:spacing w:val="-4"/>
          <w:w w:val="105"/>
        </w:rPr>
        <w:t xml:space="preserve"> </w:t>
      </w:r>
      <w:r>
        <w:rPr>
          <w:color w:val="001A1D"/>
          <w:w w:val="105"/>
        </w:rPr>
        <w:t>hổng</w:t>
      </w:r>
      <w:r>
        <w:rPr>
          <w:color w:val="001A1D"/>
          <w:spacing w:val="-4"/>
          <w:w w:val="105"/>
        </w:rPr>
        <w:t xml:space="preserve"> </w:t>
      </w:r>
      <w:r>
        <w:rPr>
          <w:color w:val="001A1D"/>
          <w:w w:val="105"/>
        </w:rPr>
        <w:t>của</w:t>
      </w:r>
      <w:r>
        <w:rPr>
          <w:color w:val="001A1D"/>
          <w:spacing w:val="-4"/>
          <w:w w:val="105"/>
        </w:rPr>
        <w:t xml:space="preserve"> </w:t>
      </w:r>
      <w:r>
        <w:rPr>
          <w:color w:val="001A1D"/>
          <w:w w:val="105"/>
        </w:rPr>
        <w:t>ứng</w:t>
      </w:r>
      <w:r>
        <w:rPr>
          <w:color w:val="001A1D"/>
          <w:spacing w:val="-4"/>
          <w:w w:val="105"/>
        </w:rPr>
        <w:t xml:space="preserve"> </w:t>
      </w:r>
      <w:r>
        <w:rPr>
          <w:color w:val="001A1D"/>
          <w:w w:val="105"/>
        </w:rPr>
        <w:t>dụng</w:t>
      </w:r>
      <w:r>
        <w:rPr>
          <w:color w:val="001A1D"/>
          <w:spacing w:val="-4"/>
          <w:w w:val="105"/>
        </w:rPr>
        <w:t xml:space="preserve"> Web?</w:t>
      </w:r>
    </w:p>
    <w:p>
      <w:pPr>
        <w:pStyle w:val="4"/>
      </w:pPr>
    </w:p>
    <w:p>
      <w:pPr>
        <w:pStyle w:val="4"/>
      </w:pPr>
    </w:p>
    <w:p>
      <w:pPr>
        <w:pStyle w:val="4"/>
        <w:spacing w:before="34"/>
      </w:pPr>
    </w:p>
    <w:p>
      <w:pPr>
        <w:pStyle w:val="5"/>
        <w:numPr>
          <w:ilvl w:val="0"/>
          <w:numId w:val="57"/>
        </w:numPr>
        <w:tabs>
          <w:tab w:val="left" w:pos="1098"/>
        </w:tabs>
        <w:spacing w:before="0"/>
        <w:ind w:left="1098" w:hanging="294"/>
        <w:rPr>
          <w:sz w:val="16"/>
        </w:rPr>
      </w:pPr>
      <w:r>
        <w:drawing>
          <wp:anchor distT="0" distB="0" distL="0" distR="0" simplePos="0" relativeHeight="251715584"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210" name="Image 210"/>
            <wp:cNvGraphicFramePr/>
            <a:graphic xmlns:a="http://schemas.openxmlformats.org/drawingml/2006/main">
              <a:graphicData uri="http://schemas.openxmlformats.org/drawingml/2006/picture">
                <pic:pic xmlns:pic="http://schemas.openxmlformats.org/drawingml/2006/picture">
                  <pic:nvPicPr>
                    <pic:cNvPr id="210" name="Image 210"/>
                    <pic:cNvPicPr/>
                  </pic:nvPicPr>
                  <pic:blipFill>
                    <a:blip r:embed="rId202" cstate="print"/>
                    <a:stretch>
                      <a:fillRect/>
                    </a:stretch>
                  </pic:blipFill>
                  <pic:spPr>
                    <a:xfrm>
                      <a:off x="0" y="0"/>
                      <a:ext cx="92494" cy="92494"/>
                    </a:xfrm>
                    <a:prstGeom prst="rect">
                      <a:avLst/>
                    </a:prstGeom>
                  </pic:spPr>
                </pic:pic>
              </a:graphicData>
            </a:graphic>
          </wp:anchor>
        </w:drawing>
      </w:r>
      <w:r>
        <mc:AlternateContent>
          <mc:Choice Requires="wpg">
            <w:drawing>
              <wp:anchor distT="0" distB="0" distL="0" distR="0" simplePos="0" relativeHeight="251719680" behindDoc="0" locked="0" layoutInCell="1" allowOverlap="1">
                <wp:simplePos x="0" y="0"/>
                <wp:positionH relativeFrom="page">
                  <wp:posOffset>7025640</wp:posOffset>
                </wp:positionH>
                <wp:positionV relativeFrom="paragraph">
                  <wp:posOffset>-53975</wp:posOffset>
                </wp:positionV>
                <wp:extent cx="384810" cy="429895"/>
                <wp:effectExtent l="0" t="0" r="0" b="0"/>
                <wp:wrapNone/>
                <wp:docPr id="211" name="Group 211"/>
                <wp:cNvGraphicFramePr/>
                <a:graphic xmlns:a="http://schemas.openxmlformats.org/drawingml/2006/main">
                  <a:graphicData uri="http://schemas.microsoft.com/office/word/2010/wordprocessingGroup">
                    <wpg:wgp>
                      <wpg:cNvGrpSpPr/>
                      <wpg:grpSpPr>
                        <a:xfrm>
                          <a:off x="0" y="0"/>
                          <a:ext cx="384810" cy="429895"/>
                          <a:chOff x="0" y="0"/>
                          <a:chExt cx="384810" cy="429895"/>
                        </a:xfrm>
                      </wpg:grpSpPr>
                      <wps:wsp>
                        <wps:cNvPr id="212" name="Graphic 212"/>
                        <wps:cNvSpPr/>
                        <wps:spPr>
                          <a:xfrm>
                            <a:off x="0" y="0"/>
                            <a:ext cx="384810" cy="429895"/>
                          </a:xfrm>
                          <a:custGeom>
                            <a:avLst/>
                            <a:gdLst/>
                            <a:ahLst/>
                            <a:cxnLst/>
                            <a:rect l="l" t="t" r="r" b="b"/>
                            <a:pathLst>
                              <a:path w="384810" h="429895">
                                <a:moveTo>
                                  <a:pt x="384810" y="429767"/>
                                </a:moveTo>
                                <a:lnTo>
                                  <a:pt x="0" y="429767"/>
                                </a:lnTo>
                                <a:lnTo>
                                  <a:pt x="0" y="0"/>
                                </a:lnTo>
                                <a:lnTo>
                                  <a:pt x="384810" y="0"/>
                                </a:lnTo>
                                <a:lnTo>
                                  <a:pt x="384810" y="93170"/>
                                </a:lnTo>
                                <a:lnTo>
                                  <a:pt x="214052" y="93170"/>
                                </a:lnTo>
                                <a:lnTo>
                                  <a:pt x="203538" y="93678"/>
                                </a:lnTo>
                                <a:lnTo>
                                  <a:pt x="163690" y="105786"/>
                                </a:lnTo>
                                <a:lnTo>
                                  <a:pt x="131510" y="132222"/>
                                </a:lnTo>
                                <a:lnTo>
                                  <a:pt x="111895" y="168960"/>
                                </a:lnTo>
                                <a:lnTo>
                                  <a:pt x="107327" y="199894"/>
                                </a:lnTo>
                                <a:lnTo>
                                  <a:pt x="107834" y="210407"/>
                                </a:lnTo>
                                <a:lnTo>
                                  <a:pt x="119942" y="250254"/>
                                </a:lnTo>
                                <a:lnTo>
                                  <a:pt x="146378" y="282434"/>
                                </a:lnTo>
                                <a:lnTo>
                                  <a:pt x="183117" y="302048"/>
                                </a:lnTo>
                                <a:lnTo>
                                  <a:pt x="214052" y="306618"/>
                                </a:lnTo>
                                <a:lnTo>
                                  <a:pt x="384810" y="306618"/>
                                </a:lnTo>
                                <a:lnTo>
                                  <a:pt x="384810" y="429767"/>
                                </a:lnTo>
                                <a:close/>
                              </a:path>
                              <a:path w="384810" h="429895">
                                <a:moveTo>
                                  <a:pt x="384810" y="306618"/>
                                </a:moveTo>
                                <a:lnTo>
                                  <a:pt x="214052" y="306618"/>
                                </a:lnTo>
                                <a:lnTo>
                                  <a:pt x="224565" y="306110"/>
                                </a:lnTo>
                                <a:lnTo>
                                  <a:pt x="234876" y="304587"/>
                                </a:lnTo>
                                <a:lnTo>
                                  <a:pt x="273355" y="288648"/>
                                </a:lnTo>
                                <a:lnTo>
                                  <a:pt x="302805" y="259198"/>
                                </a:lnTo>
                                <a:lnTo>
                                  <a:pt x="318744" y="220719"/>
                                </a:lnTo>
                                <a:lnTo>
                                  <a:pt x="320776" y="199894"/>
                                </a:lnTo>
                                <a:lnTo>
                                  <a:pt x="320267" y="189381"/>
                                </a:lnTo>
                                <a:lnTo>
                                  <a:pt x="308159" y="149533"/>
                                </a:lnTo>
                                <a:lnTo>
                                  <a:pt x="281722" y="117353"/>
                                </a:lnTo>
                                <a:lnTo>
                                  <a:pt x="244985" y="97740"/>
                                </a:lnTo>
                                <a:lnTo>
                                  <a:pt x="214052" y="93170"/>
                                </a:lnTo>
                                <a:lnTo>
                                  <a:pt x="384810" y="93170"/>
                                </a:lnTo>
                                <a:lnTo>
                                  <a:pt x="384810" y="306618"/>
                                </a:lnTo>
                                <a:close/>
                              </a:path>
                            </a:pathLst>
                          </a:custGeom>
                          <a:solidFill>
                            <a:srgbClr val="000000">
                              <a:alpha val="19999"/>
                            </a:srgbClr>
                          </a:solidFill>
                        </wps:spPr>
                        <wps:bodyPr wrap="square" lIns="0" tIns="0" rIns="0" bIns="0" rtlCol="0">
                          <a:noAutofit/>
                        </wps:bodyPr>
                      </wps:wsp>
                      <pic:pic xmlns:pic="http://schemas.openxmlformats.org/drawingml/2006/picture">
                        <pic:nvPicPr>
                          <pic:cNvPr id="213" name="Image 213"/>
                          <pic:cNvPicPr/>
                        </pic:nvPicPr>
                        <pic:blipFill>
                          <a:blip r:embed="rId25" cstate="print"/>
                          <a:stretch>
                            <a:fillRect/>
                          </a:stretch>
                        </pic:blipFill>
                        <pic:spPr>
                          <a:xfrm>
                            <a:off x="100212" y="86054"/>
                            <a:ext cx="227678" cy="227678"/>
                          </a:xfrm>
                          <a:prstGeom prst="rect">
                            <a:avLst/>
                          </a:prstGeom>
                        </pic:spPr>
                      </pic:pic>
                    </wpg:wgp>
                  </a:graphicData>
                </a:graphic>
              </wp:anchor>
            </w:drawing>
          </mc:Choice>
          <mc:Fallback>
            <w:pict>
              <v:group id="_x0000_s1026" o:spid="_x0000_s1026" o:spt="203" style="position:absolute;left:0pt;margin-left:553.2pt;margin-top:-4.25pt;height:33.85pt;width:30.3pt;mso-position-horizontal-relative:page;z-index:251719680;mso-width-relative:page;mso-height-relative:page;" coordsize="384810,429895" o:gfxdata="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">
                <o:lock v:ext="edit" aspectratio="f"/>
                <v:shape id="Graphic 212" o:spid="_x0000_s1026" o:spt="100" style="position:absolute;left:0;top:0;height:429895;width:384810;" fillcolor="#000000" filled="t" stroked="f" coordsize="384810,429895" o:gfxdata="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fxTDr4A&#10;AADcAAAADwAAAAAAAAABACAAAAAiAAAAZHJzL2Rvd25yZXYueG1sUEsBAhQAFAAAAAgAh07iQDMv&#10;BZ47AAAAOQAAABAAAAAAAAAAAQAgAAAADQEAAGRycy9zaGFwZXhtbC54bWxQSwUGAAAAAAYABgBb&#10;AQAAtwMAAAAA&#10;" path="m384810,429767l0,429767,0,0,384810,0,384810,93170,214052,93170,203538,93678,163690,105786,131510,132222,111895,168960,107327,199894,107834,210407,119942,250254,146378,282434,183117,302048,214052,306618,384810,306618,384810,429767xem384810,306618l214052,306618,224565,306110,234876,304587,273355,288648,302805,259198,318744,220719,320776,199894,320267,189381,308159,149533,281722,117353,244985,97740,214052,93170,384810,93170,384810,306618xe">
                  <v:fill on="t" opacity="13106f" focussize="0,0"/>
                  <v:stroke on="f"/>
                  <v:imagedata o:title=""/>
                  <o:lock v:ext="edit" aspectratio="f"/>
                  <v:textbox inset="0mm,0mm,0mm,0mm"/>
                </v:shape>
                <v:shape id="Image 213" o:spid="_x0000_s1026" o:spt="75" type="#_x0000_t75" style="position:absolute;left:100212;top:86054;height:227678;width:227678;" filled="f" o:preferrelative="t" stroked="f" coordsize="21600,21600" o:gfxdata="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2+8&#10;kcEAAADcAAAADwAAAAAAAAABACAAAAAiAAAAZHJzL2Rvd25yZXYueG1sUEsBAhQAFAAAAAgAh07i&#10;QDMvBZ47AAAAOQAAABAAAAAAAAAAAQAgAAAAEAEAAGRycy9zaGFwZXhtbC54bWxQSwUGAAAAAAYA&#10;BgBbAQAAugMAAAAA&#10;">
                  <v:fill on="f" focussize="0,0"/>
                  <v:stroke on="f"/>
                  <v:imagedata r:id="rId25" o:title=""/>
                  <o:lock v:ext="edit" aspectratio="f"/>
                </v:shape>
              </v:group>
            </w:pict>
          </mc:Fallback>
        </mc:AlternateContent>
      </w:r>
      <w:r>
        <w:rPr>
          <w:color w:val="001A1D"/>
          <w:w w:val="105"/>
          <w:sz w:val="16"/>
        </w:rPr>
        <w:t>Cross</w:t>
      </w:r>
      <w:r>
        <w:rPr>
          <w:color w:val="001A1D"/>
          <w:spacing w:val="-7"/>
          <w:w w:val="105"/>
          <w:sz w:val="16"/>
        </w:rPr>
        <w:t xml:space="preserve"> </w:t>
      </w:r>
      <w:r>
        <w:rPr>
          <w:color w:val="001A1D"/>
          <w:w w:val="105"/>
          <w:sz w:val="16"/>
        </w:rPr>
        <w:t>Site</w:t>
      </w:r>
      <w:r>
        <w:rPr>
          <w:color w:val="001A1D"/>
          <w:spacing w:val="-7"/>
          <w:w w:val="105"/>
          <w:sz w:val="16"/>
        </w:rPr>
        <w:t xml:space="preserve"> </w:t>
      </w:r>
      <w:r>
        <w:rPr>
          <w:color w:val="001A1D"/>
          <w:w w:val="105"/>
          <w:sz w:val="16"/>
        </w:rPr>
        <w:t>Request</w:t>
      </w:r>
      <w:r>
        <w:rPr>
          <w:color w:val="001A1D"/>
          <w:spacing w:val="-7"/>
          <w:w w:val="105"/>
          <w:sz w:val="16"/>
        </w:rPr>
        <w:t xml:space="preserve"> </w:t>
      </w:r>
      <w:r>
        <w:rPr>
          <w:color w:val="001A1D"/>
          <w:spacing w:val="-2"/>
          <w:w w:val="105"/>
          <w:sz w:val="16"/>
        </w:rPr>
        <w:t>Forgery</w:t>
      </w:r>
    </w:p>
    <w:p>
      <w:pPr>
        <w:pStyle w:val="5"/>
        <w:numPr>
          <w:ilvl w:val="0"/>
          <w:numId w:val="57"/>
        </w:numPr>
        <w:tabs>
          <w:tab w:val="left" w:pos="1098"/>
        </w:tabs>
        <w:ind w:left="1098" w:hanging="294"/>
        <w:rPr>
          <w:sz w:val="16"/>
        </w:rPr>
      </w:pPr>
      <w:r>
        <w:drawing>
          <wp:anchor distT="0" distB="0" distL="0" distR="0" simplePos="0" relativeHeight="251716608"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214" name="Image 214"/>
            <wp:cNvGraphicFramePr/>
            <a:graphic xmlns:a="http://schemas.openxmlformats.org/drawingml/2006/main">
              <a:graphicData uri="http://schemas.openxmlformats.org/drawingml/2006/picture">
                <pic:pic xmlns:pic="http://schemas.openxmlformats.org/drawingml/2006/picture">
                  <pic:nvPicPr>
                    <pic:cNvPr id="214" name="Image 214"/>
                    <pic:cNvPicPr/>
                  </pic:nvPicPr>
                  <pic:blipFill>
                    <a:blip r:embed="rId203" cstate="print"/>
                    <a:stretch>
                      <a:fillRect/>
                    </a:stretch>
                  </pic:blipFill>
                  <pic:spPr>
                    <a:xfrm>
                      <a:off x="0" y="0"/>
                      <a:ext cx="92494" cy="92494"/>
                    </a:xfrm>
                    <a:prstGeom prst="rect">
                      <a:avLst/>
                    </a:prstGeom>
                  </pic:spPr>
                </pic:pic>
              </a:graphicData>
            </a:graphic>
          </wp:anchor>
        </w:drawing>
      </w:r>
      <w:r>
        <w:rPr>
          <w:color w:val="001A1D"/>
          <w:w w:val="105"/>
          <w:sz w:val="16"/>
        </w:rPr>
        <w:t>Cross-site</w:t>
      </w:r>
      <w:r>
        <w:rPr>
          <w:color w:val="001A1D"/>
          <w:spacing w:val="-9"/>
          <w:w w:val="105"/>
          <w:sz w:val="16"/>
        </w:rPr>
        <w:t xml:space="preserve"> </w:t>
      </w:r>
      <w:r>
        <w:rPr>
          <w:color w:val="001A1D"/>
          <w:spacing w:val="-2"/>
          <w:w w:val="105"/>
          <w:sz w:val="16"/>
        </w:rPr>
        <w:t>scripting</w:t>
      </w:r>
    </w:p>
    <w:p>
      <w:pPr>
        <w:pStyle w:val="5"/>
        <w:numPr>
          <w:ilvl w:val="0"/>
          <w:numId w:val="57"/>
        </w:numPr>
        <w:tabs>
          <w:tab w:val="left" w:pos="1098"/>
        </w:tabs>
        <w:spacing w:before="169"/>
        <w:ind w:left="1098" w:hanging="294"/>
        <w:rPr>
          <w:sz w:val="16"/>
        </w:rPr>
      </w:pPr>
      <w:r>
        <w:drawing>
          <wp:anchor distT="0" distB="0" distL="0" distR="0" simplePos="0" relativeHeight="251716608"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215" name="Image 215"/>
            <wp:cNvGraphicFramePr/>
            <a:graphic xmlns:a="http://schemas.openxmlformats.org/drawingml/2006/main">
              <a:graphicData uri="http://schemas.openxmlformats.org/drawingml/2006/picture">
                <pic:pic xmlns:pic="http://schemas.openxmlformats.org/drawingml/2006/picture">
                  <pic:nvPicPr>
                    <pic:cNvPr id="215" name="Image 215"/>
                    <pic:cNvPicPr/>
                  </pic:nvPicPr>
                  <pic:blipFill>
                    <a:blip r:embed="rId204" cstate="print"/>
                    <a:stretch>
                      <a:fillRect/>
                    </a:stretch>
                  </pic:blipFill>
                  <pic:spPr>
                    <a:xfrm>
                      <a:off x="0" y="0"/>
                      <a:ext cx="92494" cy="92494"/>
                    </a:xfrm>
                    <a:prstGeom prst="rect">
                      <a:avLst/>
                    </a:prstGeom>
                  </pic:spPr>
                </pic:pic>
              </a:graphicData>
            </a:graphic>
          </wp:anchor>
        </w:drawing>
      </w:r>
      <w:r>
        <w:rPr>
          <w:color w:val="001A1D"/>
          <w:w w:val="105"/>
          <w:sz w:val="16"/>
        </w:rPr>
        <w:t>Social</w:t>
      </w:r>
      <w:r>
        <w:rPr>
          <w:color w:val="001A1D"/>
          <w:spacing w:val="-6"/>
          <w:w w:val="105"/>
          <w:sz w:val="16"/>
        </w:rPr>
        <w:t xml:space="preserve"> </w:t>
      </w:r>
      <w:r>
        <w:rPr>
          <w:color w:val="001A1D"/>
          <w:spacing w:val="-2"/>
          <w:w w:val="105"/>
          <w:sz w:val="16"/>
        </w:rPr>
        <w:t>Engineering</w:t>
      </w:r>
    </w:p>
    <w:p>
      <w:pPr>
        <w:pStyle w:val="5"/>
        <w:numPr>
          <w:ilvl w:val="0"/>
          <w:numId w:val="57"/>
        </w:numPr>
        <w:tabs>
          <w:tab w:val="left" w:pos="1098"/>
        </w:tabs>
        <w:spacing w:before="156" w:line="468" w:lineRule="auto"/>
        <w:ind w:left="793" w:right="9305" w:firstLine="11"/>
        <w:rPr>
          <w:sz w:val="16"/>
        </w:rPr>
      </w:pPr>
      <w:r>
        <w:drawing>
          <wp:anchor distT="0" distB="0" distL="0" distR="0" simplePos="0" relativeHeight="251717632" behindDoc="0" locked="0" layoutInCell="1" allowOverlap="1">
            <wp:simplePos x="0" y="0"/>
            <wp:positionH relativeFrom="page">
              <wp:posOffset>611505</wp:posOffset>
            </wp:positionH>
            <wp:positionV relativeFrom="paragraph">
              <wp:posOffset>123190</wp:posOffset>
            </wp:positionV>
            <wp:extent cx="92710" cy="92710"/>
            <wp:effectExtent l="0" t="0" r="0" b="0"/>
            <wp:wrapNone/>
            <wp:docPr id="216" name="Image 216"/>
            <wp:cNvGraphicFramePr/>
            <a:graphic xmlns:a="http://schemas.openxmlformats.org/drawingml/2006/main">
              <a:graphicData uri="http://schemas.openxmlformats.org/drawingml/2006/picture">
                <pic:pic xmlns:pic="http://schemas.openxmlformats.org/drawingml/2006/picture">
                  <pic:nvPicPr>
                    <pic:cNvPr id="216" name="Image 216"/>
                    <pic:cNvPicPr/>
                  </pic:nvPicPr>
                  <pic:blipFill>
                    <a:blip r:embed="rId205" cstate="print"/>
                    <a:stretch>
                      <a:fillRect/>
                    </a:stretch>
                  </pic:blipFill>
                  <pic:spPr>
                    <a:xfrm>
                      <a:off x="0" y="0"/>
                      <a:ext cx="92494" cy="92494"/>
                    </a:xfrm>
                    <a:prstGeom prst="rect">
                      <a:avLst/>
                    </a:prstGeom>
                  </pic:spPr>
                </pic:pic>
              </a:graphicData>
            </a:graphic>
          </wp:anchor>
        </w:drawing>
      </w:r>
      <w:r>
        <w:rPr>
          <w:color w:val="001A1D"/>
          <w:w w:val="105"/>
          <w:sz w:val="16"/>
        </w:rPr>
        <w:t>SQL</w:t>
      </w:r>
      <w:r>
        <w:rPr>
          <w:color w:val="001A1D"/>
          <w:spacing w:val="-12"/>
          <w:w w:val="105"/>
          <w:sz w:val="16"/>
        </w:rPr>
        <w:t xml:space="preserve"> </w:t>
      </w:r>
      <w:r>
        <w:rPr>
          <w:color w:val="001A1D"/>
          <w:w w:val="105"/>
          <w:sz w:val="16"/>
        </w:rPr>
        <w:t xml:space="preserve">Injection </w:t>
      </w:r>
      <w:r>
        <w:rPr>
          <w:color w:val="0E6BBE"/>
          <w:w w:val="105"/>
          <w:sz w:val="16"/>
        </w:rPr>
        <w:t>Clear my choice</w:t>
      </w:r>
    </w:p>
    <w:p>
      <w:pPr>
        <w:pStyle w:val="4"/>
        <w:spacing w:before="95"/>
        <w:rPr>
          <w:sz w:val="20"/>
        </w:rPr>
      </w:pPr>
      <w:r>
        <mc:AlternateContent>
          <mc:Choice Requires="wpg">
            <w:drawing>
              <wp:anchor distT="0" distB="0" distL="0" distR="0" simplePos="0" relativeHeight="251805696" behindDoc="1" locked="0" layoutInCell="1" allowOverlap="1">
                <wp:simplePos x="0" y="0"/>
                <wp:positionH relativeFrom="page">
                  <wp:posOffset>408940</wp:posOffset>
                </wp:positionH>
                <wp:positionV relativeFrom="paragraph">
                  <wp:posOffset>244475</wp:posOffset>
                </wp:positionV>
                <wp:extent cx="6944360" cy="590550"/>
                <wp:effectExtent l="0" t="0" r="0" b="0"/>
                <wp:wrapTopAndBottom/>
                <wp:docPr id="217" name="Group 217"/>
                <wp:cNvGraphicFramePr/>
                <a:graphic xmlns:a="http://schemas.openxmlformats.org/drawingml/2006/main">
                  <a:graphicData uri="http://schemas.microsoft.com/office/word/2010/wordprocessingGroup">
                    <wpg:wgp>
                      <wpg:cNvGrpSpPr/>
                      <wpg:grpSpPr>
                        <a:xfrm>
                          <a:off x="0" y="0"/>
                          <a:ext cx="6944359" cy="590550"/>
                          <a:chOff x="0" y="0"/>
                          <a:chExt cx="6944359" cy="590550"/>
                        </a:xfrm>
                      </wpg:grpSpPr>
                      <wps:wsp>
                        <wps:cNvPr id="218" name="Graphic 218"/>
                        <wps:cNvSpPr/>
                        <wps:spPr>
                          <a:xfrm>
                            <a:off x="3557" y="3557"/>
                            <a:ext cx="6937375" cy="583565"/>
                          </a:xfrm>
                          <a:custGeom>
                            <a:avLst/>
                            <a:gdLst/>
                            <a:ahLst/>
                            <a:cxnLst/>
                            <a:rect l="l" t="t" r="r" b="b"/>
                            <a:pathLst>
                              <a:path w="6937375" h="583565">
                                <a:moveTo>
                                  <a:pt x="0" y="572753"/>
                                </a:moveTo>
                                <a:lnTo>
                                  <a:pt x="0" y="10672"/>
                                </a:lnTo>
                                <a:lnTo>
                                  <a:pt x="0" y="7719"/>
                                </a:lnTo>
                                <a:lnTo>
                                  <a:pt x="1041" y="5203"/>
                                </a:lnTo>
                                <a:lnTo>
                                  <a:pt x="3125" y="3127"/>
                                </a:lnTo>
                                <a:lnTo>
                                  <a:pt x="5209" y="1042"/>
                                </a:lnTo>
                                <a:lnTo>
                                  <a:pt x="7725" y="0"/>
                                </a:lnTo>
                                <a:lnTo>
                                  <a:pt x="10672" y="0"/>
                                </a:lnTo>
                                <a:lnTo>
                                  <a:pt x="6926398" y="0"/>
                                </a:lnTo>
                                <a:lnTo>
                                  <a:pt x="6929345" y="0"/>
                                </a:lnTo>
                                <a:lnTo>
                                  <a:pt x="6931860" y="1042"/>
                                </a:lnTo>
                                <a:lnTo>
                                  <a:pt x="6933944" y="3127"/>
                                </a:lnTo>
                                <a:lnTo>
                                  <a:pt x="6936028" y="5203"/>
                                </a:lnTo>
                                <a:lnTo>
                                  <a:pt x="6937070" y="7719"/>
                                </a:lnTo>
                                <a:lnTo>
                                  <a:pt x="6937071" y="10672"/>
                                </a:lnTo>
                                <a:lnTo>
                                  <a:pt x="6937071" y="572753"/>
                                </a:lnTo>
                                <a:lnTo>
                                  <a:pt x="6926398" y="583425"/>
                                </a:lnTo>
                                <a:lnTo>
                                  <a:pt x="10672" y="583425"/>
                                </a:lnTo>
                                <a:lnTo>
                                  <a:pt x="0" y="575699"/>
                                </a:lnTo>
                                <a:lnTo>
                                  <a:pt x="0" y="572753"/>
                                </a:lnTo>
                                <a:close/>
                              </a:path>
                            </a:pathLst>
                          </a:custGeom>
                          <a:ln w="7114">
                            <a:solidFill>
                              <a:srgbClr val="CAD0D6"/>
                            </a:solidFill>
                            <a:prstDash val="solid"/>
                          </a:ln>
                        </wps:spPr>
                        <wps:bodyPr wrap="square" lIns="0" tIns="0" rIns="0" bIns="0" rtlCol="0">
                          <a:noAutofit/>
                        </wps:bodyPr>
                      </wps:wsp>
                      <wps:wsp>
                        <wps:cNvPr id="219" name="Graphic 219"/>
                        <wps:cNvSpPr/>
                        <wps:spPr>
                          <a:xfrm>
                            <a:off x="60477" y="401994"/>
                            <a:ext cx="448309" cy="121285"/>
                          </a:xfrm>
                          <a:custGeom>
                            <a:avLst/>
                            <a:gdLst/>
                            <a:ahLst/>
                            <a:cxnLst/>
                            <a:rect l="l" t="t" r="r" b="b"/>
                            <a:pathLst>
                              <a:path w="448309" h="121285">
                                <a:moveTo>
                                  <a:pt x="0" y="67591"/>
                                </a:moveTo>
                                <a:lnTo>
                                  <a:pt x="0" y="53362"/>
                                </a:lnTo>
                                <a:lnTo>
                                  <a:pt x="0" y="49852"/>
                                </a:lnTo>
                                <a:lnTo>
                                  <a:pt x="341" y="46379"/>
                                </a:lnTo>
                                <a:lnTo>
                                  <a:pt x="1025" y="42940"/>
                                </a:lnTo>
                                <a:lnTo>
                                  <a:pt x="1708" y="39507"/>
                                </a:lnTo>
                                <a:lnTo>
                                  <a:pt x="2721" y="36172"/>
                                </a:lnTo>
                                <a:lnTo>
                                  <a:pt x="4061" y="32934"/>
                                </a:lnTo>
                                <a:lnTo>
                                  <a:pt x="5402" y="29696"/>
                                </a:lnTo>
                                <a:lnTo>
                                  <a:pt x="36178" y="2710"/>
                                </a:lnTo>
                                <a:lnTo>
                                  <a:pt x="49858" y="0"/>
                                </a:lnTo>
                                <a:lnTo>
                                  <a:pt x="53362" y="0"/>
                                </a:lnTo>
                                <a:lnTo>
                                  <a:pt x="394879" y="0"/>
                                </a:lnTo>
                                <a:lnTo>
                                  <a:pt x="398383" y="0"/>
                                </a:lnTo>
                                <a:lnTo>
                                  <a:pt x="401853" y="340"/>
                                </a:lnTo>
                                <a:lnTo>
                                  <a:pt x="405289" y="1021"/>
                                </a:lnTo>
                                <a:lnTo>
                                  <a:pt x="408726" y="1702"/>
                                </a:lnTo>
                                <a:lnTo>
                                  <a:pt x="424525" y="8984"/>
                                </a:lnTo>
                                <a:lnTo>
                                  <a:pt x="427439" y="10929"/>
                                </a:lnTo>
                                <a:lnTo>
                                  <a:pt x="444179" y="32934"/>
                                </a:lnTo>
                                <a:lnTo>
                                  <a:pt x="445520" y="36172"/>
                                </a:lnTo>
                                <a:lnTo>
                                  <a:pt x="446532" y="39507"/>
                                </a:lnTo>
                                <a:lnTo>
                                  <a:pt x="447216" y="42940"/>
                                </a:lnTo>
                                <a:lnTo>
                                  <a:pt x="447899" y="46379"/>
                                </a:lnTo>
                                <a:lnTo>
                                  <a:pt x="448241" y="49852"/>
                                </a:lnTo>
                                <a:lnTo>
                                  <a:pt x="448241" y="53362"/>
                                </a:lnTo>
                                <a:lnTo>
                                  <a:pt x="448241" y="67591"/>
                                </a:lnTo>
                                <a:lnTo>
                                  <a:pt x="448241" y="71093"/>
                                </a:lnTo>
                                <a:lnTo>
                                  <a:pt x="447899" y="74561"/>
                                </a:lnTo>
                                <a:lnTo>
                                  <a:pt x="447216" y="78000"/>
                                </a:lnTo>
                                <a:lnTo>
                                  <a:pt x="446532" y="81432"/>
                                </a:lnTo>
                                <a:lnTo>
                                  <a:pt x="445520" y="84768"/>
                                </a:lnTo>
                                <a:lnTo>
                                  <a:pt x="444179" y="87999"/>
                                </a:lnTo>
                                <a:lnTo>
                                  <a:pt x="442838" y="91236"/>
                                </a:lnTo>
                                <a:lnTo>
                                  <a:pt x="441194" y="94314"/>
                                </a:lnTo>
                                <a:lnTo>
                                  <a:pt x="439248" y="97225"/>
                                </a:lnTo>
                                <a:lnTo>
                                  <a:pt x="437301" y="100144"/>
                                </a:lnTo>
                                <a:lnTo>
                                  <a:pt x="401853" y="120613"/>
                                </a:lnTo>
                                <a:lnTo>
                                  <a:pt x="398383" y="120954"/>
                                </a:lnTo>
                                <a:lnTo>
                                  <a:pt x="394879" y="120954"/>
                                </a:lnTo>
                                <a:lnTo>
                                  <a:pt x="53362" y="120954"/>
                                </a:lnTo>
                                <a:lnTo>
                                  <a:pt x="49858" y="120954"/>
                                </a:lnTo>
                                <a:lnTo>
                                  <a:pt x="46388" y="120613"/>
                                </a:lnTo>
                                <a:lnTo>
                                  <a:pt x="23715" y="111949"/>
                                </a:lnTo>
                                <a:lnTo>
                                  <a:pt x="20802" y="110003"/>
                                </a:lnTo>
                                <a:lnTo>
                                  <a:pt x="8993" y="97225"/>
                                </a:lnTo>
                                <a:lnTo>
                                  <a:pt x="7046" y="94314"/>
                                </a:lnTo>
                                <a:lnTo>
                                  <a:pt x="5402" y="91236"/>
                                </a:lnTo>
                                <a:lnTo>
                                  <a:pt x="4061" y="87999"/>
                                </a:lnTo>
                                <a:lnTo>
                                  <a:pt x="2721" y="84768"/>
                                </a:lnTo>
                                <a:lnTo>
                                  <a:pt x="1708" y="81432"/>
                                </a:lnTo>
                                <a:lnTo>
                                  <a:pt x="1025" y="78000"/>
                                </a:lnTo>
                                <a:lnTo>
                                  <a:pt x="341" y="74561"/>
                                </a:lnTo>
                                <a:lnTo>
                                  <a:pt x="0" y="71093"/>
                                </a:lnTo>
                                <a:lnTo>
                                  <a:pt x="0" y="67591"/>
                                </a:lnTo>
                                <a:close/>
                              </a:path>
                            </a:pathLst>
                          </a:custGeom>
                          <a:ln w="7114">
                            <a:solidFill>
                              <a:srgbClr val="000000"/>
                            </a:solidFill>
                            <a:prstDash val="solid"/>
                          </a:ln>
                        </wps:spPr>
                        <wps:bodyPr wrap="square" lIns="0" tIns="0" rIns="0" bIns="0" rtlCol="0">
                          <a:noAutofit/>
                        </wps:bodyPr>
                      </wps:wsp>
                      <wps:wsp>
                        <wps:cNvPr id="220" name="Textbox 220"/>
                        <wps:cNvSpPr txBox="1"/>
                        <wps:spPr>
                          <a:xfrm>
                            <a:off x="10977" y="9196"/>
                            <a:ext cx="6922770" cy="572770"/>
                          </a:xfrm>
                          <a:prstGeom prst="rect">
                            <a:avLst/>
                          </a:prstGeom>
                        </wps:spPr>
                        <wps:txbx>
                          <w:txbxContent>
                            <w:p>
                              <w:pPr>
                                <w:spacing w:before="38" w:line="326" w:lineRule="auto"/>
                                <w:ind w:left="77" w:right="9784"/>
                                <w:rPr>
                                  <w:b/>
                                  <w:sz w:val="12"/>
                                </w:rPr>
                              </w:pPr>
                              <w:r>
                                <w:rPr>
                                  <w:b/>
                                  <w:color w:val="1C2025"/>
                                  <w:sz w:val="13"/>
                                </w:rPr>
                                <w:t>Question</w:t>
                              </w:r>
                              <w:r>
                                <w:rPr>
                                  <w:b/>
                                  <w:color w:val="1C2025"/>
                                  <w:spacing w:val="-3"/>
                                  <w:sz w:val="13"/>
                                </w:rPr>
                                <w:t xml:space="preserve"> </w:t>
                              </w:r>
                              <w:r>
                                <w:rPr>
                                  <w:b/>
                                  <w:color w:val="1C2025"/>
                                  <w:sz w:val="20"/>
                                </w:rPr>
                                <w:t xml:space="preserve">23 </w:t>
                              </w:r>
                              <w:r>
                                <w:rPr>
                                  <w:color w:val="1C2025"/>
                                  <w:sz w:val="13"/>
                                </w:rPr>
                                <w:t>Not</w:t>
                              </w:r>
                              <w:r>
                                <w:rPr>
                                  <w:color w:val="1C2025"/>
                                  <w:spacing w:val="-5"/>
                                  <w:sz w:val="13"/>
                                </w:rPr>
                                <w:t xml:space="preserve"> </w:t>
                              </w:r>
                              <w:r>
                                <w:rPr>
                                  <w:color w:val="1C2025"/>
                                  <w:sz w:val="13"/>
                                </w:rPr>
                                <w:t>yet</w:t>
                              </w:r>
                              <w:r>
                                <w:rPr>
                                  <w:color w:val="1C2025"/>
                                  <w:spacing w:val="-5"/>
                                  <w:sz w:val="13"/>
                                </w:rPr>
                                <w:t xml:space="preserve"> </w:t>
                              </w:r>
                              <w:r>
                                <w:rPr>
                                  <w:color w:val="1C2025"/>
                                  <w:sz w:val="13"/>
                                </w:rPr>
                                <w:t>answered</w:t>
                              </w:r>
                              <w:r>
                                <w:rPr>
                                  <w:color w:val="1C2025"/>
                                  <w:spacing w:val="40"/>
                                  <w:sz w:val="13"/>
                                </w:rPr>
                                <w:t xml:space="preserve"> </w:t>
                              </w:r>
                              <w:r>
                                <w:rPr>
                                  <w:b/>
                                  <w:color w:val="A5A5A6"/>
                                  <w:sz w:val="12"/>
                                </w:rPr>
                                <w:t>v1</w:t>
                              </w:r>
                              <w:r>
                                <w:rPr>
                                  <w:b/>
                                  <w:color w:val="A5A5A6"/>
                                  <w:spacing w:val="-6"/>
                                  <w:sz w:val="12"/>
                                </w:rPr>
                                <w:t xml:space="preserve"> </w:t>
                              </w:r>
                              <w:r>
                                <w:rPr>
                                  <w:b/>
                                  <w:color w:val="A5A5A6"/>
                                  <w:sz w:val="12"/>
                                </w:rPr>
                                <w:t>(latest)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19.25pt;height:46.5pt;width:546.8pt;mso-position-horizontal-relative:page;mso-wrap-distance-bottom:0pt;mso-wrap-distance-top:0pt;z-index:-251510784;mso-width-relative:page;mso-height-relative:page;" coordsize="6944359,590550" o:gfxdata="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">
                <o:lock v:ext="edit" aspectratio="f"/>
                <v:shape id="Graphic 218" o:spid="_x0000_s1026" o:spt="100" style="position:absolute;left:3557;top:3557;height:583565;width:6937375;" filled="f" stroked="t" coordsize="6937375,583565" o:gfxdata="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CDsQga2AAAA3AAAAA8A&#10;AAAAAAAAAQAgAAAAIgAAAGRycy9kb3ducmV2LnhtbFBLAQIUABQAAAAIAIdO4kAzLwWeOwAAADkA&#10;AAAQAAAAAAAAAAEAIAAAAAUBAABkcnMvc2hhcGV4bWwueG1sUEsFBgAAAAAGAAYAWwEAAK8DAAAA&#10;AA==&#10;" path="m0,572753l0,10672,0,7719,1041,5203,3125,3127,5209,1042,7725,0,10672,0,6926398,0,6929345,0,6931860,1042,6933944,3127,6936028,5203,6937070,7719,6937071,10672,6937071,572753,6926398,583425,10672,583425,0,575699,0,572753xe">
                  <v:fill on="f" focussize="0,0"/>
                  <v:stroke weight="0.560157480314961pt" color="#CAD0D6" joinstyle="round"/>
                  <v:imagedata o:title=""/>
                  <o:lock v:ext="edit" aspectratio="f"/>
                  <v:textbox inset="0mm,0mm,0mm,0mm"/>
                </v:shape>
                <v:shape id="Graphic 219" o:spid="_x0000_s1026" o:spt="100" style="position:absolute;left:60477;top:401994;height:121285;width:448309;" filled="f" stroked="t" coordsize="448309,121285" o:gfxdata="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K8S0q8AAAA&#10;3AAAAA8AAAAAAAAAAQAgAAAAIgAAAGRycy9kb3ducmV2LnhtbFBLAQIUABQAAAAIAIdO4kAzLwWe&#10;OwAAADkAAAAQAAAAAAAAAAEAIAAAAAsBAABkcnMvc2hhcGV4bWwueG1sUEsFBgAAAAAGAAYAWwEA&#10;ALUDAAAAAA==&#10;" path="m0,67591l0,53362,0,49852,341,46379,1025,42940,1708,39507,2721,36172,4061,32934,5402,29696,36178,2710,49858,0,53362,0,394879,0,398383,0,401853,340,405289,1021,408726,1702,424525,8984,427439,10929,444179,32934,445520,36172,446532,39507,447216,42940,447899,46379,448241,49852,448241,53362,448241,67591,448241,71093,447899,74561,447216,78000,446532,81432,445520,84768,444179,87999,442838,91236,441194,94314,439248,97225,437301,100144,401853,120613,398383,120954,394879,120954,53362,120954,49858,120954,46388,120613,23715,111949,20802,110003,8993,97225,7046,94314,5402,91236,4061,87999,2721,84768,1708,81432,1025,78000,341,74561,0,71093,0,67591xe">
                  <v:fill on="f" focussize="0,0"/>
                  <v:stroke weight="0.560157480314961pt" color="#000000" joinstyle="round"/>
                  <v:imagedata o:title=""/>
                  <o:lock v:ext="edit" aspectratio="f"/>
                  <v:textbox inset="0mm,0mm,0mm,0mm"/>
                </v:shape>
                <v:shape id="Textbox 220" o:spid="_x0000_s1026" o:spt="202" type="#_x0000_t202" style="position:absolute;left:10977;top:9196;height:572770;width:6922770;" filled="f" stroked="f" coordsize="21600,21600" o:gfxdata="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xBrf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38" w:line="326" w:lineRule="auto"/>
                          <w:ind w:left="77" w:right="9784"/>
                          <w:rPr>
                            <w:b/>
                            <w:sz w:val="12"/>
                          </w:rPr>
                        </w:pPr>
                        <w:r>
                          <w:rPr>
                            <w:b/>
                            <w:color w:val="1C2025"/>
                            <w:sz w:val="13"/>
                          </w:rPr>
                          <w:t>Question</w:t>
                        </w:r>
                        <w:r>
                          <w:rPr>
                            <w:b/>
                            <w:color w:val="1C2025"/>
                            <w:spacing w:val="-3"/>
                            <w:sz w:val="13"/>
                          </w:rPr>
                          <w:t xml:space="preserve"> </w:t>
                        </w:r>
                        <w:r>
                          <w:rPr>
                            <w:b/>
                            <w:color w:val="1C2025"/>
                            <w:sz w:val="20"/>
                          </w:rPr>
                          <w:t xml:space="preserve">23 </w:t>
                        </w:r>
                        <w:r>
                          <w:rPr>
                            <w:color w:val="1C2025"/>
                            <w:sz w:val="13"/>
                          </w:rPr>
                          <w:t>Not</w:t>
                        </w:r>
                        <w:r>
                          <w:rPr>
                            <w:color w:val="1C2025"/>
                            <w:spacing w:val="-5"/>
                            <w:sz w:val="13"/>
                          </w:rPr>
                          <w:t xml:space="preserve"> </w:t>
                        </w:r>
                        <w:r>
                          <w:rPr>
                            <w:color w:val="1C2025"/>
                            <w:sz w:val="13"/>
                          </w:rPr>
                          <w:t>yet</w:t>
                        </w:r>
                        <w:r>
                          <w:rPr>
                            <w:color w:val="1C2025"/>
                            <w:spacing w:val="-5"/>
                            <w:sz w:val="13"/>
                          </w:rPr>
                          <w:t xml:space="preserve"> </w:t>
                        </w:r>
                        <w:r>
                          <w:rPr>
                            <w:color w:val="1C2025"/>
                            <w:sz w:val="13"/>
                          </w:rPr>
                          <w:t>answered</w:t>
                        </w:r>
                        <w:r>
                          <w:rPr>
                            <w:color w:val="1C2025"/>
                            <w:spacing w:val="40"/>
                            <w:sz w:val="13"/>
                          </w:rPr>
                          <w:t xml:space="preserve"> </w:t>
                        </w:r>
                        <w:r>
                          <w:rPr>
                            <w:b/>
                            <w:color w:val="A5A5A6"/>
                            <w:sz w:val="12"/>
                          </w:rPr>
                          <w:t>v1</w:t>
                        </w:r>
                        <w:r>
                          <w:rPr>
                            <w:b/>
                            <w:color w:val="A5A5A6"/>
                            <w:spacing w:val="-6"/>
                            <w:sz w:val="12"/>
                          </w:rPr>
                          <w:t xml:space="preserve"> </w:t>
                        </w:r>
                        <w:r>
                          <w:rPr>
                            <w:b/>
                            <w:color w:val="A5A5A6"/>
                            <w:sz w:val="12"/>
                          </w:rPr>
                          <w:t>(latest)</w:t>
                        </w:r>
                      </w:p>
                    </w:txbxContent>
                  </v:textbox>
                </v:shape>
                <w10:wrap type="topAndBottom"/>
              </v:group>
            </w:pict>
          </mc:Fallback>
        </mc:AlternateContent>
      </w:r>
    </w:p>
    <w:p>
      <w:pPr>
        <w:pStyle w:val="4"/>
      </w:pPr>
    </w:p>
    <w:p>
      <w:pPr>
        <w:pStyle w:val="4"/>
        <w:spacing w:before="29"/>
      </w:pPr>
    </w:p>
    <w:p>
      <w:pPr>
        <w:pStyle w:val="4"/>
        <w:ind w:left="468"/>
      </w:pPr>
      <w:r>
        <w:rPr>
          <w:color w:val="001A1D"/>
          <w:w w:val="105"/>
        </w:rPr>
        <w:t>Điều</w:t>
      </w:r>
      <w:r>
        <w:rPr>
          <w:color w:val="001A1D"/>
          <w:spacing w:val="-6"/>
          <w:w w:val="105"/>
        </w:rPr>
        <w:t xml:space="preserve"> </w:t>
      </w:r>
      <w:r>
        <w:rPr>
          <w:color w:val="001A1D"/>
          <w:w w:val="105"/>
        </w:rPr>
        <w:t>nào</w:t>
      </w:r>
      <w:r>
        <w:rPr>
          <w:color w:val="001A1D"/>
          <w:spacing w:val="-4"/>
          <w:w w:val="105"/>
        </w:rPr>
        <w:t xml:space="preserve"> </w:t>
      </w:r>
      <w:r>
        <w:rPr>
          <w:color w:val="001A1D"/>
          <w:w w:val="105"/>
        </w:rPr>
        <w:t>sau</w:t>
      </w:r>
      <w:r>
        <w:rPr>
          <w:color w:val="001A1D"/>
          <w:spacing w:val="-4"/>
          <w:w w:val="105"/>
        </w:rPr>
        <w:t xml:space="preserve"> </w:t>
      </w:r>
      <w:r>
        <w:rPr>
          <w:color w:val="001A1D"/>
          <w:w w:val="105"/>
        </w:rPr>
        <w:t>đây</w:t>
      </w:r>
      <w:r>
        <w:rPr>
          <w:color w:val="001A1D"/>
          <w:spacing w:val="-4"/>
          <w:w w:val="105"/>
        </w:rPr>
        <w:t xml:space="preserve"> </w:t>
      </w:r>
      <w:r>
        <w:rPr>
          <w:color w:val="001A1D"/>
          <w:w w:val="105"/>
        </w:rPr>
        <w:t>sẽ</w:t>
      </w:r>
      <w:r>
        <w:rPr>
          <w:color w:val="001A1D"/>
          <w:spacing w:val="-3"/>
          <w:w w:val="105"/>
        </w:rPr>
        <w:t xml:space="preserve"> </w:t>
      </w:r>
      <w:r>
        <w:rPr>
          <w:color w:val="001A1D"/>
          <w:w w:val="105"/>
        </w:rPr>
        <w:t>bảo</w:t>
      </w:r>
      <w:r>
        <w:rPr>
          <w:color w:val="001A1D"/>
          <w:spacing w:val="-4"/>
          <w:w w:val="105"/>
        </w:rPr>
        <w:t xml:space="preserve"> </w:t>
      </w:r>
      <w:r>
        <w:rPr>
          <w:color w:val="001A1D"/>
          <w:w w:val="105"/>
        </w:rPr>
        <w:t>vệ</w:t>
      </w:r>
      <w:r>
        <w:rPr>
          <w:color w:val="001A1D"/>
          <w:spacing w:val="-4"/>
          <w:w w:val="105"/>
        </w:rPr>
        <w:t xml:space="preserve"> </w:t>
      </w:r>
      <w:r>
        <w:rPr>
          <w:color w:val="001A1D"/>
          <w:w w:val="105"/>
        </w:rPr>
        <w:t>tốt</w:t>
      </w:r>
      <w:r>
        <w:rPr>
          <w:color w:val="001A1D"/>
          <w:spacing w:val="-4"/>
          <w:w w:val="105"/>
        </w:rPr>
        <w:t xml:space="preserve"> </w:t>
      </w:r>
      <w:r>
        <w:rPr>
          <w:color w:val="001A1D"/>
          <w:w w:val="105"/>
        </w:rPr>
        <w:t>nhất</w:t>
      </w:r>
      <w:r>
        <w:rPr>
          <w:color w:val="001A1D"/>
          <w:spacing w:val="-4"/>
          <w:w w:val="105"/>
        </w:rPr>
        <w:t xml:space="preserve"> </w:t>
      </w:r>
      <w:r>
        <w:rPr>
          <w:color w:val="001A1D"/>
          <w:w w:val="105"/>
        </w:rPr>
        <w:t>trước</w:t>
      </w:r>
      <w:r>
        <w:rPr>
          <w:color w:val="001A1D"/>
          <w:spacing w:val="-3"/>
          <w:w w:val="105"/>
        </w:rPr>
        <w:t xml:space="preserve"> </w:t>
      </w:r>
      <w:r>
        <w:rPr>
          <w:color w:val="001A1D"/>
          <w:w w:val="105"/>
        </w:rPr>
        <w:t>cuộc</w:t>
      </w:r>
      <w:r>
        <w:rPr>
          <w:color w:val="001A1D"/>
          <w:spacing w:val="-4"/>
          <w:w w:val="105"/>
        </w:rPr>
        <w:t xml:space="preserve"> </w:t>
      </w:r>
      <w:r>
        <w:rPr>
          <w:color w:val="001A1D"/>
          <w:w w:val="105"/>
        </w:rPr>
        <w:t>tấn</w:t>
      </w:r>
      <w:r>
        <w:rPr>
          <w:color w:val="001A1D"/>
          <w:spacing w:val="-4"/>
          <w:w w:val="105"/>
        </w:rPr>
        <w:t xml:space="preserve"> </w:t>
      </w:r>
      <w:r>
        <w:rPr>
          <w:color w:val="001A1D"/>
          <w:w w:val="105"/>
        </w:rPr>
        <w:t>công</w:t>
      </w:r>
      <w:r>
        <w:rPr>
          <w:color w:val="001A1D"/>
          <w:spacing w:val="-4"/>
          <w:w w:val="105"/>
        </w:rPr>
        <w:t xml:space="preserve"> </w:t>
      </w:r>
      <w:r>
        <w:rPr>
          <w:color w:val="001A1D"/>
          <w:w w:val="105"/>
        </w:rPr>
        <w:t>cụ</w:t>
      </w:r>
      <w:r>
        <w:rPr>
          <w:color w:val="001A1D"/>
          <w:spacing w:val="-4"/>
          <w:w w:val="105"/>
        </w:rPr>
        <w:t xml:space="preserve"> </w:t>
      </w:r>
      <w:r>
        <w:rPr>
          <w:color w:val="001A1D"/>
          <w:w w:val="105"/>
        </w:rPr>
        <w:t>SQL</w:t>
      </w:r>
      <w:r>
        <w:rPr>
          <w:color w:val="001A1D"/>
          <w:spacing w:val="-3"/>
          <w:w w:val="105"/>
        </w:rPr>
        <w:t xml:space="preserve"> </w:t>
      </w:r>
      <w:r>
        <w:rPr>
          <w:color w:val="001A1D"/>
          <w:spacing w:val="-2"/>
          <w:w w:val="105"/>
        </w:rPr>
        <w:t>Injection?</w:t>
      </w:r>
    </w:p>
    <w:p>
      <w:pPr>
        <w:pStyle w:val="4"/>
        <w:spacing w:before="123"/>
      </w:pPr>
    </w:p>
    <w:p>
      <w:pPr>
        <w:pStyle w:val="5"/>
        <w:numPr>
          <w:ilvl w:val="0"/>
          <w:numId w:val="58"/>
        </w:numPr>
        <w:tabs>
          <w:tab w:val="left" w:pos="1098"/>
        </w:tabs>
        <w:spacing w:before="0"/>
        <w:ind w:left="1098" w:hanging="294"/>
        <w:rPr>
          <w:sz w:val="16"/>
        </w:rPr>
      </w:pPr>
      <w:r>
        <w:drawing>
          <wp:anchor distT="0" distB="0" distL="0" distR="0" simplePos="0" relativeHeight="251717632"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221" name="Image 221"/>
            <wp:cNvGraphicFramePr/>
            <a:graphic xmlns:a="http://schemas.openxmlformats.org/drawingml/2006/main">
              <a:graphicData uri="http://schemas.openxmlformats.org/drawingml/2006/picture">
                <pic:pic xmlns:pic="http://schemas.openxmlformats.org/drawingml/2006/picture">
                  <pic:nvPicPr>
                    <pic:cNvPr id="221" name="Image 221"/>
                    <pic:cNvPicPr/>
                  </pic:nvPicPr>
                  <pic:blipFill>
                    <a:blip r:embed="rId206" cstate="print"/>
                    <a:stretch>
                      <a:fillRect/>
                    </a:stretch>
                  </pic:blipFill>
                  <pic:spPr>
                    <a:xfrm>
                      <a:off x="0" y="0"/>
                      <a:ext cx="92494" cy="92494"/>
                    </a:xfrm>
                    <a:prstGeom prst="rect">
                      <a:avLst/>
                    </a:prstGeom>
                  </pic:spPr>
                </pic:pic>
              </a:graphicData>
            </a:graphic>
          </wp:anchor>
        </w:drawing>
      </w:r>
      <w:r>
        <w:rPr>
          <w:color w:val="001A1D"/>
          <w:w w:val="105"/>
          <w:sz w:val="16"/>
        </w:rPr>
        <w:t>Lưu</w:t>
      </w:r>
      <w:r>
        <w:rPr>
          <w:color w:val="001A1D"/>
          <w:spacing w:val="-5"/>
          <w:w w:val="105"/>
          <w:sz w:val="16"/>
        </w:rPr>
        <w:t xml:space="preserve"> </w:t>
      </w:r>
      <w:r>
        <w:rPr>
          <w:color w:val="001A1D"/>
          <w:w w:val="105"/>
          <w:sz w:val="16"/>
        </w:rPr>
        <w:t>lượng</w:t>
      </w:r>
      <w:r>
        <w:rPr>
          <w:color w:val="001A1D"/>
          <w:spacing w:val="-4"/>
          <w:w w:val="105"/>
          <w:sz w:val="16"/>
        </w:rPr>
        <w:t xml:space="preserve"> </w:t>
      </w:r>
      <w:r>
        <w:rPr>
          <w:color w:val="001A1D"/>
          <w:w w:val="105"/>
          <w:sz w:val="16"/>
        </w:rPr>
        <w:t>truy</w:t>
      </w:r>
      <w:r>
        <w:rPr>
          <w:color w:val="001A1D"/>
          <w:spacing w:val="-4"/>
          <w:w w:val="105"/>
          <w:sz w:val="16"/>
        </w:rPr>
        <w:t xml:space="preserve"> </w:t>
      </w:r>
      <w:r>
        <w:rPr>
          <w:color w:val="001A1D"/>
          <w:w w:val="105"/>
          <w:sz w:val="16"/>
        </w:rPr>
        <w:t>cập</w:t>
      </w:r>
      <w:r>
        <w:rPr>
          <w:color w:val="001A1D"/>
          <w:spacing w:val="-4"/>
          <w:w w:val="105"/>
          <w:sz w:val="16"/>
        </w:rPr>
        <w:t xml:space="preserve"> </w:t>
      </w:r>
      <w:r>
        <w:rPr>
          <w:color w:val="001A1D"/>
          <w:w w:val="105"/>
          <w:sz w:val="16"/>
        </w:rPr>
        <w:t>web</w:t>
      </w:r>
      <w:r>
        <w:rPr>
          <w:color w:val="001A1D"/>
          <w:spacing w:val="-4"/>
          <w:w w:val="105"/>
          <w:sz w:val="16"/>
        </w:rPr>
        <w:t xml:space="preserve"> </w:t>
      </w:r>
      <w:r>
        <w:rPr>
          <w:color w:val="001A1D"/>
          <w:w w:val="105"/>
          <w:sz w:val="16"/>
        </w:rPr>
        <w:t>được</w:t>
      </w:r>
      <w:r>
        <w:rPr>
          <w:color w:val="001A1D"/>
          <w:spacing w:val="-4"/>
          <w:w w:val="105"/>
          <w:sz w:val="16"/>
        </w:rPr>
        <w:t xml:space="preserve"> </w:t>
      </w:r>
      <w:r>
        <w:rPr>
          <w:color w:val="001A1D"/>
          <w:w w:val="105"/>
          <w:sz w:val="16"/>
        </w:rPr>
        <w:t>mã</w:t>
      </w:r>
      <w:r>
        <w:rPr>
          <w:color w:val="001A1D"/>
          <w:spacing w:val="-5"/>
          <w:w w:val="105"/>
          <w:sz w:val="16"/>
        </w:rPr>
        <w:t xml:space="preserve"> hóa</w:t>
      </w:r>
    </w:p>
    <w:p>
      <w:pPr>
        <w:pStyle w:val="5"/>
        <w:numPr>
          <w:ilvl w:val="0"/>
          <w:numId w:val="58"/>
        </w:numPr>
        <w:tabs>
          <w:tab w:val="left" w:pos="1098"/>
        </w:tabs>
        <w:ind w:left="1098" w:hanging="294"/>
        <w:rPr>
          <w:sz w:val="16"/>
        </w:rPr>
      </w:pPr>
      <w:r>
        <w:drawing>
          <wp:anchor distT="0" distB="0" distL="0" distR="0" simplePos="0" relativeHeight="251718656"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222" name="Image 222"/>
            <wp:cNvGraphicFramePr/>
            <a:graphic xmlns:a="http://schemas.openxmlformats.org/drawingml/2006/main">
              <a:graphicData uri="http://schemas.openxmlformats.org/drawingml/2006/picture">
                <pic:pic xmlns:pic="http://schemas.openxmlformats.org/drawingml/2006/picture">
                  <pic:nvPicPr>
                    <pic:cNvPr id="222" name="Image 222"/>
                    <pic:cNvPicPr/>
                  </pic:nvPicPr>
                  <pic:blipFill>
                    <a:blip r:embed="rId207" cstate="print"/>
                    <a:stretch>
                      <a:fillRect/>
                    </a:stretch>
                  </pic:blipFill>
                  <pic:spPr>
                    <a:xfrm>
                      <a:off x="0" y="0"/>
                      <a:ext cx="92494" cy="92494"/>
                    </a:xfrm>
                    <a:prstGeom prst="rect">
                      <a:avLst/>
                    </a:prstGeom>
                  </pic:spPr>
                </pic:pic>
              </a:graphicData>
            </a:graphic>
          </wp:anchor>
        </w:drawing>
      </w:r>
      <w:r>
        <w:rPr>
          <w:color w:val="001A1D"/>
          <w:w w:val="105"/>
          <w:sz w:val="16"/>
        </w:rPr>
        <w:t>Lọc</w:t>
      </w:r>
      <w:r>
        <w:rPr>
          <w:color w:val="001A1D"/>
          <w:spacing w:val="-5"/>
          <w:w w:val="105"/>
          <w:sz w:val="16"/>
        </w:rPr>
        <w:t xml:space="preserve"> </w:t>
      </w:r>
      <w:r>
        <w:rPr>
          <w:color w:val="001A1D"/>
          <w:w w:val="105"/>
          <w:sz w:val="16"/>
        </w:rPr>
        <w:t>dữ</w:t>
      </w:r>
      <w:r>
        <w:rPr>
          <w:color w:val="001A1D"/>
          <w:spacing w:val="-4"/>
          <w:w w:val="105"/>
          <w:sz w:val="16"/>
        </w:rPr>
        <w:t xml:space="preserve"> </w:t>
      </w:r>
      <w:r>
        <w:rPr>
          <w:color w:val="001A1D"/>
          <w:w w:val="105"/>
          <w:sz w:val="16"/>
        </w:rPr>
        <w:t>liệu</w:t>
      </w:r>
      <w:r>
        <w:rPr>
          <w:color w:val="001A1D"/>
          <w:spacing w:val="-4"/>
          <w:w w:val="105"/>
          <w:sz w:val="16"/>
        </w:rPr>
        <w:t xml:space="preserve"> </w:t>
      </w:r>
      <w:r>
        <w:rPr>
          <w:color w:val="001A1D"/>
          <w:w w:val="105"/>
          <w:sz w:val="16"/>
        </w:rPr>
        <w:t>người</w:t>
      </w:r>
      <w:r>
        <w:rPr>
          <w:color w:val="001A1D"/>
          <w:spacing w:val="-4"/>
          <w:w w:val="105"/>
          <w:sz w:val="16"/>
        </w:rPr>
        <w:t xml:space="preserve"> </w:t>
      </w:r>
      <w:r>
        <w:rPr>
          <w:color w:val="001A1D"/>
          <w:w w:val="105"/>
          <w:sz w:val="16"/>
        </w:rPr>
        <w:t>dùng</w:t>
      </w:r>
      <w:r>
        <w:rPr>
          <w:color w:val="001A1D"/>
          <w:spacing w:val="-5"/>
          <w:w w:val="105"/>
          <w:sz w:val="16"/>
        </w:rPr>
        <w:t xml:space="preserve"> </w:t>
      </w:r>
      <w:r>
        <w:rPr>
          <w:color w:val="001A1D"/>
          <w:w w:val="105"/>
          <w:sz w:val="16"/>
        </w:rPr>
        <w:t>nhập</w:t>
      </w:r>
      <w:r>
        <w:rPr>
          <w:color w:val="001A1D"/>
          <w:spacing w:val="-4"/>
          <w:w w:val="105"/>
          <w:sz w:val="16"/>
        </w:rPr>
        <w:t xml:space="preserve"> </w:t>
      </w:r>
      <w:r>
        <w:rPr>
          <w:color w:val="001A1D"/>
          <w:spacing w:val="-5"/>
          <w:w w:val="105"/>
          <w:sz w:val="16"/>
        </w:rPr>
        <w:t>vào</w:t>
      </w:r>
    </w:p>
    <w:p>
      <w:pPr>
        <w:pStyle w:val="5"/>
        <w:numPr>
          <w:ilvl w:val="0"/>
          <w:numId w:val="58"/>
        </w:numPr>
        <w:tabs>
          <w:tab w:val="left" w:pos="1098"/>
        </w:tabs>
        <w:spacing w:before="157"/>
        <w:ind w:left="1098" w:hanging="294"/>
        <w:rPr>
          <w:sz w:val="16"/>
        </w:rPr>
      </w:pPr>
      <w:r>
        <w:drawing>
          <wp:anchor distT="0" distB="0" distL="0" distR="0" simplePos="0" relativeHeight="251718656"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223" name="Image 223"/>
            <wp:cNvGraphicFramePr/>
            <a:graphic xmlns:a="http://schemas.openxmlformats.org/drawingml/2006/main">
              <a:graphicData uri="http://schemas.openxmlformats.org/drawingml/2006/picture">
                <pic:pic xmlns:pic="http://schemas.openxmlformats.org/drawingml/2006/picture">
                  <pic:nvPicPr>
                    <pic:cNvPr id="223" name="Image 223"/>
                    <pic:cNvPicPr/>
                  </pic:nvPicPr>
                  <pic:blipFill>
                    <a:blip r:embed="rId203" cstate="print"/>
                    <a:stretch>
                      <a:fillRect/>
                    </a:stretch>
                  </pic:blipFill>
                  <pic:spPr>
                    <a:xfrm>
                      <a:off x="0" y="0"/>
                      <a:ext cx="92494" cy="92494"/>
                    </a:xfrm>
                    <a:prstGeom prst="rect">
                      <a:avLst/>
                    </a:prstGeom>
                  </pic:spPr>
                </pic:pic>
              </a:graphicData>
            </a:graphic>
          </wp:anchor>
        </w:drawing>
      </w:r>
      <w:r>
        <w:rPr>
          <w:color w:val="001A1D"/>
          <w:spacing w:val="-5"/>
          <w:w w:val="105"/>
          <w:sz w:val="16"/>
        </w:rPr>
        <w:t>IDS</w:t>
      </w:r>
    </w:p>
    <w:p>
      <w:pPr>
        <w:pStyle w:val="5"/>
        <w:numPr>
          <w:ilvl w:val="0"/>
          <w:numId w:val="58"/>
        </w:numPr>
        <w:tabs>
          <w:tab w:val="left" w:pos="1098"/>
        </w:tabs>
        <w:spacing w:before="169" w:line="468" w:lineRule="auto"/>
        <w:ind w:left="793" w:right="9419" w:firstLine="11"/>
        <w:rPr>
          <w:sz w:val="16"/>
        </w:rPr>
      </w:pPr>
      <w:r>
        <w:drawing>
          <wp:anchor distT="0" distB="0" distL="0" distR="0" simplePos="0" relativeHeight="251719680" behindDoc="0" locked="0" layoutInCell="1" allowOverlap="1">
            <wp:simplePos x="0" y="0"/>
            <wp:positionH relativeFrom="page">
              <wp:posOffset>611505</wp:posOffset>
            </wp:positionH>
            <wp:positionV relativeFrom="paragraph">
              <wp:posOffset>131445</wp:posOffset>
            </wp:positionV>
            <wp:extent cx="92710" cy="92710"/>
            <wp:effectExtent l="0" t="0" r="0" b="0"/>
            <wp:wrapNone/>
            <wp:docPr id="224" name="Image 224"/>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208" cstate="print"/>
                    <a:stretch>
                      <a:fillRect/>
                    </a:stretch>
                  </pic:blipFill>
                  <pic:spPr>
                    <a:xfrm>
                      <a:off x="0" y="0"/>
                      <a:ext cx="92494" cy="92494"/>
                    </a:xfrm>
                    <a:prstGeom prst="rect">
                      <a:avLst/>
                    </a:prstGeom>
                  </pic:spPr>
                </pic:pic>
              </a:graphicData>
            </a:graphic>
          </wp:anchor>
        </w:drawing>
      </w:r>
      <w:r>
        <w:rPr>
          <w:color w:val="001A1D"/>
          <w:spacing w:val="-2"/>
          <w:w w:val="105"/>
          <w:sz w:val="16"/>
        </w:rPr>
        <w:t xml:space="preserve">Firewall </w:t>
      </w:r>
      <w:r>
        <w:rPr>
          <w:color w:val="0E6BBE"/>
          <w:w w:val="105"/>
          <w:sz w:val="16"/>
        </w:rPr>
        <w:t>Clear</w:t>
      </w:r>
      <w:r>
        <w:rPr>
          <w:color w:val="0E6BBE"/>
          <w:spacing w:val="-14"/>
          <w:w w:val="105"/>
          <w:sz w:val="16"/>
        </w:rPr>
        <w:t xml:space="preserve"> </w:t>
      </w:r>
      <w:r>
        <w:rPr>
          <w:color w:val="0E6BBE"/>
          <w:w w:val="105"/>
          <w:sz w:val="16"/>
        </w:rPr>
        <w:t>my</w:t>
      </w:r>
      <w:r>
        <w:rPr>
          <w:color w:val="0E6BBE"/>
          <w:spacing w:val="-11"/>
          <w:w w:val="105"/>
          <w:sz w:val="16"/>
        </w:rPr>
        <w:t xml:space="preserve"> </w:t>
      </w:r>
      <w:r>
        <w:rPr>
          <w:color w:val="0E6BBE"/>
          <w:w w:val="105"/>
          <w:sz w:val="16"/>
        </w:rPr>
        <w:t>choice</w:t>
      </w:r>
    </w:p>
    <w:p>
      <w:pPr>
        <w:spacing w:line="468" w:lineRule="auto"/>
        <w:rPr>
          <w:sz w:val="16"/>
        </w:rPr>
        <w:sectPr>
          <w:pgSz w:w="12240" w:h="15840"/>
          <w:pgMar w:top="220" w:right="460" w:bottom="440" w:left="400" w:header="0" w:footer="260" w:gutter="0"/>
          <w:cols w:space="720" w:num="1"/>
        </w:sectPr>
      </w:pPr>
    </w:p>
    <w:p>
      <w:pPr>
        <w:pStyle w:val="4"/>
        <w:tabs>
          <w:tab w:val="left" w:pos="5991"/>
        </w:tabs>
        <w:spacing w:before="65"/>
        <w:ind w:left="110"/>
        <w:rPr>
          <w:rFonts w:ascii="Arial MT" w:hAnsi="Arial MT"/>
        </w:rPr>
      </w:pPr>
      <w:r>
        <w:rPr>
          <w:rFonts w:ascii="Arial MT" w:hAnsi="Arial MT"/>
        </w:rPr>
        <w:t>11/15/23,</w:t>
      </w:r>
      <w:r>
        <w:rPr>
          <w:rFonts w:ascii="Arial MT" w:hAnsi="Arial MT"/>
          <w:spacing w:val="-7"/>
        </w:rPr>
        <w:t xml:space="preserve"> </w:t>
      </w:r>
      <w:r>
        <w:rPr>
          <w:rFonts w:ascii="Arial MT" w:hAnsi="Arial MT"/>
        </w:rPr>
        <w:t>10:23</w:t>
      </w:r>
      <w:r>
        <w:rPr>
          <w:rFonts w:ascii="Arial MT" w:hAnsi="Arial MT"/>
          <w:spacing w:val="-7"/>
        </w:rPr>
        <w:t xml:space="preserve"> </w:t>
      </w:r>
      <w:r>
        <w:rPr>
          <w:rFonts w:ascii="Arial MT" w:hAnsi="Arial MT"/>
          <w:spacing w:val="-5"/>
          <w:w w:val="95"/>
        </w:rPr>
        <w:t>PM</w:t>
      </w:r>
      <w:r>
        <w:rPr>
          <w:rFonts w:ascii="Arial MT" w:hAnsi="Arial MT"/>
        </w:rPr>
        <w:tab/>
      </w:r>
      <w:r>
        <w:rPr>
          <w:rFonts w:ascii="Arial MT" w:hAnsi="Arial MT"/>
          <w:w w:val="80"/>
        </w:rPr>
        <w:t>Đề</w:t>
      </w:r>
      <w:r>
        <w:rPr>
          <w:rFonts w:ascii="Arial MT" w:hAnsi="Arial MT"/>
          <w:spacing w:val="-1"/>
          <w:w w:val="80"/>
        </w:rPr>
        <w:t xml:space="preserve"> </w:t>
      </w:r>
      <w:r>
        <w:rPr>
          <w:rFonts w:ascii="Arial MT" w:hAnsi="Arial MT"/>
          <w:w w:val="80"/>
        </w:rPr>
        <w:t>thi</w:t>
      </w:r>
      <w:r>
        <w:rPr>
          <w:rFonts w:ascii="Arial MT" w:hAnsi="Arial MT"/>
          <w:spacing w:val="-9"/>
        </w:rPr>
        <w:t xml:space="preserve"> </w:t>
      </w:r>
      <w:r>
        <w:rPr>
          <w:rFonts w:ascii="Arial MT" w:hAnsi="Arial MT"/>
          <w:w w:val="80"/>
        </w:rPr>
        <w:t>cuối</w:t>
      </w:r>
      <w:r>
        <w:rPr>
          <w:rFonts w:ascii="Arial MT" w:hAnsi="Arial MT"/>
          <w:spacing w:val="-1"/>
          <w:w w:val="80"/>
        </w:rPr>
        <w:t xml:space="preserve"> </w:t>
      </w:r>
      <w:r>
        <w:rPr>
          <w:rFonts w:ascii="Arial MT" w:hAnsi="Arial MT"/>
          <w:w w:val="80"/>
        </w:rPr>
        <w:t>kỳ</w:t>
      </w:r>
      <w:r>
        <w:rPr>
          <w:rFonts w:ascii="Arial MT" w:hAnsi="Arial MT"/>
          <w:spacing w:val="-9"/>
        </w:rPr>
        <w:t xml:space="preserve"> </w:t>
      </w:r>
      <w:r>
        <w:rPr>
          <w:rFonts w:ascii="Arial MT" w:hAnsi="Arial MT"/>
          <w:w w:val="80"/>
        </w:rPr>
        <w:t>|</w:t>
      </w:r>
      <w:r>
        <w:rPr>
          <w:rFonts w:ascii="Arial MT" w:hAnsi="Arial MT"/>
          <w:spacing w:val="-1"/>
          <w:w w:val="80"/>
        </w:rPr>
        <w:t xml:space="preserve"> </w:t>
      </w:r>
      <w:r>
        <w:rPr>
          <w:rFonts w:ascii="Arial MT" w:hAnsi="Arial MT"/>
          <w:spacing w:val="-5"/>
          <w:w w:val="80"/>
        </w:rPr>
        <w:t>MMS</w:t>
      </w:r>
    </w:p>
    <w:p>
      <w:pPr>
        <w:pStyle w:val="4"/>
        <w:spacing w:before="4"/>
        <w:rPr>
          <w:rFonts w:ascii="Arial MT"/>
          <w:sz w:val="5"/>
        </w:rPr>
      </w:pPr>
      <w:r>
        <mc:AlternateContent>
          <mc:Choice Requires="wpg">
            <w:drawing>
              <wp:anchor distT="0" distB="0" distL="0" distR="0" simplePos="0" relativeHeight="251806720" behindDoc="1" locked="0" layoutInCell="1" allowOverlap="1">
                <wp:simplePos x="0" y="0"/>
                <wp:positionH relativeFrom="page">
                  <wp:posOffset>408940</wp:posOffset>
                </wp:positionH>
                <wp:positionV relativeFrom="paragraph">
                  <wp:posOffset>54610</wp:posOffset>
                </wp:positionV>
                <wp:extent cx="6944360" cy="590550"/>
                <wp:effectExtent l="0" t="0" r="0" b="0"/>
                <wp:wrapTopAndBottom/>
                <wp:docPr id="225" name="Group 225"/>
                <wp:cNvGraphicFramePr/>
                <a:graphic xmlns:a="http://schemas.openxmlformats.org/drawingml/2006/main">
                  <a:graphicData uri="http://schemas.microsoft.com/office/word/2010/wordprocessingGroup">
                    <wpg:wgp>
                      <wpg:cNvGrpSpPr/>
                      <wpg:grpSpPr>
                        <a:xfrm>
                          <a:off x="0" y="0"/>
                          <a:ext cx="6944359" cy="590550"/>
                          <a:chOff x="0" y="0"/>
                          <a:chExt cx="6944359" cy="590550"/>
                        </a:xfrm>
                      </wpg:grpSpPr>
                      <wps:wsp>
                        <wps:cNvPr id="226" name="Graphic 226"/>
                        <wps:cNvSpPr/>
                        <wps:spPr>
                          <a:xfrm>
                            <a:off x="3557" y="3557"/>
                            <a:ext cx="6937375" cy="583565"/>
                          </a:xfrm>
                          <a:custGeom>
                            <a:avLst/>
                            <a:gdLst/>
                            <a:ahLst/>
                            <a:cxnLst/>
                            <a:rect l="l" t="t" r="r" b="b"/>
                            <a:pathLst>
                              <a:path w="6937375" h="583565">
                                <a:moveTo>
                                  <a:pt x="0" y="572753"/>
                                </a:moveTo>
                                <a:lnTo>
                                  <a:pt x="0" y="10672"/>
                                </a:lnTo>
                                <a:lnTo>
                                  <a:pt x="0" y="7719"/>
                                </a:lnTo>
                                <a:lnTo>
                                  <a:pt x="1041" y="5203"/>
                                </a:lnTo>
                                <a:lnTo>
                                  <a:pt x="3125" y="3119"/>
                                </a:lnTo>
                                <a:lnTo>
                                  <a:pt x="5209" y="1042"/>
                                </a:lnTo>
                                <a:lnTo>
                                  <a:pt x="7725" y="0"/>
                                </a:lnTo>
                                <a:lnTo>
                                  <a:pt x="10672" y="0"/>
                                </a:lnTo>
                                <a:lnTo>
                                  <a:pt x="6926398" y="0"/>
                                </a:lnTo>
                                <a:lnTo>
                                  <a:pt x="6929345" y="0"/>
                                </a:lnTo>
                                <a:lnTo>
                                  <a:pt x="6931860" y="1042"/>
                                </a:lnTo>
                                <a:lnTo>
                                  <a:pt x="6933944" y="3119"/>
                                </a:lnTo>
                                <a:lnTo>
                                  <a:pt x="6936028" y="5203"/>
                                </a:lnTo>
                                <a:lnTo>
                                  <a:pt x="6937070" y="7719"/>
                                </a:lnTo>
                                <a:lnTo>
                                  <a:pt x="6937071" y="10672"/>
                                </a:lnTo>
                                <a:lnTo>
                                  <a:pt x="6937071" y="572753"/>
                                </a:lnTo>
                                <a:lnTo>
                                  <a:pt x="6926398" y="583425"/>
                                </a:lnTo>
                                <a:lnTo>
                                  <a:pt x="10672" y="583425"/>
                                </a:lnTo>
                                <a:lnTo>
                                  <a:pt x="0" y="575692"/>
                                </a:lnTo>
                                <a:lnTo>
                                  <a:pt x="0" y="572753"/>
                                </a:lnTo>
                                <a:close/>
                              </a:path>
                            </a:pathLst>
                          </a:custGeom>
                          <a:ln w="7114">
                            <a:solidFill>
                              <a:srgbClr val="CAD0D6"/>
                            </a:solidFill>
                            <a:prstDash val="solid"/>
                          </a:ln>
                        </wps:spPr>
                        <wps:bodyPr wrap="square" lIns="0" tIns="0" rIns="0" bIns="0" rtlCol="0">
                          <a:noAutofit/>
                        </wps:bodyPr>
                      </wps:wsp>
                      <wps:wsp>
                        <wps:cNvPr id="227" name="Graphic 227"/>
                        <wps:cNvSpPr/>
                        <wps:spPr>
                          <a:xfrm>
                            <a:off x="60477" y="401994"/>
                            <a:ext cx="448309" cy="128270"/>
                          </a:xfrm>
                          <a:custGeom>
                            <a:avLst/>
                            <a:gdLst/>
                            <a:ahLst/>
                            <a:cxnLst/>
                            <a:rect l="l" t="t" r="r" b="b"/>
                            <a:pathLst>
                              <a:path w="448309" h="128270">
                                <a:moveTo>
                                  <a:pt x="0" y="74706"/>
                                </a:moveTo>
                                <a:lnTo>
                                  <a:pt x="0" y="53362"/>
                                </a:lnTo>
                                <a:lnTo>
                                  <a:pt x="0" y="49852"/>
                                </a:lnTo>
                                <a:lnTo>
                                  <a:pt x="341" y="46385"/>
                                </a:lnTo>
                                <a:lnTo>
                                  <a:pt x="8993" y="23700"/>
                                </a:lnTo>
                                <a:lnTo>
                                  <a:pt x="10939" y="20789"/>
                                </a:lnTo>
                                <a:lnTo>
                                  <a:pt x="13151" y="18093"/>
                                </a:lnTo>
                                <a:lnTo>
                                  <a:pt x="15629" y="15619"/>
                                </a:lnTo>
                                <a:lnTo>
                                  <a:pt x="18106" y="13139"/>
                                </a:lnTo>
                                <a:lnTo>
                                  <a:pt x="20802" y="10929"/>
                                </a:lnTo>
                                <a:lnTo>
                                  <a:pt x="23715" y="8984"/>
                                </a:lnTo>
                                <a:lnTo>
                                  <a:pt x="26629" y="7031"/>
                                </a:lnTo>
                                <a:lnTo>
                                  <a:pt x="49858" y="0"/>
                                </a:lnTo>
                                <a:lnTo>
                                  <a:pt x="53362" y="0"/>
                                </a:lnTo>
                                <a:lnTo>
                                  <a:pt x="394879" y="0"/>
                                </a:lnTo>
                                <a:lnTo>
                                  <a:pt x="398383" y="0"/>
                                </a:lnTo>
                                <a:lnTo>
                                  <a:pt x="401853" y="340"/>
                                </a:lnTo>
                                <a:lnTo>
                                  <a:pt x="405289" y="1021"/>
                                </a:lnTo>
                                <a:lnTo>
                                  <a:pt x="408726" y="1702"/>
                                </a:lnTo>
                                <a:lnTo>
                                  <a:pt x="424525" y="8984"/>
                                </a:lnTo>
                                <a:lnTo>
                                  <a:pt x="427439" y="10929"/>
                                </a:lnTo>
                                <a:lnTo>
                                  <a:pt x="430134" y="13139"/>
                                </a:lnTo>
                                <a:lnTo>
                                  <a:pt x="432612" y="15619"/>
                                </a:lnTo>
                                <a:lnTo>
                                  <a:pt x="435089" y="18093"/>
                                </a:lnTo>
                                <a:lnTo>
                                  <a:pt x="437301" y="20789"/>
                                </a:lnTo>
                                <a:lnTo>
                                  <a:pt x="439248" y="23700"/>
                                </a:lnTo>
                                <a:lnTo>
                                  <a:pt x="441194" y="26611"/>
                                </a:lnTo>
                                <a:lnTo>
                                  <a:pt x="447216" y="42946"/>
                                </a:lnTo>
                                <a:lnTo>
                                  <a:pt x="447899" y="46385"/>
                                </a:lnTo>
                                <a:lnTo>
                                  <a:pt x="448241" y="49852"/>
                                </a:lnTo>
                                <a:lnTo>
                                  <a:pt x="448241" y="53362"/>
                                </a:lnTo>
                                <a:lnTo>
                                  <a:pt x="448241" y="74706"/>
                                </a:lnTo>
                                <a:lnTo>
                                  <a:pt x="448241" y="78208"/>
                                </a:lnTo>
                                <a:lnTo>
                                  <a:pt x="447899" y="81676"/>
                                </a:lnTo>
                                <a:lnTo>
                                  <a:pt x="447216" y="85108"/>
                                </a:lnTo>
                                <a:lnTo>
                                  <a:pt x="446532" y="88540"/>
                                </a:lnTo>
                                <a:lnTo>
                                  <a:pt x="439248" y="104347"/>
                                </a:lnTo>
                                <a:lnTo>
                                  <a:pt x="437301" y="107259"/>
                                </a:lnTo>
                                <a:lnTo>
                                  <a:pt x="435089" y="109955"/>
                                </a:lnTo>
                                <a:lnTo>
                                  <a:pt x="432612" y="112435"/>
                                </a:lnTo>
                                <a:lnTo>
                                  <a:pt x="430134" y="114916"/>
                                </a:lnTo>
                                <a:lnTo>
                                  <a:pt x="415300" y="123997"/>
                                </a:lnTo>
                                <a:lnTo>
                                  <a:pt x="412063" y="125338"/>
                                </a:lnTo>
                                <a:lnTo>
                                  <a:pt x="408726" y="126352"/>
                                </a:lnTo>
                                <a:lnTo>
                                  <a:pt x="405289" y="127033"/>
                                </a:lnTo>
                                <a:lnTo>
                                  <a:pt x="401853" y="127714"/>
                                </a:lnTo>
                                <a:lnTo>
                                  <a:pt x="398383" y="128061"/>
                                </a:lnTo>
                                <a:lnTo>
                                  <a:pt x="394879" y="128069"/>
                                </a:lnTo>
                                <a:lnTo>
                                  <a:pt x="53362" y="128069"/>
                                </a:lnTo>
                                <a:lnTo>
                                  <a:pt x="32941" y="123997"/>
                                </a:lnTo>
                                <a:lnTo>
                                  <a:pt x="29704" y="122656"/>
                                </a:lnTo>
                                <a:lnTo>
                                  <a:pt x="15629" y="112435"/>
                                </a:lnTo>
                                <a:lnTo>
                                  <a:pt x="13151" y="109955"/>
                                </a:lnTo>
                                <a:lnTo>
                                  <a:pt x="0" y="78208"/>
                                </a:lnTo>
                                <a:lnTo>
                                  <a:pt x="0" y="74706"/>
                                </a:lnTo>
                                <a:close/>
                              </a:path>
                            </a:pathLst>
                          </a:custGeom>
                          <a:ln w="7114">
                            <a:solidFill>
                              <a:srgbClr val="000000"/>
                            </a:solidFill>
                            <a:prstDash val="solid"/>
                          </a:ln>
                        </wps:spPr>
                        <wps:bodyPr wrap="square" lIns="0" tIns="0" rIns="0" bIns="0" rtlCol="0">
                          <a:noAutofit/>
                        </wps:bodyPr>
                      </wps:wsp>
                      <wps:wsp>
                        <wps:cNvPr id="228" name="Textbox 228"/>
                        <wps:cNvSpPr txBox="1"/>
                        <wps:spPr>
                          <a:xfrm>
                            <a:off x="10977" y="9196"/>
                            <a:ext cx="6922770" cy="572770"/>
                          </a:xfrm>
                          <a:prstGeom prst="rect">
                            <a:avLst/>
                          </a:prstGeom>
                        </wps:spPr>
                        <wps:txbx>
                          <w:txbxContent>
                            <w:p>
                              <w:pPr>
                                <w:spacing w:before="38" w:line="333" w:lineRule="auto"/>
                                <w:ind w:left="77" w:right="9784"/>
                                <w:rPr>
                                  <w:b/>
                                  <w:sz w:val="12"/>
                                </w:rPr>
                              </w:pPr>
                              <w:r>
                                <w:rPr>
                                  <w:b/>
                                  <w:color w:val="1C2025"/>
                                  <w:sz w:val="13"/>
                                </w:rPr>
                                <w:t>Question</w:t>
                              </w:r>
                              <w:r>
                                <w:rPr>
                                  <w:b/>
                                  <w:color w:val="1C2025"/>
                                  <w:spacing w:val="-3"/>
                                  <w:sz w:val="13"/>
                                </w:rPr>
                                <w:t xml:space="preserve"> </w:t>
                              </w:r>
                              <w:r>
                                <w:rPr>
                                  <w:b/>
                                  <w:color w:val="1C2025"/>
                                  <w:sz w:val="20"/>
                                </w:rPr>
                                <w:t xml:space="preserve">24 </w:t>
                              </w:r>
                              <w:r>
                                <w:rPr>
                                  <w:color w:val="1C2025"/>
                                  <w:sz w:val="13"/>
                                </w:rPr>
                                <w:t>Not</w:t>
                              </w:r>
                              <w:r>
                                <w:rPr>
                                  <w:color w:val="1C2025"/>
                                  <w:spacing w:val="-5"/>
                                  <w:sz w:val="13"/>
                                </w:rPr>
                                <w:t xml:space="preserve"> </w:t>
                              </w:r>
                              <w:r>
                                <w:rPr>
                                  <w:color w:val="1C2025"/>
                                  <w:sz w:val="13"/>
                                </w:rPr>
                                <w:t>yet</w:t>
                              </w:r>
                              <w:r>
                                <w:rPr>
                                  <w:color w:val="1C2025"/>
                                  <w:spacing w:val="-5"/>
                                  <w:sz w:val="13"/>
                                </w:rPr>
                                <w:t xml:space="preserve"> </w:t>
                              </w:r>
                              <w:r>
                                <w:rPr>
                                  <w:color w:val="1C2025"/>
                                  <w:sz w:val="13"/>
                                </w:rPr>
                                <w:t>answered</w:t>
                              </w:r>
                              <w:r>
                                <w:rPr>
                                  <w:color w:val="1C2025"/>
                                  <w:spacing w:val="40"/>
                                  <w:sz w:val="13"/>
                                </w:rPr>
                                <w:t xml:space="preserve"> </w:t>
                              </w:r>
                              <w:r>
                                <w:rPr>
                                  <w:b/>
                                  <w:color w:val="A5A5A6"/>
                                  <w:sz w:val="12"/>
                                </w:rPr>
                                <w:t>v1</w:t>
                              </w:r>
                              <w:r>
                                <w:rPr>
                                  <w:b/>
                                  <w:color w:val="A5A5A6"/>
                                  <w:spacing w:val="-6"/>
                                  <w:sz w:val="12"/>
                                </w:rPr>
                                <w:t xml:space="preserve"> </w:t>
                              </w:r>
                              <w:r>
                                <w:rPr>
                                  <w:b/>
                                  <w:color w:val="A5A5A6"/>
                                  <w:sz w:val="12"/>
                                </w:rPr>
                                <w:t>(latest)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4.3pt;height:46.5pt;width:546.8pt;mso-position-horizontal-relative:page;mso-wrap-distance-bottom:0pt;mso-wrap-distance-top:0pt;z-index:-251509760;mso-width-relative:page;mso-height-relative:page;" coordsize="6944359,590550" o:gfxdata="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">
                <o:lock v:ext="edit" aspectratio="f"/>
                <v:shape id="Graphic 226" o:spid="_x0000_s1026" o:spt="100" style="position:absolute;left:3557;top:3557;height:583565;width:6937375;" filled="f" stroked="t" coordsize="6937375,583565" o:gfxdata="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BTuVK5AAAA3AAA&#10;AA8AAAAAAAAAAQAgAAAAIgAAAGRycy9kb3ducmV2LnhtbFBLAQIUABQAAAAIAIdO4kAzLwWeOwAA&#10;ADkAAAAQAAAAAAAAAAEAIAAAAAgBAABkcnMvc2hhcGV4bWwueG1sUEsFBgAAAAAGAAYAWwEAALID&#10;AAAAAA==&#10;" path="m0,572753l0,10672,0,7719,1041,5203,3125,3119,5209,1042,7725,0,10672,0,6926398,0,6929345,0,6931860,1042,6933944,3119,6936028,5203,6937070,7719,6937071,10672,6937071,572753,6926398,583425,10672,583425,0,575692,0,572753xe">
                  <v:fill on="f" focussize="0,0"/>
                  <v:stroke weight="0.560157480314961pt" color="#CAD0D6" joinstyle="round"/>
                  <v:imagedata o:title=""/>
                  <o:lock v:ext="edit" aspectratio="f"/>
                  <v:textbox inset="0mm,0mm,0mm,0mm"/>
                </v:shape>
                <v:shape id="Graphic 227" o:spid="_x0000_s1026" o:spt="100" style="position:absolute;left:60477;top:401994;height:128270;width:448309;" filled="f" stroked="t" coordsize="448309,128270" o:gfxdata="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7AlV68AAAA&#10;3AAAAA8AAAAAAAAAAQAgAAAAIgAAAGRycy9kb3ducmV2LnhtbFBLAQIUABQAAAAIAIdO4kAzLwWe&#10;OwAAADkAAAAQAAAAAAAAAAEAIAAAAAsBAABkcnMvc2hhcGV4bWwueG1sUEsFBgAAAAAGAAYAWwEA&#10;ALUDAAAAAA==&#10;" path="m0,74706l0,53362,0,49852,341,46385,8993,23700,10939,20789,13151,18093,15629,15619,18106,13139,20802,10929,23715,8984,26629,7031,49858,0,53362,0,394879,0,398383,0,401853,340,405289,1021,408726,1702,424525,8984,427439,10929,430134,13139,432612,15619,435089,18093,437301,20789,439248,23700,441194,26611,447216,42946,447899,46385,448241,49852,448241,53362,448241,74706,448241,78208,447899,81676,447216,85108,446532,88540,439248,104347,437301,107259,435089,109955,432612,112435,430134,114916,415300,123997,412063,125338,408726,126352,405289,127033,401853,127714,398383,128061,394879,128069,53362,128069,32941,123997,29704,122656,15629,112435,13151,109955,0,78208,0,74706xe">
                  <v:fill on="f" focussize="0,0"/>
                  <v:stroke weight="0.560157480314961pt" color="#000000" joinstyle="round"/>
                  <v:imagedata o:title=""/>
                  <o:lock v:ext="edit" aspectratio="f"/>
                  <v:textbox inset="0mm,0mm,0mm,0mm"/>
                </v:shape>
                <v:shape id="Textbox 228" o:spid="_x0000_s1026" o:spt="202" type="#_x0000_t202" style="position:absolute;left:10977;top:9196;height:572770;width:6922770;" filled="f" stroked="f" coordsize="21600,21600" o:gfxdata="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WZne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38" w:line="333" w:lineRule="auto"/>
                          <w:ind w:left="77" w:right="9784"/>
                          <w:rPr>
                            <w:b/>
                            <w:sz w:val="12"/>
                          </w:rPr>
                        </w:pPr>
                        <w:r>
                          <w:rPr>
                            <w:b/>
                            <w:color w:val="1C2025"/>
                            <w:sz w:val="13"/>
                          </w:rPr>
                          <w:t>Question</w:t>
                        </w:r>
                        <w:r>
                          <w:rPr>
                            <w:b/>
                            <w:color w:val="1C2025"/>
                            <w:spacing w:val="-3"/>
                            <w:sz w:val="13"/>
                          </w:rPr>
                          <w:t xml:space="preserve"> </w:t>
                        </w:r>
                        <w:r>
                          <w:rPr>
                            <w:b/>
                            <w:color w:val="1C2025"/>
                            <w:sz w:val="20"/>
                          </w:rPr>
                          <w:t xml:space="preserve">24 </w:t>
                        </w:r>
                        <w:r>
                          <w:rPr>
                            <w:color w:val="1C2025"/>
                            <w:sz w:val="13"/>
                          </w:rPr>
                          <w:t>Not</w:t>
                        </w:r>
                        <w:r>
                          <w:rPr>
                            <w:color w:val="1C2025"/>
                            <w:spacing w:val="-5"/>
                            <w:sz w:val="13"/>
                          </w:rPr>
                          <w:t xml:space="preserve"> </w:t>
                        </w:r>
                        <w:r>
                          <w:rPr>
                            <w:color w:val="1C2025"/>
                            <w:sz w:val="13"/>
                          </w:rPr>
                          <w:t>yet</w:t>
                        </w:r>
                        <w:r>
                          <w:rPr>
                            <w:color w:val="1C2025"/>
                            <w:spacing w:val="-5"/>
                            <w:sz w:val="13"/>
                          </w:rPr>
                          <w:t xml:space="preserve"> </w:t>
                        </w:r>
                        <w:r>
                          <w:rPr>
                            <w:color w:val="1C2025"/>
                            <w:sz w:val="13"/>
                          </w:rPr>
                          <w:t>answered</w:t>
                        </w:r>
                        <w:r>
                          <w:rPr>
                            <w:color w:val="1C2025"/>
                            <w:spacing w:val="40"/>
                            <w:sz w:val="13"/>
                          </w:rPr>
                          <w:t xml:space="preserve"> </w:t>
                        </w:r>
                        <w:r>
                          <w:rPr>
                            <w:b/>
                            <w:color w:val="A5A5A6"/>
                            <w:sz w:val="12"/>
                          </w:rPr>
                          <w:t>v1</w:t>
                        </w:r>
                        <w:r>
                          <w:rPr>
                            <w:b/>
                            <w:color w:val="A5A5A6"/>
                            <w:spacing w:val="-6"/>
                            <w:sz w:val="12"/>
                          </w:rPr>
                          <w:t xml:space="preserve"> </w:t>
                        </w:r>
                        <w:r>
                          <w:rPr>
                            <w:b/>
                            <w:color w:val="A5A5A6"/>
                            <w:sz w:val="12"/>
                          </w:rPr>
                          <w:t>(latest)</w:t>
                        </w:r>
                      </w:p>
                    </w:txbxContent>
                  </v:textbox>
                </v:shape>
                <w10:wrap type="topAndBottom"/>
              </v:group>
            </w:pict>
          </mc:Fallback>
        </mc:AlternateContent>
      </w:r>
    </w:p>
    <w:p>
      <w:pPr>
        <w:pStyle w:val="4"/>
        <w:rPr>
          <w:rFonts w:ascii="Arial MT"/>
        </w:rPr>
      </w:pPr>
    </w:p>
    <w:p>
      <w:pPr>
        <w:pStyle w:val="4"/>
        <w:spacing w:before="86"/>
        <w:rPr>
          <w:rFonts w:ascii="Arial MT"/>
        </w:rPr>
      </w:pPr>
    </w:p>
    <w:p>
      <w:pPr>
        <w:pStyle w:val="4"/>
        <w:spacing w:before="1"/>
        <w:ind w:left="468"/>
      </w:pPr>
      <w:r>
        <w:rPr>
          <w:color w:val="001A1D"/>
          <w:w w:val="105"/>
        </w:rPr>
        <w:t>Cách</w:t>
      </w:r>
      <w:r>
        <w:rPr>
          <w:color w:val="001A1D"/>
          <w:spacing w:val="-4"/>
          <w:w w:val="105"/>
        </w:rPr>
        <w:t xml:space="preserve"> </w:t>
      </w:r>
      <w:r>
        <w:rPr>
          <w:color w:val="001A1D"/>
          <w:w w:val="105"/>
        </w:rPr>
        <w:t>tốt</w:t>
      </w:r>
      <w:r>
        <w:rPr>
          <w:color w:val="001A1D"/>
          <w:spacing w:val="-4"/>
          <w:w w:val="105"/>
        </w:rPr>
        <w:t xml:space="preserve"> </w:t>
      </w:r>
      <w:r>
        <w:rPr>
          <w:color w:val="001A1D"/>
          <w:w w:val="105"/>
        </w:rPr>
        <w:t>nhất</w:t>
      </w:r>
      <w:r>
        <w:rPr>
          <w:color w:val="001A1D"/>
          <w:spacing w:val="-4"/>
          <w:w w:val="105"/>
        </w:rPr>
        <w:t xml:space="preserve"> </w:t>
      </w:r>
      <w:r>
        <w:rPr>
          <w:color w:val="001A1D"/>
          <w:w w:val="105"/>
        </w:rPr>
        <w:t>để</w:t>
      </w:r>
      <w:r>
        <w:rPr>
          <w:color w:val="001A1D"/>
          <w:spacing w:val="-4"/>
          <w:w w:val="105"/>
        </w:rPr>
        <w:t xml:space="preserve"> </w:t>
      </w:r>
      <w:r>
        <w:rPr>
          <w:color w:val="001A1D"/>
          <w:w w:val="105"/>
        </w:rPr>
        <w:t>nhận</w:t>
      </w:r>
      <w:r>
        <w:rPr>
          <w:color w:val="001A1D"/>
          <w:spacing w:val="-4"/>
          <w:w w:val="105"/>
        </w:rPr>
        <w:t xml:space="preserve"> </w:t>
      </w:r>
      <w:r>
        <w:rPr>
          <w:color w:val="001A1D"/>
          <w:w w:val="105"/>
        </w:rPr>
        <w:t>ra</w:t>
      </w:r>
      <w:r>
        <w:rPr>
          <w:color w:val="001A1D"/>
          <w:spacing w:val="-4"/>
          <w:w w:val="105"/>
        </w:rPr>
        <w:t xml:space="preserve"> </w:t>
      </w:r>
      <w:r>
        <w:rPr>
          <w:color w:val="001A1D"/>
          <w:w w:val="105"/>
        </w:rPr>
        <w:t>hành</w:t>
      </w:r>
      <w:r>
        <w:rPr>
          <w:color w:val="001A1D"/>
          <w:spacing w:val="-3"/>
          <w:w w:val="105"/>
        </w:rPr>
        <w:t xml:space="preserve"> </w:t>
      </w:r>
      <w:r>
        <w:rPr>
          <w:color w:val="001A1D"/>
          <w:w w:val="105"/>
        </w:rPr>
        <w:t>vi</w:t>
      </w:r>
      <w:r>
        <w:rPr>
          <w:color w:val="001A1D"/>
          <w:spacing w:val="-4"/>
          <w:w w:val="105"/>
        </w:rPr>
        <w:t xml:space="preserve"> </w:t>
      </w:r>
      <w:r>
        <w:rPr>
          <w:color w:val="001A1D"/>
          <w:w w:val="105"/>
        </w:rPr>
        <w:t>bất</w:t>
      </w:r>
      <w:r>
        <w:rPr>
          <w:color w:val="001A1D"/>
          <w:spacing w:val="-4"/>
          <w:w w:val="105"/>
        </w:rPr>
        <w:t xml:space="preserve"> </w:t>
      </w:r>
      <w:r>
        <w:rPr>
          <w:color w:val="001A1D"/>
          <w:w w:val="105"/>
        </w:rPr>
        <w:t>thường</w:t>
      </w:r>
      <w:r>
        <w:rPr>
          <w:color w:val="001A1D"/>
          <w:spacing w:val="-4"/>
          <w:w w:val="105"/>
        </w:rPr>
        <w:t xml:space="preserve"> </w:t>
      </w:r>
      <w:r>
        <w:rPr>
          <w:color w:val="001A1D"/>
          <w:w w:val="105"/>
        </w:rPr>
        <w:t>và</w:t>
      </w:r>
      <w:r>
        <w:rPr>
          <w:color w:val="001A1D"/>
          <w:spacing w:val="-4"/>
          <w:w w:val="105"/>
        </w:rPr>
        <w:t xml:space="preserve"> </w:t>
      </w:r>
      <w:r>
        <w:rPr>
          <w:color w:val="001A1D"/>
          <w:w w:val="105"/>
        </w:rPr>
        <w:t>đánh</w:t>
      </w:r>
      <w:r>
        <w:rPr>
          <w:color w:val="001A1D"/>
          <w:spacing w:val="-4"/>
          <w:w w:val="105"/>
        </w:rPr>
        <w:t xml:space="preserve"> </w:t>
      </w:r>
      <w:r>
        <w:rPr>
          <w:color w:val="001A1D"/>
          <w:w w:val="105"/>
        </w:rPr>
        <w:t>ngờ</w:t>
      </w:r>
      <w:r>
        <w:rPr>
          <w:color w:val="001A1D"/>
          <w:spacing w:val="-4"/>
          <w:w w:val="105"/>
        </w:rPr>
        <w:t xml:space="preserve"> </w:t>
      </w:r>
      <w:r>
        <w:rPr>
          <w:color w:val="001A1D"/>
          <w:w w:val="105"/>
        </w:rPr>
        <w:t>trên</w:t>
      </w:r>
      <w:r>
        <w:rPr>
          <w:color w:val="001A1D"/>
          <w:spacing w:val="-3"/>
          <w:w w:val="105"/>
        </w:rPr>
        <w:t xml:space="preserve"> </w:t>
      </w:r>
      <w:r>
        <w:rPr>
          <w:color w:val="001A1D"/>
          <w:w w:val="105"/>
        </w:rPr>
        <w:t>hệ</w:t>
      </w:r>
      <w:r>
        <w:rPr>
          <w:color w:val="001A1D"/>
          <w:spacing w:val="-4"/>
          <w:w w:val="105"/>
        </w:rPr>
        <w:t xml:space="preserve"> </w:t>
      </w:r>
      <w:r>
        <w:rPr>
          <w:color w:val="001A1D"/>
          <w:w w:val="105"/>
        </w:rPr>
        <w:t>thống</w:t>
      </w:r>
      <w:r>
        <w:rPr>
          <w:color w:val="001A1D"/>
          <w:spacing w:val="-4"/>
          <w:w w:val="105"/>
        </w:rPr>
        <w:t xml:space="preserve"> </w:t>
      </w:r>
      <w:r>
        <w:rPr>
          <w:color w:val="001A1D"/>
          <w:w w:val="105"/>
        </w:rPr>
        <w:t>của</w:t>
      </w:r>
      <w:r>
        <w:rPr>
          <w:color w:val="001A1D"/>
          <w:spacing w:val="-4"/>
          <w:w w:val="105"/>
        </w:rPr>
        <w:t xml:space="preserve"> </w:t>
      </w:r>
      <w:r>
        <w:rPr>
          <w:color w:val="001A1D"/>
          <w:w w:val="105"/>
        </w:rPr>
        <w:t>bạn</w:t>
      </w:r>
      <w:r>
        <w:rPr>
          <w:color w:val="001A1D"/>
          <w:spacing w:val="-4"/>
          <w:w w:val="105"/>
        </w:rPr>
        <w:t xml:space="preserve"> </w:t>
      </w:r>
      <w:r>
        <w:rPr>
          <w:color w:val="001A1D"/>
          <w:w w:val="105"/>
        </w:rPr>
        <w:t>là</w:t>
      </w:r>
      <w:r>
        <w:rPr>
          <w:color w:val="001A1D"/>
          <w:spacing w:val="-4"/>
          <w:w w:val="105"/>
        </w:rPr>
        <w:t xml:space="preserve"> </w:t>
      </w:r>
      <w:r>
        <w:rPr>
          <w:color w:val="001A1D"/>
          <w:spacing w:val="-5"/>
          <w:w w:val="105"/>
        </w:rPr>
        <w:t>gì?</w:t>
      </w:r>
    </w:p>
    <w:p>
      <w:pPr>
        <w:pStyle w:val="4"/>
        <w:spacing w:before="123"/>
      </w:pPr>
    </w:p>
    <w:p>
      <w:pPr>
        <w:pStyle w:val="5"/>
        <w:numPr>
          <w:ilvl w:val="0"/>
          <w:numId w:val="59"/>
        </w:numPr>
        <w:tabs>
          <w:tab w:val="left" w:pos="1098"/>
        </w:tabs>
        <w:spacing w:before="0"/>
        <w:ind w:left="1098" w:hanging="294"/>
        <w:rPr>
          <w:sz w:val="16"/>
        </w:rPr>
      </w:pPr>
      <w:r>
        <w:drawing>
          <wp:anchor distT="0" distB="0" distL="0" distR="0" simplePos="0" relativeHeight="251720704"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229" name="Image 229"/>
            <wp:cNvGraphicFramePr/>
            <a:graphic xmlns:a="http://schemas.openxmlformats.org/drawingml/2006/main">
              <a:graphicData uri="http://schemas.openxmlformats.org/drawingml/2006/picture">
                <pic:pic xmlns:pic="http://schemas.openxmlformats.org/drawingml/2006/picture">
                  <pic:nvPicPr>
                    <pic:cNvPr id="229" name="Image 229"/>
                    <pic:cNvPicPr/>
                  </pic:nvPicPr>
                  <pic:blipFill>
                    <a:blip r:embed="rId209" cstate="print"/>
                    <a:stretch>
                      <a:fillRect/>
                    </a:stretch>
                  </pic:blipFill>
                  <pic:spPr>
                    <a:xfrm>
                      <a:off x="0" y="0"/>
                      <a:ext cx="92494" cy="92494"/>
                    </a:xfrm>
                    <a:prstGeom prst="rect">
                      <a:avLst/>
                    </a:prstGeom>
                  </pic:spPr>
                </pic:pic>
              </a:graphicData>
            </a:graphic>
          </wp:anchor>
        </w:drawing>
      </w:r>
      <w:r>
        <w:rPr>
          <w:color w:val="001A1D"/>
          <w:w w:val="105"/>
          <w:sz w:val="16"/>
        </w:rPr>
        <w:t>Nghiên</w:t>
      </w:r>
      <w:r>
        <w:rPr>
          <w:color w:val="001A1D"/>
          <w:spacing w:val="-5"/>
          <w:w w:val="105"/>
          <w:sz w:val="16"/>
        </w:rPr>
        <w:t xml:space="preserve"> </w:t>
      </w:r>
      <w:r>
        <w:rPr>
          <w:color w:val="001A1D"/>
          <w:w w:val="105"/>
          <w:sz w:val="16"/>
        </w:rPr>
        <w:t>cứu</w:t>
      </w:r>
      <w:r>
        <w:rPr>
          <w:color w:val="001A1D"/>
          <w:spacing w:val="-4"/>
          <w:w w:val="105"/>
          <w:sz w:val="16"/>
        </w:rPr>
        <w:t xml:space="preserve"> </w:t>
      </w:r>
      <w:r>
        <w:rPr>
          <w:color w:val="001A1D"/>
          <w:w w:val="105"/>
          <w:sz w:val="16"/>
        </w:rPr>
        <w:t>dấu</w:t>
      </w:r>
      <w:r>
        <w:rPr>
          <w:color w:val="001A1D"/>
          <w:spacing w:val="-4"/>
          <w:w w:val="105"/>
          <w:sz w:val="16"/>
        </w:rPr>
        <w:t xml:space="preserve"> </w:t>
      </w:r>
      <w:r>
        <w:rPr>
          <w:color w:val="001A1D"/>
          <w:w w:val="105"/>
          <w:sz w:val="16"/>
        </w:rPr>
        <w:t>hiệu</w:t>
      </w:r>
      <w:r>
        <w:rPr>
          <w:color w:val="001A1D"/>
          <w:spacing w:val="-4"/>
          <w:w w:val="105"/>
          <w:sz w:val="16"/>
        </w:rPr>
        <w:t xml:space="preserve"> </w:t>
      </w:r>
      <w:r>
        <w:rPr>
          <w:color w:val="001A1D"/>
          <w:w w:val="105"/>
          <w:sz w:val="16"/>
        </w:rPr>
        <w:t>hoạt</w:t>
      </w:r>
      <w:r>
        <w:rPr>
          <w:color w:val="001A1D"/>
          <w:spacing w:val="-5"/>
          <w:w w:val="105"/>
          <w:sz w:val="16"/>
        </w:rPr>
        <w:t xml:space="preserve"> </w:t>
      </w:r>
      <w:r>
        <w:rPr>
          <w:color w:val="001A1D"/>
          <w:w w:val="105"/>
          <w:sz w:val="16"/>
        </w:rPr>
        <w:t>động</w:t>
      </w:r>
      <w:r>
        <w:rPr>
          <w:color w:val="001A1D"/>
          <w:spacing w:val="-4"/>
          <w:w w:val="105"/>
          <w:sz w:val="16"/>
        </w:rPr>
        <w:t xml:space="preserve"> </w:t>
      </w:r>
      <w:r>
        <w:rPr>
          <w:color w:val="001A1D"/>
          <w:w w:val="105"/>
          <w:sz w:val="16"/>
        </w:rPr>
        <w:t>của</w:t>
      </w:r>
      <w:r>
        <w:rPr>
          <w:color w:val="001A1D"/>
          <w:spacing w:val="-4"/>
          <w:w w:val="105"/>
          <w:sz w:val="16"/>
        </w:rPr>
        <w:t xml:space="preserve"> </w:t>
      </w:r>
      <w:r>
        <w:rPr>
          <w:color w:val="001A1D"/>
          <w:w w:val="105"/>
          <w:sz w:val="16"/>
        </w:rPr>
        <w:t>các</w:t>
      </w:r>
      <w:r>
        <w:rPr>
          <w:color w:val="001A1D"/>
          <w:spacing w:val="-4"/>
          <w:w w:val="105"/>
          <w:sz w:val="16"/>
        </w:rPr>
        <w:t xml:space="preserve"> </w:t>
      </w:r>
      <w:r>
        <w:rPr>
          <w:color w:val="001A1D"/>
          <w:w w:val="105"/>
          <w:sz w:val="16"/>
        </w:rPr>
        <w:t>loại</w:t>
      </w:r>
      <w:r>
        <w:rPr>
          <w:color w:val="001A1D"/>
          <w:spacing w:val="-5"/>
          <w:w w:val="105"/>
          <w:sz w:val="16"/>
        </w:rPr>
        <w:t xml:space="preserve"> </w:t>
      </w:r>
      <w:r>
        <w:rPr>
          <w:color w:val="001A1D"/>
          <w:w w:val="105"/>
          <w:sz w:val="16"/>
        </w:rPr>
        <w:t>tấn</w:t>
      </w:r>
      <w:r>
        <w:rPr>
          <w:color w:val="001A1D"/>
          <w:spacing w:val="-4"/>
          <w:w w:val="105"/>
          <w:sz w:val="16"/>
        </w:rPr>
        <w:t xml:space="preserve"> </w:t>
      </w:r>
      <w:r>
        <w:rPr>
          <w:color w:val="001A1D"/>
          <w:w w:val="105"/>
          <w:sz w:val="16"/>
        </w:rPr>
        <w:t>công</w:t>
      </w:r>
      <w:r>
        <w:rPr>
          <w:color w:val="001A1D"/>
          <w:spacing w:val="-4"/>
          <w:w w:val="105"/>
          <w:sz w:val="16"/>
        </w:rPr>
        <w:t xml:space="preserve"> chính</w:t>
      </w:r>
    </w:p>
    <w:p>
      <w:pPr>
        <w:pStyle w:val="5"/>
        <w:numPr>
          <w:ilvl w:val="0"/>
          <w:numId w:val="59"/>
        </w:numPr>
        <w:tabs>
          <w:tab w:val="left" w:pos="1098"/>
        </w:tabs>
        <w:ind w:left="1098" w:hanging="294"/>
        <w:rPr>
          <w:sz w:val="16"/>
        </w:rPr>
      </w:pPr>
      <w:r>
        <w:drawing>
          <wp:anchor distT="0" distB="0" distL="0" distR="0" simplePos="0" relativeHeight="251721728"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230" name="Image 230"/>
            <wp:cNvGraphicFramePr/>
            <a:graphic xmlns:a="http://schemas.openxmlformats.org/drawingml/2006/main">
              <a:graphicData uri="http://schemas.openxmlformats.org/drawingml/2006/picture">
                <pic:pic xmlns:pic="http://schemas.openxmlformats.org/drawingml/2006/picture">
                  <pic:nvPicPr>
                    <pic:cNvPr id="230" name="Image 230"/>
                    <pic:cNvPicPr/>
                  </pic:nvPicPr>
                  <pic:blipFill>
                    <a:blip r:embed="rId210" cstate="print"/>
                    <a:stretch>
                      <a:fillRect/>
                    </a:stretch>
                  </pic:blipFill>
                  <pic:spPr>
                    <a:xfrm>
                      <a:off x="0" y="0"/>
                      <a:ext cx="92494" cy="92494"/>
                    </a:xfrm>
                    <a:prstGeom prst="rect">
                      <a:avLst/>
                    </a:prstGeom>
                  </pic:spPr>
                </pic:pic>
              </a:graphicData>
            </a:graphic>
          </wp:anchor>
        </w:drawing>
      </w:r>
      <w:r>
        <w:rPr>
          <w:color w:val="001A1D"/>
          <w:w w:val="105"/>
          <w:sz w:val="16"/>
        </w:rPr>
        <w:t>Cấu</w:t>
      </w:r>
      <w:r>
        <w:rPr>
          <w:color w:val="001A1D"/>
          <w:spacing w:val="-4"/>
          <w:w w:val="105"/>
          <w:sz w:val="16"/>
        </w:rPr>
        <w:t xml:space="preserve"> </w:t>
      </w:r>
      <w:r>
        <w:rPr>
          <w:color w:val="001A1D"/>
          <w:w w:val="105"/>
          <w:sz w:val="16"/>
        </w:rPr>
        <w:t>hình</w:t>
      </w:r>
      <w:r>
        <w:rPr>
          <w:color w:val="001A1D"/>
          <w:spacing w:val="-4"/>
          <w:w w:val="105"/>
          <w:sz w:val="16"/>
        </w:rPr>
        <w:t xml:space="preserve"> </w:t>
      </w:r>
      <w:r>
        <w:rPr>
          <w:color w:val="001A1D"/>
          <w:w w:val="105"/>
          <w:sz w:val="16"/>
        </w:rPr>
        <w:t>IDS</w:t>
      </w:r>
      <w:r>
        <w:rPr>
          <w:color w:val="001A1D"/>
          <w:spacing w:val="-4"/>
          <w:w w:val="105"/>
          <w:sz w:val="16"/>
        </w:rPr>
        <w:t xml:space="preserve"> </w:t>
      </w:r>
      <w:r>
        <w:rPr>
          <w:color w:val="001A1D"/>
          <w:w w:val="105"/>
          <w:sz w:val="16"/>
        </w:rPr>
        <w:t>để</w:t>
      </w:r>
      <w:r>
        <w:rPr>
          <w:color w:val="001A1D"/>
          <w:spacing w:val="-3"/>
          <w:w w:val="105"/>
          <w:sz w:val="16"/>
        </w:rPr>
        <w:t xml:space="preserve"> </w:t>
      </w:r>
      <w:r>
        <w:rPr>
          <w:color w:val="001A1D"/>
          <w:w w:val="105"/>
          <w:sz w:val="16"/>
        </w:rPr>
        <w:t>phát</w:t>
      </w:r>
      <w:r>
        <w:rPr>
          <w:color w:val="001A1D"/>
          <w:spacing w:val="-4"/>
          <w:w w:val="105"/>
          <w:sz w:val="16"/>
        </w:rPr>
        <w:t xml:space="preserve"> </w:t>
      </w:r>
      <w:r>
        <w:rPr>
          <w:color w:val="001A1D"/>
          <w:w w:val="105"/>
          <w:sz w:val="16"/>
        </w:rPr>
        <w:t>hiện</w:t>
      </w:r>
      <w:r>
        <w:rPr>
          <w:color w:val="001A1D"/>
          <w:spacing w:val="-4"/>
          <w:w w:val="105"/>
          <w:sz w:val="16"/>
        </w:rPr>
        <w:t xml:space="preserve"> </w:t>
      </w:r>
      <w:r>
        <w:rPr>
          <w:color w:val="001A1D"/>
          <w:w w:val="105"/>
          <w:sz w:val="16"/>
        </w:rPr>
        <w:t>và</w:t>
      </w:r>
      <w:r>
        <w:rPr>
          <w:color w:val="001A1D"/>
          <w:spacing w:val="-3"/>
          <w:w w:val="105"/>
          <w:sz w:val="16"/>
        </w:rPr>
        <w:t xml:space="preserve"> </w:t>
      </w:r>
      <w:r>
        <w:rPr>
          <w:color w:val="001A1D"/>
          <w:w w:val="105"/>
          <w:sz w:val="16"/>
        </w:rPr>
        <w:t>báo</w:t>
      </w:r>
      <w:r>
        <w:rPr>
          <w:color w:val="001A1D"/>
          <w:spacing w:val="-4"/>
          <w:w w:val="105"/>
          <w:sz w:val="16"/>
        </w:rPr>
        <w:t xml:space="preserve"> </w:t>
      </w:r>
      <w:r>
        <w:rPr>
          <w:color w:val="001A1D"/>
          <w:w w:val="105"/>
          <w:sz w:val="16"/>
        </w:rPr>
        <w:t>cáo</w:t>
      </w:r>
      <w:r>
        <w:rPr>
          <w:color w:val="001A1D"/>
          <w:spacing w:val="-4"/>
          <w:w w:val="105"/>
          <w:sz w:val="16"/>
        </w:rPr>
        <w:t xml:space="preserve"> </w:t>
      </w:r>
      <w:r>
        <w:rPr>
          <w:color w:val="001A1D"/>
          <w:w w:val="105"/>
          <w:sz w:val="16"/>
        </w:rPr>
        <w:t>tất</w:t>
      </w:r>
      <w:r>
        <w:rPr>
          <w:color w:val="001A1D"/>
          <w:spacing w:val="-3"/>
          <w:w w:val="105"/>
          <w:sz w:val="16"/>
        </w:rPr>
        <w:t xml:space="preserve"> </w:t>
      </w:r>
      <w:r>
        <w:rPr>
          <w:color w:val="001A1D"/>
          <w:w w:val="105"/>
          <w:sz w:val="16"/>
        </w:rPr>
        <w:t>cả</w:t>
      </w:r>
      <w:r>
        <w:rPr>
          <w:color w:val="001A1D"/>
          <w:spacing w:val="-4"/>
          <w:w w:val="105"/>
          <w:sz w:val="16"/>
        </w:rPr>
        <w:t xml:space="preserve"> </w:t>
      </w:r>
      <w:r>
        <w:rPr>
          <w:color w:val="001A1D"/>
          <w:w w:val="105"/>
          <w:sz w:val="16"/>
        </w:rPr>
        <w:t>các</w:t>
      </w:r>
      <w:r>
        <w:rPr>
          <w:color w:val="001A1D"/>
          <w:spacing w:val="-4"/>
          <w:w w:val="105"/>
          <w:sz w:val="16"/>
        </w:rPr>
        <w:t xml:space="preserve"> </w:t>
      </w:r>
      <w:r>
        <w:rPr>
          <w:color w:val="001A1D"/>
          <w:w w:val="105"/>
          <w:sz w:val="16"/>
        </w:rPr>
        <w:t>lưu</w:t>
      </w:r>
      <w:r>
        <w:rPr>
          <w:color w:val="001A1D"/>
          <w:spacing w:val="-3"/>
          <w:w w:val="105"/>
          <w:sz w:val="16"/>
        </w:rPr>
        <w:t xml:space="preserve"> </w:t>
      </w:r>
      <w:r>
        <w:rPr>
          <w:color w:val="001A1D"/>
          <w:w w:val="105"/>
          <w:sz w:val="16"/>
        </w:rPr>
        <w:t>lượng</w:t>
      </w:r>
      <w:r>
        <w:rPr>
          <w:color w:val="001A1D"/>
          <w:spacing w:val="-4"/>
          <w:w w:val="105"/>
          <w:sz w:val="16"/>
        </w:rPr>
        <w:t xml:space="preserve"> </w:t>
      </w:r>
      <w:r>
        <w:rPr>
          <w:color w:val="001A1D"/>
          <w:w w:val="105"/>
          <w:sz w:val="16"/>
        </w:rPr>
        <w:t>bất</w:t>
      </w:r>
      <w:r>
        <w:rPr>
          <w:color w:val="001A1D"/>
          <w:spacing w:val="-4"/>
          <w:w w:val="105"/>
          <w:sz w:val="16"/>
        </w:rPr>
        <w:t xml:space="preserve"> </w:t>
      </w:r>
      <w:r>
        <w:rPr>
          <w:color w:val="001A1D"/>
          <w:spacing w:val="-2"/>
          <w:w w:val="105"/>
          <w:sz w:val="16"/>
        </w:rPr>
        <w:t>thường</w:t>
      </w:r>
    </w:p>
    <w:p>
      <w:pPr>
        <w:pStyle w:val="5"/>
        <w:numPr>
          <w:ilvl w:val="0"/>
          <w:numId w:val="59"/>
        </w:numPr>
        <w:tabs>
          <w:tab w:val="left" w:pos="1098"/>
        </w:tabs>
        <w:ind w:left="1098" w:hanging="294"/>
        <w:rPr>
          <w:sz w:val="16"/>
          <w:highlight w:val="green"/>
        </w:rPr>
      </w:pPr>
      <w:r>
        <w:rPr>
          <w:highlight w:val="green"/>
        </w:rPr>
        <w:drawing>
          <wp:anchor distT="0" distB="0" distL="0" distR="0" simplePos="0" relativeHeight="251721728"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231" name="Image 231"/>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211" cstate="print"/>
                    <a:stretch>
                      <a:fillRect/>
                    </a:stretch>
                  </pic:blipFill>
                  <pic:spPr>
                    <a:xfrm>
                      <a:off x="0" y="0"/>
                      <a:ext cx="92494" cy="92494"/>
                    </a:xfrm>
                    <a:prstGeom prst="rect">
                      <a:avLst/>
                    </a:prstGeom>
                  </pic:spPr>
                </pic:pic>
              </a:graphicData>
            </a:graphic>
          </wp:anchor>
        </w:drawing>
      </w:r>
      <w:r>
        <w:rPr>
          <w:color w:val="001A1D"/>
          <w:w w:val="105"/>
          <w:sz w:val="16"/>
          <w:highlight w:val="green"/>
        </w:rPr>
        <w:t>Biết</w:t>
      </w:r>
      <w:r>
        <w:rPr>
          <w:color w:val="001A1D"/>
          <w:spacing w:val="-5"/>
          <w:w w:val="105"/>
          <w:sz w:val="16"/>
          <w:highlight w:val="green"/>
        </w:rPr>
        <w:t xml:space="preserve"> </w:t>
      </w:r>
      <w:r>
        <w:rPr>
          <w:color w:val="001A1D"/>
          <w:w w:val="105"/>
          <w:sz w:val="16"/>
          <w:highlight w:val="green"/>
        </w:rPr>
        <w:t>các</w:t>
      </w:r>
      <w:r>
        <w:rPr>
          <w:color w:val="001A1D"/>
          <w:spacing w:val="-4"/>
          <w:w w:val="105"/>
          <w:sz w:val="16"/>
          <w:highlight w:val="green"/>
        </w:rPr>
        <w:t xml:space="preserve"> </w:t>
      </w:r>
      <w:r>
        <w:rPr>
          <w:color w:val="001A1D"/>
          <w:w w:val="105"/>
          <w:sz w:val="16"/>
          <w:highlight w:val="green"/>
        </w:rPr>
        <w:t>hoạt</w:t>
      </w:r>
      <w:r>
        <w:rPr>
          <w:color w:val="001A1D"/>
          <w:spacing w:val="-4"/>
          <w:w w:val="105"/>
          <w:sz w:val="16"/>
          <w:highlight w:val="green"/>
        </w:rPr>
        <w:t xml:space="preserve"> </w:t>
      </w:r>
      <w:r>
        <w:rPr>
          <w:color w:val="001A1D"/>
          <w:w w:val="105"/>
          <w:sz w:val="16"/>
          <w:highlight w:val="green"/>
        </w:rPr>
        <w:t>động</w:t>
      </w:r>
      <w:r>
        <w:rPr>
          <w:color w:val="001A1D"/>
          <w:spacing w:val="-4"/>
          <w:w w:val="105"/>
          <w:sz w:val="16"/>
          <w:highlight w:val="green"/>
        </w:rPr>
        <w:t xml:space="preserve"> </w:t>
      </w:r>
      <w:r>
        <w:rPr>
          <w:color w:val="001A1D"/>
          <w:w w:val="105"/>
          <w:sz w:val="16"/>
          <w:highlight w:val="green"/>
        </w:rPr>
        <w:t>bình</w:t>
      </w:r>
      <w:r>
        <w:rPr>
          <w:color w:val="001A1D"/>
          <w:spacing w:val="-4"/>
          <w:w w:val="105"/>
          <w:sz w:val="16"/>
          <w:highlight w:val="green"/>
        </w:rPr>
        <w:t xml:space="preserve"> </w:t>
      </w:r>
      <w:r>
        <w:rPr>
          <w:color w:val="001A1D"/>
          <w:w w:val="105"/>
          <w:sz w:val="16"/>
          <w:highlight w:val="green"/>
        </w:rPr>
        <w:t>thường</w:t>
      </w:r>
      <w:r>
        <w:rPr>
          <w:color w:val="001A1D"/>
          <w:spacing w:val="-4"/>
          <w:w w:val="105"/>
          <w:sz w:val="16"/>
          <w:highlight w:val="green"/>
        </w:rPr>
        <w:t xml:space="preserve"> </w:t>
      </w:r>
      <w:r>
        <w:rPr>
          <w:color w:val="001A1D"/>
          <w:w w:val="105"/>
          <w:sz w:val="16"/>
          <w:highlight w:val="green"/>
        </w:rPr>
        <w:t>của</w:t>
      </w:r>
      <w:r>
        <w:rPr>
          <w:color w:val="001A1D"/>
          <w:spacing w:val="-4"/>
          <w:w w:val="105"/>
          <w:sz w:val="16"/>
          <w:highlight w:val="green"/>
        </w:rPr>
        <w:t xml:space="preserve"> </w:t>
      </w:r>
      <w:r>
        <w:rPr>
          <w:color w:val="001A1D"/>
          <w:w w:val="105"/>
          <w:sz w:val="16"/>
          <w:highlight w:val="green"/>
        </w:rPr>
        <w:t>hệ</w:t>
      </w:r>
      <w:r>
        <w:rPr>
          <w:color w:val="001A1D"/>
          <w:spacing w:val="-4"/>
          <w:w w:val="105"/>
          <w:sz w:val="16"/>
          <w:highlight w:val="green"/>
        </w:rPr>
        <w:t xml:space="preserve"> </w:t>
      </w:r>
      <w:r>
        <w:rPr>
          <w:color w:val="001A1D"/>
          <w:w w:val="105"/>
          <w:sz w:val="16"/>
          <w:highlight w:val="green"/>
        </w:rPr>
        <w:t>thống</w:t>
      </w:r>
      <w:r>
        <w:rPr>
          <w:color w:val="001A1D"/>
          <w:spacing w:val="-4"/>
          <w:w w:val="105"/>
          <w:sz w:val="16"/>
          <w:highlight w:val="green"/>
        </w:rPr>
        <w:t xml:space="preserve"> </w:t>
      </w:r>
      <w:r>
        <w:rPr>
          <w:color w:val="001A1D"/>
          <w:w w:val="105"/>
          <w:sz w:val="16"/>
          <w:highlight w:val="green"/>
        </w:rPr>
        <w:t>là</w:t>
      </w:r>
      <w:r>
        <w:rPr>
          <w:color w:val="001A1D"/>
          <w:spacing w:val="-4"/>
          <w:w w:val="105"/>
          <w:sz w:val="16"/>
          <w:highlight w:val="green"/>
        </w:rPr>
        <w:t xml:space="preserve"> </w:t>
      </w:r>
      <w:r>
        <w:rPr>
          <w:color w:val="001A1D"/>
          <w:w w:val="105"/>
          <w:sz w:val="16"/>
          <w:highlight w:val="green"/>
        </w:rPr>
        <w:t>như</w:t>
      </w:r>
      <w:r>
        <w:rPr>
          <w:color w:val="001A1D"/>
          <w:spacing w:val="-5"/>
          <w:w w:val="105"/>
          <w:sz w:val="16"/>
          <w:highlight w:val="green"/>
        </w:rPr>
        <w:t xml:space="preserve"> </w:t>
      </w:r>
      <w:r>
        <w:rPr>
          <w:color w:val="001A1D"/>
          <w:w w:val="105"/>
          <w:sz w:val="16"/>
          <w:highlight w:val="green"/>
        </w:rPr>
        <w:t>thế</w:t>
      </w:r>
      <w:r>
        <w:rPr>
          <w:color w:val="001A1D"/>
          <w:spacing w:val="-4"/>
          <w:w w:val="105"/>
          <w:sz w:val="16"/>
          <w:highlight w:val="green"/>
        </w:rPr>
        <w:t xml:space="preserve"> </w:t>
      </w:r>
      <w:r>
        <w:rPr>
          <w:color w:val="001A1D"/>
          <w:spacing w:val="-5"/>
          <w:w w:val="105"/>
          <w:sz w:val="16"/>
          <w:highlight w:val="green"/>
        </w:rPr>
        <w:t>nào</w:t>
      </w:r>
    </w:p>
    <w:p>
      <w:pPr>
        <w:pStyle w:val="5"/>
        <w:numPr>
          <w:ilvl w:val="0"/>
          <w:numId w:val="59"/>
        </w:numPr>
        <w:tabs>
          <w:tab w:val="left" w:pos="1098"/>
        </w:tabs>
        <w:spacing w:before="157" w:line="468" w:lineRule="auto"/>
        <w:ind w:left="793" w:right="7848" w:firstLine="11"/>
        <w:rPr>
          <w:sz w:val="16"/>
        </w:rPr>
      </w:pPr>
      <w:r>
        <w:drawing>
          <wp:anchor distT="0" distB="0" distL="0" distR="0" simplePos="0" relativeHeight="251722752"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232" name="Image 232"/>
            <wp:cNvGraphicFramePr/>
            <a:graphic xmlns:a="http://schemas.openxmlformats.org/drawingml/2006/main">
              <a:graphicData uri="http://schemas.openxmlformats.org/drawingml/2006/picture">
                <pic:pic xmlns:pic="http://schemas.openxmlformats.org/drawingml/2006/picture">
                  <pic:nvPicPr>
                    <pic:cNvPr id="232" name="Image 232"/>
                    <pic:cNvPicPr/>
                  </pic:nvPicPr>
                  <pic:blipFill>
                    <a:blip r:embed="rId212" cstate="print"/>
                    <a:stretch>
                      <a:fillRect/>
                    </a:stretch>
                  </pic:blipFill>
                  <pic:spPr>
                    <a:xfrm>
                      <a:off x="0" y="0"/>
                      <a:ext cx="92494" cy="92494"/>
                    </a:xfrm>
                    <a:prstGeom prst="rect">
                      <a:avLst/>
                    </a:prstGeom>
                  </pic:spPr>
                </pic:pic>
              </a:graphicData>
            </a:graphic>
          </wp:anchor>
        </w:drawing>
      </w:r>
      <w:r>
        <w:rPr>
          <w:color w:val="001A1D"/>
          <w:w w:val="105"/>
          <w:sz w:val="16"/>
        </w:rPr>
        <w:t>Nhận</w:t>
      </w:r>
      <w:r>
        <w:rPr>
          <w:color w:val="001A1D"/>
          <w:spacing w:val="-9"/>
          <w:w w:val="105"/>
          <w:sz w:val="16"/>
        </w:rPr>
        <w:t xml:space="preserve"> </w:t>
      </w:r>
      <w:r>
        <w:rPr>
          <w:color w:val="001A1D"/>
          <w:w w:val="105"/>
          <w:sz w:val="16"/>
        </w:rPr>
        <w:t>biết</w:t>
      </w:r>
      <w:r>
        <w:rPr>
          <w:color w:val="001A1D"/>
          <w:spacing w:val="-9"/>
          <w:w w:val="105"/>
          <w:sz w:val="16"/>
        </w:rPr>
        <w:t xml:space="preserve"> </w:t>
      </w:r>
      <w:r>
        <w:rPr>
          <w:color w:val="001A1D"/>
          <w:w w:val="105"/>
          <w:sz w:val="16"/>
        </w:rPr>
        <w:t>các</w:t>
      </w:r>
      <w:r>
        <w:rPr>
          <w:color w:val="001A1D"/>
          <w:spacing w:val="-9"/>
          <w:w w:val="105"/>
          <w:sz w:val="16"/>
        </w:rPr>
        <w:t xml:space="preserve"> </w:t>
      </w:r>
      <w:r>
        <w:rPr>
          <w:color w:val="001A1D"/>
          <w:w w:val="105"/>
          <w:sz w:val="16"/>
        </w:rPr>
        <w:t>cuộc</w:t>
      </w:r>
      <w:r>
        <w:rPr>
          <w:color w:val="001A1D"/>
          <w:spacing w:val="-9"/>
          <w:w w:val="105"/>
          <w:sz w:val="16"/>
        </w:rPr>
        <w:t xml:space="preserve"> </w:t>
      </w:r>
      <w:r>
        <w:rPr>
          <w:color w:val="001A1D"/>
          <w:w w:val="105"/>
          <w:sz w:val="16"/>
        </w:rPr>
        <w:t>tấn</w:t>
      </w:r>
      <w:r>
        <w:rPr>
          <w:color w:val="001A1D"/>
          <w:spacing w:val="-9"/>
          <w:w w:val="105"/>
          <w:sz w:val="16"/>
        </w:rPr>
        <w:t xml:space="preserve"> </w:t>
      </w:r>
      <w:r>
        <w:rPr>
          <w:color w:val="001A1D"/>
          <w:w w:val="105"/>
          <w:sz w:val="16"/>
        </w:rPr>
        <w:t>công</w:t>
      </w:r>
      <w:r>
        <w:rPr>
          <w:color w:val="001A1D"/>
          <w:spacing w:val="-9"/>
          <w:w w:val="105"/>
          <w:sz w:val="16"/>
        </w:rPr>
        <w:t xml:space="preserve"> </w:t>
      </w:r>
      <w:r>
        <w:rPr>
          <w:color w:val="001A1D"/>
          <w:w w:val="105"/>
          <w:sz w:val="16"/>
        </w:rPr>
        <w:t xml:space="preserve">mới </w:t>
      </w:r>
      <w:r>
        <w:rPr>
          <w:color w:val="0E6BBE"/>
          <w:w w:val="105"/>
          <w:sz w:val="16"/>
        </w:rPr>
        <w:t>Clear my choice</w:t>
      </w:r>
    </w:p>
    <w:p>
      <w:pPr>
        <w:pStyle w:val="4"/>
        <w:spacing w:before="94"/>
        <w:rPr>
          <w:sz w:val="20"/>
        </w:rPr>
      </w:pPr>
      <w:r>
        <mc:AlternateContent>
          <mc:Choice Requires="wpg">
            <w:drawing>
              <wp:anchor distT="0" distB="0" distL="0" distR="0" simplePos="0" relativeHeight="251807744" behindDoc="1" locked="0" layoutInCell="1" allowOverlap="1">
                <wp:simplePos x="0" y="0"/>
                <wp:positionH relativeFrom="page">
                  <wp:posOffset>408940</wp:posOffset>
                </wp:positionH>
                <wp:positionV relativeFrom="paragraph">
                  <wp:posOffset>244475</wp:posOffset>
                </wp:positionV>
                <wp:extent cx="6944360" cy="590550"/>
                <wp:effectExtent l="0" t="0" r="0" b="0"/>
                <wp:wrapTopAndBottom/>
                <wp:docPr id="233" name="Group 233"/>
                <wp:cNvGraphicFramePr/>
                <a:graphic xmlns:a="http://schemas.openxmlformats.org/drawingml/2006/main">
                  <a:graphicData uri="http://schemas.microsoft.com/office/word/2010/wordprocessingGroup">
                    <wpg:wgp>
                      <wpg:cNvGrpSpPr/>
                      <wpg:grpSpPr>
                        <a:xfrm>
                          <a:off x="0" y="0"/>
                          <a:ext cx="6944359" cy="590550"/>
                          <a:chOff x="0" y="0"/>
                          <a:chExt cx="6944359" cy="590550"/>
                        </a:xfrm>
                      </wpg:grpSpPr>
                      <wps:wsp>
                        <wps:cNvPr id="234" name="Graphic 234"/>
                        <wps:cNvSpPr/>
                        <wps:spPr>
                          <a:xfrm>
                            <a:off x="3557" y="3557"/>
                            <a:ext cx="6937375" cy="583565"/>
                          </a:xfrm>
                          <a:custGeom>
                            <a:avLst/>
                            <a:gdLst/>
                            <a:ahLst/>
                            <a:cxnLst/>
                            <a:rect l="l" t="t" r="r" b="b"/>
                            <a:pathLst>
                              <a:path w="6937375" h="583565">
                                <a:moveTo>
                                  <a:pt x="0" y="572753"/>
                                </a:moveTo>
                                <a:lnTo>
                                  <a:pt x="0" y="10672"/>
                                </a:lnTo>
                                <a:lnTo>
                                  <a:pt x="0" y="7719"/>
                                </a:lnTo>
                                <a:lnTo>
                                  <a:pt x="1041" y="5203"/>
                                </a:lnTo>
                                <a:lnTo>
                                  <a:pt x="3125" y="3119"/>
                                </a:lnTo>
                                <a:lnTo>
                                  <a:pt x="5209" y="1042"/>
                                </a:lnTo>
                                <a:lnTo>
                                  <a:pt x="7725" y="0"/>
                                </a:lnTo>
                                <a:lnTo>
                                  <a:pt x="10672" y="0"/>
                                </a:lnTo>
                                <a:lnTo>
                                  <a:pt x="6926398" y="0"/>
                                </a:lnTo>
                                <a:lnTo>
                                  <a:pt x="6929345" y="0"/>
                                </a:lnTo>
                                <a:lnTo>
                                  <a:pt x="6931860" y="1042"/>
                                </a:lnTo>
                                <a:lnTo>
                                  <a:pt x="6933944" y="3119"/>
                                </a:lnTo>
                                <a:lnTo>
                                  <a:pt x="6936028" y="5203"/>
                                </a:lnTo>
                                <a:lnTo>
                                  <a:pt x="6937070" y="7719"/>
                                </a:lnTo>
                                <a:lnTo>
                                  <a:pt x="6937071" y="10672"/>
                                </a:lnTo>
                                <a:lnTo>
                                  <a:pt x="6937071" y="572753"/>
                                </a:lnTo>
                                <a:lnTo>
                                  <a:pt x="6926398" y="583425"/>
                                </a:lnTo>
                                <a:lnTo>
                                  <a:pt x="10672" y="583425"/>
                                </a:lnTo>
                                <a:lnTo>
                                  <a:pt x="0" y="575692"/>
                                </a:lnTo>
                                <a:lnTo>
                                  <a:pt x="0" y="572753"/>
                                </a:lnTo>
                                <a:close/>
                              </a:path>
                            </a:pathLst>
                          </a:custGeom>
                          <a:ln w="7114">
                            <a:solidFill>
                              <a:srgbClr val="CAD0D6"/>
                            </a:solidFill>
                            <a:prstDash val="solid"/>
                          </a:ln>
                        </wps:spPr>
                        <wps:bodyPr wrap="square" lIns="0" tIns="0" rIns="0" bIns="0" rtlCol="0">
                          <a:noAutofit/>
                        </wps:bodyPr>
                      </wps:wsp>
                      <wps:wsp>
                        <wps:cNvPr id="235" name="Graphic 235"/>
                        <wps:cNvSpPr/>
                        <wps:spPr>
                          <a:xfrm>
                            <a:off x="60477" y="401994"/>
                            <a:ext cx="448309" cy="121285"/>
                          </a:xfrm>
                          <a:custGeom>
                            <a:avLst/>
                            <a:gdLst/>
                            <a:ahLst/>
                            <a:cxnLst/>
                            <a:rect l="l" t="t" r="r" b="b"/>
                            <a:pathLst>
                              <a:path w="448309" h="121285">
                                <a:moveTo>
                                  <a:pt x="0" y="67591"/>
                                </a:moveTo>
                                <a:lnTo>
                                  <a:pt x="0" y="53362"/>
                                </a:lnTo>
                                <a:lnTo>
                                  <a:pt x="0" y="49852"/>
                                </a:lnTo>
                                <a:lnTo>
                                  <a:pt x="341" y="46385"/>
                                </a:lnTo>
                                <a:lnTo>
                                  <a:pt x="1025" y="42946"/>
                                </a:lnTo>
                                <a:lnTo>
                                  <a:pt x="1708" y="39507"/>
                                </a:lnTo>
                                <a:lnTo>
                                  <a:pt x="2721" y="36172"/>
                                </a:lnTo>
                                <a:lnTo>
                                  <a:pt x="4061" y="32934"/>
                                </a:lnTo>
                                <a:lnTo>
                                  <a:pt x="5402" y="29689"/>
                                </a:lnTo>
                                <a:lnTo>
                                  <a:pt x="15629" y="15626"/>
                                </a:lnTo>
                                <a:lnTo>
                                  <a:pt x="18106" y="13146"/>
                                </a:lnTo>
                                <a:lnTo>
                                  <a:pt x="20802" y="10936"/>
                                </a:lnTo>
                                <a:lnTo>
                                  <a:pt x="23715" y="8991"/>
                                </a:lnTo>
                                <a:lnTo>
                                  <a:pt x="26629" y="7045"/>
                                </a:lnTo>
                                <a:lnTo>
                                  <a:pt x="49858" y="0"/>
                                </a:lnTo>
                                <a:lnTo>
                                  <a:pt x="53362" y="0"/>
                                </a:lnTo>
                                <a:lnTo>
                                  <a:pt x="394879" y="0"/>
                                </a:lnTo>
                                <a:lnTo>
                                  <a:pt x="398383" y="0"/>
                                </a:lnTo>
                                <a:lnTo>
                                  <a:pt x="401853" y="340"/>
                                </a:lnTo>
                                <a:lnTo>
                                  <a:pt x="405289" y="1021"/>
                                </a:lnTo>
                                <a:lnTo>
                                  <a:pt x="408726" y="1702"/>
                                </a:lnTo>
                                <a:lnTo>
                                  <a:pt x="424525" y="8991"/>
                                </a:lnTo>
                                <a:lnTo>
                                  <a:pt x="427439" y="10936"/>
                                </a:lnTo>
                                <a:lnTo>
                                  <a:pt x="430134" y="13146"/>
                                </a:lnTo>
                                <a:lnTo>
                                  <a:pt x="432612" y="15626"/>
                                </a:lnTo>
                                <a:lnTo>
                                  <a:pt x="435089" y="18099"/>
                                </a:lnTo>
                                <a:lnTo>
                                  <a:pt x="444179" y="32934"/>
                                </a:lnTo>
                                <a:lnTo>
                                  <a:pt x="445520" y="36172"/>
                                </a:lnTo>
                                <a:lnTo>
                                  <a:pt x="446532" y="39507"/>
                                </a:lnTo>
                                <a:lnTo>
                                  <a:pt x="447216" y="42946"/>
                                </a:lnTo>
                                <a:lnTo>
                                  <a:pt x="447899" y="46385"/>
                                </a:lnTo>
                                <a:lnTo>
                                  <a:pt x="448241" y="49852"/>
                                </a:lnTo>
                                <a:lnTo>
                                  <a:pt x="448241" y="53362"/>
                                </a:lnTo>
                                <a:lnTo>
                                  <a:pt x="448241" y="67591"/>
                                </a:lnTo>
                                <a:lnTo>
                                  <a:pt x="448241" y="71093"/>
                                </a:lnTo>
                                <a:lnTo>
                                  <a:pt x="447899" y="74561"/>
                                </a:lnTo>
                                <a:lnTo>
                                  <a:pt x="447216" y="78000"/>
                                </a:lnTo>
                                <a:lnTo>
                                  <a:pt x="446532" y="81439"/>
                                </a:lnTo>
                                <a:lnTo>
                                  <a:pt x="445520" y="84774"/>
                                </a:lnTo>
                                <a:lnTo>
                                  <a:pt x="444179" y="88012"/>
                                </a:lnTo>
                                <a:lnTo>
                                  <a:pt x="442838" y="91250"/>
                                </a:lnTo>
                                <a:lnTo>
                                  <a:pt x="441194" y="94321"/>
                                </a:lnTo>
                                <a:lnTo>
                                  <a:pt x="439248" y="97232"/>
                                </a:lnTo>
                                <a:lnTo>
                                  <a:pt x="437301" y="100144"/>
                                </a:lnTo>
                                <a:lnTo>
                                  <a:pt x="401853" y="120613"/>
                                </a:lnTo>
                                <a:lnTo>
                                  <a:pt x="398383" y="120954"/>
                                </a:lnTo>
                                <a:lnTo>
                                  <a:pt x="394879" y="120954"/>
                                </a:lnTo>
                                <a:lnTo>
                                  <a:pt x="53362" y="120954"/>
                                </a:lnTo>
                                <a:lnTo>
                                  <a:pt x="49858" y="120954"/>
                                </a:lnTo>
                                <a:lnTo>
                                  <a:pt x="46388" y="120613"/>
                                </a:lnTo>
                                <a:lnTo>
                                  <a:pt x="23715" y="111949"/>
                                </a:lnTo>
                                <a:lnTo>
                                  <a:pt x="20802" y="110003"/>
                                </a:lnTo>
                                <a:lnTo>
                                  <a:pt x="4061" y="88012"/>
                                </a:lnTo>
                                <a:lnTo>
                                  <a:pt x="2721" y="84774"/>
                                </a:lnTo>
                                <a:lnTo>
                                  <a:pt x="1708" y="81439"/>
                                </a:lnTo>
                                <a:lnTo>
                                  <a:pt x="1025" y="78000"/>
                                </a:lnTo>
                                <a:lnTo>
                                  <a:pt x="341" y="74561"/>
                                </a:lnTo>
                                <a:lnTo>
                                  <a:pt x="0" y="71093"/>
                                </a:lnTo>
                                <a:lnTo>
                                  <a:pt x="0" y="67591"/>
                                </a:lnTo>
                                <a:close/>
                              </a:path>
                            </a:pathLst>
                          </a:custGeom>
                          <a:ln w="7114">
                            <a:solidFill>
                              <a:srgbClr val="000000"/>
                            </a:solidFill>
                            <a:prstDash val="solid"/>
                          </a:ln>
                        </wps:spPr>
                        <wps:bodyPr wrap="square" lIns="0" tIns="0" rIns="0" bIns="0" rtlCol="0">
                          <a:noAutofit/>
                        </wps:bodyPr>
                      </wps:wsp>
                      <wps:wsp>
                        <wps:cNvPr id="236" name="Textbox 236"/>
                        <wps:cNvSpPr txBox="1"/>
                        <wps:spPr>
                          <a:xfrm>
                            <a:off x="10977" y="9196"/>
                            <a:ext cx="6922770" cy="572770"/>
                          </a:xfrm>
                          <a:prstGeom prst="rect">
                            <a:avLst/>
                          </a:prstGeom>
                        </wps:spPr>
                        <wps:txbx>
                          <w:txbxContent>
                            <w:p>
                              <w:pPr>
                                <w:spacing w:before="38" w:line="326" w:lineRule="auto"/>
                                <w:ind w:left="77" w:right="9784"/>
                                <w:rPr>
                                  <w:b/>
                                  <w:sz w:val="12"/>
                                </w:rPr>
                              </w:pPr>
                              <w:r>
                                <w:rPr>
                                  <w:b/>
                                  <w:color w:val="1C2025"/>
                                  <w:sz w:val="13"/>
                                </w:rPr>
                                <w:t>Question</w:t>
                              </w:r>
                              <w:r>
                                <w:rPr>
                                  <w:b/>
                                  <w:color w:val="1C2025"/>
                                  <w:spacing w:val="-3"/>
                                  <w:sz w:val="13"/>
                                </w:rPr>
                                <w:t xml:space="preserve"> </w:t>
                              </w:r>
                              <w:r>
                                <w:rPr>
                                  <w:b/>
                                  <w:color w:val="1C2025"/>
                                  <w:sz w:val="20"/>
                                </w:rPr>
                                <w:t xml:space="preserve">25 </w:t>
                              </w:r>
                              <w:r>
                                <w:rPr>
                                  <w:color w:val="1C2025"/>
                                  <w:sz w:val="13"/>
                                </w:rPr>
                                <w:t>Not</w:t>
                              </w:r>
                              <w:r>
                                <w:rPr>
                                  <w:color w:val="1C2025"/>
                                  <w:spacing w:val="-5"/>
                                  <w:sz w:val="13"/>
                                </w:rPr>
                                <w:t xml:space="preserve"> </w:t>
                              </w:r>
                              <w:r>
                                <w:rPr>
                                  <w:color w:val="1C2025"/>
                                  <w:sz w:val="13"/>
                                </w:rPr>
                                <w:t>yet</w:t>
                              </w:r>
                              <w:r>
                                <w:rPr>
                                  <w:color w:val="1C2025"/>
                                  <w:spacing w:val="-5"/>
                                  <w:sz w:val="13"/>
                                </w:rPr>
                                <w:t xml:space="preserve"> </w:t>
                              </w:r>
                              <w:r>
                                <w:rPr>
                                  <w:color w:val="1C2025"/>
                                  <w:sz w:val="13"/>
                                </w:rPr>
                                <w:t>answered</w:t>
                              </w:r>
                              <w:r>
                                <w:rPr>
                                  <w:color w:val="1C2025"/>
                                  <w:spacing w:val="40"/>
                                  <w:sz w:val="13"/>
                                </w:rPr>
                                <w:t xml:space="preserve"> </w:t>
                              </w:r>
                              <w:r>
                                <w:rPr>
                                  <w:b/>
                                  <w:color w:val="A5A5A6"/>
                                  <w:sz w:val="12"/>
                                </w:rPr>
                                <w:t>v1</w:t>
                              </w:r>
                              <w:r>
                                <w:rPr>
                                  <w:b/>
                                  <w:color w:val="A5A5A6"/>
                                  <w:spacing w:val="-6"/>
                                  <w:sz w:val="12"/>
                                </w:rPr>
                                <w:t xml:space="preserve"> </w:t>
                              </w:r>
                              <w:r>
                                <w:rPr>
                                  <w:b/>
                                  <w:color w:val="A5A5A6"/>
                                  <w:sz w:val="12"/>
                                </w:rPr>
                                <w:t>(latest)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19.25pt;height:46.5pt;width:546.8pt;mso-position-horizontal-relative:page;mso-wrap-distance-bottom:0pt;mso-wrap-distance-top:0pt;z-index:-251508736;mso-width-relative:page;mso-height-relative:page;" coordsize="6944359,590550" o:gfxdata="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">
                <o:lock v:ext="edit" aspectratio="f"/>
                <v:shape id="Graphic 234" o:spid="_x0000_s1026" o:spt="100" style="position:absolute;left:3557;top:3557;height:583565;width:6937375;" filled="f" stroked="t" coordsize="6937375,583565" o:gfxdata="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oUFGO5AAAA3AAA&#10;AA8AAAAAAAAAAQAgAAAAIgAAAGRycy9kb3ducmV2LnhtbFBLAQIUABQAAAAIAIdO4kAzLwWeOwAA&#10;ADkAAAAQAAAAAAAAAAEAIAAAAAgBAABkcnMvc2hhcGV4bWwueG1sUEsFBgAAAAAGAAYAWwEAALID&#10;AAAAAA==&#10;" path="m0,572753l0,10672,0,7719,1041,5203,3125,3119,5209,1042,7725,0,10672,0,6926398,0,6929345,0,6931860,1042,6933944,3119,6936028,5203,6937070,7719,6937071,10672,6937071,572753,6926398,583425,10672,583425,0,575692,0,572753xe">
                  <v:fill on="f" focussize="0,0"/>
                  <v:stroke weight="0.560157480314961pt" color="#CAD0D6" joinstyle="round"/>
                  <v:imagedata o:title=""/>
                  <o:lock v:ext="edit" aspectratio="f"/>
                  <v:textbox inset="0mm,0mm,0mm,0mm"/>
                </v:shape>
                <v:shape id="Graphic 235" o:spid="_x0000_s1026" o:spt="100" style="position:absolute;left:60477;top:401994;height:121285;width:448309;" filled="f" stroked="t" coordsize="448309,121285" o:gfxdata="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RB0vvQAA&#10;ANwAAAAPAAAAAAAAAAEAIAAAACIAAABkcnMvZG93bnJldi54bWxQSwECFAAUAAAACACHTuJAMy8F&#10;njsAAAA5AAAAEAAAAAAAAAABACAAAAAMAQAAZHJzL3NoYXBleG1sLnhtbFBLBQYAAAAABgAGAFsB&#10;AAC2AwAAAAA=&#10;" path="m0,67591l0,53362,0,49852,341,46385,1025,42946,1708,39507,2721,36172,4061,32934,5402,29689,15629,15626,18106,13146,20802,10936,23715,8991,26629,7045,49858,0,53362,0,394879,0,398383,0,401853,340,405289,1021,408726,1702,424525,8991,427439,10936,430134,13146,432612,15626,435089,18099,444179,32934,445520,36172,446532,39507,447216,42946,447899,46385,448241,49852,448241,53362,448241,67591,448241,71093,447899,74561,447216,78000,446532,81439,445520,84774,444179,88012,442838,91250,441194,94321,439248,97232,437301,100144,401853,120613,398383,120954,394879,120954,53362,120954,49858,120954,46388,120613,23715,111949,20802,110003,4061,88012,2721,84774,1708,81439,1025,78000,341,74561,0,71093,0,67591xe">
                  <v:fill on="f" focussize="0,0"/>
                  <v:stroke weight="0.560157480314961pt" color="#000000" joinstyle="round"/>
                  <v:imagedata o:title=""/>
                  <o:lock v:ext="edit" aspectratio="f"/>
                  <v:textbox inset="0mm,0mm,0mm,0mm"/>
                </v:shape>
                <v:shape id="Textbox 236" o:spid="_x0000_s1026" o:spt="202" type="#_x0000_t202" style="position:absolute;left:10977;top:9196;height:572770;width:6922770;" filled="f" stroked="f" coordsize="21600,21600" o:gfxdata="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mzAT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38" w:line="326" w:lineRule="auto"/>
                          <w:ind w:left="77" w:right="9784"/>
                          <w:rPr>
                            <w:b/>
                            <w:sz w:val="12"/>
                          </w:rPr>
                        </w:pPr>
                        <w:r>
                          <w:rPr>
                            <w:b/>
                            <w:color w:val="1C2025"/>
                            <w:sz w:val="13"/>
                          </w:rPr>
                          <w:t>Question</w:t>
                        </w:r>
                        <w:r>
                          <w:rPr>
                            <w:b/>
                            <w:color w:val="1C2025"/>
                            <w:spacing w:val="-3"/>
                            <w:sz w:val="13"/>
                          </w:rPr>
                          <w:t xml:space="preserve"> </w:t>
                        </w:r>
                        <w:r>
                          <w:rPr>
                            <w:b/>
                            <w:color w:val="1C2025"/>
                            <w:sz w:val="20"/>
                          </w:rPr>
                          <w:t xml:space="preserve">25 </w:t>
                        </w:r>
                        <w:r>
                          <w:rPr>
                            <w:color w:val="1C2025"/>
                            <w:sz w:val="13"/>
                          </w:rPr>
                          <w:t>Not</w:t>
                        </w:r>
                        <w:r>
                          <w:rPr>
                            <w:color w:val="1C2025"/>
                            <w:spacing w:val="-5"/>
                            <w:sz w:val="13"/>
                          </w:rPr>
                          <w:t xml:space="preserve"> </w:t>
                        </w:r>
                        <w:r>
                          <w:rPr>
                            <w:color w:val="1C2025"/>
                            <w:sz w:val="13"/>
                          </w:rPr>
                          <w:t>yet</w:t>
                        </w:r>
                        <w:r>
                          <w:rPr>
                            <w:color w:val="1C2025"/>
                            <w:spacing w:val="-5"/>
                            <w:sz w:val="13"/>
                          </w:rPr>
                          <w:t xml:space="preserve"> </w:t>
                        </w:r>
                        <w:r>
                          <w:rPr>
                            <w:color w:val="1C2025"/>
                            <w:sz w:val="13"/>
                          </w:rPr>
                          <w:t>answered</w:t>
                        </w:r>
                        <w:r>
                          <w:rPr>
                            <w:color w:val="1C2025"/>
                            <w:spacing w:val="40"/>
                            <w:sz w:val="13"/>
                          </w:rPr>
                          <w:t xml:space="preserve"> </w:t>
                        </w:r>
                        <w:r>
                          <w:rPr>
                            <w:b/>
                            <w:color w:val="A5A5A6"/>
                            <w:sz w:val="12"/>
                          </w:rPr>
                          <w:t>v1</w:t>
                        </w:r>
                        <w:r>
                          <w:rPr>
                            <w:b/>
                            <w:color w:val="A5A5A6"/>
                            <w:spacing w:val="-6"/>
                            <w:sz w:val="12"/>
                          </w:rPr>
                          <w:t xml:space="preserve"> </w:t>
                        </w:r>
                        <w:r>
                          <w:rPr>
                            <w:b/>
                            <w:color w:val="A5A5A6"/>
                            <w:sz w:val="12"/>
                          </w:rPr>
                          <w:t>(latest)</w:t>
                        </w:r>
                      </w:p>
                    </w:txbxContent>
                  </v:textbox>
                </v:shape>
                <w10:wrap type="topAndBottom"/>
              </v:group>
            </w:pict>
          </mc:Fallback>
        </mc:AlternateContent>
      </w:r>
    </w:p>
    <w:p>
      <w:pPr>
        <w:pStyle w:val="4"/>
      </w:pPr>
    </w:p>
    <w:p>
      <w:pPr>
        <w:pStyle w:val="4"/>
        <w:spacing w:before="29"/>
      </w:pPr>
    </w:p>
    <w:p>
      <w:pPr>
        <w:pStyle w:val="4"/>
        <w:ind w:left="468"/>
      </w:pPr>
      <w:r>
        <w:rPr>
          <w:color w:val="001A1D"/>
          <w:w w:val="105"/>
        </w:rPr>
        <w:t>Cơ</w:t>
      </w:r>
      <w:r>
        <w:rPr>
          <w:color w:val="001A1D"/>
          <w:spacing w:val="-4"/>
          <w:w w:val="105"/>
        </w:rPr>
        <w:t xml:space="preserve"> </w:t>
      </w:r>
      <w:r>
        <w:rPr>
          <w:color w:val="001A1D"/>
          <w:w w:val="105"/>
        </w:rPr>
        <w:t>chế</w:t>
      </w:r>
      <w:r>
        <w:rPr>
          <w:color w:val="001A1D"/>
          <w:spacing w:val="-4"/>
          <w:w w:val="105"/>
        </w:rPr>
        <w:t xml:space="preserve"> </w:t>
      </w:r>
      <w:r>
        <w:rPr>
          <w:color w:val="001A1D"/>
          <w:w w:val="105"/>
        </w:rPr>
        <w:t>kiểm</w:t>
      </w:r>
      <w:r>
        <w:rPr>
          <w:color w:val="001A1D"/>
          <w:spacing w:val="-4"/>
          <w:w w:val="105"/>
        </w:rPr>
        <w:t xml:space="preserve"> </w:t>
      </w:r>
      <w:r>
        <w:rPr>
          <w:color w:val="001A1D"/>
          <w:w w:val="105"/>
        </w:rPr>
        <w:t>soát</w:t>
      </w:r>
      <w:r>
        <w:rPr>
          <w:color w:val="001A1D"/>
          <w:spacing w:val="-4"/>
          <w:w w:val="105"/>
        </w:rPr>
        <w:t xml:space="preserve"> </w:t>
      </w:r>
      <w:r>
        <w:rPr>
          <w:color w:val="001A1D"/>
          <w:w w:val="105"/>
        </w:rPr>
        <w:t>truy</w:t>
      </w:r>
      <w:r>
        <w:rPr>
          <w:color w:val="001A1D"/>
          <w:spacing w:val="-3"/>
          <w:w w:val="105"/>
        </w:rPr>
        <w:t xml:space="preserve"> </w:t>
      </w:r>
      <w:r>
        <w:rPr>
          <w:color w:val="001A1D"/>
          <w:w w:val="105"/>
        </w:rPr>
        <w:t>cập</w:t>
      </w:r>
      <w:r>
        <w:rPr>
          <w:color w:val="001A1D"/>
          <w:spacing w:val="-4"/>
          <w:w w:val="105"/>
        </w:rPr>
        <w:t xml:space="preserve"> </w:t>
      </w:r>
      <w:r>
        <w:rPr>
          <w:color w:val="001A1D"/>
          <w:w w:val="105"/>
        </w:rPr>
        <w:t>nào</w:t>
      </w:r>
      <w:r>
        <w:rPr>
          <w:color w:val="001A1D"/>
          <w:spacing w:val="-4"/>
          <w:w w:val="105"/>
        </w:rPr>
        <w:t xml:space="preserve"> </w:t>
      </w:r>
      <w:r>
        <w:rPr>
          <w:color w:val="001A1D"/>
          <w:w w:val="105"/>
        </w:rPr>
        <w:t>cho</w:t>
      </w:r>
      <w:r>
        <w:rPr>
          <w:color w:val="001A1D"/>
          <w:spacing w:val="-4"/>
          <w:w w:val="105"/>
        </w:rPr>
        <w:t xml:space="preserve"> </w:t>
      </w:r>
      <w:r>
        <w:rPr>
          <w:color w:val="001A1D"/>
          <w:w w:val="105"/>
        </w:rPr>
        <w:t>phép</w:t>
      </w:r>
      <w:r>
        <w:rPr>
          <w:color w:val="001A1D"/>
          <w:spacing w:val="-3"/>
          <w:w w:val="105"/>
        </w:rPr>
        <w:t xml:space="preserve"> </w:t>
      </w:r>
      <w:r>
        <w:rPr>
          <w:color w:val="001A1D"/>
          <w:w w:val="105"/>
        </w:rPr>
        <w:t>chủ</w:t>
      </w:r>
      <w:r>
        <w:rPr>
          <w:color w:val="001A1D"/>
          <w:spacing w:val="-4"/>
          <w:w w:val="105"/>
        </w:rPr>
        <w:t xml:space="preserve"> </w:t>
      </w:r>
      <w:r>
        <w:rPr>
          <w:color w:val="001A1D"/>
          <w:w w:val="105"/>
        </w:rPr>
        <w:t>sở</w:t>
      </w:r>
      <w:r>
        <w:rPr>
          <w:color w:val="001A1D"/>
          <w:spacing w:val="-4"/>
          <w:w w:val="105"/>
        </w:rPr>
        <w:t xml:space="preserve"> </w:t>
      </w:r>
      <w:r>
        <w:rPr>
          <w:color w:val="001A1D"/>
          <w:w w:val="105"/>
        </w:rPr>
        <w:t>hữu</w:t>
      </w:r>
      <w:r>
        <w:rPr>
          <w:color w:val="001A1D"/>
          <w:spacing w:val="-4"/>
          <w:w w:val="105"/>
        </w:rPr>
        <w:t xml:space="preserve"> </w:t>
      </w:r>
      <w:r>
        <w:rPr>
          <w:color w:val="001A1D"/>
          <w:w w:val="105"/>
        </w:rPr>
        <w:t>dữ</w:t>
      </w:r>
      <w:r>
        <w:rPr>
          <w:color w:val="001A1D"/>
          <w:spacing w:val="-3"/>
          <w:w w:val="105"/>
        </w:rPr>
        <w:t xml:space="preserve"> </w:t>
      </w:r>
      <w:r>
        <w:rPr>
          <w:color w:val="001A1D"/>
          <w:w w:val="105"/>
        </w:rPr>
        <w:t>liệu</w:t>
      </w:r>
      <w:r>
        <w:rPr>
          <w:color w:val="001A1D"/>
          <w:spacing w:val="-4"/>
          <w:w w:val="105"/>
        </w:rPr>
        <w:t xml:space="preserve"> </w:t>
      </w:r>
      <w:r>
        <w:rPr>
          <w:color w:val="001A1D"/>
          <w:w w:val="105"/>
        </w:rPr>
        <w:t>tạo</w:t>
      </w:r>
      <w:r>
        <w:rPr>
          <w:color w:val="001A1D"/>
          <w:spacing w:val="-4"/>
          <w:w w:val="105"/>
        </w:rPr>
        <w:t xml:space="preserve"> </w:t>
      </w:r>
      <w:r>
        <w:rPr>
          <w:color w:val="001A1D"/>
          <w:w w:val="105"/>
        </w:rPr>
        <w:t>và</w:t>
      </w:r>
      <w:r>
        <w:rPr>
          <w:color w:val="001A1D"/>
          <w:spacing w:val="-4"/>
          <w:w w:val="105"/>
        </w:rPr>
        <w:t xml:space="preserve"> </w:t>
      </w:r>
      <w:r>
        <w:rPr>
          <w:color w:val="001A1D"/>
          <w:w w:val="105"/>
        </w:rPr>
        <w:t>quản</w:t>
      </w:r>
      <w:r>
        <w:rPr>
          <w:color w:val="001A1D"/>
          <w:spacing w:val="-3"/>
          <w:w w:val="105"/>
        </w:rPr>
        <w:t xml:space="preserve"> </w:t>
      </w:r>
      <w:r>
        <w:rPr>
          <w:color w:val="001A1D"/>
          <w:w w:val="105"/>
        </w:rPr>
        <w:t>lý</w:t>
      </w:r>
      <w:r>
        <w:rPr>
          <w:color w:val="001A1D"/>
          <w:spacing w:val="-4"/>
          <w:w w:val="105"/>
        </w:rPr>
        <w:t xml:space="preserve"> </w:t>
      </w:r>
      <w:r>
        <w:rPr>
          <w:color w:val="001A1D"/>
          <w:w w:val="105"/>
        </w:rPr>
        <w:t>kiểm</w:t>
      </w:r>
      <w:r>
        <w:rPr>
          <w:color w:val="001A1D"/>
          <w:spacing w:val="-4"/>
          <w:w w:val="105"/>
        </w:rPr>
        <w:t xml:space="preserve"> </w:t>
      </w:r>
      <w:r>
        <w:rPr>
          <w:color w:val="001A1D"/>
          <w:w w:val="105"/>
        </w:rPr>
        <w:t>soát</w:t>
      </w:r>
      <w:r>
        <w:rPr>
          <w:color w:val="001A1D"/>
          <w:spacing w:val="-4"/>
          <w:w w:val="105"/>
        </w:rPr>
        <w:t xml:space="preserve"> </w:t>
      </w:r>
      <w:r>
        <w:rPr>
          <w:color w:val="001A1D"/>
          <w:w w:val="105"/>
        </w:rPr>
        <w:t>truy</w:t>
      </w:r>
      <w:r>
        <w:rPr>
          <w:color w:val="001A1D"/>
          <w:spacing w:val="-4"/>
          <w:w w:val="105"/>
        </w:rPr>
        <w:t xml:space="preserve"> cập?</w:t>
      </w:r>
    </w:p>
    <w:p>
      <w:pPr>
        <w:pStyle w:val="4"/>
        <w:spacing w:before="123"/>
      </w:pPr>
    </w:p>
    <w:p>
      <w:pPr>
        <w:pStyle w:val="5"/>
        <w:numPr>
          <w:ilvl w:val="0"/>
          <w:numId w:val="60"/>
        </w:numPr>
        <w:tabs>
          <w:tab w:val="left" w:pos="1098"/>
        </w:tabs>
        <w:spacing w:before="0"/>
        <w:ind w:left="1098" w:hanging="294"/>
        <w:rPr>
          <w:sz w:val="16"/>
        </w:rPr>
      </w:pPr>
      <w:r>
        <w:drawing>
          <wp:anchor distT="0" distB="0" distL="0" distR="0" simplePos="0" relativeHeight="251722752"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237" name="Image 237"/>
            <wp:cNvGraphicFramePr/>
            <a:graphic xmlns:a="http://schemas.openxmlformats.org/drawingml/2006/main">
              <a:graphicData uri="http://schemas.openxmlformats.org/drawingml/2006/picture">
                <pic:pic xmlns:pic="http://schemas.openxmlformats.org/drawingml/2006/picture">
                  <pic:nvPicPr>
                    <pic:cNvPr id="237" name="Image 237"/>
                    <pic:cNvPicPr/>
                  </pic:nvPicPr>
                  <pic:blipFill>
                    <a:blip r:embed="rId209" cstate="print"/>
                    <a:stretch>
                      <a:fillRect/>
                    </a:stretch>
                  </pic:blipFill>
                  <pic:spPr>
                    <a:xfrm>
                      <a:off x="0" y="0"/>
                      <a:ext cx="92494" cy="92494"/>
                    </a:xfrm>
                    <a:prstGeom prst="rect">
                      <a:avLst/>
                    </a:prstGeom>
                  </pic:spPr>
                </pic:pic>
              </a:graphicData>
            </a:graphic>
          </wp:anchor>
        </w:drawing>
      </w:r>
      <w:r>
        <w:rPr>
          <w:color w:val="001A1D"/>
          <w:w w:val="105"/>
          <w:sz w:val="16"/>
        </w:rPr>
        <w:t>Attribute</w:t>
      </w:r>
      <w:r>
        <w:rPr>
          <w:color w:val="001A1D"/>
          <w:spacing w:val="-7"/>
          <w:w w:val="105"/>
          <w:sz w:val="16"/>
        </w:rPr>
        <w:t xml:space="preserve"> </w:t>
      </w:r>
      <w:r>
        <w:rPr>
          <w:color w:val="001A1D"/>
          <w:w w:val="105"/>
          <w:sz w:val="16"/>
        </w:rPr>
        <w:t>Based</w:t>
      </w:r>
      <w:r>
        <w:rPr>
          <w:color w:val="001A1D"/>
          <w:spacing w:val="-6"/>
          <w:w w:val="105"/>
          <w:sz w:val="16"/>
        </w:rPr>
        <w:t xml:space="preserve"> </w:t>
      </w:r>
      <w:r>
        <w:rPr>
          <w:color w:val="001A1D"/>
          <w:w w:val="105"/>
          <w:sz w:val="16"/>
        </w:rPr>
        <w:t>Access</w:t>
      </w:r>
      <w:r>
        <w:rPr>
          <w:color w:val="001A1D"/>
          <w:spacing w:val="-6"/>
          <w:w w:val="105"/>
          <w:sz w:val="16"/>
        </w:rPr>
        <w:t xml:space="preserve"> </w:t>
      </w:r>
      <w:r>
        <w:rPr>
          <w:color w:val="001A1D"/>
          <w:w w:val="105"/>
          <w:sz w:val="16"/>
        </w:rPr>
        <w:t>Control</w:t>
      </w:r>
      <w:r>
        <w:rPr>
          <w:color w:val="001A1D"/>
          <w:spacing w:val="-7"/>
          <w:w w:val="105"/>
          <w:sz w:val="16"/>
        </w:rPr>
        <w:t xml:space="preserve"> </w:t>
      </w:r>
      <w:r>
        <w:rPr>
          <w:color w:val="001A1D"/>
          <w:spacing w:val="-2"/>
          <w:w w:val="105"/>
          <w:sz w:val="16"/>
        </w:rPr>
        <w:t>(ABAC)</w:t>
      </w:r>
    </w:p>
    <w:p>
      <w:pPr>
        <w:pStyle w:val="5"/>
        <w:numPr>
          <w:ilvl w:val="0"/>
          <w:numId w:val="60"/>
        </w:numPr>
        <w:tabs>
          <w:tab w:val="left" w:pos="1098"/>
        </w:tabs>
        <w:ind w:left="1098" w:hanging="294"/>
        <w:rPr>
          <w:sz w:val="16"/>
        </w:rPr>
      </w:pPr>
      <w:r>
        <w:drawing>
          <wp:anchor distT="0" distB="0" distL="0" distR="0" simplePos="0" relativeHeight="251723776"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238" name="Image 238"/>
            <wp:cNvGraphicFramePr/>
            <a:graphic xmlns:a="http://schemas.openxmlformats.org/drawingml/2006/main">
              <a:graphicData uri="http://schemas.openxmlformats.org/drawingml/2006/picture">
                <pic:pic xmlns:pic="http://schemas.openxmlformats.org/drawingml/2006/picture">
                  <pic:nvPicPr>
                    <pic:cNvPr id="238" name="Image 238"/>
                    <pic:cNvPicPr/>
                  </pic:nvPicPr>
                  <pic:blipFill>
                    <a:blip r:embed="rId213" cstate="print"/>
                    <a:stretch>
                      <a:fillRect/>
                    </a:stretch>
                  </pic:blipFill>
                  <pic:spPr>
                    <a:xfrm>
                      <a:off x="0" y="0"/>
                      <a:ext cx="92494" cy="92494"/>
                    </a:xfrm>
                    <a:prstGeom prst="rect">
                      <a:avLst/>
                    </a:prstGeom>
                  </pic:spPr>
                </pic:pic>
              </a:graphicData>
            </a:graphic>
          </wp:anchor>
        </w:drawing>
      </w:r>
      <w:r>
        <w:rPr>
          <w:color w:val="001A1D"/>
          <w:w w:val="105"/>
          <w:sz w:val="16"/>
        </w:rPr>
        <w:t>Role</w:t>
      </w:r>
      <w:r>
        <w:rPr>
          <w:color w:val="001A1D"/>
          <w:spacing w:val="-7"/>
          <w:w w:val="105"/>
          <w:sz w:val="16"/>
        </w:rPr>
        <w:t xml:space="preserve"> </w:t>
      </w:r>
      <w:r>
        <w:rPr>
          <w:color w:val="001A1D"/>
          <w:w w:val="105"/>
          <w:sz w:val="16"/>
        </w:rPr>
        <w:t>Based</w:t>
      </w:r>
      <w:r>
        <w:rPr>
          <w:color w:val="001A1D"/>
          <w:spacing w:val="-7"/>
          <w:w w:val="105"/>
          <w:sz w:val="16"/>
        </w:rPr>
        <w:t xml:space="preserve"> </w:t>
      </w:r>
      <w:r>
        <w:rPr>
          <w:color w:val="001A1D"/>
          <w:w w:val="105"/>
          <w:sz w:val="16"/>
        </w:rPr>
        <w:t>Access</w:t>
      </w:r>
      <w:r>
        <w:rPr>
          <w:color w:val="001A1D"/>
          <w:spacing w:val="-7"/>
          <w:w w:val="105"/>
          <w:sz w:val="16"/>
        </w:rPr>
        <w:t xml:space="preserve"> </w:t>
      </w:r>
      <w:r>
        <w:rPr>
          <w:color w:val="001A1D"/>
          <w:w w:val="105"/>
          <w:sz w:val="16"/>
        </w:rPr>
        <w:t>Control</w:t>
      </w:r>
      <w:r>
        <w:rPr>
          <w:color w:val="001A1D"/>
          <w:spacing w:val="-7"/>
          <w:w w:val="105"/>
          <w:sz w:val="16"/>
        </w:rPr>
        <w:t xml:space="preserve"> </w:t>
      </w:r>
      <w:r>
        <w:rPr>
          <w:color w:val="001A1D"/>
          <w:spacing w:val="-2"/>
          <w:w w:val="105"/>
          <w:sz w:val="16"/>
        </w:rPr>
        <w:t>(RBAC)</w:t>
      </w:r>
    </w:p>
    <w:p>
      <w:pPr>
        <w:pStyle w:val="5"/>
        <w:numPr>
          <w:ilvl w:val="0"/>
          <w:numId w:val="60"/>
        </w:numPr>
        <w:tabs>
          <w:tab w:val="left" w:pos="1098"/>
        </w:tabs>
        <w:spacing w:before="157"/>
        <w:ind w:left="1098" w:hanging="294"/>
        <w:rPr>
          <w:sz w:val="16"/>
        </w:rPr>
      </w:pPr>
      <w:r>
        <w:drawing>
          <wp:anchor distT="0" distB="0" distL="0" distR="0" simplePos="0" relativeHeight="251723776"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239" name="Image 239"/>
            <wp:cNvGraphicFramePr/>
            <a:graphic xmlns:a="http://schemas.openxmlformats.org/drawingml/2006/main">
              <a:graphicData uri="http://schemas.openxmlformats.org/drawingml/2006/picture">
                <pic:pic xmlns:pic="http://schemas.openxmlformats.org/drawingml/2006/picture">
                  <pic:nvPicPr>
                    <pic:cNvPr id="239" name="Image 239"/>
                    <pic:cNvPicPr/>
                  </pic:nvPicPr>
                  <pic:blipFill>
                    <a:blip r:embed="rId214" cstate="print"/>
                    <a:stretch>
                      <a:fillRect/>
                    </a:stretch>
                  </pic:blipFill>
                  <pic:spPr>
                    <a:xfrm>
                      <a:off x="0" y="0"/>
                      <a:ext cx="92494" cy="92494"/>
                    </a:xfrm>
                    <a:prstGeom prst="rect">
                      <a:avLst/>
                    </a:prstGeom>
                  </pic:spPr>
                </pic:pic>
              </a:graphicData>
            </a:graphic>
          </wp:anchor>
        </w:drawing>
      </w:r>
      <w:r>
        <mc:AlternateContent>
          <mc:Choice Requires="wpg">
            <w:drawing>
              <wp:anchor distT="0" distB="0" distL="0" distR="0" simplePos="0" relativeHeight="251727872" behindDoc="0" locked="0" layoutInCell="1" allowOverlap="1">
                <wp:simplePos x="0" y="0"/>
                <wp:positionH relativeFrom="page">
                  <wp:posOffset>7025640</wp:posOffset>
                </wp:positionH>
                <wp:positionV relativeFrom="paragraph">
                  <wp:posOffset>73660</wp:posOffset>
                </wp:positionV>
                <wp:extent cx="384810" cy="429895"/>
                <wp:effectExtent l="0" t="0" r="0" b="0"/>
                <wp:wrapNone/>
                <wp:docPr id="240" name="Group 240"/>
                <wp:cNvGraphicFramePr/>
                <a:graphic xmlns:a="http://schemas.openxmlformats.org/drawingml/2006/main">
                  <a:graphicData uri="http://schemas.microsoft.com/office/word/2010/wordprocessingGroup">
                    <wpg:wgp>
                      <wpg:cNvGrpSpPr/>
                      <wpg:grpSpPr>
                        <a:xfrm>
                          <a:off x="0" y="0"/>
                          <a:ext cx="384810" cy="429895"/>
                          <a:chOff x="0" y="0"/>
                          <a:chExt cx="384810" cy="429895"/>
                        </a:xfrm>
                      </wpg:grpSpPr>
                      <wps:wsp>
                        <wps:cNvPr id="241" name="Graphic 241"/>
                        <wps:cNvSpPr/>
                        <wps:spPr>
                          <a:xfrm>
                            <a:off x="0" y="0"/>
                            <a:ext cx="384810" cy="429895"/>
                          </a:xfrm>
                          <a:custGeom>
                            <a:avLst/>
                            <a:gdLst/>
                            <a:ahLst/>
                            <a:cxnLst/>
                            <a:rect l="l" t="t" r="r" b="b"/>
                            <a:pathLst>
                              <a:path w="384810" h="429895">
                                <a:moveTo>
                                  <a:pt x="384810" y="429767"/>
                                </a:moveTo>
                                <a:lnTo>
                                  <a:pt x="0" y="429767"/>
                                </a:lnTo>
                                <a:lnTo>
                                  <a:pt x="0" y="0"/>
                                </a:lnTo>
                                <a:lnTo>
                                  <a:pt x="384810" y="0"/>
                                </a:lnTo>
                                <a:lnTo>
                                  <a:pt x="384810" y="93170"/>
                                </a:lnTo>
                                <a:lnTo>
                                  <a:pt x="214052" y="93170"/>
                                </a:lnTo>
                                <a:lnTo>
                                  <a:pt x="203538" y="93678"/>
                                </a:lnTo>
                                <a:lnTo>
                                  <a:pt x="163690" y="105786"/>
                                </a:lnTo>
                                <a:lnTo>
                                  <a:pt x="131510" y="132222"/>
                                </a:lnTo>
                                <a:lnTo>
                                  <a:pt x="111895" y="168960"/>
                                </a:lnTo>
                                <a:lnTo>
                                  <a:pt x="107327" y="199894"/>
                                </a:lnTo>
                                <a:lnTo>
                                  <a:pt x="107834" y="210407"/>
                                </a:lnTo>
                                <a:lnTo>
                                  <a:pt x="119942" y="250254"/>
                                </a:lnTo>
                                <a:lnTo>
                                  <a:pt x="146378" y="282434"/>
                                </a:lnTo>
                                <a:lnTo>
                                  <a:pt x="183117" y="302048"/>
                                </a:lnTo>
                                <a:lnTo>
                                  <a:pt x="214052" y="306618"/>
                                </a:lnTo>
                                <a:lnTo>
                                  <a:pt x="384810" y="306618"/>
                                </a:lnTo>
                                <a:lnTo>
                                  <a:pt x="384810" y="429767"/>
                                </a:lnTo>
                                <a:close/>
                              </a:path>
                              <a:path w="384810" h="429895">
                                <a:moveTo>
                                  <a:pt x="384810" y="306618"/>
                                </a:moveTo>
                                <a:lnTo>
                                  <a:pt x="214052" y="306618"/>
                                </a:lnTo>
                                <a:lnTo>
                                  <a:pt x="224565" y="306110"/>
                                </a:lnTo>
                                <a:lnTo>
                                  <a:pt x="234876" y="304587"/>
                                </a:lnTo>
                                <a:lnTo>
                                  <a:pt x="273355" y="288648"/>
                                </a:lnTo>
                                <a:lnTo>
                                  <a:pt x="302805" y="259198"/>
                                </a:lnTo>
                                <a:lnTo>
                                  <a:pt x="318744" y="220719"/>
                                </a:lnTo>
                                <a:lnTo>
                                  <a:pt x="320776" y="199894"/>
                                </a:lnTo>
                                <a:lnTo>
                                  <a:pt x="320267" y="189381"/>
                                </a:lnTo>
                                <a:lnTo>
                                  <a:pt x="308159" y="149533"/>
                                </a:lnTo>
                                <a:lnTo>
                                  <a:pt x="281722" y="117353"/>
                                </a:lnTo>
                                <a:lnTo>
                                  <a:pt x="244985" y="97740"/>
                                </a:lnTo>
                                <a:lnTo>
                                  <a:pt x="214052" y="93170"/>
                                </a:lnTo>
                                <a:lnTo>
                                  <a:pt x="384810" y="93170"/>
                                </a:lnTo>
                                <a:lnTo>
                                  <a:pt x="384810" y="306618"/>
                                </a:lnTo>
                                <a:close/>
                              </a:path>
                            </a:pathLst>
                          </a:custGeom>
                          <a:solidFill>
                            <a:srgbClr val="000000">
                              <a:alpha val="19999"/>
                            </a:srgbClr>
                          </a:solidFill>
                        </wps:spPr>
                        <wps:bodyPr wrap="square" lIns="0" tIns="0" rIns="0" bIns="0" rtlCol="0">
                          <a:noAutofit/>
                        </wps:bodyPr>
                      </wps:wsp>
                      <pic:pic xmlns:pic="http://schemas.openxmlformats.org/drawingml/2006/picture">
                        <pic:nvPicPr>
                          <pic:cNvPr id="242" name="Image 242"/>
                          <pic:cNvPicPr/>
                        </pic:nvPicPr>
                        <pic:blipFill>
                          <a:blip r:embed="rId25" cstate="print"/>
                          <a:stretch>
                            <a:fillRect/>
                          </a:stretch>
                        </pic:blipFill>
                        <pic:spPr>
                          <a:xfrm>
                            <a:off x="100212" y="86054"/>
                            <a:ext cx="227678" cy="227678"/>
                          </a:xfrm>
                          <a:prstGeom prst="rect">
                            <a:avLst/>
                          </a:prstGeom>
                        </pic:spPr>
                      </pic:pic>
                    </wpg:wgp>
                  </a:graphicData>
                </a:graphic>
              </wp:anchor>
            </w:drawing>
          </mc:Choice>
          <mc:Fallback>
            <w:pict>
              <v:group id="_x0000_s1026" o:spid="_x0000_s1026" o:spt="203" style="position:absolute;left:0pt;margin-left:553.2pt;margin-top:5.8pt;height:33.85pt;width:30.3pt;mso-position-horizontal-relative:page;z-index:251727872;mso-width-relative:page;mso-height-relative:page;" coordsize="384810,429895" o:gfxdata="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">
                <o:lock v:ext="edit" aspectratio="f"/>
                <v:shape id="Graphic 241" o:spid="_x0000_s1026" o:spt="100" style="position:absolute;left:0;top:0;height:429895;width:384810;" fillcolor="#000000" filled="t" stroked="f" coordsize="384810,429895" o:gfxdata="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p3iZL4A&#10;AADcAAAADwAAAAAAAAABACAAAAAiAAAAZHJzL2Rvd25yZXYueG1sUEsBAhQAFAAAAAgAh07iQDMv&#10;BZ47AAAAOQAAABAAAAAAAAAAAQAgAAAADQEAAGRycy9zaGFwZXhtbC54bWxQSwUGAAAAAAYABgBb&#10;AQAAtwMAAAAA&#10;" path="m384810,429767l0,429767,0,0,384810,0,384810,93170,214052,93170,203538,93678,163690,105786,131510,132222,111895,168960,107327,199894,107834,210407,119942,250254,146378,282434,183117,302048,214052,306618,384810,306618,384810,429767xem384810,306618l214052,306618,224565,306110,234876,304587,273355,288648,302805,259198,318744,220719,320776,199894,320267,189381,308159,149533,281722,117353,244985,97740,214052,93170,384810,93170,384810,306618xe">
                  <v:fill on="t" opacity="13106f" focussize="0,0"/>
                  <v:stroke on="f"/>
                  <v:imagedata o:title=""/>
                  <o:lock v:ext="edit" aspectratio="f"/>
                  <v:textbox inset="0mm,0mm,0mm,0mm"/>
                </v:shape>
                <v:shape id="Image 242" o:spid="_x0000_s1026" o:spt="75" type="#_x0000_t75" style="position:absolute;left:100212;top:86054;height:227678;width:227678;" filled="f" o:preferrelative="t" stroked="f" coordsize="21600,21600" o:gfxdata="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XkDYX&#10;wAAAANwAAAAPAAAAAAAAAAEAIAAAACIAAABkcnMvZG93bnJldi54bWxQSwECFAAUAAAACACHTuJA&#10;My8FnjsAAAA5AAAAEAAAAAAAAAABACAAAAAPAQAAZHJzL3NoYXBleG1sLnhtbFBLBQYAAAAABgAG&#10;AFsBAAC5AwAAAAA=&#10;">
                  <v:fill on="f" focussize="0,0"/>
                  <v:stroke on="f"/>
                  <v:imagedata r:id="rId25" o:title=""/>
                  <o:lock v:ext="edit" aspectratio="f"/>
                </v:shape>
              </v:group>
            </w:pict>
          </mc:Fallback>
        </mc:AlternateContent>
      </w:r>
      <w:r>
        <w:rPr>
          <w:color w:val="001A1D"/>
          <w:w w:val="105"/>
          <w:sz w:val="16"/>
        </w:rPr>
        <w:t>List</w:t>
      </w:r>
      <w:r>
        <w:rPr>
          <w:color w:val="001A1D"/>
          <w:spacing w:val="-6"/>
          <w:w w:val="105"/>
          <w:sz w:val="16"/>
        </w:rPr>
        <w:t xml:space="preserve"> </w:t>
      </w:r>
      <w:r>
        <w:rPr>
          <w:color w:val="001A1D"/>
          <w:w w:val="105"/>
          <w:sz w:val="16"/>
        </w:rPr>
        <w:t>Based</w:t>
      </w:r>
      <w:r>
        <w:rPr>
          <w:color w:val="001A1D"/>
          <w:spacing w:val="-5"/>
          <w:w w:val="105"/>
          <w:sz w:val="16"/>
        </w:rPr>
        <w:t xml:space="preserve"> </w:t>
      </w:r>
      <w:r>
        <w:rPr>
          <w:color w:val="001A1D"/>
          <w:w w:val="105"/>
          <w:sz w:val="16"/>
        </w:rPr>
        <w:t>Access</w:t>
      </w:r>
      <w:r>
        <w:rPr>
          <w:color w:val="001A1D"/>
          <w:spacing w:val="-5"/>
          <w:w w:val="105"/>
          <w:sz w:val="16"/>
        </w:rPr>
        <w:t xml:space="preserve"> </w:t>
      </w:r>
      <w:r>
        <w:rPr>
          <w:color w:val="001A1D"/>
          <w:w w:val="105"/>
          <w:sz w:val="16"/>
        </w:rPr>
        <w:t>Control</w:t>
      </w:r>
      <w:r>
        <w:rPr>
          <w:color w:val="001A1D"/>
          <w:spacing w:val="-6"/>
          <w:w w:val="105"/>
          <w:sz w:val="16"/>
        </w:rPr>
        <w:t xml:space="preserve"> </w:t>
      </w:r>
      <w:r>
        <w:rPr>
          <w:color w:val="001A1D"/>
          <w:spacing w:val="-2"/>
          <w:w w:val="105"/>
          <w:sz w:val="16"/>
        </w:rPr>
        <w:t>(LBAC)</w:t>
      </w:r>
    </w:p>
    <w:p>
      <w:pPr>
        <w:pStyle w:val="5"/>
        <w:numPr>
          <w:ilvl w:val="0"/>
          <w:numId w:val="60"/>
        </w:numPr>
        <w:tabs>
          <w:tab w:val="left" w:pos="1098"/>
        </w:tabs>
        <w:spacing w:before="169"/>
        <w:ind w:left="1098" w:hanging="294"/>
        <w:rPr>
          <w:sz w:val="16"/>
        </w:rPr>
      </w:pPr>
      <w:r>
        <w:drawing>
          <wp:anchor distT="0" distB="0" distL="0" distR="0" simplePos="0" relativeHeight="251724800" behindDoc="0" locked="0" layoutInCell="1" allowOverlap="1">
            <wp:simplePos x="0" y="0"/>
            <wp:positionH relativeFrom="page">
              <wp:posOffset>611505</wp:posOffset>
            </wp:positionH>
            <wp:positionV relativeFrom="paragraph">
              <wp:posOffset>131445</wp:posOffset>
            </wp:positionV>
            <wp:extent cx="92710" cy="92710"/>
            <wp:effectExtent l="0" t="0" r="0" b="0"/>
            <wp:wrapNone/>
            <wp:docPr id="243" name="Image 243"/>
            <wp:cNvGraphicFramePr/>
            <a:graphic xmlns:a="http://schemas.openxmlformats.org/drawingml/2006/main">
              <a:graphicData uri="http://schemas.openxmlformats.org/drawingml/2006/picture">
                <pic:pic xmlns:pic="http://schemas.openxmlformats.org/drawingml/2006/picture">
                  <pic:nvPicPr>
                    <pic:cNvPr id="243" name="Image 243"/>
                    <pic:cNvPicPr/>
                  </pic:nvPicPr>
                  <pic:blipFill>
                    <a:blip r:embed="rId215" cstate="print"/>
                    <a:stretch>
                      <a:fillRect/>
                    </a:stretch>
                  </pic:blipFill>
                  <pic:spPr>
                    <a:xfrm>
                      <a:off x="0" y="0"/>
                      <a:ext cx="92494" cy="92494"/>
                    </a:xfrm>
                    <a:prstGeom prst="rect">
                      <a:avLst/>
                    </a:prstGeom>
                  </pic:spPr>
                </pic:pic>
              </a:graphicData>
            </a:graphic>
          </wp:anchor>
        </w:drawing>
      </w:r>
      <w:r>
        <w:rPr>
          <w:color w:val="001A1D"/>
          <w:w w:val="105"/>
          <w:sz w:val="16"/>
        </w:rPr>
        <w:t>Discretionary</w:t>
      </w:r>
      <w:r>
        <w:rPr>
          <w:color w:val="001A1D"/>
          <w:spacing w:val="-8"/>
          <w:w w:val="105"/>
          <w:sz w:val="16"/>
        </w:rPr>
        <w:t xml:space="preserve"> </w:t>
      </w:r>
      <w:r>
        <w:rPr>
          <w:color w:val="001A1D"/>
          <w:w w:val="105"/>
          <w:sz w:val="16"/>
        </w:rPr>
        <w:t>Access</w:t>
      </w:r>
      <w:r>
        <w:rPr>
          <w:color w:val="001A1D"/>
          <w:spacing w:val="-8"/>
          <w:w w:val="105"/>
          <w:sz w:val="16"/>
        </w:rPr>
        <w:t xml:space="preserve"> </w:t>
      </w:r>
      <w:r>
        <w:rPr>
          <w:color w:val="001A1D"/>
          <w:w w:val="105"/>
          <w:sz w:val="16"/>
        </w:rPr>
        <w:t>Control</w:t>
      </w:r>
      <w:r>
        <w:rPr>
          <w:color w:val="001A1D"/>
          <w:spacing w:val="-7"/>
          <w:w w:val="105"/>
          <w:sz w:val="16"/>
        </w:rPr>
        <w:t xml:space="preserve"> </w:t>
      </w:r>
      <w:r>
        <w:rPr>
          <w:color w:val="001A1D"/>
          <w:spacing w:val="-2"/>
          <w:w w:val="105"/>
          <w:sz w:val="16"/>
        </w:rPr>
        <w:t>(DAC)</w:t>
      </w:r>
    </w:p>
    <w:p>
      <w:pPr>
        <w:pStyle w:val="5"/>
        <w:numPr>
          <w:ilvl w:val="0"/>
          <w:numId w:val="60"/>
        </w:numPr>
        <w:tabs>
          <w:tab w:val="left" w:pos="1098"/>
        </w:tabs>
        <w:spacing w:line="468" w:lineRule="auto"/>
        <w:ind w:left="793" w:right="7836" w:firstLine="11"/>
        <w:rPr>
          <w:sz w:val="16"/>
        </w:rPr>
      </w:pPr>
      <w:r>
        <w:drawing>
          <wp:anchor distT="0" distB="0" distL="0" distR="0" simplePos="0" relativeHeight="251724800"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244" name="Image 244"/>
            <wp:cNvGraphicFramePr/>
            <a:graphic xmlns:a="http://schemas.openxmlformats.org/drawingml/2006/main">
              <a:graphicData uri="http://schemas.openxmlformats.org/drawingml/2006/picture">
                <pic:pic xmlns:pic="http://schemas.openxmlformats.org/drawingml/2006/picture">
                  <pic:nvPicPr>
                    <pic:cNvPr id="244" name="Image 244"/>
                    <pic:cNvPicPr/>
                  </pic:nvPicPr>
                  <pic:blipFill>
                    <a:blip r:embed="rId216" cstate="print"/>
                    <a:stretch>
                      <a:fillRect/>
                    </a:stretch>
                  </pic:blipFill>
                  <pic:spPr>
                    <a:xfrm>
                      <a:off x="0" y="0"/>
                      <a:ext cx="92494" cy="92494"/>
                    </a:xfrm>
                    <a:prstGeom prst="rect">
                      <a:avLst/>
                    </a:prstGeom>
                  </pic:spPr>
                </pic:pic>
              </a:graphicData>
            </a:graphic>
          </wp:anchor>
        </w:drawing>
      </w:r>
      <w:r>
        <w:rPr>
          <w:color w:val="001A1D"/>
          <w:w w:val="105"/>
          <w:sz w:val="16"/>
        </w:rPr>
        <w:t>Mandatory</w:t>
      </w:r>
      <w:r>
        <w:rPr>
          <w:color w:val="001A1D"/>
          <w:spacing w:val="-12"/>
          <w:w w:val="105"/>
          <w:sz w:val="16"/>
        </w:rPr>
        <w:t xml:space="preserve"> </w:t>
      </w:r>
      <w:r>
        <w:rPr>
          <w:color w:val="001A1D"/>
          <w:w w:val="105"/>
          <w:sz w:val="16"/>
        </w:rPr>
        <w:t>Access</w:t>
      </w:r>
      <w:r>
        <w:rPr>
          <w:color w:val="001A1D"/>
          <w:spacing w:val="-11"/>
          <w:w w:val="105"/>
          <w:sz w:val="16"/>
        </w:rPr>
        <w:t xml:space="preserve"> </w:t>
      </w:r>
      <w:r>
        <w:rPr>
          <w:color w:val="001A1D"/>
          <w:w w:val="105"/>
          <w:sz w:val="16"/>
        </w:rPr>
        <w:t>Control</w:t>
      </w:r>
      <w:r>
        <w:rPr>
          <w:color w:val="001A1D"/>
          <w:spacing w:val="-12"/>
          <w:w w:val="105"/>
          <w:sz w:val="16"/>
        </w:rPr>
        <w:t xml:space="preserve"> </w:t>
      </w:r>
      <w:r>
        <w:rPr>
          <w:color w:val="001A1D"/>
          <w:w w:val="105"/>
          <w:sz w:val="16"/>
        </w:rPr>
        <w:t xml:space="preserve">(MAC) </w:t>
      </w:r>
      <w:r>
        <w:rPr>
          <w:color w:val="0E6BBE"/>
          <w:w w:val="105"/>
          <w:sz w:val="16"/>
        </w:rPr>
        <w:t>Clear my choice</w:t>
      </w:r>
    </w:p>
    <w:p>
      <w:pPr>
        <w:pStyle w:val="4"/>
        <w:spacing w:before="94"/>
        <w:rPr>
          <w:sz w:val="20"/>
        </w:rPr>
      </w:pPr>
      <w:r>
        <mc:AlternateContent>
          <mc:Choice Requires="wpg">
            <w:drawing>
              <wp:anchor distT="0" distB="0" distL="0" distR="0" simplePos="0" relativeHeight="251807744" behindDoc="1" locked="0" layoutInCell="1" allowOverlap="1">
                <wp:simplePos x="0" y="0"/>
                <wp:positionH relativeFrom="page">
                  <wp:posOffset>408940</wp:posOffset>
                </wp:positionH>
                <wp:positionV relativeFrom="paragraph">
                  <wp:posOffset>243840</wp:posOffset>
                </wp:positionV>
                <wp:extent cx="6944360" cy="590550"/>
                <wp:effectExtent l="0" t="0" r="0" b="0"/>
                <wp:wrapTopAndBottom/>
                <wp:docPr id="245" name="Group 245"/>
                <wp:cNvGraphicFramePr/>
                <a:graphic xmlns:a="http://schemas.openxmlformats.org/drawingml/2006/main">
                  <a:graphicData uri="http://schemas.microsoft.com/office/word/2010/wordprocessingGroup">
                    <wpg:wgp>
                      <wpg:cNvGrpSpPr/>
                      <wpg:grpSpPr>
                        <a:xfrm>
                          <a:off x="0" y="0"/>
                          <a:ext cx="6944359" cy="590550"/>
                          <a:chOff x="0" y="0"/>
                          <a:chExt cx="6944359" cy="590550"/>
                        </a:xfrm>
                      </wpg:grpSpPr>
                      <wps:wsp>
                        <wps:cNvPr id="246" name="Graphic 246"/>
                        <wps:cNvSpPr/>
                        <wps:spPr>
                          <a:xfrm>
                            <a:off x="3557" y="3557"/>
                            <a:ext cx="6937375" cy="583565"/>
                          </a:xfrm>
                          <a:custGeom>
                            <a:avLst/>
                            <a:gdLst/>
                            <a:ahLst/>
                            <a:cxnLst/>
                            <a:rect l="l" t="t" r="r" b="b"/>
                            <a:pathLst>
                              <a:path w="6937375" h="583565">
                                <a:moveTo>
                                  <a:pt x="0" y="572753"/>
                                </a:moveTo>
                                <a:lnTo>
                                  <a:pt x="0" y="10672"/>
                                </a:lnTo>
                                <a:lnTo>
                                  <a:pt x="0" y="7719"/>
                                </a:lnTo>
                                <a:lnTo>
                                  <a:pt x="1041" y="5203"/>
                                </a:lnTo>
                                <a:lnTo>
                                  <a:pt x="3125" y="3119"/>
                                </a:lnTo>
                                <a:lnTo>
                                  <a:pt x="5209" y="1042"/>
                                </a:lnTo>
                                <a:lnTo>
                                  <a:pt x="7725" y="0"/>
                                </a:lnTo>
                                <a:lnTo>
                                  <a:pt x="10672" y="0"/>
                                </a:lnTo>
                                <a:lnTo>
                                  <a:pt x="6926398" y="0"/>
                                </a:lnTo>
                                <a:lnTo>
                                  <a:pt x="6929345" y="0"/>
                                </a:lnTo>
                                <a:lnTo>
                                  <a:pt x="6931860" y="1042"/>
                                </a:lnTo>
                                <a:lnTo>
                                  <a:pt x="6933944" y="3119"/>
                                </a:lnTo>
                                <a:lnTo>
                                  <a:pt x="6936028" y="5203"/>
                                </a:lnTo>
                                <a:lnTo>
                                  <a:pt x="6937070" y="7719"/>
                                </a:lnTo>
                                <a:lnTo>
                                  <a:pt x="6937071" y="10672"/>
                                </a:lnTo>
                                <a:lnTo>
                                  <a:pt x="6937071" y="572753"/>
                                </a:lnTo>
                                <a:lnTo>
                                  <a:pt x="6926398" y="583425"/>
                                </a:lnTo>
                                <a:lnTo>
                                  <a:pt x="10672" y="583425"/>
                                </a:lnTo>
                                <a:lnTo>
                                  <a:pt x="0" y="575692"/>
                                </a:lnTo>
                                <a:lnTo>
                                  <a:pt x="0" y="572753"/>
                                </a:lnTo>
                                <a:close/>
                              </a:path>
                            </a:pathLst>
                          </a:custGeom>
                          <a:ln w="7114">
                            <a:solidFill>
                              <a:srgbClr val="CAD0D6"/>
                            </a:solidFill>
                            <a:prstDash val="solid"/>
                          </a:ln>
                        </wps:spPr>
                        <wps:bodyPr wrap="square" lIns="0" tIns="0" rIns="0" bIns="0" rtlCol="0">
                          <a:noAutofit/>
                        </wps:bodyPr>
                      </wps:wsp>
                      <wps:wsp>
                        <wps:cNvPr id="247" name="Graphic 247"/>
                        <wps:cNvSpPr/>
                        <wps:spPr>
                          <a:xfrm>
                            <a:off x="60477" y="394879"/>
                            <a:ext cx="448309" cy="128270"/>
                          </a:xfrm>
                          <a:custGeom>
                            <a:avLst/>
                            <a:gdLst/>
                            <a:ahLst/>
                            <a:cxnLst/>
                            <a:rect l="l" t="t" r="r" b="b"/>
                            <a:pathLst>
                              <a:path w="448309" h="128270">
                                <a:moveTo>
                                  <a:pt x="0" y="74706"/>
                                </a:moveTo>
                                <a:lnTo>
                                  <a:pt x="0" y="53362"/>
                                </a:lnTo>
                                <a:lnTo>
                                  <a:pt x="0" y="49852"/>
                                </a:lnTo>
                                <a:lnTo>
                                  <a:pt x="341" y="46385"/>
                                </a:lnTo>
                                <a:lnTo>
                                  <a:pt x="8993" y="23700"/>
                                </a:lnTo>
                                <a:lnTo>
                                  <a:pt x="10939" y="20789"/>
                                </a:lnTo>
                                <a:lnTo>
                                  <a:pt x="42951" y="1028"/>
                                </a:lnTo>
                                <a:lnTo>
                                  <a:pt x="46388" y="340"/>
                                </a:lnTo>
                                <a:lnTo>
                                  <a:pt x="49858" y="0"/>
                                </a:lnTo>
                                <a:lnTo>
                                  <a:pt x="53362" y="0"/>
                                </a:lnTo>
                                <a:lnTo>
                                  <a:pt x="394879" y="0"/>
                                </a:lnTo>
                                <a:lnTo>
                                  <a:pt x="398383" y="0"/>
                                </a:lnTo>
                                <a:lnTo>
                                  <a:pt x="401853" y="340"/>
                                </a:lnTo>
                                <a:lnTo>
                                  <a:pt x="405289" y="1028"/>
                                </a:lnTo>
                                <a:lnTo>
                                  <a:pt x="408726" y="1709"/>
                                </a:lnTo>
                                <a:lnTo>
                                  <a:pt x="424525" y="8984"/>
                                </a:lnTo>
                                <a:lnTo>
                                  <a:pt x="427439" y="10929"/>
                                </a:lnTo>
                                <a:lnTo>
                                  <a:pt x="447216" y="42946"/>
                                </a:lnTo>
                                <a:lnTo>
                                  <a:pt x="447899" y="46385"/>
                                </a:lnTo>
                                <a:lnTo>
                                  <a:pt x="448241" y="49852"/>
                                </a:lnTo>
                                <a:lnTo>
                                  <a:pt x="448241" y="53362"/>
                                </a:lnTo>
                                <a:lnTo>
                                  <a:pt x="448241" y="74706"/>
                                </a:lnTo>
                                <a:lnTo>
                                  <a:pt x="448241" y="78216"/>
                                </a:lnTo>
                                <a:lnTo>
                                  <a:pt x="447899" y="81683"/>
                                </a:lnTo>
                                <a:lnTo>
                                  <a:pt x="447216" y="85115"/>
                                </a:lnTo>
                                <a:lnTo>
                                  <a:pt x="446532" y="88547"/>
                                </a:lnTo>
                                <a:lnTo>
                                  <a:pt x="432612" y="112435"/>
                                </a:lnTo>
                                <a:lnTo>
                                  <a:pt x="430134" y="114916"/>
                                </a:lnTo>
                                <a:lnTo>
                                  <a:pt x="405289" y="127033"/>
                                </a:lnTo>
                                <a:lnTo>
                                  <a:pt x="401853" y="127721"/>
                                </a:lnTo>
                                <a:lnTo>
                                  <a:pt x="398383" y="128061"/>
                                </a:lnTo>
                                <a:lnTo>
                                  <a:pt x="394879" y="128069"/>
                                </a:lnTo>
                                <a:lnTo>
                                  <a:pt x="53362" y="128069"/>
                                </a:lnTo>
                                <a:lnTo>
                                  <a:pt x="15629" y="112435"/>
                                </a:lnTo>
                                <a:lnTo>
                                  <a:pt x="13151" y="109955"/>
                                </a:lnTo>
                                <a:lnTo>
                                  <a:pt x="10939" y="107252"/>
                                </a:lnTo>
                                <a:lnTo>
                                  <a:pt x="8993" y="104334"/>
                                </a:lnTo>
                                <a:lnTo>
                                  <a:pt x="7046" y="101422"/>
                                </a:lnTo>
                                <a:lnTo>
                                  <a:pt x="0" y="78216"/>
                                </a:lnTo>
                                <a:lnTo>
                                  <a:pt x="0" y="74706"/>
                                </a:lnTo>
                                <a:close/>
                              </a:path>
                            </a:pathLst>
                          </a:custGeom>
                          <a:ln w="7114">
                            <a:solidFill>
                              <a:srgbClr val="000000"/>
                            </a:solidFill>
                            <a:prstDash val="solid"/>
                          </a:ln>
                        </wps:spPr>
                        <wps:bodyPr wrap="square" lIns="0" tIns="0" rIns="0" bIns="0" rtlCol="0">
                          <a:noAutofit/>
                        </wps:bodyPr>
                      </wps:wsp>
                      <wps:wsp>
                        <wps:cNvPr id="248" name="Textbox 248"/>
                        <wps:cNvSpPr txBox="1"/>
                        <wps:spPr>
                          <a:xfrm>
                            <a:off x="10977" y="9196"/>
                            <a:ext cx="6922770" cy="572770"/>
                          </a:xfrm>
                          <a:prstGeom prst="rect">
                            <a:avLst/>
                          </a:prstGeom>
                        </wps:spPr>
                        <wps:txbx>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26</w:t>
                              </w:r>
                            </w:p>
                            <w:p>
                              <w:pPr>
                                <w:spacing w:before="68"/>
                                <w:ind w:left="77"/>
                                <w:rPr>
                                  <w:sz w:val="13"/>
                                </w:rPr>
                              </w:pPr>
                              <w:r>
                                <w:rPr>
                                  <w:color w:val="1C2025"/>
                                  <w:sz w:val="13"/>
                                </w:rPr>
                                <w:t>Not</w:t>
                              </w:r>
                              <w:r>
                                <w:rPr>
                                  <w:color w:val="1C2025"/>
                                  <w:spacing w:val="3"/>
                                  <w:sz w:val="13"/>
                                </w:rPr>
                                <w:t xml:space="preserve"> </w:t>
                              </w:r>
                              <w:r>
                                <w:rPr>
                                  <w:color w:val="1C2025"/>
                                  <w:sz w:val="13"/>
                                </w:rPr>
                                <w:t>yet</w:t>
                              </w:r>
                              <w:r>
                                <w:rPr>
                                  <w:color w:val="1C2025"/>
                                  <w:spacing w:val="4"/>
                                  <w:sz w:val="13"/>
                                </w:rPr>
                                <w:t xml:space="preserve"> </w:t>
                              </w:r>
                              <w:r>
                                <w:rPr>
                                  <w:color w:val="1C2025"/>
                                  <w:spacing w:val="-2"/>
                                  <w:sz w:val="13"/>
                                </w:rPr>
                                <w:t>answered</w:t>
                              </w:r>
                            </w:p>
                            <w:p>
                              <w:pPr>
                                <w:spacing w:before="84"/>
                                <w:ind w:left="138"/>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19.2pt;height:46.5pt;width:546.8pt;mso-position-horizontal-relative:page;mso-wrap-distance-bottom:0pt;mso-wrap-distance-top:0pt;z-index:-251508736;mso-width-relative:page;mso-height-relative:page;" coordsize="6944359,590550" o:gfxdata="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">
                <o:lock v:ext="edit" aspectratio="f"/>
                <v:shape id="Graphic 246" o:spid="_x0000_s1026" o:spt="100" style="position:absolute;left:3557;top:3557;height:583565;width:6937375;" filled="f" stroked="t" coordsize="6937375,583565" o:gfxdata="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2MXPK5AAAA3AAA&#10;AA8AAAAAAAAAAQAgAAAAIgAAAGRycy9kb3ducmV2LnhtbFBLAQIUABQAAAAIAIdO4kAzLwWeOwAA&#10;ADkAAAAQAAAAAAAAAAEAIAAAAAgBAABkcnMvc2hhcGV4bWwueG1sUEsFBgAAAAAGAAYAWwEAALID&#10;AAAAAA==&#10;" path="m0,572753l0,10672,0,7719,1041,5203,3125,3119,5209,1042,7725,0,10672,0,6926398,0,6929345,0,6931860,1042,6933944,3119,6936028,5203,6937070,7719,6937071,10672,6937071,572753,6926398,583425,10672,583425,0,575692,0,572753xe">
                  <v:fill on="f" focussize="0,0"/>
                  <v:stroke weight="0.560157480314961pt" color="#CAD0D6" joinstyle="round"/>
                  <v:imagedata o:title=""/>
                  <o:lock v:ext="edit" aspectratio="f"/>
                  <v:textbox inset="0mm,0mm,0mm,0mm"/>
                </v:shape>
                <v:shape id="Graphic 247" o:spid="_x0000_s1026" o:spt="100" style="position:absolute;left:60477;top:394879;height:128270;width:448309;" filled="f" stroked="t" coordsize="448309,128270" o:gfxdata="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H3D+vQAA&#10;ANwAAAAPAAAAAAAAAAEAIAAAACIAAABkcnMvZG93bnJldi54bWxQSwECFAAUAAAACACHTuJAMy8F&#10;njsAAAA5AAAAEAAAAAAAAAABACAAAAAMAQAAZHJzL3NoYXBleG1sLnhtbFBLBQYAAAAABgAGAFsB&#10;AAC2AwAAAAA=&#10;" path="m0,74706l0,53362,0,49852,341,46385,8993,23700,10939,20789,42951,1028,46388,340,49858,0,53362,0,394879,0,398383,0,401853,340,405289,1028,408726,1709,424525,8984,427439,10929,447216,42946,447899,46385,448241,49852,448241,53362,448241,74706,448241,78216,447899,81683,447216,85115,446532,88547,432612,112435,430134,114916,405289,127033,401853,127721,398383,128061,394879,128069,53362,128069,15629,112435,13151,109955,10939,107252,8993,104334,7046,101422,0,78216,0,74706xe">
                  <v:fill on="f" focussize="0,0"/>
                  <v:stroke weight="0.560157480314961pt" color="#000000" joinstyle="round"/>
                  <v:imagedata o:title=""/>
                  <o:lock v:ext="edit" aspectratio="f"/>
                  <v:textbox inset="0mm,0mm,0mm,0mm"/>
                </v:shape>
                <v:shape id="Textbox 248" o:spid="_x0000_s1026" o:spt="202" type="#_x0000_t202" style="position:absolute;left:10977;top:9196;height:572770;width:6922770;" filled="f" stroked="f" coordsize="21600,21600" o:gfxdata="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S5gti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26</w:t>
                        </w:r>
                      </w:p>
                      <w:p>
                        <w:pPr>
                          <w:spacing w:before="68"/>
                          <w:ind w:left="77"/>
                          <w:rPr>
                            <w:sz w:val="13"/>
                          </w:rPr>
                        </w:pPr>
                        <w:r>
                          <w:rPr>
                            <w:color w:val="1C2025"/>
                            <w:sz w:val="13"/>
                          </w:rPr>
                          <w:t>Not</w:t>
                        </w:r>
                        <w:r>
                          <w:rPr>
                            <w:color w:val="1C2025"/>
                            <w:spacing w:val="3"/>
                            <w:sz w:val="13"/>
                          </w:rPr>
                          <w:t xml:space="preserve"> </w:t>
                        </w:r>
                        <w:r>
                          <w:rPr>
                            <w:color w:val="1C2025"/>
                            <w:sz w:val="13"/>
                          </w:rPr>
                          <w:t>yet</w:t>
                        </w:r>
                        <w:r>
                          <w:rPr>
                            <w:color w:val="1C2025"/>
                            <w:spacing w:val="4"/>
                            <w:sz w:val="13"/>
                          </w:rPr>
                          <w:t xml:space="preserve"> </w:t>
                        </w:r>
                        <w:r>
                          <w:rPr>
                            <w:color w:val="1C2025"/>
                            <w:spacing w:val="-2"/>
                            <w:sz w:val="13"/>
                          </w:rPr>
                          <w:t>answered</w:t>
                        </w:r>
                      </w:p>
                      <w:p>
                        <w:pPr>
                          <w:spacing w:before="84"/>
                          <w:ind w:left="138"/>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pPr>
    </w:p>
    <w:p>
      <w:pPr>
        <w:pStyle w:val="4"/>
        <w:spacing w:before="29"/>
      </w:pPr>
    </w:p>
    <w:p>
      <w:pPr>
        <w:pStyle w:val="4"/>
        <w:ind w:left="468"/>
      </w:pPr>
      <w:r>
        <w:rPr>
          <w:color w:val="001A1D"/>
          <w:w w:val="105"/>
        </w:rPr>
        <w:t>Điều</w:t>
      </w:r>
      <w:r>
        <w:rPr>
          <w:color w:val="001A1D"/>
          <w:spacing w:val="-4"/>
          <w:w w:val="105"/>
        </w:rPr>
        <w:t xml:space="preserve"> </w:t>
      </w:r>
      <w:r>
        <w:rPr>
          <w:color w:val="001A1D"/>
          <w:w w:val="105"/>
        </w:rPr>
        <w:t>nào</w:t>
      </w:r>
      <w:r>
        <w:rPr>
          <w:color w:val="001A1D"/>
          <w:spacing w:val="-4"/>
          <w:w w:val="105"/>
        </w:rPr>
        <w:t xml:space="preserve"> </w:t>
      </w:r>
      <w:r>
        <w:rPr>
          <w:color w:val="001A1D"/>
          <w:w w:val="105"/>
        </w:rPr>
        <w:t>sau</w:t>
      </w:r>
      <w:r>
        <w:rPr>
          <w:color w:val="001A1D"/>
          <w:spacing w:val="-3"/>
          <w:w w:val="105"/>
        </w:rPr>
        <w:t xml:space="preserve"> </w:t>
      </w:r>
      <w:r>
        <w:rPr>
          <w:color w:val="001A1D"/>
          <w:w w:val="105"/>
        </w:rPr>
        <w:t>đây</w:t>
      </w:r>
      <w:r>
        <w:rPr>
          <w:color w:val="001A1D"/>
          <w:spacing w:val="-4"/>
          <w:w w:val="105"/>
        </w:rPr>
        <w:t xml:space="preserve"> </w:t>
      </w:r>
      <w:r>
        <w:rPr>
          <w:color w:val="001A1D"/>
          <w:w w:val="105"/>
        </w:rPr>
        <w:t>là</w:t>
      </w:r>
      <w:r>
        <w:rPr>
          <w:color w:val="001A1D"/>
          <w:spacing w:val="-4"/>
          <w:w w:val="105"/>
        </w:rPr>
        <w:t xml:space="preserve"> </w:t>
      </w:r>
      <w:r>
        <w:rPr>
          <w:color w:val="001A1D"/>
          <w:w w:val="105"/>
        </w:rPr>
        <w:t>rủi</w:t>
      </w:r>
      <w:r>
        <w:rPr>
          <w:color w:val="001A1D"/>
          <w:spacing w:val="-3"/>
          <w:w w:val="105"/>
        </w:rPr>
        <w:t xml:space="preserve"> </w:t>
      </w:r>
      <w:r>
        <w:rPr>
          <w:color w:val="001A1D"/>
          <w:w w:val="105"/>
        </w:rPr>
        <w:t>ro</w:t>
      </w:r>
      <w:r>
        <w:rPr>
          <w:color w:val="001A1D"/>
          <w:spacing w:val="-4"/>
          <w:w w:val="105"/>
        </w:rPr>
        <w:t xml:space="preserve"> </w:t>
      </w:r>
      <w:r>
        <w:rPr>
          <w:color w:val="001A1D"/>
          <w:w w:val="105"/>
        </w:rPr>
        <w:t>tiềm</w:t>
      </w:r>
      <w:r>
        <w:rPr>
          <w:color w:val="001A1D"/>
          <w:spacing w:val="-4"/>
          <w:w w:val="105"/>
        </w:rPr>
        <w:t xml:space="preserve"> </w:t>
      </w:r>
      <w:r>
        <w:rPr>
          <w:color w:val="001A1D"/>
          <w:w w:val="105"/>
        </w:rPr>
        <w:t>ẩn</w:t>
      </w:r>
      <w:r>
        <w:rPr>
          <w:color w:val="001A1D"/>
          <w:spacing w:val="-3"/>
          <w:w w:val="105"/>
        </w:rPr>
        <w:t xml:space="preserve"> </w:t>
      </w:r>
      <w:r>
        <w:rPr>
          <w:color w:val="001A1D"/>
          <w:w w:val="105"/>
        </w:rPr>
        <w:t>khi</w:t>
      </w:r>
      <w:r>
        <w:rPr>
          <w:color w:val="001A1D"/>
          <w:spacing w:val="-4"/>
          <w:w w:val="105"/>
        </w:rPr>
        <w:t xml:space="preserve"> </w:t>
      </w:r>
      <w:r>
        <w:rPr>
          <w:color w:val="001A1D"/>
          <w:w w:val="105"/>
        </w:rPr>
        <w:t>chương</w:t>
      </w:r>
      <w:r>
        <w:rPr>
          <w:color w:val="001A1D"/>
          <w:spacing w:val="-4"/>
          <w:w w:val="105"/>
        </w:rPr>
        <w:t xml:space="preserve"> </w:t>
      </w:r>
      <w:r>
        <w:rPr>
          <w:color w:val="001A1D"/>
          <w:w w:val="105"/>
        </w:rPr>
        <w:t>trình</w:t>
      </w:r>
      <w:r>
        <w:rPr>
          <w:color w:val="001A1D"/>
          <w:spacing w:val="-3"/>
          <w:w w:val="105"/>
        </w:rPr>
        <w:t xml:space="preserve"> </w:t>
      </w:r>
      <w:r>
        <w:rPr>
          <w:color w:val="001A1D"/>
          <w:w w:val="105"/>
        </w:rPr>
        <w:t>chạy</w:t>
      </w:r>
      <w:r>
        <w:rPr>
          <w:color w:val="001A1D"/>
          <w:spacing w:val="-4"/>
          <w:w w:val="105"/>
        </w:rPr>
        <w:t xml:space="preserve"> </w:t>
      </w:r>
      <w:r>
        <w:rPr>
          <w:color w:val="001A1D"/>
          <w:w w:val="105"/>
        </w:rPr>
        <w:t>ở</w:t>
      </w:r>
      <w:r>
        <w:rPr>
          <w:color w:val="001A1D"/>
          <w:spacing w:val="-4"/>
          <w:w w:val="105"/>
        </w:rPr>
        <w:t xml:space="preserve"> </w:t>
      </w:r>
      <w:r>
        <w:rPr>
          <w:color w:val="001A1D"/>
          <w:w w:val="105"/>
        </w:rPr>
        <w:t>chế</w:t>
      </w:r>
      <w:r>
        <w:rPr>
          <w:color w:val="001A1D"/>
          <w:spacing w:val="-3"/>
          <w:w w:val="105"/>
        </w:rPr>
        <w:t xml:space="preserve"> </w:t>
      </w:r>
      <w:r>
        <w:rPr>
          <w:color w:val="001A1D"/>
          <w:w w:val="105"/>
        </w:rPr>
        <w:t>độ</w:t>
      </w:r>
      <w:r>
        <w:rPr>
          <w:color w:val="001A1D"/>
          <w:spacing w:val="-4"/>
          <w:w w:val="105"/>
        </w:rPr>
        <w:t xml:space="preserve"> </w:t>
      </w:r>
      <w:r>
        <w:rPr>
          <w:color w:val="001A1D"/>
          <w:w w:val="105"/>
        </w:rPr>
        <w:t>đặc</w:t>
      </w:r>
      <w:r>
        <w:rPr>
          <w:color w:val="001A1D"/>
          <w:spacing w:val="-4"/>
          <w:w w:val="105"/>
        </w:rPr>
        <w:t xml:space="preserve"> </w:t>
      </w:r>
      <w:r>
        <w:rPr>
          <w:color w:val="001A1D"/>
          <w:spacing w:val="-2"/>
          <w:w w:val="105"/>
        </w:rPr>
        <w:t>quyền?</w:t>
      </w:r>
    </w:p>
    <w:p>
      <w:pPr>
        <w:pStyle w:val="4"/>
        <w:spacing w:before="112"/>
      </w:pPr>
    </w:p>
    <w:p>
      <w:pPr>
        <w:pStyle w:val="5"/>
        <w:numPr>
          <w:ilvl w:val="0"/>
          <w:numId w:val="61"/>
        </w:numPr>
        <w:tabs>
          <w:tab w:val="left" w:pos="1098"/>
        </w:tabs>
        <w:spacing w:before="0"/>
        <w:ind w:left="1098" w:hanging="294"/>
        <w:rPr>
          <w:sz w:val="16"/>
        </w:rPr>
      </w:pPr>
      <w:r>
        <w:drawing>
          <wp:anchor distT="0" distB="0" distL="0" distR="0" simplePos="0" relativeHeight="251725824"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249" name="Image 249"/>
            <wp:cNvGraphicFramePr/>
            <a:graphic xmlns:a="http://schemas.openxmlformats.org/drawingml/2006/main">
              <a:graphicData uri="http://schemas.openxmlformats.org/drawingml/2006/picture">
                <pic:pic xmlns:pic="http://schemas.openxmlformats.org/drawingml/2006/picture">
                  <pic:nvPicPr>
                    <pic:cNvPr id="249" name="Image 249"/>
                    <pic:cNvPicPr/>
                  </pic:nvPicPr>
                  <pic:blipFill>
                    <a:blip r:embed="rId209" cstate="print"/>
                    <a:stretch>
                      <a:fillRect/>
                    </a:stretch>
                  </pic:blipFill>
                  <pic:spPr>
                    <a:xfrm>
                      <a:off x="0" y="0"/>
                      <a:ext cx="92494" cy="92494"/>
                    </a:xfrm>
                    <a:prstGeom prst="rect">
                      <a:avLst/>
                    </a:prstGeom>
                  </pic:spPr>
                </pic:pic>
              </a:graphicData>
            </a:graphic>
          </wp:anchor>
        </w:drawing>
      </w:r>
      <w:r>
        <w:rPr>
          <w:color w:val="001A1D"/>
          <w:w w:val="105"/>
          <w:sz w:val="16"/>
        </w:rPr>
        <w:t>Nó</w:t>
      </w:r>
      <w:r>
        <w:rPr>
          <w:color w:val="001A1D"/>
          <w:spacing w:val="-4"/>
          <w:w w:val="105"/>
          <w:sz w:val="16"/>
        </w:rPr>
        <w:t xml:space="preserve"> </w:t>
      </w:r>
      <w:r>
        <w:rPr>
          <w:color w:val="001A1D"/>
          <w:w w:val="105"/>
          <w:sz w:val="16"/>
        </w:rPr>
        <w:t>có</w:t>
      </w:r>
      <w:r>
        <w:rPr>
          <w:color w:val="001A1D"/>
          <w:spacing w:val="-4"/>
          <w:w w:val="105"/>
          <w:sz w:val="16"/>
        </w:rPr>
        <w:t xml:space="preserve"> </w:t>
      </w:r>
      <w:r>
        <w:rPr>
          <w:color w:val="001A1D"/>
          <w:w w:val="105"/>
          <w:sz w:val="16"/>
        </w:rPr>
        <w:t>thể</w:t>
      </w:r>
      <w:r>
        <w:rPr>
          <w:color w:val="001A1D"/>
          <w:spacing w:val="-4"/>
          <w:w w:val="105"/>
          <w:sz w:val="16"/>
        </w:rPr>
        <w:t xml:space="preserve"> </w:t>
      </w:r>
      <w:r>
        <w:rPr>
          <w:color w:val="001A1D"/>
          <w:w w:val="105"/>
          <w:sz w:val="16"/>
        </w:rPr>
        <w:t>phục</w:t>
      </w:r>
      <w:r>
        <w:rPr>
          <w:color w:val="001A1D"/>
          <w:spacing w:val="-4"/>
          <w:w w:val="105"/>
          <w:sz w:val="16"/>
        </w:rPr>
        <w:t xml:space="preserve"> </w:t>
      </w:r>
      <w:r>
        <w:rPr>
          <w:color w:val="001A1D"/>
          <w:w w:val="105"/>
          <w:sz w:val="16"/>
        </w:rPr>
        <w:t>vụ</w:t>
      </w:r>
      <w:r>
        <w:rPr>
          <w:color w:val="001A1D"/>
          <w:spacing w:val="-3"/>
          <w:w w:val="105"/>
          <w:sz w:val="16"/>
        </w:rPr>
        <w:t xml:space="preserve"> </w:t>
      </w:r>
      <w:r>
        <w:rPr>
          <w:color w:val="001A1D"/>
          <w:w w:val="105"/>
          <w:sz w:val="16"/>
        </w:rPr>
        <w:t>cho</w:t>
      </w:r>
      <w:r>
        <w:rPr>
          <w:color w:val="001A1D"/>
          <w:spacing w:val="-4"/>
          <w:w w:val="105"/>
          <w:sz w:val="16"/>
        </w:rPr>
        <w:t xml:space="preserve"> </w:t>
      </w:r>
      <w:r>
        <w:rPr>
          <w:color w:val="001A1D"/>
          <w:w w:val="105"/>
          <w:sz w:val="16"/>
        </w:rPr>
        <w:t>việc</w:t>
      </w:r>
      <w:r>
        <w:rPr>
          <w:color w:val="001A1D"/>
          <w:spacing w:val="-4"/>
          <w:w w:val="105"/>
          <w:sz w:val="16"/>
        </w:rPr>
        <w:t xml:space="preserve"> </w:t>
      </w:r>
      <w:r>
        <w:rPr>
          <w:color w:val="001A1D"/>
          <w:w w:val="105"/>
          <w:sz w:val="16"/>
        </w:rPr>
        <w:t>tạo</w:t>
      </w:r>
      <w:r>
        <w:rPr>
          <w:color w:val="001A1D"/>
          <w:spacing w:val="-4"/>
          <w:w w:val="105"/>
          <w:sz w:val="16"/>
        </w:rPr>
        <w:t xml:space="preserve"> </w:t>
      </w:r>
      <w:r>
        <w:rPr>
          <w:color w:val="001A1D"/>
          <w:w w:val="105"/>
          <w:sz w:val="16"/>
        </w:rPr>
        <w:t>ra</w:t>
      </w:r>
      <w:r>
        <w:rPr>
          <w:color w:val="001A1D"/>
          <w:spacing w:val="-3"/>
          <w:w w:val="105"/>
          <w:sz w:val="16"/>
        </w:rPr>
        <w:t xml:space="preserve"> </w:t>
      </w:r>
      <w:r>
        <w:rPr>
          <w:color w:val="001A1D"/>
          <w:w w:val="105"/>
          <w:sz w:val="16"/>
        </w:rPr>
        <w:t>các</w:t>
      </w:r>
      <w:r>
        <w:rPr>
          <w:color w:val="001A1D"/>
          <w:spacing w:val="-4"/>
          <w:w w:val="105"/>
          <w:sz w:val="16"/>
        </w:rPr>
        <w:t xml:space="preserve"> </w:t>
      </w:r>
      <w:r>
        <w:rPr>
          <w:color w:val="001A1D"/>
          <w:w w:val="105"/>
          <w:sz w:val="16"/>
        </w:rPr>
        <w:t>đoạn</w:t>
      </w:r>
      <w:r>
        <w:rPr>
          <w:color w:val="001A1D"/>
          <w:spacing w:val="-4"/>
          <w:w w:val="105"/>
          <w:sz w:val="16"/>
        </w:rPr>
        <w:t xml:space="preserve"> </w:t>
      </w:r>
      <w:r>
        <w:rPr>
          <w:color w:val="001A1D"/>
          <w:w w:val="105"/>
          <w:sz w:val="16"/>
        </w:rPr>
        <w:t>mã</w:t>
      </w:r>
      <w:r>
        <w:rPr>
          <w:color w:val="001A1D"/>
          <w:spacing w:val="-4"/>
          <w:w w:val="105"/>
          <w:sz w:val="16"/>
        </w:rPr>
        <w:t xml:space="preserve"> </w:t>
      </w:r>
      <w:r>
        <w:rPr>
          <w:color w:val="001A1D"/>
          <w:w w:val="105"/>
          <w:sz w:val="16"/>
        </w:rPr>
        <w:t>phức</w:t>
      </w:r>
      <w:r>
        <w:rPr>
          <w:color w:val="001A1D"/>
          <w:spacing w:val="-3"/>
          <w:w w:val="105"/>
          <w:sz w:val="16"/>
        </w:rPr>
        <w:t xml:space="preserve"> </w:t>
      </w:r>
      <w:r>
        <w:rPr>
          <w:color w:val="001A1D"/>
          <w:w w:val="105"/>
          <w:sz w:val="16"/>
        </w:rPr>
        <w:t>tạp</w:t>
      </w:r>
      <w:r>
        <w:rPr>
          <w:color w:val="001A1D"/>
          <w:spacing w:val="-4"/>
          <w:w w:val="105"/>
          <w:sz w:val="16"/>
        </w:rPr>
        <w:t xml:space="preserve"> </w:t>
      </w:r>
      <w:r>
        <w:rPr>
          <w:color w:val="001A1D"/>
          <w:w w:val="105"/>
          <w:sz w:val="16"/>
        </w:rPr>
        <w:t>không</w:t>
      </w:r>
      <w:r>
        <w:rPr>
          <w:color w:val="001A1D"/>
          <w:spacing w:val="-4"/>
          <w:w w:val="105"/>
          <w:sz w:val="16"/>
        </w:rPr>
        <w:t xml:space="preserve"> </w:t>
      </w:r>
      <w:r>
        <w:rPr>
          <w:color w:val="001A1D"/>
          <w:w w:val="105"/>
          <w:sz w:val="16"/>
        </w:rPr>
        <w:t>cần</w:t>
      </w:r>
      <w:r>
        <w:rPr>
          <w:color w:val="001A1D"/>
          <w:spacing w:val="-4"/>
          <w:w w:val="105"/>
          <w:sz w:val="16"/>
        </w:rPr>
        <w:t xml:space="preserve"> </w:t>
      </w:r>
      <w:r>
        <w:rPr>
          <w:color w:val="001A1D"/>
          <w:spacing w:val="-2"/>
          <w:w w:val="105"/>
          <w:sz w:val="16"/>
        </w:rPr>
        <w:t>thiết</w:t>
      </w:r>
    </w:p>
    <w:p>
      <w:pPr>
        <w:pStyle w:val="5"/>
        <w:numPr>
          <w:ilvl w:val="0"/>
          <w:numId w:val="61"/>
        </w:numPr>
        <w:tabs>
          <w:tab w:val="left" w:pos="1098"/>
        </w:tabs>
        <w:ind w:left="1098" w:hanging="294"/>
        <w:rPr>
          <w:sz w:val="16"/>
        </w:rPr>
      </w:pPr>
      <w:r>
        <w:drawing>
          <wp:anchor distT="0" distB="0" distL="0" distR="0" simplePos="0" relativeHeight="251725824"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250" name="Image 250"/>
            <wp:cNvGraphicFramePr/>
            <a:graphic xmlns:a="http://schemas.openxmlformats.org/drawingml/2006/main">
              <a:graphicData uri="http://schemas.openxmlformats.org/drawingml/2006/picture">
                <pic:pic xmlns:pic="http://schemas.openxmlformats.org/drawingml/2006/picture">
                  <pic:nvPicPr>
                    <pic:cNvPr id="250" name="Image 250"/>
                    <pic:cNvPicPr/>
                  </pic:nvPicPr>
                  <pic:blipFill>
                    <a:blip r:embed="rId217" cstate="print"/>
                    <a:stretch>
                      <a:fillRect/>
                    </a:stretch>
                  </pic:blipFill>
                  <pic:spPr>
                    <a:xfrm>
                      <a:off x="0" y="0"/>
                      <a:ext cx="92494" cy="92494"/>
                    </a:xfrm>
                    <a:prstGeom prst="rect">
                      <a:avLst/>
                    </a:prstGeom>
                  </pic:spPr>
                </pic:pic>
              </a:graphicData>
            </a:graphic>
          </wp:anchor>
        </w:drawing>
      </w:r>
      <w:r>
        <w:rPr>
          <w:color w:val="001A1D"/>
          <w:w w:val="105"/>
          <w:sz w:val="16"/>
        </w:rPr>
        <w:t>Nó</w:t>
      </w:r>
      <w:r>
        <w:rPr>
          <w:color w:val="001A1D"/>
          <w:spacing w:val="-4"/>
          <w:w w:val="105"/>
          <w:sz w:val="16"/>
        </w:rPr>
        <w:t xml:space="preserve"> </w:t>
      </w:r>
      <w:r>
        <w:rPr>
          <w:color w:val="001A1D"/>
          <w:w w:val="105"/>
          <w:sz w:val="16"/>
        </w:rPr>
        <w:t>có</w:t>
      </w:r>
      <w:r>
        <w:rPr>
          <w:color w:val="001A1D"/>
          <w:spacing w:val="-4"/>
          <w:w w:val="105"/>
          <w:sz w:val="16"/>
        </w:rPr>
        <w:t xml:space="preserve"> </w:t>
      </w:r>
      <w:r>
        <w:rPr>
          <w:color w:val="001A1D"/>
          <w:w w:val="105"/>
          <w:sz w:val="16"/>
        </w:rPr>
        <w:t>thể</w:t>
      </w:r>
      <w:r>
        <w:rPr>
          <w:color w:val="001A1D"/>
          <w:spacing w:val="-4"/>
          <w:w w:val="105"/>
          <w:sz w:val="16"/>
        </w:rPr>
        <w:t xml:space="preserve"> </w:t>
      </w:r>
      <w:r>
        <w:rPr>
          <w:color w:val="001A1D"/>
          <w:w w:val="105"/>
          <w:sz w:val="16"/>
        </w:rPr>
        <w:t>tạo</w:t>
      </w:r>
      <w:r>
        <w:rPr>
          <w:color w:val="001A1D"/>
          <w:spacing w:val="-3"/>
          <w:w w:val="105"/>
          <w:sz w:val="16"/>
        </w:rPr>
        <w:t xml:space="preserve"> </w:t>
      </w:r>
      <w:r>
        <w:rPr>
          <w:color w:val="001A1D"/>
          <w:w w:val="105"/>
          <w:sz w:val="16"/>
        </w:rPr>
        <w:t>ra</w:t>
      </w:r>
      <w:r>
        <w:rPr>
          <w:color w:val="001A1D"/>
          <w:spacing w:val="-4"/>
          <w:w w:val="105"/>
          <w:sz w:val="16"/>
        </w:rPr>
        <w:t xml:space="preserve"> </w:t>
      </w:r>
      <w:r>
        <w:rPr>
          <w:color w:val="001A1D"/>
          <w:w w:val="105"/>
          <w:sz w:val="16"/>
        </w:rPr>
        <w:t>việc</w:t>
      </w:r>
      <w:r>
        <w:rPr>
          <w:color w:val="001A1D"/>
          <w:spacing w:val="-4"/>
          <w:w w:val="105"/>
          <w:sz w:val="16"/>
        </w:rPr>
        <w:t xml:space="preserve"> </w:t>
      </w:r>
      <w:r>
        <w:rPr>
          <w:color w:val="001A1D"/>
          <w:w w:val="105"/>
          <w:sz w:val="16"/>
        </w:rPr>
        <w:t>loại</w:t>
      </w:r>
      <w:r>
        <w:rPr>
          <w:color w:val="001A1D"/>
          <w:spacing w:val="-3"/>
          <w:w w:val="105"/>
          <w:sz w:val="16"/>
        </w:rPr>
        <w:t xml:space="preserve"> </w:t>
      </w:r>
      <w:r>
        <w:rPr>
          <w:color w:val="001A1D"/>
          <w:w w:val="105"/>
          <w:sz w:val="16"/>
        </w:rPr>
        <w:t>bỏ</w:t>
      </w:r>
      <w:r>
        <w:rPr>
          <w:color w:val="001A1D"/>
          <w:spacing w:val="-4"/>
          <w:w w:val="105"/>
          <w:sz w:val="16"/>
        </w:rPr>
        <w:t xml:space="preserve"> </w:t>
      </w:r>
      <w:r>
        <w:rPr>
          <w:color w:val="001A1D"/>
          <w:w w:val="105"/>
          <w:sz w:val="16"/>
        </w:rPr>
        <w:t>các</w:t>
      </w:r>
      <w:r>
        <w:rPr>
          <w:color w:val="001A1D"/>
          <w:spacing w:val="-4"/>
          <w:w w:val="105"/>
          <w:sz w:val="16"/>
        </w:rPr>
        <w:t xml:space="preserve"> </w:t>
      </w:r>
      <w:r>
        <w:rPr>
          <w:color w:val="001A1D"/>
          <w:w w:val="105"/>
          <w:sz w:val="16"/>
        </w:rPr>
        <w:t>ứng</w:t>
      </w:r>
      <w:r>
        <w:rPr>
          <w:color w:val="001A1D"/>
          <w:spacing w:val="-3"/>
          <w:w w:val="105"/>
          <w:sz w:val="16"/>
        </w:rPr>
        <w:t xml:space="preserve"> </w:t>
      </w:r>
      <w:r>
        <w:rPr>
          <w:color w:val="001A1D"/>
          <w:w w:val="105"/>
          <w:sz w:val="16"/>
        </w:rPr>
        <w:t>dụng</w:t>
      </w:r>
      <w:r>
        <w:rPr>
          <w:color w:val="001A1D"/>
          <w:spacing w:val="-4"/>
          <w:w w:val="105"/>
          <w:sz w:val="16"/>
        </w:rPr>
        <w:t xml:space="preserve"> </w:t>
      </w:r>
      <w:r>
        <w:rPr>
          <w:color w:val="001A1D"/>
          <w:w w:val="105"/>
          <w:sz w:val="16"/>
        </w:rPr>
        <w:t>không</w:t>
      </w:r>
      <w:r>
        <w:rPr>
          <w:color w:val="001A1D"/>
          <w:spacing w:val="-4"/>
          <w:w w:val="105"/>
          <w:sz w:val="16"/>
        </w:rPr>
        <w:t xml:space="preserve"> </w:t>
      </w:r>
      <w:r>
        <w:rPr>
          <w:color w:val="001A1D"/>
          <w:w w:val="105"/>
          <w:sz w:val="16"/>
        </w:rPr>
        <w:t>cần</w:t>
      </w:r>
      <w:r>
        <w:rPr>
          <w:color w:val="001A1D"/>
          <w:spacing w:val="-4"/>
          <w:w w:val="105"/>
          <w:sz w:val="16"/>
        </w:rPr>
        <w:t xml:space="preserve"> </w:t>
      </w:r>
      <w:r>
        <w:rPr>
          <w:color w:val="001A1D"/>
          <w:spacing w:val="-2"/>
          <w:w w:val="105"/>
          <w:sz w:val="16"/>
        </w:rPr>
        <w:t>thiết</w:t>
      </w:r>
    </w:p>
    <w:p>
      <w:pPr>
        <w:pStyle w:val="5"/>
        <w:numPr>
          <w:ilvl w:val="0"/>
          <w:numId w:val="61"/>
        </w:numPr>
        <w:tabs>
          <w:tab w:val="left" w:pos="1098"/>
        </w:tabs>
        <w:ind w:left="1098" w:hanging="294"/>
        <w:rPr>
          <w:sz w:val="16"/>
        </w:rPr>
      </w:pPr>
      <w:r>
        <w:drawing>
          <wp:anchor distT="0" distB="0" distL="0" distR="0" simplePos="0" relativeHeight="251726848"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251" name="Image 251"/>
            <wp:cNvGraphicFramePr/>
            <a:graphic xmlns:a="http://schemas.openxmlformats.org/drawingml/2006/main">
              <a:graphicData uri="http://schemas.openxmlformats.org/drawingml/2006/picture">
                <pic:pic xmlns:pic="http://schemas.openxmlformats.org/drawingml/2006/picture">
                  <pic:nvPicPr>
                    <pic:cNvPr id="251" name="Image 251"/>
                    <pic:cNvPicPr/>
                  </pic:nvPicPr>
                  <pic:blipFill>
                    <a:blip r:embed="rId218" cstate="print"/>
                    <a:stretch>
                      <a:fillRect/>
                    </a:stretch>
                  </pic:blipFill>
                  <pic:spPr>
                    <a:xfrm>
                      <a:off x="0" y="0"/>
                      <a:ext cx="92494" cy="92494"/>
                    </a:xfrm>
                    <a:prstGeom prst="rect">
                      <a:avLst/>
                    </a:prstGeom>
                  </pic:spPr>
                </pic:pic>
              </a:graphicData>
            </a:graphic>
          </wp:anchor>
        </w:drawing>
      </w:r>
      <w:r>
        <w:rPr>
          <w:color w:val="001A1D"/>
          <w:w w:val="105"/>
          <w:sz w:val="16"/>
        </w:rPr>
        <w:t>Nó</w:t>
      </w:r>
      <w:r>
        <w:rPr>
          <w:color w:val="001A1D"/>
          <w:spacing w:val="-4"/>
          <w:w w:val="105"/>
          <w:sz w:val="16"/>
        </w:rPr>
        <w:t xml:space="preserve"> </w:t>
      </w:r>
      <w:r>
        <w:rPr>
          <w:color w:val="001A1D"/>
          <w:w w:val="105"/>
          <w:sz w:val="16"/>
        </w:rPr>
        <w:t>có</w:t>
      </w:r>
      <w:r>
        <w:rPr>
          <w:color w:val="001A1D"/>
          <w:spacing w:val="-4"/>
          <w:w w:val="105"/>
          <w:sz w:val="16"/>
        </w:rPr>
        <w:t xml:space="preserve"> </w:t>
      </w:r>
      <w:r>
        <w:rPr>
          <w:color w:val="001A1D"/>
          <w:w w:val="105"/>
          <w:sz w:val="16"/>
        </w:rPr>
        <w:t>thể</w:t>
      </w:r>
      <w:r>
        <w:rPr>
          <w:color w:val="001A1D"/>
          <w:spacing w:val="-4"/>
          <w:w w:val="105"/>
          <w:sz w:val="16"/>
        </w:rPr>
        <w:t xml:space="preserve"> </w:t>
      </w:r>
      <w:r>
        <w:rPr>
          <w:color w:val="001A1D"/>
          <w:w w:val="105"/>
          <w:sz w:val="16"/>
        </w:rPr>
        <w:t>không</w:t>
      </w:r>
      <w:r>
        <w:rPr>
          <w:color w:val="001A1D"/>
          <w:spacing w:val="-3"/>
          <w:w w:val="105"/>
          <w:sz w:val="16"/>
        </w:rPr>
        <w:t xml:space="preserve"> </w:t>
      </w:r>
      <w:r>
        <w:rPr>
          <w:color w:val="001A1D"/>
          <w:w w:val="105"/>
          <w:sz w:val="16"/>
        </w:rPr>
        <w:t>thực</w:t>
      </w:r>
      <w:r>
        <w:rPr>
          <w:color w:val="001A1D"/>
          <w:spacing w:val="-4"/>
          <w:w w:val="105"/>
          <w:sz w:val="16"/>
        </w:rPr>
        <w:t xml:space="preserve"> </w:t>
      </w:r>
      <w:r>
        <w:rPr>
          <w:color w:val="001A1D"/>
          <w:w w:val="105"/>
          <w:sz w:val="16"/>
        </w:rPr>
        <w:t>hiện</w:t>
      </w:r>
      <w:r>
        <w:rPr>
          <w:color w:val="001A1D"/>
          <w:spacing w:val="-4"/>
          <w:w w:val="105"/>
          <w:sz w:val="16"/>
        </w:rPr>
        <w:t xml:space="preserve"> </w:t>
      </w:r>
      <w:r>
        <w:rPr>
          <w:color w:val="001A1D"/>
          <w:w w:val="105"/>
          <w:sz w:val="16"/>
        </w:rPr>
        <w:t>việc</w:t>
      </w:r>
      <w:r>
        <w:rPr>
          <w:color w:val="001A1D"/>
          <w:spacing w:val="-4"/>
          <w:w w:val="105"/>
          <w:sz w:val="16"/>
        </w:rPr>
        <w:t xml:space="preserve"> </w:t>
      </w:r>
      <w:r>
        <w:rPr>
          <w:color w:val="001A1D"/>
          <w:w w:val="105"/>
          <w:sz w:val="16"/>
        </w:rPr>
        <w:t>phân</w:t>
      </w:r>
      <w:r>
        <w:rPr>
          <w:color w:val="001A1D"/>
          <w:spacing w:val="-3"/>
          <w:w w:val="105"/>
          <w:sz w:val="16"/>
        </w:rPr>
        <w:t xml:space="preserve"> </w:t>
      </w:r>
      <w:r>
        <w:rPr>
          <w:color w:val="001A1D"/>
          <w:w w:val="105"/>
          <w:sz w:val="16"/>
        </w:rPr>
        <w:t>chia</w:t>
      </w:r>
      <w:r>
        <w:rPr>
          <w:color w:val="001A1D"/>
          <w:spacing w:val="-4"/>
          <w:w w:val="105"/>
          <w:sz w:val="16"/>
        </w:rPr>
        <w:t xml:space="preserve"> </w:t>
      </w:r>
      <w:r>
        <w:rPr>
          <w:color w:val="001A1D"/>
          <w:w w:val="105"/>
          <w:sz w:val="16"/>
        </w:rPr>
        <w:t>xử</w:t>
      </w:r>
      <w:r>
        <w:rPr>
          <w:color w:val="001A1D"/>
          <w:spacing w:val="-4"/>
          <w:w w:val="105"/>
          <w:sz w:val="16"/>
        </w:rPr>
        <w:t xml:space="preserve"> </w:t>
      </w:r>
      <w:r>
        <w:rPr>
          <w:color w:val="001A1D"/>
          <w:w w:val="105"/>
          <w:sz w:val="16"/>
        </w:rPr>
        <w:t>lý</w:t>
      </w:r>
      <w:r>
        <w:rPr>
          <w:color w:val="001A1D"/>
          <w:spacing w:val="-4"/>
          <w:w w:val="105"/>
          <w:sz w:val="16"/>
        </w:rPr>
        <w:t xml:space="preserve"> </w:t>
      </w:r>
      <w:r>
        <w:rPr>
          <w:color w:val="001A1D"/>
          <w:w w:val="105"/>
          <w:sz w:val="16"/>
        </w:rPr>
        <w:t>các</w:t>
      </w:r>
      <w:r>
        <w:rPr>
          <w:color w:val="001A1D"/>
          <w:spacing w:val="-3"/>
          <w:w w:val="105"/>
          <w:sz w:val="16"/>
        </w:rPr>
        <w:t xml:space="preserve"> </w:t>
      </w:r>
      <w:r>
        <w:rPr>
          <w:color w:val="001A1D"/>
          <w:w w:val="105"/>
          <w:sz w:val="16"/>
        </w:rPr>
        <w:t>tác</w:t>
      </w:r>
      <w:r>
        <w:rPr>
          <w:color w:val="001A1D"/>
          <w:spacing w:val="-4"/>
          <w:w w:val="105"/>
          <w:sz w:val="16"/>
        </w:rPr>
        <w:t xml:space="preserve"> </w:t>
      </w:r>
      <w:r>
        <w:rPr>
          <w:color w:val="001A1D"/>
          <w:spacing w:val="-5"/>
          <w:w w:val="105"/>
          <w:sz w:val="16"/>
        </w:rPr>
        <w:t>vụ</w:t>
      </w:r>
    </w:p>
    <w:p>
      <w:pPr>
        <w:pStyle w:val="5"/>
        <w:numPr>
          <w:ilvl w:val="0"/>
          <w:numId w:val="61"/>
        </w:numPr>
        <w:tabs>
          <w:tab w:val="left" w:pos="1098"/>
        </w:tabs>
        <w:spacing w:before="169" w:line="468" w:lineRule="auto"/>
        <w:ind w:left="793" w:right="7091" w:firstLine="11"/>
        <w:rPr>
          <w:sz w:val="16"/>
        </w:rPr>
      </w:pPr>
      <w:r>
        <w:drawing>
          <wp:anchor distT="0" distB="0" distL="0" distR="0" simplePos="0" relativeHeight="251726848" behindDoc="0" locked="0" layoutInCell="1" allowOverlap="1">
            <wp:simplePos x="0" y="0"/>
            <wp:positionH relativeFrom="page">
              <wp:posOffset>611505</wp:posOffset>
            </wp:positionH>
            <wp:positionV relativeFrom="paragraph">
              <wp:posOffset>131445</wp:posOffset>
            </wp:positionV>
            <wp:extent cx="92710" cy="92710"/>
            <wp:effectExtent l="0" t="0" r="0" b="0"/>
            <wp:wrapNone/>
            <wp:docPr id="252" name="Image 252"/>
            <wp:cNvGraphicFramePr/>
            <a:graphic xmlns:a="http://schemas.openxmlformats.org/drawingml/2006/main">
              <a:graphicData uri="http://schemas.openxmlformats.org/drawingml/2006/picture">
                <pic:pic xmlns:pic="http://schemas.openxmlformats.org/drawingml/2006/picture">
                  <pic:nvPicPr>
                    <pic:cNvPr id="252" name="Image 252"/>
                    <pic:cNvPicPr/>
                  </pic:nvPicPr>
                  <pic:blipFill>
                    <a:blip r:embed="rId219" cstate="print"/>
                    <a:stretch>
                      <a:fillRect/>
                    </a:stretch>
                  </pic:blipFill>
                  <pic:spPr>
                    <a:xfrm>
                      <a:off x="0" y="0"/>
                      <a:ext cx="92494" cy="92494"/>
                    </a:xfrm>
                    <a:prstGeom prst="rect">
                      <a:avLst/>
                    </a:prstGeom>
                  </pic:spPr>
                </pic:pic>
              </a:graphicData>
            </a:graphic>
          </wp:anchor>
        </w:drawing>
      </w:r>
      <w:r>
        <w:rPr>
          <w:color w:val="001A1D"/>
          <w:w w:val="105"/>
          <w:sz w:val="16"/>
        </w:rPr>
        <w:t>Nó</w:t>
      </w:r>
      <w:r>
        <w:rPr>
          <w:color w:val="001A1D"/>
          <w:spacing w:val="-7"/>
          <w:w w:val="105"/>
          <w:sz w:val="16"/>
        </w:rPr>
        <w:t xml:space="preserve"> </w:t>
      </w:r>
      <w:r>
        <w:rPr>
          <w:color w:val="001A1D"/>
          <w:w w:val="105"/>
          <w:sz w:val="16"/>
        </w:rPr>
        <w:t>có</w:t>
      </w:r>
      <w:r>
        <w:rPr>
          <w:color w:val="001A1D"/>
          <w:spacing w:val="-7"/>
          <w:w w:val="105"/>
          <w:sz w:val="16"/>
        </w:rPr>
        <w:t xml:space="preserve"> </w:t>
      </w:r>
      <w:r>
        <w:rPr>
          <w:color w:val="001A1D"/>
          <w:w w:val="105"/>
          <w:sz w:val="16"/>
        </w:rPr>
        <w:t>thể</w:t>
      </w:r>
      <w:r>
        <w:rPr>
          <w:color w:val="001A1D"/>
          <w:spacing w:val="-7"/>
          <w:w w:val="105"/>
          <w:sz w:val="16"/>
        </w:rPr>
        <w:t xml:space="preserve"> </w:t>
      </w:r>
      <w:r>
        <w:rPr>
          <w:color w:val="001A1D"/>
          <w:w w:val="105"/>
          <w:sz w:val="16"/>
        </w:rPr>
        <w:t>cho</w:t>
      </w:r>
      <w:r>
        <w:rPr>
          <w:color w:val="001A1D"/>
          <w:spacing w:val="-7"/>
          <w:w w:val="105"/>
          <w:sz w:val="16"/>
        </w:rPr>
        <w:t xml:space="preserve"> </w:t>
      </w:r>
      <w:r>
        <w:rPr>
          <w:color w:val="001A1D"/>
          <w:w w:val="105"/>
          <w:sz w:val="16"/>
        </w:rPr>
        <w:t>phép</w:t>
      </w:r>
      <w:r>
        <w:rPr>
          <w:color w:val="001A1D"/>
          <w:spacing w:val="-7"/>
          <w:w w:val="105"/>
          <w:sz w:val="16"/>
        </w:rPr>
        <w:t xml:space="preserve"> </w:t>
      </w:r>
      <w:r>
        <w:rPr>
          <w:color w:val="001A1D"/>
          <w:w w:val="105"/>
          <w:sz w:val="16"/>
        </w:rPr>
        <w:t>mã</w:t>
      </w:r>
      <w:r>
        <w:rPr>
          <w:color w:val="001A1D"/>
          <w:spacing w:val="-7"/>
          <w:w w:val="105"/>
          <w:sz w:val="16"/>
        </w:rPr>
        <w:t xml:space="preserve"> </w:t>
      </w:r>
      <w:r>
        <w:rPr>
          <w:color w:val="001A1D"/>
          <w:w w:val="105"/>
          <w:sz w:val="16"/>
        </w:rPr>
        <w:t>độc</w:t>
      </w:r>
      <w:r>
        <w:rPr>
          <w:color w:val="001A1D"/>
          <w:spacing w:val="-7"/>
          <w:w w:val="105"/>
          <w:sz w:val="16"/>
        </w:rPr>
        <w:t xml:space="preserve"> </w:t>
      </w:r>
      <w:r>
        <w:rPr>
          <w:color w:val="001A1D"/>
          <w:w w:val="105"/>
          <w:sz w:val="16"/>
        </w:rPr>
        <w:t>được</w:t>
      </w:r>
      <w:r>
        <w:rPr>
          <w:color w:val="001A1D"/>
          <w:spacing w:val="-7"/>
          <w:w w:val="105"/>
          <w:sz w:val="16"/>
        </w:rPr>
        <w:t xml:space="preserve"> </w:t>
      </w:r>
      <w:r>
        <w:rPr>
          <w:color w:val="001A1D"/>
          <w:w w:val="105"/>
          <w:sz w:val="16"/>
        </w:rPr>
        <w:t>chèn</w:t>
      </w:r>
      <w:r>
        <w:rPr>
          <w:color w:val="001A1D"/>
          <w:spacing w:val="-7"/>
          <w:w w:val="105"/>
          <w:sz w:val="16"/>
        </w:rPr>
        <w:t xml:space="preserve"> </w:t>
      </w:r>
      <w:r>
        <w:rPr>
          <w:color w:val="001A1D"/>
          <w:w w:val="105"/>
          <w:sz w:val="16"/>
        </w:rPr>
        <w:t xml:space="preserve">vào </w:t>
      </w:r>
      <w:r>
        <w:rPr>
          <w:color w:val="0E6BBE"/>
          <w:w w:val="105"/>
          <w:sz w:val="16"/>
        </w:rPr>
        <w:t>Clear my choice</w:t>
      </w:r>
    </w:p>
    <w:p>
      <w:pPr>
        <w:spacing w:line="468" w:lineRule="auto"/>
        <w:rPr>
          <w:sz w:val="16"/>
        </w:rPr>
        <w:sectPr>
          <w:pgSz w:w="12240" w:h="15840"/>
          <w:pgMar w:top="220" w:right="460" w:bottom="440" w:left="400" w:header="0" w:footer="260" w:gutter="0"/>
          <w:cols w:space="720" w:num="1"/>
        </w:sectPr>
      </w:pPr>
    </w:p>
    <w:p>
      <w:pPr>
        <w:pStyle w:val="4"/>
        <w:tabs>
          <w:tab w:val="left" w:pos="5991"/>
        </w:tabs>
        <w:spacing w:before="65"/>
        <w:ind w:left="110"/>
        <w:rPr>
          <w:rFonts w:ascii="Arial MT" w:hAnsi="Arial MT"/>
        </w:rPr>
      </w:pPr>
      <w:r>
        <w:rPr>
          <w:rFonts w:ascii="Arial MT" w:hAnsi="Arial MT"/>
        </w:rPr>
        <w:t>11/15/23,</w:t>
      </w:r>
      <w:r>
        <w:rPr>
          <w:rFonts w:ascii="Arial MT" w:hAnsi="Arial MT"/>
          <w:spacing w:val="-7"/>
        </w:rPr>
        <w:t xml:space="preserve"> </w:t>
      </w:r>
      <w:r>
        <w:rPr>
          <w:rFonts w:ascii="Arial MT" w:hAnsi="Arial MT"/>
        </w:rPr>
        <w:t>10:23</w:t>
      </w:r>
      <w:r>
        <w:rPr>
          <w:rFonts w:ascii="Arial MT" w:hAnsi="Arial MT"/>
          <w:spacing w:val="-7"/>
        </w:rPr>
        <w:t xml:space="preserve"> </w:t>
      </w:r>
      <w:r>
        <w:rPr>
          <w:rFonts w:ascii="Arial MT" w:hAnsi="Arial MT"/>
          <w:spacing w:val="-5"/>
          <w:w w:val="95"/>
        </w:rPr>
        <w:t>PM</w:t>
      </w:r>
      <w:r>
        <w:rPr>
          <w:rFonts w:ascii="Arial MT" w:hAnsi="Arial MT"/>
        </w:rPr>
        <w:tab/>
      </w:r>
      <w:r>
        <w:rPr>
          <w:rFonts w:ascii="Arial MT" w:hAnsi="Arial MT"/>
          <w:w w:val="80"/>
        </w:rPr>
        <w:t>Đề</w:t>
      </w:r>
      <w:r>
        <w:rPr>
          <w:rFonts w:ascii="Arial MT" w:hAnsi="Arial MT"/>
          <w:spacing w:val="-1"/>
          <w:w w:val="80"/>
        </w:rPr>
        <w:t xml:space="preserve"> </w:t>
      </w:r>
      <w:r>
        <w:rPr>
          <w:rFonts w:ascii="Arial MT" w:hAnsi="Arial MT"/>
          <w:w w:val="80"/>
        </w:rPr>
        <w:t>thi</w:t>
      </w:r>
      <w:r>
        <w:rPr>
          <w:rFonts w:ascii="Arial MT" w:hAnsi="Arial MT"/>
          <w:spacing w:val="-9"/>
        </w:rPr>
        <w:t xml:space="preserve"> </w:t>
      </w:r>
      <w:r>
        <w:rPr>
          <w:rFonts w:ascii="Arial MT" w:hAnsi="Arial MT"/>
          <w:w w:val="80"/>
        </w:rPr>
        <w:t>cuối</w:t>
      </w:r>
      <w:r>
        <w:rPr>
          <w:rFonts w:ascii="Arial MT" w:hAnsi="Arial MT"/>
          <w:spacing w:val="-1"/>
          <w:w w:val="80"/>
        </w:rPr>
        <w:t xml:space="preserve"> </w:t>
      </w:r>
      <w:r>
        <w:rPr>
          <w:rFonts w:ascii="Arial MT" w:hAnsi="Arial MT"/>
          <w:w w:val="80"/>
        </w:rPr>
        <w:t>kỳ</w:t>
      </w:r>
      <w:r>
        <w:rPr>
          <w:rFonts w:ascii="Arial MT" w:hAnsi="Arial MT"/>
          <w:spacing w:val="-9"/>
        </w:rPr>
        <w:t xml:space="preserve"> </w:t>
      </w:r>
      <w:r>
        <w:rPr>
          <w:rFonts w:ascii="Arial MT" w:hAnsi="Arial MT"/>
          <w:w w:val="80"/>
        </w:rPr>
        <w:t>|</w:t>
      </w:r>
      <w:r>
        <w:rPr>
          <w:rFonts w:ascii="Arial MT" w:hAnsi="Arial MT"/>
          <w:spacing w:val="-1"/>
          <w:w w:val="80"/>
        </w:rPr>
        <w:t xml:space="preserve"> </w:t>
      </w:r>
      <w:r>
        <w:rPr>
          <w:rFonts w:ascii="Arial MT" w:hAnsi="Arial MT"/>
          <w:spacing w:val="-5"/>
          <w:w w:val="80"/>
        </w:rPr>
        <w:t>MMS</w:t>
      </w:r>
    </w:p>
    <w:p>
      <w:pPr>
        <w:pStyle w:val="4"/>
        <w:spacing w:before="4"/>
        <w:rPr>
          <w:rFonts w:ascii="Arial MT"/>
          <w:sz w:val="5"/>
        </w:rPr>
      </w:pPr>
      <w:r>
        <mc:AlternateContent>
          <mc:Choice Requires="wpg">
            <w:drawing>
              <wp:anchor distT="0" distB="0" distL="0" distR="0" simplePos="0" relativeHeight="251808768" behindDoc="1" locked="0" layoutInCell="1" allowOverlap="1">
                <wp:simplePos x="0" y="0"/>
                <wp:positionH relativeFrom="page">
                  <wp:posOffset>408940</wp:posOffset>
                </wp:positionH>
                <wp:positionV relativeFrom="paragraph">
                  <wp:posOffset>54610</wp:posOffset>
                </wp:positionV>
                <wp:extent cx="6944360" cy="590550"/>
                <wp:effectExtent l="0" t="0" r="0" b="0"/>
                <wp:wrapTopAndBottom/>
                <wp:docPr id="253" name="Group 253"/>
                <wp:cNvGraphicFramePr/>
                <a:graphic xmlns:a="http://schemas.openxmlformats.org/drawingml/2006/main">
                  <a:graphicData uri="http://schemas.microsoft.com/office/word/2010/wordprocessingGroup">
                    <wpg:wgp>
                      <wpg:cNvGrpSpPr/>
                      <wpg:grpSpPr>
                        <a:xfrm>
                          <a:off x="0" y="0"/>
                          <a:ext cx="6944359" cy="590550"/>
                          <a:chOff x="0" y="0"/>
                          <a:chExt cx="6944359" cy="590550"/>
                        </a:xfrm>
                      </wpg:grpSpPr>
                      <wps:wsp>
                        <wps:cNvPr id="254" name="Graphic 254"/>
                        <wps:cNvSpPr/>
                        <wps:spPr>
                          <a:xfrm>
                            <a:off x="3557" y="3557"/>
                            <a:ext cx="6937375" cy="583565"/>
                          </a:xfrm>
                          <a:custGeom>
                            <a:avLst/>
                            <a:gdLst/>
                            <a:ahLst/>
                            <a:cxnLst/>
                            <a:rect l="l" t="t" r="r" b="b"/>
                            <a:pathLst>
                              <a:path w="6937375" h="583565">
                                <a:moveTo>
                                  <a:pt x="0" y="572753"/>
                                </a:moveTo>
                                <a:lnTo>
                                  <a:pt x="0" y="10672"/>
                                </a:lnTo>
                                <a:lnTo>
                                  <a:pt x="0" y="7719"/>
                                </a:lnTo>
                                <a:lnTo>
                                  <a:pt x="1041" y="5203"/>
                                </a:lnTo>
                                <a:lnTo>
                                  <a:pt x="3125" y="3119"/>
                                </a:lnTo>
                                <a:lnTo>
                                  <a:pt x="5209" y="1042"/>
                                </a:lnTo>
                                <a:lnTo>
                                  <a:pt x="7725" y="0"/>
                                </a:lnTo>
                                <a:lnTo>
                                  <a:pt x="10672" y="0"/>
                                </a:lnTo>
                                <a:lnTo>
                                  <a:pt x="6926398" y="0"/>
                                </a:lnTo>
                                <a:lnTo>
                                  <a:pt x="6929345" y="0"/>
                                </a:lnTo>
                                <a:lnTo>
                                  <a:pt x="6931860" y="1042"/>
                                </a:lnTo>
                                <a:lnTo>
                                  <a:pt x="6933944" y="3119"/>
                                </a:lnTo>
                                <a:lnTo>
                                  <a:pt x="6936028" y="5203"/>
                                </a:lnTo>
                                <a:lnTo>
                                  <a:pt x="6937070" y="7719"/>
                                </a:lnTo>
                                <a:lnTo>
                                  <a:pt x="6937071" y="10672"/>
                                </a:lnTo>
                                <a:lnTo>
                                  <a:pt x="6937071" y="572753"/>
                                </a:lnTo>
                                <a:lnTo>
                                  <a:pt x="6926398" y="583425"/>
                                </a:lnTo>
                                <a:lnTo>
                                  <a:pt x="10672" y="583425"/>
                                </a:lnTo>
                                <a:lnTo>
                                  <a:pt x="0" y="575692"/>
                                </a:lnTo>
                                <a:lnTo>
                                  <a:pt x="0" y="572753"/>
                                </a:lnTo>
                                <a:close/>
                              </a:path>
                            </a:pathLst>
                          </a:custGeom>
                          <a:ln w="7114">
                            <a:solidFill>
                              <a:srgbClr val="CAD0D6"/>
                            </a:solidFill>
                            <a:prstDash val="solid"/>
                          </a:ln>
                        </wps:spPr>
                        <wps:bodyPr wrap="square" lIns="0" tIns="0" rIns="0" bIns="0" rtlCol="0">
                          <a:noAutofit/>
                        </wps:bodyPr>
                      </wps:wsp>
                      <wps:wsp>
                        <wps:cNvPr id="255" name="Graphic 255"/>
                        <wps:cNvSpPr/>
                        <wps:spPr>
                          <a:xfrm>
                            <a:off x="60477" y="401994"/>
                            <a:ext cx="448309" cy="128270"/>
                          </a:xfrm>
                          <a:custGeom>
                            <a:avLst/>
                            <a:gdLst/>
                            <a:ahLst/>
                            <a:cxnLst/>
                            <a:rect l="l" t="t" r="r" b="b"/>
                            <a:pathLst>
                              <a:path w="448309" h="128270">
                                <a:moveTo>
                                  <a:pt x="0" y="74706"/>
                                </a:moveTo>
                                <a:lnTo>
                                  <a:pt x="0" y="53362"/>
                                </a:lnTo>
                                <a:lnTo>
                                  <a:pt x="0" y="49852"/>
                                </a:lnTo>
                                <a:lnTo>
                                  <a:pt x="341" y="46385"/>
                                </a:lnTo>
                                <a:lnTo>
                                  <a:pt x="8993" y="23700"/>
                                </a:lnTo>
                                <a:lnTo>
                                  <a:pt x="10939" y="20789"/>
                                </a:lnTo>
                                <a:lnTo>
                                  <a:pt x="23715" y="8984"/>
                                </a:lnTo>
                                <a:lnTo>
                                  <a:pt x="26629" y="7031"/>
                                </a:lnTo>
                                <a:lnTo>
                                  <a:pt x="53362" y="0"/>
                                </a:lnTo>
                                <a:lnTo>
                                  <a:pt x="394879" y="0"/>
                                </a:lnTo>
                                <a:lnTo>
                                  <a:pt x="398383" y="7"/>
                                </a:lnTo>
                                <a:lnTo>
                                  <a:pt x="401853" y="347"/>
                                </a:lnTo>
                                <a:lnTo>
                                  <a:pt x="405289" y="1028"/>
                                </a:lnTo>
                                <a:lnTo>
                                  <a:pt x="408726" y="1702"/>
                                </a:lnTo>
                                <a:lnTo>
                                  <a:pt x="441194" y="26618"/>
                                </a:lnTo>
                                <a:lnTo>
                                  <a:pt x="447216" y="42946"/>
                                </a:lnTo>
                                <a:lnTo>
                                  <a:pt x="447899" y="46385"/>
                                </a:lnTo>
                                <a:lnTo>
                                  <a:pt x="448241" y="49852"/>
                                </a:lnTo>
                                <a:lnTo>
                                  <a:pt x="448241" y="53362"/>
                                </a:lnTo>
                                <a:lnTo>
                                  <a:pt x="448241" y="74706"/>
                                </a:lnTo>
                                <a:lnTo>
                                  <a:pt x="448241" y="78201"/>
                                </a:lnTo>
                                <a:lnTo>
                                  <a:pt x="447899" y="81668"/>
                                </a:lnTo>
                                <a:lnTo>
                                  <a:pt x="447216" y="85101"/>
                                </a:lnTo>
                                <a:lnTo>
                                  <a:pt x="446532" y="88540"/>
                                </a:lnTo>
                                <a:lnTo>
                                  <a:pt x="445520" y="91883"/>
                                </a:lnTo>
                                <a:lnTo>
                                  <a:pt x="444179" y="95120"/>
                                </a:lnTo>
                                <a:lnTo>
                                  <a:pt x="442838" y="98358"/>
                                </a:lnTo>
                                <a:lnTo>
                                  <a:pt x="415300" y="123997"/>
                                </a:lnTo>
                                <a:lnTo>
                                  <a:pt x="412063" y="125338"/>
                                </a:lnTo>
                                <a:lnTo>
                                  <a:pt x="408726" y="126345"/>
                                </a:lnTo>
                                <a:lnTo>
                                  <a:pt x="405289" y="127033"/>
                                </a:lnTo>
                                <a:lnTo>
                                  <a:pt x="401853" y="127721"/>
                                </a:lnTo>
                                <a:lnTo>
                                  <a:pt x="398383" y="128069"/>
                                </a:lnTo>
                                <a:lnTo>
                                  <a:pt x="394879" y="128069"/>
                                </a:lnTo>
                                <a:lnTo>
                                  <a:pt x="53362" y="128069"/>
                                </a:lnTo>
                                <a:lnTo>
                                  <a:pt x="49858" y="128069"/>
                                </a:lnTo>
                                <a:lnTo>
                                  <a:pt x="46388" y="127728"/>
                                </a:lnTo>
                                <a:lnTo>
                                  <a:pt x="42951" y="127040"/>
                                </a:lnTo>
                                <a:lnTo>
                                  <a:pt x="39515" y="126352"/>
                                </a:lnTo>
                                <a:lnTo>
                                  <a:pt x="36178" y="125338"/>
                                </a:lnTo>
                                <a:lnTo>
                                  <a:pt x="32941" y="123997"/>
                                </a:lnTo>
                                <a:lnTo>
                                  <a:pt x="29704" y="122656"/>
                                </a:lnTo>
                                <a:lnTo>
                                  <a:pt x="4061" y="95120"/>
                                </a:lnTo>
                                <a:lnTo>
                                  <a:pt x="2721" y="91883"/>
                                </a:lnTo>
                                <a:lnTo>
                                  <a:pt x="1708" y="88547"/>
                                </a:lnTo>
                                <a:lnTo>
                                  <a:pt x="1025" y="85108"/>
                                </a:lnTo>
                                <a:lnTo>
                                  <a:pt x="341" y="81668"/>
                                </a:lnTo>
                                <a:lnTo>
                                  <a:pt x="0" y="78201"/>
                                </a:lnTo>
                                <a:lnTo>
                                  <a:pt x="0" y="74706"/>
                                </a:lnTo>
                                <a:close/>
                              </a:path>
                            </a:pathLst>
                          </a:custGeom>
                          <a:ln w="7114">
                            <a:solidFill>
                              <a:srgbClr val="000000"/>
                            </a:solidFill>
                            <a:prstDash val="solid"/>
                          </a:ln>
                        </wps:spPr>
                        <wps:bodyPr wrap="square" lIns="0" tIns="0" rIns="0" bIns="0" rtlCol="0">
                          <a:noAutofit/>
                        </wps:bodyPr>
                      </wps:wsp>
                      <wps:wsp>
                        <wps:cNvPr id="256" name="Textbox 256"/>
                        <wps:cNvSpPr txBox="1"/>
                        <wps:spPr>
                          <a:xfrm>
                            <a:off x="10977" y="9196"/>
                            <a:ext cx="6922770" cy="572770"/>
                          </a:xfrm>
                          <a:prstGeom prst="rect">
                            <a:avLst/>
                          </a:prstGeom>
                        </wps:spPr>
                        <wps:txbx>
                          <w:txbxContent>
                            <w:p>
                              <w:pPr>
                                <w:spacing w:before="38" w:line="333" w:lineRule="auto"/>
                                <w:ind w:left="77" w:right="9784"/>
                                <w:rPr>
                                  <w:b/>
                                  <w:sz w:val="12"/>
                                </w:rPr>
                              </w:pPr>
                              <w:r>
                                <w:rPr>
                                  <w:b/>
                                  <w:color w:val="1C2025"/>
                                  <w:sz w:val="13"/>
                                </w:rPr>
                                <w:t>Question</w:t>
                              </w:r>
                              <w:r>
                                <w:rPr>
                                  <w:b/>
                                  <w:color w:val="1C2025"/>
                                  <w:spacing w:val="-3"/>
                                  <w:sz w:val="13"/>
                                </w:rPr>
                                <w:t xml:space="preserve"> </w:t>
                              </w:r>
                              <w:r>
                                <w:rPr>
                                  <w:b/>
                                  <w:color w:val="1C2025"/>
                                  <w:sz w:val="20"/>
                                </w:rPr>
                                <w:t xml:space="preserve">27 </w:t>
                              </w:r>
                              <w:r>
                                <w:rPr>
                                  <w:color w:val="1C2025"/>
                                  <w:sz w:val="13"/>
                                </w:rPr>
                                <w:t>Not</w:t>
                              </w:r>
                              <w:r>
                                <w:rPr>
                                  <w:color w:val="1C2025"/>
                                  <w:spacing w:val="-5"/>
                                  <w:sz w:val="13"/>
                                </w:rPr>
                                <w:t xml:space="preserve"> </w:t>
                              </w:r>
                              <w:r>
                                <w:rPr>
                                  <w:color w:val="1C2025"/>
                                  <w:sz w:val="13"/>
                                </w:rPr>
                                <w:t>yet</w:t>
                              </w:r>
                              <w:r>
                                <w:rPr>
                                  <w:color w:val="1C2025"/>
                                  <w:spacing w:val="-5"/>
                                  <w:sz w:val="13"/>
                                </w:rPr>
                                <w:t xml:space="preserve"> </w:t>
                              </w:r>
                              <w:r>
                                <w:rPr>
                                  <w:color w:val="1C2025"/>
                                  <w:sz w:val="13"/>
                                </w:rPr>
                                <w:t>answered</w:t>
                              </w:r>
                              <w:r>
                                <w:rPr>
                                  <w:color w:val="1C2025"/>
                                  <w:spacing w:val="40"/>
                                  <w:sz w:val="13"/>
                                </w:rPr>
                                <w:t xml:space="preserve"> </w:t>
                              </w:r>
                              <w:r>
                                <w:rPr>
                                  <w:b/>
                                  <w:color w:val="A5A5A6"/>
                                  <w:sz w:val="12"/>
                                </w:rPr>
                                <w:t>v1</w:t>
                              </w:r>
                              <w:r>
                                <w:rPr>
                                  <w:b/>
                                  <w:color w:val="A5A5A6"/>
                                  <w:spacing w:val="-6"/>
                                  <w:sz w:val="12"/>
                                </w:rPr>
                                <w:t xml:space="preserve"> </w:t>
                              </w:r>
                              <w:r>
                                <w:rPr>
                                  <w:b/>
                                  <w:color w:val="A5A5A6"/>
                                  <w:sz w:val="12"/>
                                </w:rPr>
                                <w:t>(latest)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4.3pt;height:46.5pt;width:546.8pt;mso-position-horizontal-relative:page;mso-wrap-distance-bottom:0pt;mso-wrap-distance-top:0pt;z-index:-251507712;mso-width-relative:page;mso-height-relative:page;" coordsize="6944359,590550" o:gfxdata="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">
                <o:lock v:ext="edit" aspectratio="f"/>
                <v:shape id="Graphic 254" o:spid="_x0000_s1026" o:spt="100" style="position:absolute;left:3557;top:3557;height:583565;width:6937375;" filled="f" stroked="t" coordsize="6937375,583565" o:gfxdata="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y/HDvQAA&#10;ANwAAAAPAAAAAAAAAAEAIAAAACIAAABkcnMvZG93bnJldi54bWxQSwECFAAUAAAACACHTuJAMy8F&#10;njsAAAA5AAAAEAAAAAAAAAABACAAAAAMAQAAZHJzL3NoYXBleG1sLnhtbFBLBQYAAAAABgAGAFsB&#10;AAC2AwAAAAA=&#10;" path="m0,572753l0,10672,0,7719,1041,5203,3125,3119,5209,1042,7725,0,10672,0,6926398,0,6929345,0,6931860,1042,6933944,3119,6936028,5203,6937070,7719,6937071,10672,6937071,572753,6926398,583425,10672,583425,0,575692,0,572753xe">
                  <v:fill on="f" focussize="0,0"/>
                  <v:stroke weight="0.560157480314961pt" color="#CAD0D6" joinstyle="round"/>
                  <v:imagedata o:title=""/>
                  <o:lock v:ext="edit" aspectratio="f"/>
                  <v:textbox inset="0mm,0mm,0mm,0mm"/>
                </v:shape>
                <v:shape id="Graphic 255" o:spid="_x0000_s1026" o:spt="100" style="position:absolute;left:60477;top:401994;height:128270;width:448309;" filled="f" stroked="t" coordsize="448309,128270" o:gfxdata="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lY3c+8AAAA&#10;3AAAAA8AAAAAAAAAAQAgAAAAIgAAAGRycy9kb3ducmV2LnhtbFBLAQIUABQAAAAIAIdO4kAzLwWe&#10;OwAAADkAAAAQAAAAAAAAAAEAIAAAAAsBAABkcnMvc2hhcGV4bWwueG1sUEsFBgAAAAAGAAYAWwEA&#10;ALUDAAAAAA==&#10;" path="m0,74706l0,53362,0,49852,341,46385,8993,23700,10939,20789,23715,8984,26629,7031,53362,0,394879,0,398383,7,401853,347,405289,1028,408726,1702,441194,26618,447216,42946,447899,46385,448241,49852,448241,53362,448241,74706,448241,78201,447899,81668,447216,85101,446532,88540,445520,91883,444179,95120,442838,98358,415300,123997,412063,125338,408726,126345,405289,127033,401853,127721,398383,128069,394879,128069,53362,128069,49858,128069,46388,127728,42951,127040,39515,126352,36178,125338,32941,123997,29704,122656,4061,95120,2721,91883,1708,88547,1025,85108,341,81668,0,78201,0,74706xe">
                  <v:fill on="f" focussize="0,0"/>
                  <v:stroke weight="0.560157480314961pt" color="#000000" joinstyle="round"/>
                  <v:imagedata o:title=""/>
                  <o:lock v:ext="edit" aspectratio="f"/>
                  <v:textbox inset="0mm,0mm,0mm,0mm"/>
                </v:shape>
                <v:shape id="Textbox 256" o:spid="_x0000_s1026" o:spt="202" type="#_x0000_t202" style="position:absolute;left:10977;top:9196;height:572770;width:6922770;" filled="f" stroked="f" coordsize="21600,21600" o:gfxdata="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7Ml7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38" w:line="333" w:lineRule="auto"/>
                          <w:ind w:left="77" w:right="9784"/>
                          <w:rPr>
                            <w:b/>
                            <w:sz w:val="12"/>
                          </w:rPr>
                        </w:pPr>
                        <w:r>
                          <w:rPr>
                            <w:b/>
                            <w:color w:val="1C2025"/>
                            <w:sz w:val="13"/>
                          </w:rPr>
                          <w:t>Question</w:t>
                        </w:r>
                        <w:r>
                          <w:rPr>
                            <w:b/>
                            <w:color w:val="1C2025"/>
                            <w:spacing w:val="-3"/>
                            <w:sz w:val="13"/>
                          </w:rPr>
                          <w:t xml:space="preserve"> </w:t>
                        </w:r>
                        <w:r>
                          <w:rPr>
                            <w:b/>
                            <w:color w:val="1C2025"/>
                            <w:sz w:val="20"/>
                          </w:rPr>
                          <w:t xml:space="preserve">27 </w:t>
                        </w:r>
                        <w:r>
                          <w:rPr>
                            <w:color w:val="1C2025"/>
                            <w:sz w:val="13"/>
                          </w:rPr>
                          <w:t>Not</w:t>
                        </w:r>
                        <w:r>
                          <w:rPr>
                            <w:color w:val="1C2025"/>
                            <w:spacing w:val="-5"/>
                            <w:sz w:val="13"/>
                          </w:rPr>
                          <w:t xml:space="preserve"> </w:t>
                        </w:r>
                        <w:r>
                          <w:rPr>
                            <w:color w:val="1C2025"/>
                            <w:sz w:val="13"/>
                          </w:rPr>
                          <w:t>yet</w:t>
                        </w:r>
                        <w:r>
                          <w:rPr>
                            <w:color w:val="1C2025"/>
                            <w:spacing w:val="-5"/>
                            <w:sz w:val="13"/>
                          </w:rPr>
                          <w:t xml:space="preserve"> </w:t>
                        </w:r>
                        <w:r>
                          <w:rPr>
                            <w:color w:val="1C2025"/>
                            <w:sz w:val="13"/>
                          </w:rPr>
                          <w:t>answered</w:t>
                        </w:r>
                        <w:r>
                          <w:rPr>
                            <w:color w:val="1C2025"/>
                            <w:spacing w:val="40"/>
                            <w:sz w:val="13"/>
                          </w:rPr>
                          <w:t xml:space="preserve"> </w:t>
                        </w:r>
                        <w:r>
                          <w:rPr>
                            <w:b/>
                            <w:color w:val="A5A5A6"/>
                            <w:sz w:val="12"/>
                          </w:rPr>
                          <w:t>v1</w:t>
                        </w:r>
                        <w:r>
                          <w:rPr>
                            <w:b/>
                            <w:color w:val="A5A5A6"/>
                            <w:spacing w:val="-6"/>
                            <w:sz w:val="12"/>
                          </w:rPr>
                          <w:t xml:space="preserve"> </w:t>
                        </w:r>
                        <w:r>
                          <w:rPr>
                            <w:b/>
                            <w:color w:val="A5A5A6"/>
                            <w:sz w:val="12"/>
                          </w:rPr>
                          <w:t>(latest)</w:t>
                        </w:r>
                      </w:p>
                    </w:txbxContent>
                  </v:textbox>
                </v:shape>
                <w10:wrap type="topAndBottom"/>
              </v:group>
            </w:pict>
          </mc:Fallback>
        </mc:AlternateContent>
      </w:r>
    </w:p>
    <w:p>
      <w:pPr>
        <w:pStyle w:val="4"/>
        <w:rPr>
          <w:rFonts w:ascii="Arial MT"/>
        </w:rPr>
      </w:pPr>
    </w:p>
    <w:p>
      <w:pPr>
        <w:pStyle w:val="4"/>
        <w:spacing w:before="86"/>
        <w:rPr>
          <w:rFonts w:ascii="Arial MT"/>
        </w:rPr>
      </w:pPr>
    </w:p>
    <w:p>
      <w:pPr>
        <w:pStyle w:val="4"/>
        <w:spacing w:before="1"/>
        <w:ind w:left="468"/>
      </w:pPr>
      <w:r>
        <w:rPr>
          <w:color w:val="001A1D"/>
          <w:w w:val="105"/>
        </w:rPr>
        <w:t>Tấn</w:t>
      </w:r>
      <w:r>
        <w:rPr>
          <w:color w:val="001A1D"/>
          <w:spacing w:val="-5"/>
          <w:w w:val="105"/>
        </w:rPr>
        <w:t xml:space="preserve"> </w:t>
      </w:r>
      <w:r>
        <w:rPr>
          <w:color w:val="001A1D"/>
          <w:w w:val="105"/>
        </w:rPr>
        <w:t>công</w:t>
      </w:r>
      <w:r>
        <w:rPr>
          <w:color w:val="001A1D"/>
          <w:spacing w:val="-4"/>
          <w:w w:val="105"/>
        </w:rPr>
        <w:t xml:space="preserve"> </w:t>
      </w:r>
      <w:r>
        <w:rPr>
          <w:color w:val="001A1D"/>
          <w:w w:val="105"/>
        </w:rPr>
        <w:t>Buffer</w:t>
      </w:r>
      <w:r>
        <w:rPr>
          <w:color w:val="001A1D"/>
          <w:spacing w:val="-5"/>
          <w:w w:val="105"/>
        </w:rPr>
        <w:t xml:space="preserve"> </w:t>
      </w:r>
      <w:r>
        <w:rPr>
          <w:color w:val="001A1D"/>
          <w:w w:val="105"/>
        </w:rPr>
        <w:t>Overflow</w:t>
      </w:r>
      <w:r>
        <w:rPr>
          <w:color w:val="001A1D"/>
          <w:spacing w:val="-4"/>
          <w:w w:val="105"/>
        </w:rPr>
        <w:t xml:space="preserve"> </w:t>
      </w:r>
      <w:r>
        <w:rPr>
          <w:color w:val="001A1D"/>
          <w:w w:val="105"/>
        </w:rPr>
        <w:t>có</w:t>
      </w:r>
      <w:r>
        <w:rPr>
          <w:color w:val="001A1D"/>
          <w:spacing w:val="-5"/>
          <w:w w:val="105"/>
        </w:rPr>
        <w:t xml:space="preserve"> </w:t>
      </w:r>
      <w:r>
        <w:rPr>
          <w:color w:val="001A1D"/>
          <w:w w:val="105"/>
        </w:rPr>
        <w:t>hai</w:t>
      </w:r>
      <w:r>
        <w:rPr>
          <w:color w:val="001A1D"/>
          <w:spacing w:val="-4"/>
          <w:w w:val="105"/>
        </w:rPr>
        <w:t xml:space="preserve"> </w:t>
      </w:r>
      <w:r>
        <w:rPr>
          <w:color w:val="001A1D"/>
          <w:w w:val="105"/>
        </w:rPr>
        <w:t>loại</w:t>
      </w:r>
      <w:r>
        <w:rPr>
          <w:color w:val="001A1D"/>
          <w:spacing w:val="-5"/>
          <w:w w:val="105"/>
        </w:rPr>
        <w:t xml:space="preserve"> là?</w:t>
      </w:r>
    </w:p>
    <w:p>
      <w:pPr>
        <w:pStyle w:val="4"/>
        <w:spacing w:before="123"/>
      </w:pPr>
    </w:p>
    <w:p>
      <w:pPr>
        <w:pStyle w:val="5"/>
        <w:numPr>
          <w:ilvl w:val="0"/>
          <w:numId w:val="62"/>
        </w:numPr>
        <w:tabs>
          <w:tab w:val="left" w:pos="1098"/>
        </w:tabs>
        <w:spacing w:before="0"/>
        <w:ind w:left="1098" w:hanging="294"/>
        <w:rPr>
          <w:sz w:val="16"/>
        </w:rPr>
      </w:pPr>
      <w:r>
        <w:drawing>
          <wp:anchor distT="0" distB="0" distL="0" distR="0" simplePos="0" relativeHeight="251728896"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257" name="Image 257"/>
            <wp:cNvGraphicFramePr/>
            <a:graphic xmlns:a="http://schemas.openxmlformats.org/drawingml/2006/main">
              <a:graphicData uri="http://schemas.openxmlformats.org/drawingml/2006/picture">
                <pic:pic xmlns:pic="http://schemas.openxmlformats.org/drawingml/2006/picture">
                  <pic:nvPicPr>
                    <pic:cNvPr id="257" name="Image 257"/>
                    <pic:cNvPicPr/>
                  </pic:nvPicPr>
                  <pic:blipFill>
                    <a:blip r:embed="rId220" cstate="print"/>
                    <a:stretch>
                      <a:fillRect/>
                    </a:stretch>
                  </pic:blipFill>
                  <pic:spPr>
                    <a:xfrm>
                      <a:off x="0" y="0"/>
                      <a:ext cx="92494" cy="92494"/>
                    </a:xfrm>
                    <a:prstGeom prst="rect">
                      <a:avLst/>
                    </a:prstGeom>
                  </pic:spPr>
                </pic:pic>
              </a:graphicData>
            </a:graphic>
          </wp:anchor>
        </w:drawing>
      </w:r>
      <w:r>
        <w:rPr>
          <w:color w:val="001A1D"/>
          <w:w w:val="105"/>
          <w:sz w:val="16"/>
        </w:rPr>
        <w:t>Heap</w:t>
      </w:r>
      <w:r>
        <w:rPr>
          <w:color w:val="001A1D"/>
          <w:spacing w:val="-5"/>
          <w:w w:val="105"/>
          <w:sz w:val="16"/>
        </w:rPr>
        <w:t xml:space="preserve"> </w:t>
      </w:r>
      <w:r>
        <w:rPr>
          <w:color w:val="001A1D"/>
          <w:w w:val="105"/>
          <w:sz w:val="16"/>
        </w:rPr>
        <w:t>và</w:t>
      </w:r>
      <w:r>
        <w:rPr>
          <w:color w:val="001A1D"/>
          <w:spacing w:val="-5"/>
          <w:w w:val="105"/>
          <w:sz w:val="16"/>
        </w:rPr>
        <w:t xml:space="preserve"> </w:t>
      </w:r>
      <w:r>
        <w:rPr>
          <w:color w:val="001A1D"/>
          <w:w w:val="105"/>
          <w:sz w:val="16"/>
        </w:rPr>
        <w:t>network</w:t>
      </w:r>
      <w:r>
        <w:rPr>
          <w:color w:val="001A1D"/>
          <w:spacing w:val="-5"/>
          <w:w w:val="105"/>
          <w:sz w:val="16"/>
        </w:rPr>
        <w:t xml:space="preserve"> </w:t>
      </w:r>
      <w:r>
        <w:rPr>
          <w:color w:val="001A1D"/>
          <w:spacing w:val="-2"/>
          <w:w w:val="105"/>
          <w:sz w:val="16"/>
        </w:rPr>
        <w:t>overflow</w:t>
      </w:r>
    </w:p>
    <w:p>
      <w:pPr>
        <w:pStyle w:val="5"/>
        <w:numPr>
          <w:ilvl w:val="0"/>
          <w:numId w:val="62"/>
        </w:numPr>
        <w:tabs>
          <w:tab w:val="left" w:pos="1098"/>
        </w:tabs>
        <w:ind w:left="1098" w:hanging="294"/>
        <w:rPr>
          <w:sz w:val="16"/>
        </w:rPr>
      </w:pPr>
      <w:r>
        <w:drawing>
          <wp:anchor distT="0" distB="0" distL="0" distR="0" simplePos="0" relativeHeight="251728896"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258" name="Image 258"/>
            <wp:cNvGraphicFramePr/>
            <a:graphic xmlns:a="http://schemas.openxmlformats.org/drawingml/2006/main">
              <a:graphicData uri="http://schemas.openxmlformats.org/drawingml/2006/picture">
                <pic:pic xmlns:pic="http://schemas.openxmlformats.org/drawingml/2006/picture">
                  <pic:nvPicPr>
                    <pic:cNvPr id="258" name="Image 258"/>
                    <pic:cNvPicPr/>
                  </pic:nvPicPr>
                  <pic:blipFill>
                    <a:blip r:embed="rId221" cstate="print"/>
                    <a:stretch>
                      <a:fillRect/>
                    </a:stretch>
                  </pic:blipFill>
                  <pic:spPr>
                    <a:xfrm>
                      <a:off x="0" y="0"/>
                      <a:ext cx="92494" cy="92494"/>
                    </a:xfrm>
                    <a:prstGeom prst="rect">
                      <a:avLst/>
                    </a:prstGeom>
                  </pic:spPr>
                </pic:pic>
              </a:graphicData>
            </a:graphic>
          </wp:anchor>
        </w:drawing>
      </w:r>
      <w:r>
        <w:rPr>
          <w:color w:val="001A1D"/>
          <w:w w:val="105"/>
          <w:sz w:val="16"/>
        </w:rPr>
        <w:t>Stack</w:t>
      </w:r>
      <w:r>
        <w:rPr>
          <w:color w:val="001A1D"/>
          <w:spacing w:val="-7"/>
          <w:w w:val="105"/>
          <w:sz w:val="16"/>
        </w:rPr>
        <w:t xml:space="preserve"> </w:t>
      </w:r>
      <w:r>
        <w:rPr>
          <w:color w:val="001A1D"/>
          <w:w w:val="105"/>
          <w:sz w:val="16"/>
        </w:rPr>
        <w:t>và</w:t>
      </w:r>
      <w:r>
        <w:rPr>
          <w:color w:val="001A1D"/>
          <w:spacing w:val="-7"/>
          <w:w w:val="105"/>
          <w:sz w:val="16"/>
        </w:rPr>
        <w:t xml:space="preserve"> </w:t>
      </w:r>
      <w:r>
        <w:rPr>
          <w:color w:val="001A1D"/>
          <w:spacing w:val="-2"/>
          <w:w w:val="105"/>
          <w:sz w:val="16"/>
        </w:rPr>
        <w:t>memory</w:t>
      </w:r>
    </w:p>
    <w:p>
      <w:pPr>
        <w:pStyle w:val="5"/>
        <w:numPr>
          <w:ilvl w:val="0"/>
          <w:numId w:val="62"/>
        </w:numPr>
        <w:tabs>
          <w:tab w:val="left" w:pos="1098"/>
        </w:tabs>
        <w:ind w:left="1098" w:hanging="294"/>
        <w:rPr>
          <w:sz w:val="16"/>
        </w:rPr>
      </w:pPr>
      <w:r>
        <w:drawing>
          <wp:anchor distT="0" distB="0" distL="0" distR="0" simplePos="0" relativeHeight="251729920"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259" name="Image 259"/>
            <wp:cNvGraphicFramePr/>
            <a:graphic xmlns:a="http://schemas.openxmlformats.org/drawingml/2006/main">
              <a:graphicData uri="http://schemas.openxmlformats.org/drawingml/2006/picture">
                <pic:pic xmlns:pic="http://schemas.openxmlformats.org/drawingml/2006/picture">
                  <pic:nvPicPr>
                    <pic:cNvPr id="259" name="Image 259"/>
                    <pic:cNvPicPr/>
                  </pic:nvPicPr>
                  <pic:blipFill>
                    <a:blip r:embed="rId197" cstate="print"/>
                    <a:stretch>
                      <a:fillRect/>
                    </a:stretch>
                  </pic:blipFill>
                  <pic:spPr>
                    <a:xfrm>
                      <a:off x="0" y="0"/>
                      <a:ext cx="92494" cy="92494"/>
                    </a:xfrm>
                    <a:prstGeom prst="rect">
                      <a:avLst/>
                    </a:prstGeom>
                  </pic:spPr>
                </pic:pic>
              </a:graphicData>
            </a:graphic>
          </wp:anchor>
        </w:drawing>
      </w:r>
      <w:r>
        <w:rPr>
          <w:color w:val="001A1D"/>
          <w:w w:val="105"/>
          <w:sz w:val="16"/>
        </w:rPr>
        <w:t>Stack</w:t>
      </w:r>
      <w:r>
        <w:rPr>
          <w:color w:val="001A1D"/>
          <w:spacing w:val="-6"/>
          <w:w w:val="105"/>
          <w:sz w:val="16"/>
        </w:rPr>
        <w:t xml:space="preserve"> </w:t>
      </w:r>
      <w:r>
        <w:rPr>
          <w:color w:val="001A1D"/>
          <w:w w:val="105"/>
          <w:sz w:val="16"/>
        </w:rPr>
        <w:t>và</w:t>
      </w:r>
      <w:r>
        <w:rPr>
          <w:color w:val="001A1D"/>
          <w:spacing w:val="-6"/>
          <w:w w:val="105"/>
          <w:sz w:val="16"/>
        </w:rPr>
        <w:t xml:space="preserve"> </w:t>
      </w:r>
      <w:r>
        <w:rPr>
          <w:color w:val="001A1D"/>
          <w:w w:val="105"/>
          <w:sz w:val="16"/>
        </w:rPr>
        <w:t>SQL</w:t>
      </w:r>
      <w:r>
        <w:rPr>
          <w:color w:val="001A1D"/>
          <w:spacing w:val="-6"/>
          <w:w w:val="105"/>
          <w:sz w:val="16"/>
        </w:rPr>
        <w:t xml:space="preserve"> </w:t>
      </w:r>
      <w:r>
        <w:rPr>
          <w:color w:val="001A1D"/>
          <w:spacing w:val="-2"/>
          <w:w w:val="105"/>
          <w:sz w:val="16"/>
        </w:rPr>
        <w:t>injection</w:t>
      </w:r>
    </w:p>
    <w:p>
      <w:pPr>
        <w:pStyle w:val="5"/>
        <w:numPr>
          <w:ilvl w:val="0"/>
          <w:numId w:val="62"/>
        </w:numPr>
        <w:tabs>
          <w:tab w:val="left" w:pos="1098"/>
        </w:tabs>
        <w:spacing w:before="157"/>
        <w:ind w:left="1098" w:hanging="294"/>
        <w:rPr>
          <w:sz w:val="16"/>
        </w:rPr>
      </w:pPr>
      <w:r>
        <w:drawing>
          <wp:anchor distT="0" distB="0" distL="0" distR="0" simplePos="0" relativeHeight="251729920"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260" name="Image 260"/>
            <wp:cNvGraphicFramePr/>
            <a:graphic xmlns:a="http://schemas.openxmlformats.org/drawingml/2006/main">
              <a:graphicData uri="http://schemas.openxmlformats.org/drawingml/2006/picture">
                <pic:pic xmlns:pic="http://schemas.openxmlformats.org/drawingml/2006/picture">
                  <pic:nvPicPr>
                    <pic:cNvPr id="260" name="Image 260"/>
                    <pic:cNvPicPr/>
                  </pic:nvPicPr>
                  <pic:blipFill>
                    <a:blip r:embed="rId222" cstate="print"/>
                    <a:stretch>
                      <a:fillRect/>
                    </a:stretch>
                  </pic:blipFill>
                  <pic:spPr>
                    <a:xfrm>
                      <a:off x="0" y="0"/>
                      <a:ext cx="92494" cy="92494"/>
                    </a:xfrm>
                    <a:prstGeom prst="rect">
                      <a:avLst/>
                    </a:prstGeom>
                  </pic:spPr>
                </pic:pic>
              </a:graphicData>
            </a:graphic>
          </wp:anchor>
        </w:drawing>
      </w:r>
      <w:r>
        <w:rPr>
          <w:color w:val="001A1D"/>
          <w:w w:val="105"/>
          <w:sz w:val="16"/>
        </w:rPr>
        <w:t>Heap</w:t>
      </w:r>
      <w:r>
        <w:rPr>
          <w:color w:val="001A1D"/>
          <w:spacing w:val="-4"/>
          <w:w w:val="105"/>
          <w:sz w:val="16"/>
        </w:rPr>
        <w:t xml:space="preserve"> </w:t>
      </w:r>
      <w:r>
        <w:rPr>
          <w:color w:val="001A1D"/>
          <w:w w:val="105"/>
          <w:sz w:val="16"/>
        </w:rPr>
        <w:t>và</w:t>
      </w:r>
      <w:r>
        <w:rPr>
          <w:color w:val="001A1D"/>
          <w:spacing w:val="-4"/>
          <w:w w:val="105"/>
          <w:sz w:val="16"/>
        </w:rPr>
        <w:t xml:space="preserve"> </w:t>
      </w:r>
      <w:r>
        <w:rPr>
          <w:color w:val="001A1D"/>
          <w:spacing w:val="-2"/>
          <w:w w:val="105"/>
          <w:sz w:val="16"/>
        </w:rPr>
        <w:t>stack</w:t>
      </w:r>
    </w:p>
    <w:p>
      <w:pPr>
        <w:pStyle w:val="5"/>
        <w:numPr>
          <w:ilvl w:val="0"/>
          <w:numId w:val="62"/>
        </w:numPr>
        <w:tabs>
          <w:tab w:val="left" w:pos="1098"/>
        </w:tabs>
        <w:spacing w:line="468" w:lineRule="auto"/>
        <w:ind w:left="793" w:right="8777" w:firstLine="11"/>
        <w:rPr>
          <w:sz w:val="16"/>
        </w:rPr>
      </w:pPr>
      <w:r>
        <w:drawing>
          <wp:anchor distT="0" distB="0" distL="0" distR="0" simplePos="0" relativeHeight="251730944"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261" name="Image 261"/>
            <wp:cNvGraphicFramePr/>
            <a:graphic xmlns:a="http://schemas.openxmlformats.org/drawingml/2006/main">
              <a:graphicData uri="http://schemas.openxmlformats.org/drawingml/2006/picture">
                <pic:pic xmlns:pic="http://schemas.openxmlformats.org/drawingml/2006/picture">
                  <pic:nvPicPr>
                    <pic:cNvPr id="261" name="Image 261"/>
                    <pic:cNvPicPr/>
                  </pic:nvPicPr>
                  <pic:blipFill>
                    <a:blip r:embed="rId223" cstate="print"/>
                    <a:stretch>
                      <a:fillRect/>
                    </a:stretch>
                  </pic:blipFill>
                  <pic:spPr>
                    <a:xfrm>
                      <a:off x="0" y="0"/>
                      <a:ext cx="92494" cy="92494"/>
                    </a:xfrm>
                    <a:prstGeom prst="rect">
                      <a:avLst/>
                    </a:prstGeom>
                  </pic:spPr>
                </pic:pic>
              </a:graphicData>
            </a:graphic>
          </wp:anchor>
        </w:drawing>
      </w:r>
      <w:r>
        <w:rPr>
          <w:color w:val="001A1D"/>
          <w:w w:val="105"/>
          <w:sz w:val="16"/>
        </w:rPr>
        <w:t>SQL</w:t>
      </w:r>
      <w:r>
        <w:rPr>
          <w:color w:val="001A1D"/>
          <w:spacing w:val="-12"/>
          <w:w w:val="105"/>
          <w:sz w:val="16"/>
        </w:rPr>
        <w:t xml:space="preserve"> </w:t>
      </w:r>
      <w:r>
        <w:rPr>
          <w:color w:val="001A1D"/>
          <w:w w:val="105"/>
          <w:sz w:val="16"/>
        </w:rPr>
        <w:t>injection</w:t>
      </w:r>
      <w:r>
        <w:rPr>
          <w:color w:val="001A1D"/>
          <w:spacing w:val="-11"/>
          <w:w w:val="105"/>
          <w:sz w:val="16"/>
        </w:rPr>
        <w:t xml:space="preserve"> </w:t>
      </w:r>
      <w:r>
        <w:rPr>
          <w:color w:val="001A1D"/>
          <w:w w:val="105"/>
          <w:sz w:val="16"/>
        </w:rPr>
        <w:t>và</w:t>
      </w:r>
      <w:r>
        <w:rPr>
          <w:color w:val="001A1D"/>
          <w:spacing w:val="-12"/>
          <w:w w:val="105"/>
          <w:sz w:val="16"/>
        </w:rPr>
        <w:t xml:space="preserve"> </w:t>
      </w:r>
      <w:r>
        <w:rPr>
          <w:color w:val="001A1D"/>
          <w:w w:val="105"/>
          <w:sz w:val="16"/>
        </w:rPr>
        <w:t xml:space="preserve">XSS </w:t>
      </w:r>
      <w:r>
        <w:rPr>
          <w:color w:val="0E6BBE"/>
          <w:w w:val="105"/>
          <w:sz w:val="16"/>
        </w:rPr>
        <w:t>Clear my choice</w:t>
      </w:r>
    </w:p>
    <w:p>
      <w:pPr>
        <w:pStyle w:val="4"/>
        <w:spacing w:before="94"/>
        <w:rPr>
          <w:sz w:val="20"/>
        </w:rPr>
      </w:pPr>
      <w:r>
        <mc:AlternateContent>
          <mc:Choice Requires="wpg">
            <w:drawing>
              <wp:anchor distT="0" distB="0" distL="0" distR="0" simplePos="0" relativeHeight="251808768" behindDoc="1" locked="0" layoutInCell="1" allowOverlap="1">
                <wp:simplePos x="0" y="0"/>
                <wp:positionH relativeFrom="page">
                  <wp:posOffset>408940</wp:posOffset>
                </wp:positionH>
                <wp:positionV relativeFrom="paragraph">
                  <wp:posOffset>244475</wp:posOffset>
                </wp:positionV>
                <wp:extent cx="6944360" cy="590550"/>
                <wp:effectExtent l="0" t="0" r="0" b="0"/>
                <wp:wrapTopAndBottom/>
                <wp:docPr id="262" name="Group 262"/>
                <wp:cNvGraphicFramePr/>
                <a:graphic xmlns:a="http://schemas.openxmlformats.org/drawingml/2006/main">
                  <a:graphicData uri="http://schemas.microsoft.com/office/word/2010/wordprocessingGroup">
                    <wpg:wgp>
                      <wpg:cNvGrpSpPr/>
                      <wpg:grpSpPr>
                        <a:xfrm>
                          <a:off x="0" y="0"/>
                          <a:ext cx="6944359" cy="590550"/>
                          <a:chOff x="0" y="0"/>
                          <a:chExt cx="6944359" cy="590550"/>
                        </a:xfrm>
                      </wpg:grpSpPr>
                      <wps:wsp>
                        <wps:cNvPr id="263" name="Graphic 263"/>
                        <wps:cNvSpPr/>
                        <wps:spPr>
                          <a:xfrm>
                            <a:off x="3557" y="3557"/>
                            <a:ext cx="6937375" cy="583565"/>
                          </a:xfrm>
                          <a:custGeom>
                            <a:avLst/>
                            <a:gdLst/>
                            <a:ahLst/>
                            <a:cxnLst/>
                            <a:rect l="l" t="t" r="r" b="b"/>
                            <a:pathLst>
                              <a:path w="6937375" h="583565">
                                <a:moveTo>
                                  <a:pt x="0" y="572753"/>
                                </a:moveTo>
                                <a:lnTo>
                                  <a:pt x="0" y="10672"/>
                                </a:lnTo>
                                <a:lnTo>
                                  <a:pt x="0" y="7719"/>
                                </a:lnTo>
                                <a:lnTo>
                                  <a:pt x="1041" y="5203"/>
                                </a:lnTo>
                                <a:lnTo>
                                  <a:pt x="3125" y="3119"/>
                                </a:lnTo>
                                <a:lnTo>
                                  <a:pt x="5209" y="1042"/>
                                </a:lnTo>
                                <a:lnTo>
                                  <a:pt x="7725" y="0"/>
                                </a:lnTo>
                                <a:lnTo>
                                  <a:pt x="10672" y="0"/>
                                </a:lnTo>
                                <a:lnTo>
                                  <a:pt x="6926398" y="0"/>
                                </a:lnTo>
                                <a:lnTo>
                                  <a:pt x="6929345" y="0"/>
                                </a:lnTo>
                                <a:lnTo>
                                  <a:pt x="6931860" y="1042"/>
                                </a:lnTo>
                                <a:lnTo>
                                  <a:pt x="6933944" y="3119"/>
                                </a:lnTo>
                                <a:lnTo>
                                  <a:pt x="6936028" y="5203"/>
                                </a:lnTo>
                                <a:lnTo>
                                  <a:pt x="6937070" y="7719"/>
                                </a:lnTo>
                                <a:lnTo>
                                  <a:pt x="6937071" y="10672"/>
                                </a:lnTo>
                                <a:lnTo>
                                  <a:pt x="6937071" y="572753"/>
                                </a:lnTo>
                                <a:lnTo>
                                  <a:pt x="6926398" y="583425"/>
                                </a:lnTo>
                                <a:lnTo>
                                  <a:pt x="10672" y="583425"/>
                                </a:lnTo>
                                <a:lnTo>
                                  <a:pt x="0" y="575692"/>
                                </a:lnTo>
                                <a:lnTo>
                                  <a:pt x="0" y="572753"/>
                                </a:lnTo>
                                <a:close/>
                              </a:path>
                            </a:pathLst>
                          </a:custGeom>
                          <a:ln w="7114">
                            <a:solidFill>
                              <a:srgbClr val="CAD0D6"/>
                            </a:solidFill>
                            <a:prstDash val="solid"/>
                          </a:ln>
                        </wps:spPr>
                        <wps:bodyPr wrap="square" lIns="0" tIns="0" rIns="0" bIns="0" rtlCol="0">
                          <a:noAutofit/>
                        </wps:bodyPr>
                      </wps:wsp>
                      <wps:wsp>
                        <wps:cNvPr id="264" name="Graphic 264"/>
                        <wps:cNvSpPr/>
                        <wps:spPr>
                          <a:xfrm>
                            <a:off x="60477" y="394879"/>
                            <a:ext cx="448309" cy="128270"/>
                          </a:xfrm>
                          <a:custGeom>
                            <a:avLst/>
                            <a:gdLst/>
                            <a:ahLst/>
                            <a:cxnLst/>
                            <a:rect l="l" t="t" r="r" b="b"/>
                            <a:pathLst>
                              <a:path w="448309" h="128270">
                                <a:moveTo>
                                  <a:pt x="0" y="74706"/>
                                </a:moveTo>
                                <a:lnTo>
                                  <a:pt x="0" y="53362"/>
                                </a:lnTo>
                                <a:lnTo>
                                  <a:pt x="0" y="49852"/>
                                </a:lnTo>
                                <a:lnTo>
                                  <a:pt x="341" y="46385"/>
                                </a:lnTo>
                                <a:lnTo>
                                  <a:pt x="1025" y="42946"/>
                                </a:lnTo>
                                <a:lnTo>
                                  <a:pt x="1708" y="39500"/>
                                </a:lnTo>
                                <a:lnTo>
                                  <a:pt x="2721" y="36158"/>
                                </a:lnTo>
                                <a:lnTo>
                                  <a:pt x="4061" y="32927"/>
                                </a:lnTo>
                                <a:lnTo>
                                  <a:pt x="5402" y="29689"/>
                                </a:lnTo>
                                <a:lnTo>
                                  <a:pt x="7046" y="26611"/>
                                </a:lnTo>
                                <a:lnTo>
                                  <a:pt x="8993" y="23700"/>
                                </a:lnTo>
                                <a:lnTo>
                                  <a:pt x="10939" y="20789"/>
                                </a:lnTo>
                                <a:lnTo>
                                  <a:pt x="13151" y="18093"/>
                                </a:lnTo>
                                <a:lnTo>
                                  <a:pt x="15629" y="15619"/>
                                </a:lnTo>
                                <a:lnTo>
                                  <a:pt x="18106" y="13139"/>
                                </a:lnTo>
                                <a:lnTo>
                                  <a:pt x="20802" y="10929"/>
                                </a:lnTo>
                                <a:lnTo>
                                  <a:pt x="23715" y="8984"/>
                                </a:lnTo>
                                <a:lnTo>
                                  <a:pt x="26629" y="7031"/>
                                </a:lnTo>
                                <a:lnTo>
                                  <a:pt x="29704" y="5391"/>
                                </a:lnTo>
                                <a:lnTo>
                                  <a:pt x="49858" y="0"/>
                                </a:lnTo>
                                <a:lnTo>
                                  <a:pt x="53362" y="0"/>
                                </a:lnTo>
                                <a:lnTo>
                                  <a:pt x="394879" y="0"/>
                                </a:lnTo>
                                <a:lnTo>
                                  <a:pt x="398383" y="0"/>
                                </a:lnTo>
                                <a:lnTo>
                                  <a:pt x="401853" y="340"/>
                                </a:lnTo>
                                <a:lnTo>
                                  <a:pt x="405289" y="1021"/>
                                </a:lnTo>
                                <a:lnTo>
                                  <a:pt x="408726" y="1702"/>
                                </a:lnTo>
                                <a:lnTo>
                                  <a:pt x="424525" y="8984"/>
                                </a:lnTo>
                                <a:lnTo>
                                  <a:pt x="427439" y="10929"/>
                                </a:lnTo>
                                <a:lnTo>
                                  <a:pt x="430134" y="13139"/>
                                </a:lnTo>
                                <a:lnTo>
                                  <a:pt x="432612" y="15619"/>
                                </a:lnTo>
                                <a:lnTo>
                                  <a:pt x="435089" y="18093"/>
                                </a:lnTo>
                                <a:lnTo>
                                  <a:pt x="437301" y="20789"/>
                                </a:lnTo>
                                <a:lnTo>
                                  <a:pt x="439248" y="23700"/>
                                </a:lnTo>
                                <a:lnTo>
                                  <a:pt x="441194" y="26611"/>
                                </a:lnTo>
                                <a:lnTo>
                                  <a:pt x="442838" y="29689"/>
                                </a:lnTo>
                                <a:lnTo>
                                  <a:pt x="444179" y="32927"/>
                                </a:lnTo>
                                <a:lnTo>
                                  <a:pt x="445520" y="36158"/>
                                </a:lnTo>
                                <a:lnTo>
                                  <a:pt x="446532" y="39500"/>
                                </a:lnTo>
                                <a:lnTo>
                                  <a:pt x="447216" y="42946"/>
                                </a:lnTo>
                                <a:lnTo>
                                  <a:pt x="447899" y="46385"/>
                                </a:lnTo>
                                <a:lnTo>
                                  <a:pt x="448241" y="49852"/>
                                </a:lnTo>
                                <a:lnTo>
                                  <a:pt x="448241" y="53362"/>
                                </a:lnTo>
                                <a:lnTo>
                                  <a:pt x="448241" y="74706"/>
                                </a:lnTo>
                                <a:lnTo>
                                  <a:pt x="448241" y="78208"/>
                                </a:lnTo>
                                <a:lnTo>
                                  <a:pt x="447899" y="81676"/>
                                </a:lnTo>
                                <a:lnTo>
                                  <a:pt x="447216" y="85108"/>
                                </a:lnTo>
                                <a:lnTo>
                                  <a:pt x="446532" y="88540"/>
                                </a:lnTo>
                                <a:lnTo>
                                  <a:pt x="421612" y="121009"/>
                                </a:lnTo>
                                <a:lnTo>
                                  <a:pt x="415300" y="123997"/>
                                </a:lnTo>
                                <a:lnTo>
                                  <a:pt x="412063" y="125338"/>
                                </a:lnTo>
                                <a:lnTo>
                                  <a:pt x="394879" y="128069"/>
                                </a:lnTo>
                                <a:lnTo>
                                  <a:pt x="53362" y="128069"/>
                                </a:lnTo>
                                <a:lnTo>
                                  <a:pt x="32941" y="123997"/>
                                </a:lnTo>
                                <a:lnTo>
                                  <a:pt x="29704" y="122656"/>
                                </a:lnTo>
                                <a:lnTo>
                                  <a:pt x="2721" y="91875"/>
                                </a:lnTo>
                                <a:lnTo>
                                  <a:pt x="0" y="78208"/>
                                </a:lnTo>
                                <a:lnTo>
                                  <a:pt x="0" y="74706"/>
                                </a:lnTo>
                                <a:close/>
                              </a:path>
                            </a:pathLst>
                          </a:custGeom>
                          <a:ln w="7114">
                            <a:solidFill>
                              <a:srgbClr val="000000"/>
                            </a:solidFill>
                            <a:prstDash val="solid"/>
                          </a:ln>
                        </wps:spPr>
                        <wps:bodyPr wrap="square" lIns="0" tIns="0" rIns="0" bIns="0" rtlCol="0">
                          <a:noAutofit/>
                        </wps:bodyPr>
                      </wps:wsp>
                      <wps:wsp>
                        <wps:cNvPr id="265" name="Textbox 265"/>
                        <wps:cNvSpPr txBox="1"/>
                        <wps:spPr>
                          <a:xfrm>
                            <a:off x="10977" y="9196"/>
                            <a:ext cx="6922770" cy="572770"/>
                          </a:xfrm>
                          <a:prstGeom prst="rect">
                            <a:avLst/>
                          </a:prstGeom>
                        </wps:spPr>
                        <wps:txbx>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28</w:t>
                              </w:r>
                            </w:p>
                            <w:p>
                              <w:pPr>
                                <w:spacing w:before="68"/>
                                <w:ind w:left="77"/>
                                <w:rPr>
                                  <w:sz w:val="13"/>
                                </w:rPr>
                              </w:pPr>
                              <w:r>
                                <w:rPr>
                                  <w:color w:val="1C2025"/>
                                  <w:sz w:val="13"/>
                                </w:rPr>
                                <w:t>Not</w:t>
                              </w:r>
                              <w:r>
                                <w:rPr>
                                  <w:color w:val="1C2025"/>
                                  <w:spacing w:val="3"/>
                                  <w:sz w:val="13"/>
                                </w:rPr>
                                <w:t xml:space="preserve"> </w:t>
                              </w:r>
                              <w:r>
                                <w:rPr>
                                  <w:color w:val="1C2025"/>
                                  <w:sz w:val="13"/>
                                </w:rPr>
                                <w:t>yet</w:t>
                              </w:r>
                              <w:r>
                                <w:rPr>
                                  <w:color w:val="1C2025"/>
                                  <w:spacing w:val="4"/>
                                  <w:sz w:val="13"/>
                                </w:rPr>
                                <w:t xml:space="preserve"> </w:t>
                              </w:r>
                              <w:r>
                                <w:rPr>
                                  <w:color w:val="1C2025"/>
                                  <w:spacing w:val="-2"/>
                                  <w:sz w:val="13"/>
                                </w:rPr>
                                <w:t>answered</w:t>
                              </w:r>
                            </w:p>
                            <w:p>
                              <w:pPr>
                                <w:spacing w:before="84"/>
                                <w:ind w:left="138"/>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19.25pt;height:46.5pt;width:546.8pt;mso-position-horizontal-relative:page;mso-wrap-distance-bottom:0pt;mso-wrap-distance-top:0pt;z-index:-251507712;mso-width-relative:page;mso-height-relative:page;" coordsize="6944359,590550" o:gfxdata="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">
                <o:lock v:ext="edit" aspectratio="f"/>
                <v:shape id="Graphic 263" o:spid="_x0000_s1026" o:spt="100" style="position:absolute;left:3557;top:3557;height:583565;width:6937375;" filled="f" stroked="t" coordsize="6937375,583565" o:gfxdata="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ZOowq5AAAA3AAA&#10;AA8AAAAAAAAAAQAgAAAAIgAAAGRycy9kb3ducmV2LnhtbFBLAQIUABQAAAAIAIdO4kAzLwWeOwAA&#10;ADkAAAAQAAAAAAAAAAEAIAAAAAgBAABkcnMvc2hhcGV4bWwueG1sUEsFBgAAAAAGAAYAWwEAALID&#10;AAAAAA==&#10;" path="m0,572753l0,10672,0,7719,1041,5203,3125,3119,5209,1042,7725,0,10672,0,6926398,0,6929345,0,6931860,1042,6933944,3119,6936028,5203,6937070,7719,6937071,10672,6937071,572753,6926398,583425,10672,583425,0,575692,0,572753xe">
                  <v:fill on="f" focussize="0,0"/>
                  <v:stroke weight="0.560157480314961pt" color="#CAD0D6" joinstyle="round"/>
                  <v:imagedata o:title=""/>
                  <o:lock v:ext="edit" aspectratio="f"/>
                  <v:textbox inset="0mm,0mm,0mm,0mm"/>
                </v:shape>
                <v:shape id="Graphic 264" o:spid="_x0000_s1026" o:spt="100" style="position:absolute;left:60477;top:394879;height:128270;width:448309;" filled="f" stroked="t" coordsize="448309,128270" o:gfxdata="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eLLpvQAA&#10;ANwAAAAPAAAAAAAAAAEAIAAAACIAAABkcnMvZG93bnJldi54bWxQSwECFAAUAAAACACHTuJAMy8F&#10;njsAAAA5AAAAEAAAAAAAAAABACAAAAAMAQAAZHJzL3NoYXBleG1sLnhtbFBLBQYAAAAABgAGAFsB&#10;AAC2AwAAAAA=&#10;" path="m0,74706l0,53362,0,49852,341,46385,1025,42946,1708,39500,2721,36158,4061,32927,5402,29689,7046,26611,8993,23700,10939,20789,13151,18093,15629,15619,18106,13139,20802,10929,23715,8984,26629,7031,29704,5391,49858,0,53362,0,394879,0,398383,0,401853,340,405289,1021,408726,1702,424525,8984,427439,10929,430134,13139,432612,15619,435089,18093,437301,20789,439248,23700,441194,26611,442838,29689,444179,32927,445520,36158,446532,39500,447216,42946,447899,46385,448241,49852,448241,53362,448241,74706,448241,78208,447899,81676,447216,85108,446532,88540,421612,121009,415300,123997,412063,125338,394879,128069,53362,128069,32941,123997,29704,122656,2721,91875,0,78208,0,74706xe">
                  <v:fill on="f" focussize="0,0"/>
                  <v:stroke weight="0.560157480314961pt" color="#000000" joinstyle="round"/>
                  <v:imagedata o:title=""/>
                  <o:lock v:ext="edit" aspectratio="f"/>
                  <v:textbox inset="0mm,0mm,0mm,0mm"/>
                </v:shape>
                <v:shape id="Textbox 265" o:spid="_x0000_s1026" o:spt="202" type="#_x0000_t202" style="position:absolute;left:10977;top:9196;height:572770;width:6922770;" filled="f" stroked="f" coordsize="21600,21600" o:gfxdata="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Q1xJ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28</w:t>
                        </w:r>
                      </w:p>
                      <w:p>
                        <w:pPr>
                          <w:spacing w:before="68"/>
                          <w:ind w:left="77"/>
                          <w:rPr>
                            <w:sz w:val="13"/>
                          </w:rPr>
                        </w:pPr>
                        <w:r>
                          <w:rPr>
                            <w:color w:val="1C2025"/>
                            <w:sz w:val="13"/>
                          </w:rPr>
                          <w:t>Not</w:t>
                        </w:r>
                        <w:r>
                          <w:rPr>
                            <w:color w:val="1C2025"/>
                            <w:spacing w:val="3"/>
                            <w:sz w:val="13"/>
                          </w:rPr>
                          <w:t xml:space="preserve"> </w:t>
                        </w:r>
                        <w:r>
                          <w:rPr>
                            <w:color w:val="1C2025"/>
                            <w:sz w:val="13"/>
                          </w:rPr>
                          <w:t>yet</w:t>
                        </w:r>
                        <w:r>
                          <w:rPr>
                            <w:color w:val="1C2025"/>
                            <w:spacing w:val="4"/>
                            <w:sz w:val="13"/>
                          </w:rPr>
                          <w:t xml:space="preserve"> </w:t>
                        </w:r>
                        <w:r>
                          <w:rPr>
                            <w:color w:val="1C2025"/>
                            <w:spacing w:val="-2"/>
                            <w:sz w:val="13"/>
                          </w:rPr>
                          <w:t>answered</w:t>
                        </w:r>
                      </w:p>
                      <w:p>
                        <w:pPr>
                          <w:spacing w:before="84"/>
                          <w:ind w:left="138"/>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pPr>
    </w:p>
    <w:p>
      <w:pPr>
        <w:pStyle w:val="4"/>
        <w:spacing w:before="29"/>
      </w:pPr>
    </w:p>
    <w:p>
      <w:pPr>
        <w:pStyle w:val="4"/>
        <w:ind w:left="468"/>
      </w:pPr>
      <w:r>
        <w:rPr>
          <w:color w:val="001A1D"/>
          <w:w w:val="105"/>
        </w:rPr>
        <w:t>Từ</w:t>
      </w:r>
      <w:r>
        <w:rPr>
          <w:color w:val="001A1D"/>
          <w:spacing w:val="-4"/>
          <w:w w:val="105"/>
        </w:rPr>
        <w:t xml:space="preserve"> </w:t>
      </w:r>
      <w:r>
        <w:rPr>
          <w:color w:val="001A1D"/>
          <w:w w:val="105"/>
        </w:rPr>
        <w:t>ma</w:t>
      </w:r>
      <w:r>
        <w:rPr>
          <w:color w:val="001A1D"/>
          <w:spacing w:val="-4"/>
          <w:w w:val="105"/>
        </w:rPr>
        <w:t xml:space="preserve"> </w:t>
      </w:r>
      <w:r>
        <w:rPr>
          <w:color w:val="001A1D"/>
          <w:w w:val="105"/>
        </w:rPr>
        <w:t>trận</w:t>
      </w:r>
      <w:r>
        <w:rPr>
          <w:color w:val="001A1D"/>
          <w:spacing w:val="-3"/>
          <w:w w:val="105"/>
        </w:rPr>
        <w:t xml:space="preserve"> </w:t>
      </w:r>
      <w:r>
        <w:rPr>
          <w:color w:val="001A1D"/>
          <w:w w:val="105"/>
        </w:rPr>
        <w:t>điều</w:t>
      </w:r>
      <w:r>
        <w:rPr>
          <w:color w:val="001A1D"/>
          <w:spacing w:val="-4"/>
          <w:w w:val="105"/>
        </w:rPr>
        <w:t xml:space="preserve"> </w:t>
      </w:r>
      <w:r>
        <w:rPr>
          <w:color w:val="001A1D"/>
          <w:w w:val="105"/>
        </w:rPr>
        <w:t>khiển</w:t>
      </w:r>
      <w:r>
        <w:rPr>
          <w:color w:val="001A1D"/>
          <w:spacing w:val="-4"/>
          <w:w w:val="105"/>
        </w:rPr>
        <w:t xml:space="preserve"> </w:t>
      </w:r>
      <w:r>
        <w:rPr>
          <w:color w:val="001A1D"/>
          <w:w w:val="105"/>
        </w:rPr>
        <w:t>truy</w:t>
      </w:r>
      <w:r>
        <w:rPr>
          <w:color w:val="001A1D"/>
          <w:spacing w:val="-3"/>
          <w:w w:val="105"/>
        </w:rPr>
        <w:t xml:space="preserve"> </w:t>
      </w:r>
      <w:r>
        <w:rPr>
          <w:color w:val="001A1D"/>
          <w:w w:val="105"/>
        </w:rPr>
        <w:t>cập,</w:t>
      </w:r>
      <w:r>
        <w:rPr>
          <w:color w:val="001A1D"/>
          <w:spacing w:val="-4"/>
          <w:w w:val="105"/>
        </w:rPr>
        <w:t xml:space="preserve"> </w:t>
      </w:r>
      <w:r>
        <w:rPr>
          <w:color w:val="001A1D"/>
          <w:w w:val="105"/>
        </w:rPr>
        <w:t>ta</w:t>
      </w:r>
      <w:r>
        <w:rPr>
          <w:color w:val="001A1D"/>
          <w:spacing w:val="-4"/>
          <w:w w:val="105"/>
        </w:rPr>
        <w:t xml:space="preserve"> </w:t>
      </w:r>
      <w:r>
        <w:rPr>
          <w:color w:val="001A1D"/>
          <w:w w:val="105"/>
        </w:rPr>
        <w:t>có</w:t>
      </w:r>
      <w:r>
        <w:rPr>
          <w:color w:val="001A1D"/>
          <w:spacing w:val="-3"/>
          <w:w w:val="105"/>
        </w:rPr>
        <w:t xml:space="preserve"> </w:t>
      </w:r>
      <w:r>
        <w:rPr>
          <w:color w:val="001A1D"/>
          <w:w w:val="105"/>
        </w:rPr>
        <w:t>thể</w:t>
      </w:r>
      <w:r>
        <w:rPr>
          <w:color w:val="001A1D"/>
          <w:spacing w:val="-4"/>
          <w:w w:val="105"/>
        </w:rPr>
        <w:t xml:space="preserve"> </w:t>
      </w:r>
      <w:r>
        <w:rPr>
          <w:color w:val="001A1D"/>
          <w:w w:val="105"/>
        </w:rPr>
        <w:t>suy</w:t>
      </w:r>
      <w:r>
        <w:rPr>
          <w:color w:val="001A1D"/>
          <w:spacing w:val="-4"/>
          <w:w w:val="105"/>
        </w:rPr>
        <w:t xml:space="preserve"> </w:t>
      </w:r>
      <w:r>
        <w:rPr>
          <w:color w:val="001A1D"/>
          <w:w w:val="105"/>
        </w:rPr>
        <w:t>ra</w:t>
      </w:r>
      <w:r>
        <w:rPr>
          <w:color w:val="001A1D"/>
          <w:spacing w:val="-3"/>
          <w:w w:val="105"/>
        </w:rPr>
        <w:t xml:space="preserve"> </w:t>
      </w:r>
      <w:r>
        <w:rPr>
          <w:color w:val="001A1D"/>
          <w:w w:val="105"/>
        </w:rPr>
        <w:t>các</w:t>
      </w:r>
      <w:r>
        <w:rPr>
          <w:color w:val="001A1D"/>
          <w:spacing w:val="-4"/>
          <w:w w:val="105"/>
        </w:rPr>
        <w:t xml:space="preserve"> </w:t>
      </w:r>
      <w:r>
        <w:rPr>
          <w:color w:val="001A1D"/>
          <w:w w:val="105"/>
        </w:rPr>
        <w:t>thông</w:t>
      </w:r>
      <w:r>
        <w:rPr>
          <w:color w:val="001A1D"/>
          <w:spacing w:val="-4"/>
          <w:w w:val="105"/>
        </w:rPr>
        <w:t xml:space="preserve"> </w:t>
      </w:r>
      <w:r>
        <w:rPr>
          <w:color w:val="001A1D"/>
          <w:w w:val="105"/>
        </w:rPr>
        <w:t>tin</w:t>
      </w:r>
      <w:r>
        <w:rPr>
          <w:color w:val="001A1D"/>
          <w:spacing w:val="-3"/>
          <w:w w:val="105"/>
        </w:rPr>
        <w:t xml:space="preserve"> </w:t>
      </w:r>
      <w:r>
        <w:rPr>
          <w:color w:val="001A1D"/>
          <w:w w:val="105"/>
        </w:rPr>
        <w:t>nào</w:t>
      </w:r>
      <w:r>
        <w:rPr>
          <w:color w:val="001A1D"/>
          <w:spacing w:val="-4"/>
          <w:w w:val="105"/>
        </w:rPr>
        <w:t xml:space="preserve"> </w:t>
      </w:r>
      <w:r>
        <w:rPr>
          <w:color w:val="001A1D"/>
          <w:w w:val="105"/>
        </w:rPr>
        <w:t>sau</w:t>
      </w:r>
      <w:r>
        <w:rPr>
          <w:color w:val="001A1D"/>
          <w:spacing w:val="-4"/>
          <w:w w:val="105"/>
        </w:rPr>
        <w:t xml:space="preserve"> đây?</w:t>
      </w:r>
    </w:p>
    <w:p>
      <w:pPr>
        <w:pStyle w:val="4"/>
        <w:spacing w:before="123"/>
      </w:pPr>
    </w:p>
    <w:p>
      <w:pPr>
        <w:pStyle w:val="5"/>
        <w:numPr>
          <w:ilvl w:val="0"/>
          <w:numId w:val="63"/>
        </w:numPr>
        <w:tabs>
          <w:tab w:val="left" w:pos="1098"/>
        </w:tabs>
        <w:spacing w:before="0"/>
        <w:ind w:left="1098" w:hanging="294"/>
        <w:rPr>
          <w:sz w:val="16"/>
        </w:rPr>
      </w:pPr>
      <w:r>
        <w:drawing>
          <wp:anchor distT="0" distB="0" distL="0" distR="0" simplePos="0" relativeHeight="251730944" behindDoc="0" locked="0" layoutInCell="1" allowOverlap="1">
            <wp:simplePos x="0" y="0"/>
            <wp:positionH relativeFrom="page">
              <wp:posOffset>611505</wp:posOffset>
            </wp:positionH>
            <wp:positionV relativeFrom="paragraph">
              <wp:posOffset>17145</wp:posOffset>
            </wp:positionV>
            <wp:extent cx="92710" cy="92710"/>
            <wp:effectExtent l="0" t="0" r="0" b="0"/>
            <wp:wrapNone/>
            <wp:docPr id="266" name="Image 266"/>
            <wp:cNvGraphicFramePr/>
            <a:graphic xmlns:a="http://schemas.openxmlformats.org/drawingml/2006/main">
              <a:graphicData uri="http://schemas.openxmlformats.org/drawingml/2006/picture">
                <pic:pic xmlns:pic="http://schemas.openxmlformats.org/drawingml/2006/picture">
                  <pic:nvPicPr>
                    <pic:cNvPr id="266" name="Image 266"/>
                    <pic:cNvPicPr/>
                  </pic:nvPicPr>
                  <pic:blipFill>
                    <a:blip r:embed="rId224" cstate="print"/>
                    <a:stretch>
                      <a:fillRect/>
                    </a:stretch>
                  </pic:blipFill>
                  <pic:spPr>
                    <a:xfrm>
                      <a:off x="0" y="0"/>
                      <a:ext cx="92494" cy="92487"/>
                    </a:xfrm>
                    <a:prstGeom prst="rect">
                      <a:avLst/>
                    </a:prstGeom>
                  </pic:spPr>
                </pic:pic>
              </a:graphicData>
            </a:graphic>
          </wp:anchor>
        </w:drawing>
      </w:r>
      <w:r>
        <w:rPr>
          <w:color w:val="001A1D"/>
          <w:w w:val="105"/>
          <w:sz w:val="16"/>
        </w:rPr>
        <w:t>Access</w:t>
      </w:r>
      <w:r>
        <w:rPr>
          <w:color w:val="001A1D"/>
          <w:spacing w:val="-7"/>
          <w:w w:val="105"/>
          <w:sz w:val="16"/>
        </w:rPr>
        <w:t xml:space="preserve"> </w:t>
      </w:r>
      <w:r>
        <w:rPr>
          <w:color w:val="001A1D"/>
          <w:w w:val="105"/>
          <w:sz w:val="16"/>
        </w:rPr>
        <w:t>control</w:t>
      </w:r>
      <w:r>
        <w:rPr>
          <w:color w:val="001A1D"/>
          <w:spacing w:val="-6"/>
          <w:w w:val="105"/>
          <w:sz w:val="16"/>
        </w:rPr>
        <w:t xml:space="preserve"> </w:t>
      </w:r>
      <w:r>
        <w:rPr>
          <w:color w:val="001A1D"/>
          <w:spacing w:val="-2"/>
          <w:w w:val="105"/>
          <w:sz w:val="16"/>
        </w:rPr>
        <w:t>lists</w:t>
      </w:r>
    </w:p>
    <w:p>
      <w:pPr>
        <w:pStyle w:val="5"/>
        <w:numPr>
          <w:ilvl w:val="0"/>
          <w:numId w:val="63"/>
        </w:numPr>
        <w:tabs>
          <w:tab w:val="left" w:pos="1098"/>
        </w:tabs>
        <w:spacing w:before="157"/>
        <w:ind w:left="1098" w:hanging="294"/>
        <w:rPr>
          <w:sz w:val="16"/>
        </w:rPr>
      </w:pPr>
      <w:r>
        <w:drawing>
          <wp:anchor distT="0" distB="0" distL="0" distR="0" simplePos="0" relativeHeight="251731968"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267" name="Image 267"/>
            <wp:cNvGraphicFramePr/>
            <a:graphic xmlns:a="http://schemas.openxmlformats.org/drawingml/2006/main">
              <a:graphicData uri="http://schemas.openxmlformats.org/drawingml/2006/picture">
                <pic:pic xmlns:pic="http://schemas.openxmlformats.org/drawingml/2006/picture">
                  <pic:nvPicPr>
                    <pic:cNvPr id="267" name="Image 267"/>
                    <pic:cNvPicPr/>
                  </pic:nvPicPr>
                  <pic:blipFill>
                    <a:blip r:embed="rId225" cstate="print"/>
                    <a:stretch>
                      <a:fillRect/>
                    </a:stretch>
                  </pic:blipFill>
                  <pic:spPr>
                    <a:xfrm>
                      <a:off x="0" y="0"/>
                      <a:ext cx="92494" cy="92494"/>
                    </a:xfrm>
                    <a:prstGeom prst="rect">
                      <a:avLst/>
                    </a:prstGeom>
                  </pic:spPr>
                </pic:pic>
              </a:graphicData>
            </a:graphic>
          </wp:anchor>
        </w:drawing>
      </w:r>
      <w:r>
        <mc:AlternateContent>
          <mc:Choice Requires="wpg">
            <w:drawing>
              <wp:anchor distT="0" distB="0" distL="0" distR="0" simplePos="0" relativeHeight="251736064" behindDoc="0" locked="0" layoutInCell="1" allowOverlap="1">
                <wp:simplePos x="0" y="0"/>
                <wp:positionH relativeFrom="page">
                  <wp:posOffset>7025640</wp:posOffset>
                </wp:positionH>
                <wp:positionV relativeFrom="paragraph">
                  <wp:posOffset>73660</wp:posOffset>
                </wp:positionV>
                <wp:extent cx="384810" cy="429895"/>
                <wp:effectExtent l="0" t="0" r="0" b="0"/>
                <wp:wrapNone/>
                <wp:docPr id="268" name="Group 268"/>
                <wp:cNvGraphicFramePr/>
                <a:graphic xmlns:a="http://schemas.openxmlformats.org/drawingml/2006/main">
                  <a:graphicData uri="http://schemas.microsoft.com/office/word/2010/wordprocessingGroup">
                    <wpg:wgp>
                      <wpg:cNvGrpSpPr/>
                      <wpg:grpSpPr>
                        <a:xfrm>
                          <a:off x="0" y="0"/>
                          <a:ext cx="384810" cy="429895"/>
                          <a:chOff x="0" y="0"/>
                          <a:chExt cx="384810" cy="429895"/>
                        </a:xfrm>
                      </wpg:grpSpPr>
                      <wps:wsp>
                        <wps:cNvPr id="269" name="Graphic 269"/>
                        <wps:cNvSpPr/>
                        <wps:spPr>
                          <a:xfrm>
                            <a:off x="0" y="0"/>
                            <a:ext cx="384810" cy="429895"/>
                          </a:xfrm>
                          <a:custGeom>
                            <a:avLst/>
                            <a:gdLst/>
                            <a:ahLst/>
                            <a:cxnLst/>
                            <a:rect l="l" t="t" r="r" b="b"/>
                            <a:pathLst>
                              <a:path w="384810" h="429895">
                                <a:moveTo>
                                  <a:pt x="384810" y="429767"/>
                                </a:moveTo>
                                <a:lnTo>
                                  <a:pt x="0" y="429767"/>
                                </a:lnTo>
                                <a:lnTo>
                                  <a:pt x="0" y="0"/>
                                </a:lnTo>
                                <a:lnTo>
                                  <a:pt x="384810" y="0"/>
                                </a:lnTo>
                                <a:lnTo>
                                  <a:pt x="384810" y="93171"/>
                                </a:lnTo>
                                <a:lnTo>
                                  <a:pt x="214052" y="93171"/>
                                </a:lnTo>
                                <a:lnTo>
                                  <a:pt x="203538" y="93678"/>
                                </a:lnTo>
                                <a:lnTo>
                                  <a:pt x="163691" y="105787"/>
                                </a:lnTo>
                                <a:lnTo>
                                  <a:pt x="131510" y="132222"/>
                                </a:lnTo>
                                <a:lnTo>
                                  <a:pt x="111896" y="168960"/>
                                </a:lnTo>
                                <a:lnTo>
                                  <a:pt x="107327" y="199895"/>
                                </a:lnTo>
                                <a:lnTo>
                                  <a:pt x="107834" y="210408"/>
                                </a:lnTo>
                                <a:lnTo>
                                  <a:pt x="119942" y="250255"/>
                                </a:lnTo>
                                <a:lnTo>
                                  <a:pt x="146378" y="282435"/>
                                </a:lnTo>
                                <a:lnTo>
                                  <a:pt x="183118" y="302049"/>
                                </a:lnTo>
                                <a:lnTo>
                                  <a:pt x="214052" y="306619"/>
                                </a:lnTo>
                                <a:lnTo>
                                  <a:pt x="384810" y="306619"/>
                                </a:lnTo>
                                <a:lnTo>
                                  <a:pt x="384810" y="429767"/>
                                </a:lnTo>
                                <a:close/>
                              </a:path>
                              <a:path w="384810" h="429895">
                                <a:moveTo>
                                  <a:pt x="384810" y="306619"/>
                                </a:moveTo>
                                <a:lnTo>
                                  <a:pt x="214052" y="306619"/>
                                </a:lnTo>
                                <a:lnTo>
                                  <a:pt x="224565" y="306111"/>
                                </a:lnTo>
                                <a:lnTo>
                                  <a:pt x="234876" y="304587"/>
                                </a:lnTo>
                                <a:lnTo>
                                  <a:pt x="273355" y="288649"/>
                                </a:lnTo>
                                <a:lnTo>
                                  <a:pt x="302805" y="259198"/>
                                </a:lnTo>
                                <a:lnTo>
                                  <a:pt x="318744" y="220719"/>
                                </a:lnTo>
                                <a:lnTo>
                                  <a:pt x="320776" y="199895"/>
                                </a:lnTo>
                                <a:lnTo>
                                  <a:pt x="320267" y="189381"/>
                                </a:lnTo>
                                <a:lnTo>
                                  <a:pt x="308159" y="149534"/>
                                </a:lnTo>
                                <a:lnTo>
                                  <a:pt x="281723" y="117354"/>
                                </a:lnTo>
                                <a:lnTo>
                                  <a:pt x="244985" y="97740"/>
                                </a:lnTo>
                                <a:lnTo>
                                  <a:pt x="214052" y="93171"/>
                                </a:lnTo>
                                <a:lnTo>
                                  <a:pt x="384810" y="93171"/>
                                </a:lnTo>
                                <a:lnTo>
                                  <a:pt x="384810" y="306619"/>
                                </a:lnTo>
                                <a:close/>
                              </a:path>
                            </a:pathLst>
                          </a:custGeom>
                          <a:solidFill>
                            <a:srgbClr val="000000">
                              <a:alpha val="19999"/>
                            </a:srgbClr>
                          </a:solidFill>
                        </wps:spPr>
                        <wps:bodyPr wrap="square" lIns="0" tIns="0" rIns="0" bIns="0" rtlCol="0">
                          <a:noAutofit/>
                        </wps:bodyPr>
                      </wps:wsp>
                      <pic:pic xmlns:pic="http://schemas.openxmlformats.org/drawingml/2006/picture">
                        <pic:nvPicPr>
                          <pic:cNvPr id="270" name="Image 270"/>
                          <pic:cNvPicPr/>
                        </pic:nvPicPr>
                        <pic:blipFill>
                          <a:blip r:embed="rId8" cstate="print"/>
                          <a:stretch>
                            <a:fillRect/>
                          </a:stretch>
                        </pic:blipFill>
                        <pic:spPr>
                          <a:xfrm>
                            <a:off x="100212" y="86055"/>
                            <a:ext cx="227678" cy="227678"/>
                          </a:xfrm>
                          <a:prstGeom prst="rect">
                            <a:avLst/>
                          </a:prstGeom>
                        </pic:spPr>
                      </pic:pic>
                    </wpg:wgp>
                  </a:graphicData>
                </a:graphic>
              </wp:anchor>
            </w:drawing>
          </mc:Choice>
          <mc:Fallback>
            <w:pict>
              <v:group id="_x0000_s1026" o:spid="_x0000_s1026" o:spt="203" style="position:absolute;left:0pt;margin-left:553.2pt;margin-top:5.8pt;height:33.85pt;width:30.3pt;mso-position-horizontal-relative:page;z-index:251736064;mso-width-relative:page;mso-height-relative:page;" coordsize="384810,429895" o:gfxdata="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">
                <o:lock v:ext="edit" aspectratio="f"/>
                <v:shape id="Graphic 269" o:spid="_x0000_s1026" o:spt="100" style="position:absolute;left:0;top:0;height:429895;width:384810;" fillcolor="#000000" filled="t" stroked="f" coordsize="384810,429895" o:gfxdata="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XrICvQAA&#10;ANwAAAAPAAAAAAAAAAEAIAAAACIAAABkcnMvZG93bnJldi54bWxQSwECFAAUAAAACACHTuJAMy8F&#10;njsAAAA5AAAAEAAAAAAAAAABACAAAAAMAQAAZHJzL3NoYXBleG1sLnhtbFBLBQYAAAAABgAGAFsB&#10;AAC2AwAAAAA=&#10;" path="m384810,429767l0,429767,0,0,384810,0,384810,93171,214052,93171,203538,93678,163691,105787,131510,132222,111896,168960,107327,199895,107834,210408,119942,250255,146378,282435,183118,302049,214052,306619,384810,306619,384810,429767xem384810,306619l214052,306619,224565,306111,234876,304587,273355,288649,302805,259198,318744,220719,320776,199895,320267,189381,308159,149534,281723,117354,244985,97740,214052,93171,384810,93171,384810,306619xe">
                  <v:fill on="t" opacity="13106f" focussize="0,0"/>
                  <v:stroke on="f"/>
                  <v:imagedata o:title=""/>
                  <o:lock v:ext="edit" aspectratio="f"/>
                  <v:textbox inset="0mm,0mm,0mm,0mm"/>
                </v:shape>
                <v:shape id="Image 270" o:spid="_x0000_s1026" o:spt="75" type="#_x0000_t75" style="position:absolute;left:100212;top:86055;height:227678;width:227678;" filled="f" o:preferrelative="t" stroked="f" coordsize="21600,21600" o:gfxdata="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TxgAUtwAAANwAAAAP&#10;AAAAAAAAAAEAIAAAACIAAABkcnMvZG93bnJldi54bWxQSwECFAAUAAAACACHTuJAMy8FnjsAAAA5&#10;AAAAEAAAAAAAAAABACAAAAAGAQAAZHJzL3NoYXBleG1sLnhtbFBLBQYAAAAABgAGAFsBAACwAwAA&#10;AAA=&#10;">
                  <v:fill on="f" focussize="0,0"/>
                  <v:stroke on="f"/>
                  <v:imagedata r:id="rId8" o:title=""/>
                  <o:lock v:ext="edit" aspectratio="f"/>
                </v:shape>
              </v:group>
            </w:pict>
          </mc:Fallback>
        </mc:AlternateContent>
      </w:r>
      <w:r>
        <w:rPr>
          <w:color w:val="001A1D"/>
          <w:w w:val="105"/>
          <w:sz w:val="16"/>
        </w:rPr>
        <w:t>Group</w:t>
      </w:r>
      <w:r>
        <w:rPr>
          <w:color w:val="001A1D"/>
          <w:spacing w:val="-6"/>
          <w:w w:val="105"/>
          <w:sz w:val="16"/>
        </w:rPr>
        <w:t xml:space="preserve"> </w:t>
      </w:r>
      <w:r>
        <w:rPr>
          <w:color w:val="001A1D"/>
          <w:w w:val="105"/>
          <w:sz w:val="16"/>
        </w:rPr>
        <w:t>policy</w:t>
      </w:r>
      <w:r>
        <w:rPr>
          <w:color w:val="001A1D"/>
          <w:spacing w:val="-5"/>
          <w:w w:val="105"/>
          <w:sz w:val="16"/>
        </w:rPr>
        <w:t xml:space="preserve"> </w:t>
      </w:r>
      <w:r>
        <w:rPr>
          <w:color w:val="001A1D"/>
          <w:spacing w:val="-2"/>
          <w:w w:val="105"/>
          <w:sz w:val="16"/>
        </w:rPr>
        <w:t>objects</w:t>
      </w:r>
    </w:p>
    <w:p>
      <w:pPr>
        <w:pStyle w:val="5"/>
        <w:numPr>
          <w:ilvl w:val="0"/>
          <w:numId w:val="63"/>
        </w:numPr>
        <w:tabs>
          <w:tab w:val="left" w:pos="1098"/>
        </w:tabs>
        <w:ind w:left="1098" w:hanging="294"/>
        <w:rPr>
          <w:sz w:val="16"/>
        </w:rPr>
      </w:pPr>
      <w:r>
        <w:drawing>
          <wp:anchor distT="0" distB="0" distL="0" distR="0" simplePos="0" relativeHeight="251731968"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271" name="Image 271"/>
            <wp:cNvGraphicFramePr/>
            <a:graphic xmlns:a="http://schemas.openxmlformats.org/drawingml/2006/main">
              <a:graphicData uri="http://schemas.openxmlformats.org/drawingml/2006/picture">
                <pic:pic xmlns:pic="http://schemas.openxmlformats.org/drawingml/2006/picture">
                  <pic:nvPicPr>
                    <pic:cNvPr id="271" name="Image 271"/>
                    <pic:cNvPicPr/>
                  </pic:nvPicPr>
                  <pic:blipFill>
                    <a:blip r:embed="rId226" cstate="print"/>
                    <a:stretch>
                      <a:fillRect/>
                    </a:stretch>
                  </pic:blipFill>
                  <pic:spPr>
                    <a:xfrm>
                      <a:off x="0" y="0"/>
                      <a:ext cx="92494" cy="92487"/>
                    </a:xfrm>
                    <a:prstGeom prst="rect">
                      <a:avLst/>
                    </a:prstGeom>
                  </pic:spPr>
                </pic:pic>
              </a:graphicData>
            </a:graphic>
          </wp:anchor>
        </w:drawing>
      </w:r>
      <w:r>
        <w:rPr>
          <w:color w:val="001A1D"/>
          <w:w w:val="105"/>
          <w:sz w:val="16"/>
        </w:rPr>
        <w:t>Capability</w:t>
      </w:r>
      <w:r>
        <w:rPr>
          <w:color w:val="001A1D"/>
          <w:spacing w:val="-9"/>
          <w:w w:val="105"/>
          <w:sz w:val="16"/>
        </w:rPr>
        <w:t xml:space="preserve"> </w:t>
      </w:r>
      <w:r>
        <w:rPr>
          <w:color w:val="001A1D"/>
          <w:spacing w:val="-2"/>
          <w:w w:val="105"/>
          <w:sz w:val="16"/>
        </w:rPr>
        <w:t>lists</w:t>
      </w:r>
    </w:p>
    <w:p>
      <w:pPr>
        <w:pStyle w:val="5"/>
        <w:numPr>
          <w:ilvl w:val="0"/>
          <w:numId w:val="63"/>
        </w:numPr>
        <w:tabs>
          <w:tab w:val="left" w:pos="1098"/>
        </w:tabs>
        <w:spacing w:before="169"/>
        <w:ind w:left="1098" w:hanging="294"/>
        <w:rPr>
          <w:sz w:val="16"/>
        </w:rPr>
      </w:pPr>
      <w:r>
        <w:drawing>
          <wp:anchor distT="0" distB="0" distL="0" distR="0" simplePos="0" relativeHeight="251732992" behindDoc="0" locked="0" layoutInCell="1" allowOverlap="1">
            <wp:simplePos x="0" y="0"/>
            <wp:positionH relativeFrom="page">
              <wp:posOffset>611505</wp:posOffset>
            </wp:positionH>
            <wp:positionV relativeFrom="paragraph">
              <wp:posOffset>131445</wp:posOffset>
            </wp:positionV>
            <wp:extent cx="92710" cy="92710"/>
            <wp:effectExtent l="0" t="0" r="0" b="0"/>
            <wp:wrapNone/>
            <wp:docPr id="272" name="Image 272"/>
            <wp:cNvGraphicFramePr/>
            <a:graphic xmlns:a="http://schemas.openxmlformats.org/drawingml/2006/main">
              <a:graphicData uri="http://schemas.openxmlformats.org/drawingml/2006/picture">
                <pic:pic xmlns:pic="http://schemas.openxmlformats.org/drawingml/2006/picture">
                  <pic:nvPicPr>
                    <pic:cNvPr id="272" name="Image 272"/>
                    <pic:cNvPicPr/>
                  </pic:nvPicPr>
                  <pic:blipFill>
                    <a:blip r:embed="rId227" cstate="print"/>
                    <a:stretch>
                      <a:fillRect/>
                    </a:stretch>
                  </pic:blipFill>
                  <pic:spPr>
                    <a:xfrm>
                      <a:off x="0" y="0"/>
                      <a:ext cx="92494" cy="92494"/>
                    </a:xfrm>
                    <a:prstGeom prst="rect">
                      <a:avLst/>
                    </a:prstGeom>
                  </pic:spPr>
                </pic:pic>
              </a:graphicData>
            </a:graphic>
          </wp:anchor>
        </w:drawing>
      </w:r>
      <w:r>
        <w:rPr>
          <w:color w:val="001A1D"/>
          <w:w w:val="105"/>
          <w:sz w:val="16"/>
        </w:rPr>
        <w:t>Objects</w:t>
      </w:r>
      <w:r>
        <w:rPr>
          <w:color w:val="001A1D"/>
          <w:spacing w:val="-8"/>
          <w:w w:val="105"/>
          <w:sz w:val="16"/>
        </w:rPr>
        <w:t xml:space="preserve"> </w:t>
      </w:r>
      <w:r>
        <w:rPr>
          <w:color w:val="001A1D"/>
          <w:w w:val="105"/>
          <w:sz w:val="16"/>
        </w:rPr>
        <w:t>orientation</w:t>
      </w:r>
      <w:r>
        <w:rPr>
          <w:color w:val="001A1D"/>
          <w:spacing w:val="-8"/>
          <w:w w:val="105"/>
          <w:sz w:val="16"/>
        </w:rPr>
        <w:t xml:space="preserve"> </w:t>
      </w:r>
      <w:r>
        <w:rPr>
          <w:color w:val="001A1D"/>
          <w:spacing w:val="-4"/>
          <w:w w:val="105"/>
          <w:sz w:val="16"/>
        </w:rPr>
        <w:t>list</w:t>
      </w:r>
    </w:p>
    <w:p>
      <w:pPr>
        <w:pStyle w:val="5"/>
        <w:numPr>
          <w:ilvl w:val="0"/>
          <w:numId w:val="63"/>
        </w:numPr>
        <w:tabs>
          <w:tab w:val="left" w:pos="1098"/>
        </w:tabs>
        <w:ind w:left="1098" w:hanging="294"/>
        <w:rPr>
          <w:sz w:val="16"/>
        </w:rPr>
      </w:pPr>
      <w:r>
        <w:drawing>
          <wp:anchor distT="0" distB="0" distL="0" distR="0" simplePos="0" relativeHeight="251732992"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273" name="Image 273"/>
            <wp:cNvGraphicFramePr/>
            <a:graphic xmlns:a="http://schemas.openxmlformats.org/drawingml/2006/main">
              <a:graphicData uri="http://schemas.openxmlformats.org/drawingml/2006/picture">
                <pic:pic xmlns:pic="http://schemas.openxmlformats.org/drawingml/2006/picture">
                  <pic:nvPicPr>
                    <pic:cNvPr id="273" name="Image 273"/>
                    <pic:cNvPicPr/>
                  </pic:nvPicPr>
                  <pic:blipFill>
                    <a:blip r:embed="rId228" cstate="print"/>
                    <a:stretch>
                      <a:fillRect/>
                    </a:stretch>
                  </pic:blipFill>
                  <pic:spPr>
                    <a:xfrm>
                      <a:off x="0" y="0"/>
                      <a:ext cx="92494" cy="92494"/>
                    </a:xfrm>
                    <a:prstGeom prst="rect">
                      <a:avLst/>
                    </a:prstGeom>
                  </pic:spPr>
                </pic:pic>
              </a:graphicData>
            </a:graphic>
          </wp:anchor>
        </w:drawing>
      </w:r>
      <w:r>
        <w:rPr>
          <w:color w:val="001A1D"/>
          <w:w w:val="105"/>
          <w:sz w:val="16"/>
        </w:rPr>
        <w:t>Subjects</w:t>
      </w:r>
      <w:r>
        <w:rPr>
          <w:color w:val="001A1D"/>
          <w:spacing w:val="-8"/>
          <w:w w:val="105"/>
          <w:sz w:val="16"/>
        </w:rPr>
        <w:t xml:space="preserve"> </w:t>
      </w:r>
      <w:r>
        <w:rPr>
          <w:color w:val="001A1D"/>
          <w:w w:val="105"/>
          <w:sz w:val="16"/>
        </w:rPr>
        <w:t>orientation</w:t>
      </w:r>
      <w:r>
        <w:rPr>
          <w:color w:val="001A1D"/>
          <w:spacing w:val="-9"/>
          <w:w w:val="105"/>
          <w:sz w:val="16"/>
        </w:rPr>
        <w:t xml:space="preserve"> </w:t>
      </w:r>
      <w:r>
        <w:rPr>
          <w:color w:val="001A1D"/>
          <w:spacing w:val="-2"/>
          <w:w w:val="105"/>
          <w:sz w:val="16"/>
        </w:rPr>
        <w:t>lists</w:t>
      </w:r>
    </w:p>
    <w:p>
      <w:pPr>
        <w:pStyle w:val="4"/>
        <w:rPr>
          <w:sz w:val="20"/>
        </w:rPr>
      </w:pPr>
    </w:p>
    <w:p>
      <w:pPr>
        <w:pStyle w:val="4"/>
        <w:spacing w:before="75"/>
        <w:rPr>
          <w:sz w:val="20"/>
        </w:rPr>
      </w:pPr>
      <w:r>
        <mc:AlternateContent>
          <mc:Choice Requires="wpg">
            <w:drawing>
              <wp:anchor distT="0" distB="0" distL="0" distR="0" simplePos="0" relativeHeight="251809792" behindDoc="1" locked="0" layoutInCell="1" allowOverlap="1">
                <wp:simplePos x="0" y="0"/>
                <wp:positionH relativeFrom="page">
                  <wp:posOffset>408940</wp:posOffset>
                </wp:positionH>
                <wp:positionV relativeFrom="paragraph">
                  <wp:posOffset>232410</wp:posOffset>
                </wp:positionV>
                <wp:extent cx="6944360" cy="590550"/>
                <wp:effectExtent l="0" t="0" r="0" b="0"/>
                <wp:wrapTopAndBottom/>
                <wp:docPr id="274" name="Group 274"/>
                <wp:cNvGraphicFramePr/>
                <a:graphic xmlns:a="http://schemas.openxmlformats.org/drawingml/2006/main">
                  <a:graphicData uri="http://schemas.microsoft.com/office/word/2010/wordprocessingGroup">
                    <wpg:wgp>
                      <wpg:cNvGrpSpPr/>
                      <wpg:grpSpPr>
                        <a:xfrm>
                          <a:off x="0" y="0"/>
                          <a:ext cx="6944359" cy="590550"/>
                          <a:chOff x="0" y="0"/>
                          <a:chExt cx="6944359" cy="590550"/>
                        </a:xfrm>
                      </wpg:grpSpPr>
                      <wps:wsp>
                        <wps:cNvPr id="275" name="Graphic 275"/>
                        <wps:cNvSpPr/>
                        <wps:spPr>
                          <a:xfrm>
                            <a:off x="3557" y="3557"/>
                            <a:ext cx="6937375" cy="583565"/>
                          </a:xfrm>
                          <a:custGeom>
                            <a:avLst/>
                            <a:gdLst/>
                            <a:ahLst/>
                            <a:cxnLst/>
                            <a:rect l="l" t="t" r="r" b="b"/>
                            <a:pathLst>
                              <a:path w="6937375" h="583565">
                                <a:moveTo>
                                  <a:pt x="0" y="572753"/>
                                </a:moveTo>
                                <a:lnTo>
                                  <a:pt x="0" y="10672"/>
                                </a:lnTo>
                                <a:lnTo>
                                  <a:pt x="0" y="7719"/>
                                </a:lnTo>
                                <a:lnTo>
                                  <a:pt x="1041" y="5203"/>
                                </a:lnTo>
                                <a:lnTo>
                                  <a:pt x="3125" y="3119"/>
                                </a:lnTo>
                                <a:lnTo>
                                  <a:pt x="5209" y="1042"/>
                                </a:lnTo>
                                <a:lnTo>
                                  <a:pt x="7725" y="0"/>
                                </a:lnTo>
                                <a:lnTo>
                                  <a:pt x="10672" y="0"/>
                                </a:lnTo>
                                <a:lnTo>
                                  <a:pt x="6926398" y="0"/>
                                </a:lnTo>
                                <a:lnTo>
                                  <a:pt x="6929345" y="0"/>
                                </a:lnTo>
                                <a:lnTo>
                                  <a:pt x="6931860" y="1042"/>
                                </a:lnTo>
                                <a:lnTo>
                                  <a:pt x="6933944" y="3119"/>
                                </a:lnTo>
                                <a:lnTo>
                                  <a:pt x="6936028" y="5203"/>
                                </a:lnTo>
                                <a:lnTo>
                                  <a:pt x="6937070" y="7719"/>
                                </a:lnTo>
                                <a:lnTo>
                                  <a:pt x="6937071" y="10672"/>
                                </a:lnTo>
                                <a:lnTo>
                                  <a:pt x="6937071" y="572753"/>
                                </a:lnTo>
                                <a:lnTo>
                                  <a:pt x="6926398" y="583425"/>
                                </a:lnTo>
                                <a:lnTo>
                                  <a:pt x="10672" y="583425"/>
                                </a:lnTo>
                                <a:lnTo>
                                  <a:pt x="0" y="575692"/>
                                </a:lnTo>
                                <a:lnTo>
                                  <a:pt x="0" y="572753"/>
                                </a:lnTo>
                                <a:close/>
                              </a:path>
                            </a:pathLst>
                          </a:custGeom>
                          <a:ln w="7114">
                            <a:solidFill>
                              <a:srgbClr val="CAD0D6"/>
                            </a:solidFill>
                            <a:prstDash val="solid"/>
                          </a:ln>
                        </wps:spPr>
                        <wps:bodyPr wrap="square" lIns="0" tIns="0" rIns="0" bIns="0" rtlCol="0">
                          <a:noAutofit/>
                        </wps:bodyPr>
                      </wps:wsp>
                      <wps:wsp>
                        <wps:cNvPr id="276" name="Graphic 276"/>
                        <wps:cNvSpPr/>
                        <wps:spPr>
                          <a:xfrm>
                            <a:off x="60477" y="401994"/>
                            <a:ext cx="448309" cy="128270"/>
                          </a:xfrm>
                          <a:custGeom>
                            <a:avLst/>
                            <a:gdLst/>
                            <a:ahLst/>
                            <a:cxnLst/>
                            <a:rect l="l" t="t" r="r" b="b"/>
                            <a:pathLst>
                              <a:path w="448309" h="128270">
                                <a:moveTo>
                                  <a:pt x="0" y="74706"/>
                                </a:moveTo>
                                <a:lnTo>
                                  <a:pt x="0" y="53362"/>
                                </a:lnTo>
                                <a:lnTo>
                                  <a:pt x="0" y="49860"/>
                                </a:lnTo>
                                <a:lnTo>
                                  <a:pt x="341" y="46385"/>
                                </a:lnTo>
                                <a:lnTo>
                                  <a:pt x="20802" y="10929"/>
                                </a:lnTo>
                                <a:lnTo>
                                  <a:pt x="49858" y="0"/>
                                </a:lnTo>
                                <a:lnTo>
                                  <a:pt x="53362" y="0"/>
                                </a:lnTo>
                                <a:lnTo>
                                  <a:pt x="394879" y="0"/>
                                </a:lnTo>
                                <a:lnTo>
                                  <a:pt x="398383" y="0"/>
                                </a:lnTo>
                                <a:lnTo>
                                  <a:pt x="401853" y="340"/>
                                </a:lnTo>
                                <a:lnTo>
                                  <a:pt x="405289" y="1021"/>
                                </a:lnTo>
                                <a:lnTo>
                                  <a:pt x="408726" y="1702"/>
                                </a:lnTo>
                                <a:lnTo>
                                  <a:pt x="441194" y="26618"/>
                                </a:lnTo>
                                <a:lnTo>
                                  <a:pt x="448241" y="49860"/>
                                </a:lnTo>
                                <a:lnTo>
                                  <a:pt x="448241" y="53362"/>
                                </a:lnTo>
                                <a:lnTo>
                                  <a:pt x="448241" y="74706"/>
                                </a:lnTo>
                                <a:lnTo>
                                  <a:pt x="448241" y="78208"/>
                                </a:lnTo>
                                <a:lnTo>
                                  <a:pt x="447899" y="81676"/>
                                </a:lnTo>
                                <a:lnTo>
                                  <a:pt x="447216" y="85108"/>
                                </a:lnTo>
                                <a:lnTo>
                                  <a:pt x="446532" y="88547"/>
                                </a:lnTo>
                                <a:lnTo>
                                  <a:pt x="445520" y="91883"/>
                                </a:lnTo>
                                <a:lnTo>
                                  <a:pt x="444179" y="95120"/>
                                </a:lnTo>
                                <a:lnTo>
                                  <a:pt x="442838" y="98358"/>
                                </a:lnTo>
                                <a:lnTo>
                                  <a:pt x="432612" y="112435"/>
                                </a:lnTo>
                                <a:lnTo>
                                  <a:pt x="430134" y="114916"/>
                                </a:lnTo>
                                <a:lnTo>
                                  <a:pt x="415300" y="123997"/>
                                </a:lnTo>
                                <a:lnTo>
                                  <a:pt x="412063" y="125338"/>
                                </a:lnTo>
                                <a:lnTo>
                                  <a:pt x="408726" y="126345"/>
                                </a:lnTo>
                                <a:lnTo>
                                  <a:pt x="405289" y="127033"/>
                                </a:lnTo>
                                <a:lnTo>
                                  <a:pt x="401853" y="127721"/>
                                </a:lnTo>
                                <a:lnTo>
                                  <a:pt x="398383" y="128061"/>
                                </a:lnTo>
                                <a:lnTo>
                                  <a:pt x="394879" y="128069"/>
                                </a:lnTo>
                                <a:lnTo>
                                  <a:pt x="53362" y="128069"/>
                                </a:lnTo>
                                <a:lnTo>
                                  <a:pt x="32941" y="123997"/>
                                </a:lnTo>
                                <a:lnTo>
                                  <a:pt x="29704" y="122656"/>
                                </a:lnTo>
                                <a:lnTo>
                                  <a:pt x="15629" y="112435"/>
                                </a:lnTo>
                                <a:lnTo>
                                  <a:pt x="13151" y="109955"/>
                                </a:lnTo>
                                <a:lnTo>
                                  <a:pt x="10939" y="107259"/>
                                </a:lnTo>
                                <a:lnTo>
                                  <a:pt x="8993" y="104340"/>
                                </a:lnTo>
                                <a:lnTo>
                                  <a:pt x="7046" y="101429"/>
                                </a:lnTo>
                                <a:lnTo>
                                  <a:pt x="5402" y="98358"/>
                                </a:lnTo>
                                <a:lnTo>
                                  <a:pt x="4061" y="95120"/>
                                </a:lnTo>
                                <a:lnTo>
                                  <a:pt x="2721" y="91883"/>
                                </a:lnTo>
                                <a:lnTo>
                                  <a:pt x="1708" y="88547"/>
                                </a:lnTo>
                                <a:lnTo>
                                  <a:pt x="1025" y="85108"/>
                                </a:lnTo>
                                <a:lnTo>
                                  <a:pt x="341" y="81676"/>
                                </a:lnTo>
                                <a:lnTo>
                                  <a:pt x="0" y="78208"/>
                                </a:lnTo>
                                <a:lnTo>
                                  <a:pt x="0" y="74706"/>
                                </a:lnTo>
                                <a:close/>
                              </a:path>
                            </a:pathLst>
                          </a:custGeom>
                          <a:ln w="7114">
                            <a:solidFill>
                              <a:srgbClr val="000000"/>
                            </a:solidFill>
                            <a:prstDash val="solid"/>
                          </a:ln>
                        </wps:spPr>
                        <wps:bodyPr wrap="square" lIns="0" tIns="0" rIns="0" bIns="0" rtlCol="0">
                          <a:noAutofit/>
                        </wps:bodyPr>
                      </wps:wsp>
                      <wps:wsp>
                        <wps:cNvPr id="277" name="Textbox 277"/>
                        <wps:cNvSpPr txBox="1"/>
                        <wps:spPr>
                          <a:xfrm>
                            <a:off x="10977" y="9196"/>
                            <a:ext cx="6922770" cy="572770"/>
                          </a:xfrm>
                          <a:prstGeom prst="rect">
                            <a:avLst/>
                          </a:prstGeom>
                        </wps:spPr>
                        <wps:txbx>
                          <w:txbxContent>
                            <w:p>
                              <w:pPr>
                                <w:spacing w:before="38" w:line="333" w:lineRule="auto"/>
                                <w:ind w:left="77" w:right="9784"/>
                                <w:rPr>
                                  <w:b/>
                                  <w:sz w:val="12"/>
                                </w:rPr>
                              </w:pPr>
                              <w:r>
                                <w:rPr>
                                  <w:b/>
                                  <w:color w:val="1C2025"/>
                                  <w:sz w:val="13"/>
                                </w:rPr>
                                <w:t>Question</w:t>
                              </w:r>
                              <w:r>
                                <w:rPr>
                                  <w:b/>
                                  <w:color w:val="1C2025"/>
                                  <w:spacing w:val="-3"/>
                                  <w:sz w:val="13"/>
                                </w:rPr>
                                <w:t xml:space="preserve"> </w:t>
                              </w:r>
                              <w:r>
                                <w:rPr>
                                  <w:b/>
                                  <w:color w:val="1C2025"/>
                                  <w:sz w:val="20"/>
                                </w:rPr>
                                <w:t xml:space="preserve">29 </w:t>
                              </w:r>
                              <w:r>
                                <w:rPr>
                                  <w:color w:val="1C2025"/>
                                  <w:sz w:val="13"/>
                                </w:rPr>
                                <w:t>Not</w:t>
                              </w:r>
                              <w:r>
                                <w:rPr>
                                  <w:color w:val="1C2025"/>
                                  <w:spacing w:val="-5"/>
                                  <w:sz w:val="13"/>
                                </w:rPr>
                                <w:t xml:space="preserve"> </w:t>
                              </w:r>
                              <w:r>
                                <w:rPr>
                                  <w:color w:val="1C2025"/>
                                  <w:sz w:val="13"/>
                                </w:rPr>
                                <w:t>yet</w:t>
                              </w:r>
                              <w:r>
                                <w:rPr>
                                  <w:color w:val="1C2025"/>
                                  <w:spacing w:val="-5"/>
                                  <w:sz w:val="13"/>
                                </w:rPr>
                                <w:t xml:space="preserve"> </w:t>
                              </w:r>
                              <w:r>
                                <w:rPr>
                                  <w:color w:val="1C2025"/>
                                  <w:sz w:val="13"/>
                                </w:rPr>
                                <w:t>answered</w:t>
                              </w:r>
                              <w:r>
                                <w:rPr>
                                  <w:color w:val="1C2025"/>
                                  <w:spacing w:val="40"/>
                                  <w:sz w:val="13"/>
                                </w:rPr>
                                <w:t xml:space="preserve"> </w:t>
                              </w:r>
                              <w:r>
                                <w:rPr>
                                  <w:b/>
                                  <w:color w:val="A5A5A6"/>
                                  <w:sz w:val="12"/>
                                </w:rPr>
                                <w:t>v1</w:t>
                              </w:r>
                              <w:r>
                                <w:rPr>
                                  <w:b/>
                                  <w:color w:val="A5A5A6"/>
                                  <w:spacing w:val="-6"/>
                                  <w:sz w:val="12"/>
                                </w:rPr>
                                <w:t xml:space="preserve"> </w:t>
                              </w:r>
                              <w:r>
                                <w:rPr>
                                  <w:b/>
                                  <w:color w:val="A5A5A6"/>
                                  <w:sz w:val="12"/>
                                </w:rPr>
                                <w:t>(latest)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18.3pt;height:46.5pt;width:546.8pt;mso-position-horizontal-relative:page;mso-wrap-distance-bottom:0pt;mso-wrap-distance-top:0pt;z-index:-251506688;mso-width-relative:page;mso-height-relative:page;" coordsize="6944359,590550" o:gfxdata="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">
                <o:lock v:ext="edit" aspectratio="f"/>
                <v:shape id="Graphic 275" o:spid="_x0000_s1026" o:spt="100" style="position:absolute;left:3557;top:3557;height:583565;width:6937375;" filled="f" stroked="t" coordsize="6937375,583565" o:gfxdata="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Mgg4vQAA&#10;ANwAAAAPAAAAAAAAAAEAIAAAACIAAABkcnMvZG93bnJldi54bWxQSwECFAAUAAAACACHTuJAMy8F&#10;njsAAAA5AAAAEAAAAAAAAAABACAAAAAMAQAAZHJzL3NoYXBleG1sLnhtbFBLBQYAAAAABgAGAFsB&#10;AAC2AwAAAAA=&#10;" path="m0,572753l0,10672,0,7719,1041,5203,3125,3119,5209,1042,7725,0,10672,0,6926398,0,6929345,0,6931860,1042,6933944,3119,6936028,5203,6937070,7719,6937071,10672,6937071,572753,6926398,583425,10672,583425,0,575692,0,572753xe">
                  <v:fill on="f" focussize="0,0"/>
                  <v:stroke weight="0.560157480314961pt" color="#CAD0D6" joinstyle="round"/>
                  <v:imagedata o:title=""/>
                  <o:lock v:ext="edit" aspectratio="f"/>
                  <v:textbox inset="0mm,0mm,0mm,0mm"/>
                </v:shape>
                <v:shape id="Graphic 276" o:spid="_x0000_s1026" o:spt="100" style="position:absolute;left:60477;top:401994;height:128270;width:448309;" filled="f" stroked="t" coordsize="448309,128270" o:gfxdata="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Px/YvQAA&#10;ANwAAAAPAAAAAAAAAAEAIAAAACIAAABkcnMvZG93bnJldi54bWxQSwECFAAUAAAACACHTuJAMy8F&#10;njsAAAA5AAAAEAAAAAAAAAABACAAAAAMAQAAZHJzL3NoYXBleG1sLnhtbFBLBQYAAAAABgAGAFsB&#10;AAC2AwAAAAA=&#10;" path="m0,74706l0,53362,0,49860,341,46385,20802,10929,49858,0,53362,0,394879,0,398383,0,401853,340,405289,1021,408726,1702,441194,26618,448241,49860,448241,53362,448241,74706,448241,78208,447899,81676,447216,85108,446532,88547,445520,91883,444179,95120,442838,98358,432612,112435,430134,114916,415300,123997,412063,125338,408726,126345,405289,127033,401853,127721,398383,128061,394879,128069,53362,128069,32941,123997,29704,122656,15629,112435,13151,109955,10939,107259,8993,104340,7046,101429,5402,98358,4061,95120,2721,91883,1708,88547,1025,85108,341,81676,0,78208,0,74706xe">
                  <v:fill on="f" focussize="0,0"/>
                  <v:stroke weight="0.560157480314961pt" color="#000000" joinstyle="round"/>
                  <v:imagedata o:title=""/>
                  <o:lock v:ext="edit" aspectratio="f"/>
                  <v:textbox inset="0mm,0mm,0mm,0mm"/>
                </v:shape>
                <v:shape id="Textbox 277" o:spid="_x0000_s1026" o:spt="202" type="#_x0000_t202" style="position:absolute;left:10977;top:9196;height:572770;width:6922770;" filled="f" stroked="f" coordsize="21600,21600" o:gfxdata="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0rcF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38" w:line="333" w:lineRule="auto"/>
                          <w:ind w:left="77" w:right="9784"/>
                          <w:rPr>
                            <w:b/>
                            <w:sz w:val="12"/>
                          </w:rPr>
                        </w:pPr>
                        <w:r>
                          <w:rPr>
                            <w:b/>
                            <w:color w:val="1C2025"/>
                            <w:sz w:val="13"/>
                          </w:rPr>
                          <w:t>Question</w:t>
                        </w:r>
                        <w:r>
                          <w:rPr>
                            <w:b/>
                            <w:color w:val="1C2025"/>
                            <w:spacing w:val="-3"/>
                            <w:sz w:val="13"/>
                          </w:rPr>
                          <w:t xml:space="preserve"> </w:t>
                        </w:r>
                        <w:r>
                          <w:rPr>
                            <w:b/>
                            <w:color w:val="1C2025"/>
                            <w:sz w:val="20"/>
                          </w:rPr>
                          <w:t xml:space="preserve">29 </w:t>
                        </w:r>
                        <w:r>
                          <w:rPr>
                            <w:color w:val="1C2025"/>
                            <w:sz w:val="13"/>
                          </w:rPr>
                          <w:t>Not</w:t>
                        </w:r>
                        <w:r>
                          <w:rPr>
                            <w:color w:val="1C2025"/>
                            <w:spacing w:val="-5"/>
                            <w:sz w:val="13"/>
                          </w:rPr>
                          <w:t xml:space="preserve"> </w:t>
                        </w:r>
                        <w:r>
                          <w:rPr>
                            <w:color w:val="1C2025"/>
                            <w:sz w:val="13"/>
                          </w:rPr>
                          <w:t>yet</w:t>
                        </w:r>
                        <w:r>
                          <w:rPr>
                            <w:color w:val="1C2025"/>
                            <w:spacing w:val="-5"/>
                            <w:sz w:val="13"/>
                          </w:rPr>
                          <w:t xml:space="preserve"> </w:t>
                        </w:r>
                        <w:r>
                          <w:rPr>
                            <w:color w:val="1C2025"/>
                            <w:sz w:val="13"/>
                          </w:rPr>
                          <w:t>answered</w:t>
                        </w:r>
                        <w:r>
                          <w:rPr>
                            <w:color w:val="1C2025"/>
                            <w:spacing w:val="40"/>
                            <w:sz w:val="13"/>
                          </w:rPr>
                          <w:t xml:space="preserve"> </w:t>
                        </w:r>
                        <w:r>
                          <w:rPr>
                            <w:b/>
                            <w:color w:val="A5A5A6"/>
                            <w:sz w:val="12"/>
                          </w:rPr>
                          <w:t>v1</w:t>
                        </w:r>
                        <w:r>
                          <w:rPr>
                            <w:b/>
                            <w:color w:val="A5A5A6"/>
                            <w:spacing w:val="-6"/>
                            <w:sz w:val="12"/>
                          </w:rPr>
                          <w:t xml:space="preserve"> </w:t>
                        </w:r>
                        <w:r>
                          <w:rPr>
                            <w:b/>
                            <w:color w:val="A5A5A6"/>
                            <w:sz w:val="12"/>
                          </w:rPr>
                          <w:t>(latest)</w:t>
                        </w:r>
                      </w:p>
                    </w:txbxContent>
                  </v:textbox>
                </v:shape>
                <w10:wrap type="topAndBottom"/>
              </v:group>
            </w:pict>
          </mc:Fallback>
        </mc:AlternateContent>
      </w:r>
    </w:p>
    <w:p>
      <w:pPr>
        <w:pStyle w:val="4"/>
      </w:pPr>
    </w:p>
    <w:p>
      <w:pPr>
        <w:pStyle w:val="4"/>
        <w:spacing w:before="29"/>
      </w:pPr>
    </w:p>
    <w:p>
      <w:pPr>
        <w:spacing w:line="360" w:lineRule="auto"/>
        <w:jc w:val="both"/>
        <w:rPr>
          <w:rFonts w:ascii="Times New Roman" w:hAnsi="Times New Roman" w:eastAsia="Times New Roman" w:cs="Times New Roman"/>
          <w:sz w:val="28"/>
          <w:szCs w:val="28"/>
        </w:rPr>
      </w:pPr>
      <w:sdt>
        <w:sdtPr>
          <w:tag w:val="goog_rdk_1"/>
          <w:id w:val="1672839711"/>
        </w:sdtPr>
        <w:sdtContent>
          <w:ins w:id="0" w:author="Nguyen Huu Phong" w:date="2023-11-16T00:30:00Z">
            <w:r>
              <w:rPr>
                <w:rFonts w:ascii="Arial" w:hAnsi="Arial" w:eastAsia="Arial" w:cs="Arial"/>
                <w:color w:val="000000"/>
              </w:rPr>
              <w:t>Trong tổ chức bộ nhớ của chương trình C, phần Data-Segment lưu các thông tin gì của chương trình?</w:t>
            </w:r>
          </w:ins>
        </w:sdtContent>
      </w:sdt>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Một quản trị mạng mới thay thế hub bằng switch. Khi sử dụng phần mềm Sniffer bắt các gói tin trên mạng, người quản trị thấy được dữ liệu trao đổi giữa máy tính của anh ta và máy chủ, nhưng không thấy được các trao đổi giữa những máy khác trong mạng với máy chủ. Coi như switch hoạt động tốt, điều gì đã tạo ra hiện tượng trên?</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 Switch được cấu hình VLAN</w:t>
      </w:r>
    </w:p>
    <w:p>
      <w:pPr>
        <w:spacing w:line="360" w:lineRule="auto"/>
        <w:jc w:val="both"/>
        <w:rPr>
          <w:rFonts w:ascii="Times New Roman" w:hAnsi="Times New Roman" w:eastAsia="Times New Roman" w:cs="Times New Roman"/>
          <w:sz w:val="28"/>
          <w:szCs w:val="28"/>
          <w:highlight w:val="green"/>
        </w:rPr>
      </w:pPr>
      <w:r>
        <w:rPr>
          <w:rFonts w:ascii="Times New Roman" w:hAnsi="Times New Roman" w:eastAsia="Times New Roman" w:cs="Times New Roman"/>
          <w:sz w:val="28"/>
          <w:szCs w:val="28"/>
          <w:highlight w:val="green"/>
        </w:rPr>
        <w:t>b. Trừ thông tin broadcast và unknown unicast, switch không gửi thông tin ra tất cả các cổng</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c. Phần mềm Sniffer không bắt được thông tin qua cổng Ethernet</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d. Phần mềm Sniffer cấu hình sai</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=&gt; B</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=&gt; a</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0" distR="0">
            <wp:extent cx="4178300" cy="3321050"/>
            <wp:effectExtent l="0" t="0" r="0" b="0"/>
            <wp:docPr id="2109422033" name="Picture 2109422033"/>
            <wp:cNvGraphicFramePr/>
            <a:graphic xmlns:a="http://schemas.openxmlformats.org/drawingml/2006/main">
              <a:graphicData uri="http://schemas.openxmlformats.org/drawingml/2006/picture">
                <pic:pic xmlns:pic="http://schemas.openxmlformats.org/drawingml/2006/picture">
                  <pic:nvPicPr>
                    <pic:cNvPr id="2109422033" name="Picture 2109422033"/>
                    <pic:cNvPicPr preferRelativeResize="0"/>
                  </pic:nvPicPr>
                  <pic:blipFill>
                    <a:blip r:embed="rId229"/>
                    <a:srcRect/>
                    <a:stretch>
                      <a:fillRect/>
                    </a:stretch>
                  </pic:blipFill>
                  <pic:spPr>
                    <a:xfrm>
                      <a:off x="0" y="0"/>
                      <a:ext cx="4178515" cy="3321221"/>
                    </a:xfrm>
                    <a:prstGeom prst="rect">
                      <a:avLst/>
                    </a:prstGeom>
                  </pic:spPr>
                </pic:pic>
              </a:graphicData>
            </a:graphic>
          </wp:inline>
        </w:drawing>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Đảm bảo dữ liệu không bị sửa đổi trong quá trình lưu trữ hay trong quá trình truyền qua mạng bởi những người dùng không hợp pháp gọi là?</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 Nonrepudiation</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b. Integrity</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c. Confidentiality</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d. Availability</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=&gt; B</w:t>
      </w:r>
    </w:p>
    <w:p>
      <w:pPr>
        <w:spacing w:line="360" w:lineRule="auto"/>
        <w:jc w:val="both"/>
        <w:rPr>
          <w:rFonts w:ascii="Times New Roman" w:hAnsi="Times New Roman" w:eastAsia="Times New Roman" w:cs="Times New Roman"/>
          <w:color w:val="FF0000"/>
          <w:sz w:val="28"/>
          <w:szCs w:val="28"/>
        </w:rPr>
      </w:pPr>
      <w:r>
        <w:rPr>
          <w:rFonts w:ascii="Times New Roman" w:hAnsi="Times New Roman" w:eastAsia="Times New Roman" w:cs="Times New Roman"/>
          <w:color w:val="FF0000"/>
          <w:sz w:val="28"/>
          <w:szCs w:val="28"/>
        </w:rPr>
        <w:t xml:space="preserve">-&gt; </w:t>
      </w:r>
      <w:r>
        <w:rPr>
          <w:rFonts w:ascii="Times New Roman" w:hAnsi="Times New Roman" w:eastAsia="Times New Roman" w:cs="Times New Roman"/>
          <w:b/>
          <w:color w:val="FF0000"/>
          <w:sz w:val="28"/>
          <w:szCs w:val="28"/>
        </w:rPr>
        <w:t>check với file đáp án của test cuối kỳ rùi</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Mặc dù báo cáo quét lỗ hổng cho thấy không có lỗ hổng nào được phát hiện, nhưng một cuộc kiểm tra thâm nhập tiếp theo cho thấy có các lỗ hổng trên mạng. Thuật ngữ nào sau đây mô tả cho trường hợp này?</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 Passive scan</w:t>
      </w:r>
    </w:p>
    <w:p>
      <w:pPr>
        <w:spacing w:line="360" w:lineRule="auto"/>
        <w:jc w:val="both"/>
        <w:rPr>
          <w:rFonts w:ascii="Times New Roman" w:hAnsi="Times New Roman" w:eastAsia="Times New Roman" w:cs="Times New Roman"/>
          <w:sz w:val="28"/>
          <w:szCs w:val="28"/>
          <w:highlight w:val="green"/>
        </w:rPr>
      </w:pPr>
      <w:r>
        <w:rPr>
          <w:rFonts w:ascii="Times New Roman" w:hAnsi="Times New Roman" w:eastAsia="Times New Roman" w:cs="Times New Roman"/>
          <w:sz w:val="28"/>
          <w:szCs w:val="28"/>
          <w:highlight w:val="green"/>
        </w:rPr>
        <w:t>b. False negative</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c. Active scan</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d. False positive</w:t>
      </w:r>
    </w:p>
    <w:p>
      <w:pPr>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=&gt; B</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Email Server nên được đặt ở vùng mạng nào?</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 DZM</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b. INSIDE</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c. DMZ</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d. OUTSIDE</w:t>
      </w:r>
    </w:p>
    <w:p>
      <w:pPr>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=&gt; C</w:t>
      </w:r>
    </w:p>
    <w:p>
      <w:pPr>
        <w:spacing w:line="360" w:lineRule="auto"/>
        <w:jc w:val="both"/>
        <w:rPr>
          <w:rFonts w:ascii="Times New Roman" w:hAnsi="Times New Roman" w:eastAsia="Times New Roman" w:cs="Times New Roman"/>
          <w:b/>
          <w:sz w:val="28"/>
          <w:szCs w:val="28"/>
        </w:rPr>
      </w:pPr>
      <w:r>
        <w:rPr>
          <w:rFonts w:ascii="Segoe UI" w:hAnsi="Segoe UI" w:eastAsia="Segoe UI" w:cs="Segoe UI"/>
          <w:i w:val="0"/>
          <w:iCs w:val="0"/>
          <w:caps w:val="0"/>
          <w:color w:val="ECECF1"/>
          <w:spacing w:val="0"/>
          <w:sz w:val="24"/>
          <w:szCs w:val="24"/>
          <w:shd w:val="clear" w:fill="343541"/>
        </w:rPr>
        <w:t>Email Server thường nên được đặt ở vùng mạng DMZ (Demilitarized Zone). Vùng mạng DMZ là một khu vực mạng nằm giữa mạng nội bộ (inside network) và mạng ngoại vi (outside network). Đặt Email Server ở vùng DMZ giúp tăng cường bảo mật, vì nó tạo ra một lớp bảo vệ giữa mạng nội bộ và mạng Internet. Điều này giúp giảm rủi ro từ các tấn công mạng mục tiêu vào Email Server và cung cấp một lớp an ninh bổ sung cho hệ thống.</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Đâu là mục tiêu chủ yếu của kiểu tấn công Social Engineering?</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 Peer to Peer Network</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b. Email</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c. Con người</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d. Local Area Network</w:t>
      </w:r>
    </w:p>
    <w:p>
      <w:pPr>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=&gt; C</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Quản trị viên bảo mật thiết lập một AP mới nhưng nhận ra quá nhiều người bên ngoài có thể kết nối với AP đó và truy cập trái phép. Các cách nào sau đây sẽ là cách TỐT NHẤT để giảm thiểu vấn đề này?</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 Tất cổng kết nối có dây</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b. Disable SSID broadcast</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c. MAC filtering</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d. Sử dụng kênh 1, 4, 7 trong cấu hình AP</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e. Sử dụng 802.11ax</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=&gt; B, C, E</w:t>
      </w:r>
    </w:p>
    <w:p>
      <w:pPr>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=&gt; b, c</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Access control liên quan đến 2 chức năng chính là?</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 Role Based Access Control</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b. Authentication</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c. Least privilege principle</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d. Authorization</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e. Rule Based Access Control</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=&gt; b, d</w:t>
      </w:r>
    </w:p>
    <w:p>
      <w:pPr>
        <w:spacing w:line="360" w:lineRule="auto"/>
        <w:jc w:val="both"/>
        <w:rPr>
          <w:rFonts w:ascii="Times New Roman" w:hAnsi="Times New Roman" w:eastAsia="Times New Roman" w:cs="Times New Roman"/>
          <w:color w:val="FF0000"/>
          <w:sz w:val="28"/>
          <w:szCs w:val="28"/>
        </w:rPr>
      </w:pPr>
      <w:r>
        <w:rPr>
          <w:rFonts w:ascii="Times New Roman" w:hAnsi="Times New Roman" w:eastAsia="Times New Roman" w:cs="Times New Roman"/>
          <w:sz w:val="28"/>
          <w:szCs w:val="28"/>
        </w:rPr>
        <w:t xml:space="preserve">=&gt; </w:t>
      </w:r>
      <w:r>
        <w:rPr>
          <w:rFonts w:ascii="Times New Roman" w:hAnsi="Times New Roman" w:eastAsia="Times New Roman" w:cs="Times New Roman"/>
          <w:color w:val="FF0000"/>
          <w:sz w:val="28"/>
          <w:szCs w:val="28"/>
        </w:rPr>
        <w:t>check với file đáp án của test cuối kỳ rùi</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Khái niệm bảo mật nào khuyến khích quản trị viên cài đặt tường lửa, chương trình quét phần mềm độc hại (malware scanner) và IDS trên các host?</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 Endpoint security</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b. Network access control (NAC)</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C. SAFE</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d. VLAN</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e. RADIUS</w:t>
      </w:r>
    </w:p>
    <w:p>
      <w:pPr>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=&gt; b</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Mục tiêu chính của an toàn thông tin là đảm bảo các tính chất theo mô hình C-I-A là?</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 Tính chống chối bỏ</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b. Tính sẵn sàng</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c. Tính toàn vẹn</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d. Tính dễ mở rộng</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e. Tính xác thực</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f. Tính bí mật</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=&gt; b, c, f</w:t>
      </w:r>
    </w:p>
    <w:p>
      <w:pPr>
        <w:spacing w:line="360" w:lineRule="auto"/>
        <w:jc w:val="both"/>
        <w:rPr>
          <w:rFonts w:ascii="Times New Roman" w:hAnsi="Times New Roman" w:eastAsia="Times New Roman" w:cs="Times New Roman"/>
          <w:color w:val="FF0000"/>
          <w:sz w:val="28"/>
          <w:szCs w:val="28"/>
        </w:rPr>
      </w:pPr>
      <w:r>
        <w:rPr>
          <w:rFonts w:ascii="Times New Roman" w:hAnsi="Times New Roman" w:eastAsia="Times New Roman" w:cs="Times New Roman"/>
          <w:color w:val="FF0000"/>
          <w:sz w:val="28"/>
          <w:szCs w:val="28"/>
        </w:rPr>
        <w:t>=&gt; check với file đáp án của test cuối kỳ rùi</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Hệ thống IDS/IPS phát hiện xâm nhập dựa vào các kỹ thuật nào sau đây?</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 Role-based detection</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b. Anomaly-based detection</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c. Classify-based detection</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d. Attribute-based detection</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e. Signature-based detection</w:t>
      </w:r>
    </w:p>
    <w:p>
      <w:pPr>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=&gt; b, e</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Giải pháp StackGuard giúp phòng chống tấn công tràn bộ đệm trên stack thực hiện như sau:</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 Sử dụng một vùng nhớ đệm an toàn giữa Return Address và Buffer. Sử dụng vùng nhớ đệm an toàn này để kiểm tra xem Return Address có bị sửa đổi hay không.</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b. Kiểm tra chiều dài dữ liệu nhập trước khi thực hiện việc gán dữ liệu</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c. Kiểm tra giá trị Return Address có bị sửa đổi hay không</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d. Lưu trữ giá trị Return Address ở một nơi khác và sử dụng nó để kiểm tra xem giá trị ở Return Address có bị sửa đổi hay không.</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=&gt; a</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=&gt;</w:t>
      </w:r>
      <w:r>
        <w:rPr>
          <w:rFonts w:ascii="Times New Roman" w:hAnsi="Times New Roman" w:eastAsia="Times New Roman" w:cs="Times New Roman"/>
          <w:color w:val="FF0000"/>
          <w:sz w:val="28"/>
          <w:szCs w:val="28"/>
        </w:rPr>
        <w:t xml:space="preserve"> check với file đáp án của test cuối kỳ rùi</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Kiểu tấn công nào sau đây không phải khai thác các lỗ hổng của ứng dụng Web ?</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 Cross Site Request Forgery</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b. SQL Injection</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c. Cross-site scripting</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d. Social Engineering</w:t>
      </w:r>
    </w:p>
    <w:p>
      <w:pPr>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=&gt; d</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Theo bạn giải pháp nào cần được áp dụng với các tài khoản người dùng trong hệ thống của một nhân viên nghỉ việc?</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 Vô hiệu hóa các tài khoản của nhân viên đó và xóa ngay lập tức các dữ liệu được lưu trữ</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b. Duy trì các tài khoản người dùng và giữ lại các dữ liệu được lưu trữ trong một thời gian</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C. Vô hiệu hóa các tài khoản của nhân viên đó và giữ lại các dữ liệu được lưu trữ trong một thời gian</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d. Không sử dụng các lựa chọn nào ở đây</w:t>
      </w:r>
    </w:p>
    <w:p>
      <w:pPr>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=&gt; C</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Bạn là người tư vấn giải pháp an toàn thông tin, một khách hàng của bạn quan tâm đến việc chống lại giả mạo và nhiễm độc ARP trong mạng của họ. Giải pháp nào dưới đây </w:t>
      </w:r>
      <w:r>
        <w:rPr>
          <w:rFonts w:ascii="Times New Roman" w:hAnsi="Times New Roman" w:eastAsia="Times New Roman" w:cs="Times New Roman"/>
          <w:b/>
          <w:sz w:val="28"/>
          <w:szCs w:val="28"/>
        </w:rPr>
        <w:t>KHÔNG</w:t>
      </w:r>
      <w:r>
        <w:rPr>
          <w:rFonts w:ascii="Times New Roman" w:hAnsi="Times New Roman" w:eastAsia="Times New Roman" w:cs="Times New Roman"/>
          <w:sz w:val="28"/>
          <w:szCs w:val="28"/>
        </w:rPr>
        <w:t xml:space="preserve"> áp dụng cho mục đích này?</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 Sử dụng firewall giữa các phân vùng trong LAN</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b. Sử dụng công cụ giám sát ARP trong mạng</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C. Sử dụng port security trên các switch</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d. Nếu trong một mạng nhỏ thì sử dụng ARP tỉnh</w:t>
      </w:r>
    </w:p>
    <w:p>
      <w:pPr>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=&gt; C</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Mô hình AAA liên quan đến các chứng năng nào sau đây?</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 Authentication</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b. Automation</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c. Authenticity</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d. Authorization</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e. Accounting</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f. Accessing</w:t>
      </w:r>
    </w:p>
    <w:p>
      <w:pPr>
        <w:spacing w:line="360" w:lineRule="auto"/>
        <w:jc w:val="both"/>
        <w:rPr>
          <w:rFonts w:ascii="Times New Roman" w:hAnsi="Times New Roman" w:eastAsia="Times New Roman" w:cs="Times New Roman"/>
          <w:color w:val="FF0000"/>
          <w:sz w:val="28"/>
          <w:szCs w:val="28"/>
        </w:rPr>
      </w:pPr>
      <w:r>
        <w:rPr>
          <w:rFonts w:ascii="Times New Roman" w:hAnsi="Times New Roman" w:eastAsia="Times New Roman" w:cs="Times New Roman"/>
          <w:color w:val="FF0000"/>
          <w:sz w:val="28"/>
          <w:szCs w:val="28"/>
        </w:rPr>
        <w:t>=&gt; a, d, e</w:t>
      </w:r>
    </w:p>
    <w:p>
      <w:pPr>
        <w:spacing w:line="360" w:lineRule="auto"/>
        <w:jc w:val="both"/>
        <w:rPr>
          <w:rFonts w:ascii="Times New Roman" w:hAnsi="Times New Roman" w:eastAsia="Times New Roman" w:cs="Times New Roman"/>
          <w:color w:val="FF0000"/>
          <w:sz w:val="28"/>
          <w:szCs w:val="28"/>
        </w:rPr>
      </w:pPr>
      <w:r>
        <w:rPr>
          <w:rFonts w:ascii="Times New Roman" w:hAnsi="Times New Roman" w:eastAsia="Times New Roman" w:cs="Times New Roman"/>
          <w:color w:val="FF0000"/>
          <w:sz w:val="28"/>
          <w:szCs w:val="28"/>
        </w:rPr>
        <w:t>=&gt; check với file đáp án của test cuối kỳ rùi</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Kiểu tấn công nào sau đây không phải kiểu tấn công từ chối dịch vụ?</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 Sử dụng Botnet</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b. Ping of Death</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c. Main-In-The-Middle (MITM)</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d. ICMP Flood</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e. Teardrop</w:t>
      </w:r>
    </w:p>
    <w:p>
      <w:pPr>
        <w:widowControl/>
        <w:numPr>
          <w:ilvl w:val="0"/>
          <w:numId w:val="64"/>
        </w:numPr>
        <w:pBdr>
          <w:top w:val="none" w:color="auto" w:sz="0" w:space="0"/>
          <w:left w:val="none" w:color="auto" w:sz="0" w:space="0"/>
          <w:bottom w:val="none" w:color="auto" w:sz="0" w:space="0"/>
          <w:right w:val="none" w:color="auto" w:sz="0" w:space="0"/>
          <w:between w:val="none" w:color="auto" w:sz="0" w:space="0"/>
        </w:pBdr>
        <w:autoSpaceDE/>
        <w:autoSpaceDN/>
        <w:spacing w:after="160" w:line="360" w:lineRule="auto"/>
        <w:jc w:val="both"/>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C</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Cho mô tả sau: User Nam có quyền đọc và ghi trên file bt1. Nam cũng có quyền đọc trên file bt2 và có quyền thực thi trên file bt3, User Ha có quyền đọc trên file bt1. Hà có quyền đọc và ghi trên file bt2. Hà không có quyền truy cập trên file bt3.</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Xác định ACL (Access control list) đối với </w:t>
      </w:r>
      <w:r>
        <w:rPr>
          <w:rFonts w:ascii="Times New Roman" w:hAnsi="Times New Roman" w:eastAsia="Times New Roman" w:cs="Times New Roman"/>
          <w:b/>
          <w:sz w:val="28"/>
          <w:szCs w:val="28"/>
        </w:rPr>
        <w:t>file bt2?</w:t>
      </w:r>
    </w:p>
    <w:p>
      <w:pPr>
        <w:spacing w:line="360" w:lineRule="auto"/>
        <w:ind w:left="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 ACL(bt2) = Nam: {read), Ha: {read}</w:t>
      </w:r>
    </w:p>
    <w:p>
      <w:pPr>
        <w:spacing w:line="360" w:lineRule="auto"/>
        <w:ind w:left="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b. ACL(bt2) Nam: (read, write), Ha: {read, write}</w:t>
      </w:r>
    </w:p>
    <w:p>
      <w:pPr>
        <w:spacing w:line="360" w:lineRule="auto"/>
        <w:ind w:left="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c. ACL(bt2) =  Nam: {read}, Ha: {read, write}</w:t>
      </w:r>
    </w:p>
    <w:p>
      <w:pPr>
        <w:spacing w:line="360" w:lineRule="auto"/>
        <w:ind w:left="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d. ACL(bt2)= Nam: (read, write), Ha: (read)</w:t>
      </w:r>
    </w:p>
    <w:p>
      <w:pPr>
        <w:spacing w:line="360" w:lineRule="auto"/>
        <w:ind w:left="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e. ACL(bt2) = Nam: (read, execute), Ha: (read, write}</w:t>
      </w:r>
    </w:p>
    <w:p>
      <w:pPr>
        <w:spacing w:line="360" w:lineRule="auto"/>
        <w:ind w:left="360"/>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=&gt; C</w:t>
      </w:r>
    </w:p>
    <w:p>
      <w:pPr>
        <w:spacing w:line="360" w:lineRule="auto"/>
        <w:ind w:left="360"/>
        <w:jc w:val="both"/>
        <w:rPr>
          <w:rFonts w:ascii="Times New Roman" w:hAnsi="Times New Roman" w:eastAsia="Times New Roman" w:cs="Times New Roman"/>
          <w:color w:val="FF0000"/>
          <w:sz w:val="28"/>
          <w:szCs w:val="28"/>
        </w:rPr>
      </w:pPr>
      <w:r>
        <w:rPr>
          <w:rFonts w:ascii="Times New Roman" w:hAnsi="Times New Roman" w:eastAsia="Times New Roman" w:cs="Times New Roman"/>
          <w:color w:val="FF0000"/>
          <w:sz w:val="28"/>
          <w:szCs w:val="28"/>
        </w:rPr>
        <w:t>=&gt; check với file đáp án của test cuối kỳ rùi</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Phát biểu nào sau đây không check với file đáp án của test cuối kỳ rùi về vùng DMZ?</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 Để nâng cao sự bảo mật cho hệ thống</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b. Thường chứa email server hoặc web server</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c. Chứa các server chỉ phục vụ cho người dùng bên trong</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d. Là nơi đặt các public server</w:t>
      </w:r>
    </w:p>
    <w:p>
      <w:pPr>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=&gt; c</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Từ ma trận điều khiển truy cập, ta có thể suy ra các thông tin nào sau đây?</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 Subjects orientation lists</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b. Access control lists</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c. Objects orientation list</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d. Group policy objects</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e. Capability lists</w:t>
      </w:r>
    </w:p>
    <w:p>
      <w:pPr>
        <w:spacing w:line="360" w:lineRule="auto"/>
        <w:jc w:val="both"/>
        <w:rPr>
          <w:rFonts w:ascii="Times New Roman" w:hAnsi="Times New Roman" w:eastAsia="Times New Roman" w:cs="Times New Roman"/>
          <w:color w:val="FF0000"/>
          <w:sz w:val="28"/>
          <w:szCs w:val="28"/>
        </w:rPr>
      </w:pPr>
      <w:r>
        <w:rPr>
          <w:rFonts w:ascii="Times New Roman" w:hAnsi="Times New Roman" w:eastAsia="Times New Roman" w:cs="Times New Roman"/>
          <w:color w:val="FF0000"/>
          <w:sz w:val="28"/>
          <w:szCs w:val="28"/>
        </w:rPr>
        <w:t>=&gt; b, e</w:t>
      </w:r>
    </w:p>
    <w:p>
      <w:pPr>
        <w:spacing w:line="360" w:lineRule="auto"/>
        <w:jc w:val="both"/>
        <w:rPr>
          <w:rFonts w:ascii="Times New Roman" w:hAnsi="Times New Roman" w:eastAsia="Times New Roman" w:cs="Times New Roman"/>
          <w:color w:val="FF0000"/>
          <w:sz w:val="28"/>
          <w:szCs w:val="28"/>
        </w:rPr>
      </w:pPr>
      <w:r>
        <w:rPr>
          <w:rFonts w:ascii="Times New Roman" w:hAnsi="Times New Roman" w:eastAsia="Times New Roman" w:cs="Times New Roman"/>
          <w:color w:val="FF0000"/>
          <w:sz w:val="28"/>
          <w:szCs w:val="28"/>
        </w:rPr>
        <w:t>=&gt; check với file đáp án của test cuối kỳ rùi</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Việc tắt các port không sử dụng trên switch hay gỡ bỏ các dịch vụ, giao thức, phần mềm không cần thiết gọi là gì?</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 Hashing</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b. Hardening</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c. Unused-removing</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d. Auditing</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e. Non-repudiation</w:t>
      </w:r>
    </w:p>
    <w:p>
      <w:pPr>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=&gt; b</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Ma trận điều khiển truy cập (Access control matrix) thể hiện mối quan hệ giữa các thành phần nào sau đây?</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 Subjects</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b. Objects</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c. Rights/Permissions</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d. Data</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e. Security policies</w:t>
      </w:r>
    </w:p>
    <w:p>
      <w:pPr>
        <w:spacing w:line="360" w:lineRule="auto"/>
        <w:jc w:val="both"/>
        <w:rPr>
          <w:rFonts w:ascii="Times New Roman" w:hAnsi="Times New Roman" w:eastAsia="Times New Roman" w:cs="Times New Roman"/>
          <w:color w:val="FF0000"/>
          <w:sz w:val="28"/>
          <w:szCs w:val="28"/>
        </w:rPr>
      </w:pPr>
      <w:r>
        <w:rPr>
          <w:rFonts w:ascii="Times New Roman" w:hAnsi="Times New Roman" w:eastAsia="Times New Roman" w:cs="Times New Roman"/>
          <w:color w:val="FF0000"/>
          <w:sz w:val="28"/>
          <w:szCs w:val="28"/>
        </w:rPr>
        <w:t>=&gt; a, b, c</w:t>
      </w:r>
    </w:p>
    <w:p>
      <w:pPr>
        <w:spacing w:line="360" w:lineRule="auto"/>
        <w:jc w:val="both"/>
        <w:rPr>
          <w:rFonts w:ascii="Times New Roman" w:hAnsi="Times New Roman" w:eastAsia="Times New Roman" w:cs="Times New Roman"/>
          <w:color w:val="FF0000"/>
          <w:sz w:val="28"/>
          <w:szCs w:val="28"/>
        </w:rPr>
      </w:pPr>
      <w:r>
        <w:rPr>
          <w:rFonts w:ascii="Times New Roman" w:hAnsi="Times New Roman" w:eastAsia="Times New Roman" w:cs="Times New Roman"/>
          <w:color w:val="FF0000"/>
          <w:sz w:val="28"/>
          <w:szCs w:val="28"/>
        </w:rPr>
        <w:t>=&gt; check với file đáp án của test cuối kỳ rùi</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Muốn thay thế telnet với một giao thức an toàn hơn để quản lý các thiết bị mạng, ta cần sử dụng giao thức nào sau đây?</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 SMTP</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b. SSH</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d. SFTP</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e. SNMP</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C. HTTP</w:t>
      </w:r>
    </w:p>
    <w:p>
      <w:pPr>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=&gt; B</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Điều nào sau đây xảy ra khi một chuỗi dữ liệu được gửi đến bộ đệm lớn hơn bộ đệm được thiết kế để xử lý?</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 Man in the middle attack</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b. SYN flood</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c. Brute Force attack</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d. Buffer overflow</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e. Spoofing attack</w:t>
      </w:r>
    </w:p>
    <w:p>
      <w:pPr>
        <w:spacing w:line="360" w:lineRule="auto"/>
        <w:jc w:val="both"/>
        <w:rPr>
          <w:rFonts w:ascii="Times New Roman" w:hAnsi="Times New Roman" w:eastAsia="Times New Roman" w:cs="Times New Roman"/>
          <w:color w:val="FF0000"/>
          <w:sz w:val="28"/>
          <w:szCs w:val="28"/>
        </w:rPr>
      </w:pPr>
      <w:r>
        <w:rPr>
          <w:rFonts w:ascii="Times New Roman" w:hAnsi="Times New Roman" w:eastAsia="Times New Roman" w:cs="Times New Roman"/>
          <w:color w:val="FF0000"/>
          <w:sz w:val="28"/>
          <w:szCs w:val="28"/>
        </w:rPr>
        <w:t>=&gt; d</w:t>
      </w:r>
    </w:p>
    <w:p>
      <w:pPr>
        <w:spacing w:line="360" w:lineRule="auto"/>
        <w:jc w:val="both"/>
        <w:rPr>
          <w:rFonts w:ascii="Times New Roman" w:hAnsi="Times New Roman" w:eastAsia="Times New Roman" w:cs="Times New Roman"/>
          <w:color w:val="FF0000"/>
          <w:sz w:val="28"/>
          <w:szCs w:val="28"/>
        </w:rPr>
      </w:pPr>
      <w:r>
        <w:rPr>
          <w:rFonts w:ascii="Times New Roman" w:hAnsi="Times New Roman" w:eastAsia="Times New Roman" w:cs="Times New Roman"/>
          <w:color w:val="FF0000"/>
          <w:sz w:val="28"/>
          <w:szCs w:val="28"/>
        </w:rPr>
        <w:t>=&gt; check với file đáp án của test cuối kỳ rùi</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Tại sao các nhà phát triển phần mềm đính kèm theo các giá trị băm bằng hàm MD5 của các gói cập nhật cho phần mềm cùng với các gói đó để các khách hàng của họ có thể download từ Internet?</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 Khách hàng có thể yêu cầu các bản cập nhật mới cho phần mềm trong tương lai bằng cách sử dụng giá trị hàm băm đính kèm theo</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b. Khách hàng có thể xác thực tính toàn vẹn của gói cập nhật cho phần mềm sau khi download về</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c. Khách hàng có thể khẳng định tính xác thực của Site mà họ download gói cập nhật về</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d. Khách hàng cần giá trị của hàm băm để có thể kích hoạt được phần mềm mới</w:t>
      </w:r>
    </w:p>
    <w:p>
      <w:pPr>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=&gt; b</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Điều nào sau đây mô tả check với file đáp án của test cuối kỳ rùi nhất cơ chế kiểm soát truy cập cho phép chủ sở hữu dữ liệu tạo và quản lý kiểm soát truy cập?</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 MACS (Mandatory Access Control)</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b. Rule Based Access Control</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c. RBACS (Role Based Access Control)</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d. LBACS (List Based Access Control)</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e. DACs (Discretionary Access Control)</w:t>
      </w:r>
    </w:p>
    <w:p>
      <w:pPr>
        <w:tabs>
          <w:tab w:val="left" w:pos="1068"/>
        </w:tabs>
        <w:spacing w:line="360" w:lineRule="auto"/>
        <w:jc w:val="both"/>
        <w:rPr>
          <w:rFonts w:ascii="Times New Roman" w:hAnsi="Times New Roman" w:eastAsia="Times New Roman" w:cs="Times New Roman"/>
          <w:color w:val="FF0000"/>
          <w:sz w:val="28"/>
          <w:szCs w:val="28"/>
        </w:rPr>
      </w:pPr>
      <w:r>
        <w:rPr>
          <w:rFonts w:ascii="Times New Roman" w:hAnsi="Times New Roman" w:eastAsia="Times New Roman" w:cs="Times New Roman"/>
          <w:color w:val="FF0000"/>
          <w:sz w:val="28"/>
          <w:szCs w:val="28"/>
        </w:rPr>
        <w:t>=&gt; e</w:t>
      </w:r>
      <w:r>
        <w:rPr>
          <w:rFonts w:ascii="Times New Roman" w:hAnsi="Times New Roman" w:eastAsia="Times New Roman" w:cs="Times New Roman"/>
          <w:color w:val="FF0000"/>
          <w:sz w:val="28"/>
          <w:szCs w:val="28"/>
        </w:rPr>
        <w:tab/>
      </w:r>
    </w:p>
    <w:p>
      <w:pPr>
        <w:tabs>
          <w:tab w:val="left" w:pos="1068"/>
        </w:tabs>
        <w:spacing w:line="360" w:lineRule="auto"/>
        <w:jc w:val="both"/>
        <w:rPr>
          <w:rFonts w:ascii="Times New Roman" w:hAnsi="Times New Roman" w:eastAsia="Times New Roman" w:cs="Times New Roman"/>
          <w:color w:val="FF0000"/>
          <w:sz w:val="28"/>
          <w:szCs w:val="28"/>
        </w:rPr>
      </w:pPr>
      <w:r>
        <w:rPr>
          <w:rFonts w:ascii="Times New Roman" w:hAnsi="Times New Roman" w:eastAsia="Times New Roman" w:cs="Times New Roman"/>
          <w:color w:val="FF0000"/>
          <w:sz w:val="28"/>
          <w:szCs w:val="28"/>
        </w:rPr>
        <w:t>=&gt; check với file đáp án của test cuối kỳ rùi</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Một kiểu tấn công DoS sử dụng cơ chế bắt tay ba bước (three-way handshake) của TCP là?</w:t>
      </w:r>
    </w:p>
    <w:p>
      <w:pPr>
        <w:spacing w:line="360" w:lineRule="auto"/>
        <w:jc w:val="both"/>
        <w:rPr>
          <w:rFonts w:ascii="Times New Roman" w:hAnsi="Times New Roman" w:eastAsia="Times New Roman" w:cs="Times New Roman"/>
          <w:sz w:val="28"/>
          <w:szCs w:val="28"/>
          <w:highlight w:val="green"/>
        </w:rPr>
      </w:pPr>
      <w:r>
        <w:rPr>
          <w:rFonts w:ascii="Times New Roman" w:hAnsi="Times New Roman" w:eastAsia="Times New Roman" w:cs="Times New Roman"/>
          <w:sz w:val="28"/>
          <w:szCs w:val="28"/>
          <w:highlight w:val="green"/>
        </w:rPr>
        <w:t>a. SYN Flood</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b. Buffer Overflow</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c. Ping of Death</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d. SQL Injection</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e. Brute force</w:t>
      </w:r>
    </w:p>
    <w:p>
      <w:pPr>
        <w:widowControl/>
        <w:numPr>
          <w:ilvl w:val="0"/>
          <w:numId w:val="64"/>
        </w:numPr>
        <w:pBdr>
          <w:top w:val="none" w:color="auto" w:sz="0" w:space="0"/>
          <w:left w:val="none" w:color="auto" w:sz="0" w:space="0"/>
          <w:bottom w:val="none" w:color="auto" w:sz="0" w:space="0"/>
          <w:right w:val="none" w:color="auto" w:sz="0" w:space="0"/>
          <w:between w:val="none" w:color="auto" w:sz="0" w:space="0"/>
        </w:pBdr>
        <w:autoSpaceDE/>
        <w:autoSpaceDN/>
        <w:spacing w:after="160" w:line="360" w:lineRule="auto"/>
        <w:jc w:val="both"/>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A</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Điều nào sau đây không check với file đáp án của test cuối kỳ rùi khi nói về lỗ hồng 0-day?</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 Là lỗ hồng phá hoại hệ thống trong vòng một ngày</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b. Là lỗ hồng nguy hiểm khi tấn công vào hệ thống chưa có giải pháp bảo vệ</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O C. Là lỗ hồng hacker chưa công bố rộng rãi</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O d Là lỗ hồng nhà sản xuất chưa kịp và</w:t>
      </w:r>
    </w:p>
    <w:p>
      <w:pPr>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=&gt; a</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Trong tổ chức bộ nhớ của chương trình C, phần Data-Segment lưu các thông tin gì của chương trình?</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 Lưu các đối số của một hàm</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b. Lưu các biến static/global chưa được khởi tạo trong chương trình</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C. Lưu các biến cục bộ trong chương trình</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d. Lưu mã nguồn thực thi</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e. Lưu các biến static/giobal </w:t>
      </w:r>
      <w:r>
        <w:rPr>
          <w:rFonts w:ascii="Times New Roman" w:hAnsi="Times New Roman" w:eastAsia="Times New Roman" w:cs="Times New Roman"/>
          <w:b/>
          <w:sz w:val="28"/>
          <w:szCs w:val="28"/>
        </w:rPr>
        <w:t>đã</w:t>
      </w:r>
      <w:r>
        <w:rPr>
          <w:rFonts w:ascii="Times New Roman" w:hAnsi="Times New Roman" w:eastAsia="Times New Roman" w:cs="Times New Roman"/>
          <w:sz w:val="28"/>
          <w:szCs w:val="28"/>
        </w:rPr>
        <w:t xml:space="preserve"> được khởi tạo trong chương trình</w:t>
      </w:r>
    </w:p>
    <w:p>
      <w:pPr>
        <w:spacing w:line="360" w:lineRule="auto"/>
        <w:jc w:val="both"/>
        <w:rPr>
          <w:rFonts w:ascii="Times New Roman" w:hAnsi="Times New Roman" w:eastAsia="Times New Roman" w:cs="Times New Roman"/>
          <w:color w:val="FF0000"/>
          <w:sz w:val="28"/>
          <w:szCs w:val="28"/>
        </w:rPr>
      </w:pPr>
      <w:r>
        <w:rPr>
          <w:rFonts w:ascii="Times New Roman" w:hAnsi="Times New Roman" w:eastAsia="Times New Roman" w:cs="Times New Roman"/>
          <w:color w:val="FF0000"/>
          <w:sz w:val="28"/>
          <w:szCs w:val="28"/>
        </w:rPr>
        <w:t>=&gt; e</w:t>
      </w:r>
    </w:p>
    <w:p>
      <w:pPr>
        <w:spacing w:line="360" w:lineRule="auto"/>
        <w:jc w:val="both"/>
        <w:rPr>
          <w:rFonts w:ascii="Times New Roman" w:hAnsi="Times New Roman" w:eastAsia="Times New Roman" w:cs="Times New Roman"/>
          <w:color w:val="FF0000"/>
          <w:sz w:val="28"/>
          <w:szCs w:val="28"/>
        </w:rPr>
      </w:pPr>
      <w:r>
        <w:rPr>
          <w:rFonts w:ascii="Times New Roman" w:hAnsi="Times New Roman" w:eastAsia="Times New Roman" w:cs="Times New Roman"/>
          <w:color w:val="FF0000"/>
          <w:sz w:val="28"/>
          <w:szCs w:val="28"/>
        </w:rPr>
        <w:t>=&gt; check với file đáp án của test cuối kỳ rùi</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Chuẩn nào sau đây liên quan đến an toàn thông tin?</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O a. ISO 2600</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O b. ISO 9001</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O c. ISO 2015</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Od. ISO 27001</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Oe. ISO 21997</w:t>
      </w:r>
    </w:p>
    <w:p>
      <w:pPr>
        <w:widowControl/>
        <w:numPr>
          <w:ilvl w:val="0"/>
          <w:numId w:val="64"/>
        </w:numPr>
        <w:pBdr>
          <w:top w:val="none" w:color="auto" w:sz="0" w:space="0"/>
          <w:left w:val="none" w:color="auto" w:sz="0" w:space="0"/>
          <w:bottom w:val="none" w:color="auto" w:sz="0" w:space="0"/>
          <w:right w:val="none" w:color="auto" w:sz="0" w:space="0"/>
          <w:between w:val="none" w:color="auto" w:sz="0" w:space="0"/>
        </w:pBdr>
        <w:autoSpaceDE/>
        <w:autoSpaceDN/>
        <w:spacing w:line="360" w:lineRule="auto"/>
        <w:jc w:val="both"/>
        <w:rPr>
          <w:rFonts w:ascii="Times New Roman" w:hAnsi="Times New Roman" w:eastAsia="Times New Roman" w:cs="Times New Roman"/>
          <w:color w:val="FF0000"/>
          <w:sz w:val="28"/>
          <w:szCs w:val="28"/>
        </w:rPr>
      </w:pPr>
      <w:r>
        <w:rPr>
          <w:rFonts w:ascii="Times New Roman" w:hAnsi="Times New Roman" w:eastAsia="Times New Roman" w:cs="Times New Roman"/>
          <w:color w:val="FF0000"/>
          <w:sz w:val="28"/>
          <w:szCs w:val="28"/>
        </w:rPr>
        <w:t>D</w:t>
      </w:r>
    </w:p>
    <w:p>
      <w:pPr>
        <w:widowControl/>
        <w:numPr>
          <w:ilvl w:val="0"/>
          <w:numId w:val="64"/>
        </w:numPr>
        <w:pBdr>
          <w:top w:val="none" w:color="auto" w:sz="0" w:space="0"/>
          <w:left w:val="none" w:color="auto" w:sz="0" w:space="0"/>
          <w:bottom w:val="none" w:color="auto" w:sz="0" w:space="0"/>
          <w:right w:val="none" w:color="auto" w:sz="0" w:space="0"/>
          <w:between w:val="none" w:color="auto" w:sz="0" w:space="0"/>
        </w:pBdr>
        <w:autoSpaceDE/>
        <w:autoSpaceDN/>
        <w:spacing w:after="160" w:line="360" w:lineRule="auto"/>
        <w:jc w:val="both"/>
        <w:rPr>
          <w:rFonts w:ascii="Times New Roman" w:hAnsi="Times New Roman" w:eastAsia="Times New Roman" w:cs="Times New Roman"/>
          <w:color w:val="FF0000"/>
          <w:sz w:val="28"/>
          <w:szCs w:val="28"/>
        </w:rPr>
      </w:pPr>
      <w:r>
        <w:rPr>
          <w:rFonts w:ascii="Times New Roman" w:hAnsi="Times New Roman" w:eastAsia="Times New Roman" w:cs="Times New Roman"/>
          <w:color w:val="FF0000"/>
          <w:sz w:val="28"/>
          <w:szCs w:val="28"/>
        </w:rPr>
        <w:t>Check với file đáp án của test cuối kỳ rùi</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Tấn công Buffer Overflow có hai loại là?</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 SQL injection và XSS</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O b. Stack và memory</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c. Heap và stack</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O d. Heap và network overflow</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O e. Stack và SQL injection</w:t>
      </w:r>
    </w:p>
    <w:p>
      <w:pPr>
        <w:widowControl/>
        <w:numPr>
          <w:ilvl w:val="0"/>
          <w:numId w:val="64"/>
        </w:numPr>
        <w:pBdr>
          <w:top w:val="none" w:color="auto" w:sz="0" w:space="0"/>
          <w:left w:val="none" w:color="auto" w:sz="0" w:space="0"/>
          <w:bottom w:val="none" w:color="auto" w:sz="0" w:space="0"/>
          <w:right w:val="none" w:color="auto" w:sz="0" w:space="0"/>
          <w:between w:val="none" w:color="auto" w:sz="0" w:space="0"/>
        </w:pBdr>
        <w:autoSpaceDE/>
        <w:autoSpaceDN/>
        <w:spacing w:line="360" w:lineRule="auto"/>
        <w:jc w:val="both"/>
        <w:rPr>
          <w:rFonts w:ascii="Times New Roman" w:hAnsi="Times New Roman" w:eastAsia="Times New Roman" w:cs="Times New Roman"/>
          <w:color w:val="FF0000"/>
          <w:sz w:val="28"/>
          <w:szCs w:val="28"/>
        </w:rPr>
      </w:pPr>
      <w:r>
        <w:rPr>
          <w:rFonts w:ascii="Times New Roman" w:hAnsi="Times New Roman" w:eastAsia="Times New Roman" w:cs="Times New Roman"/>
          <w:color w:val="FF0000"/>
          <w:sz w:val="28"/>
          <w:szCs w:val="28"/>
        </w:rPr>
        <w:t>C</w:t>
      </w:r>
    </w:p>
    <w:p>
      <w:pPr>
        <w:widowControl/>
        <w:numPr>
          <w:ilvl w:val="0"/>
          <w:numId w:val="64"/>
        </w:numPr>
        <w:pBdr>
          <w:top w:val="none" w:color="auto" w:sz="0" w:space="0"/>
          <w:left w:val="none" w:color="auto" w:sz="0" w:space="0"/>
          <w:bottom w:val="none" w:color="auto" w:sz="0" w:space="0"/>
          <w:right w:val="none" w:color="auto" w:sz="0" w:space="0"/>
          <w:between w:val="none" w:color="auto" w:sz="0" w:space="0"/>
        </w:pBdr>
        <w:autoSpaceDE/>
        <w:autoSpaceDN/>
        <w:spacing w:after="160" w:line="360" w:lineRule="auto"/>
        <w:jc w:val="both"/>
        <w:rPr>
          <w:rFonts w:ascii="Times New Roman" w:hAnsi="Times New Roman" w:eastAsia="Times New Roman" w:cs="Times New Roman"/>
          <w:color w:val="FF0000"/>
          <w:sz w:val="28"/>
          <w:szCs w:val="28"/>
        </w:rPr>
      </w:pPr>
      <w:r>
        <w:rPr>
          <w:rFonts w:ascii="Times New Roman" w:hAnsi="Times New Roman" w:eastAsia="Times New Roman" w:cs="Times New Roman"/>
          <w:color w:val="FF0000"/>
          <w:sz w:val="28"/>
          <w:szCs w:val="28"/>
        </w:rPr>
        <w:t>Check với file đáp án của test cuối kỳ rùi</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Câu hỏi 48: Công cụ nào dùng sau đây để quét cổng của máy tính?</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 ping</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b. nslookup</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c. telnet</w:t>
      </w:r>
    </w:p>
    <w:p>
      <w:pPr>
        <w:spacing w:line="360" w:lineRule="auto"/>
        <w:jc w:val="both"/>
        <w:rPr>
          <w:rFonts w:ascii="Times New Roman" w:hAnsi="Times New Roman" w:eastAsia="Times New Roman" w:cs="Times New Roman"/>
          <w:sz w:val="28"/>
          <w:szCs w:val="28"/>
          <w:highlight w:val="green"/>
        </w:rPr>
      </w:pPr>
      <w:r>
        <w:rPr>
          <w:rFonts w:ascii="Times New Roman" w:hAnsi="Times New Roman" w:eastAsia="Times New Roman" w:cs="Times New Roman"/>
          <w:sz w:val="28"/>
          <w:szCs w:val="28"/>
          <w:highlight w:val="green"/>
        </w:rPr>
        <w:t>d. nmap</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O e. tracert</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Mã độc Rootkit thường trú ẩn ở đâu?</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Oa. Text file</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O b. RAM</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O c. Boot Sector</w:t>
      </w:r>
    </w:p>
    <w:p>
      <w:pPr>
        <w:spacing w:line="360" w:lineRule="auto"/>
        <w:jc w:val="both"/>
        <w:rPr>
          <w:rFonts w:ascii="Times New Roman" w:hAnsi="Times New Roman" w:eastAsia="Times New Roman" w:cs="Times New Roman"/>
          <w:sz w:val="28"/>
          <w:szCs w:val="28"/>
          <w:highlight w:val="green"/>
        </w:rPr>
      </w:pPr>
      <w:r>
        <w:rPr>
          <w:rFonts w:ascii="Times New Roman" w:hAnsi="Times New Roman" w:eastAsia="Times New Roman" w:cs="Times New Roman"/>
          <w:sz w:val="28"/>
          <w:szCs w:val="28"/>
          <w:highlight w:val="green"/>
        </w:rPr>
        <w:t>d. Operation system</w:t>
      </w:r>
    </w:p>
    <w:p>
      <w:pPr>
        <w:spacing w:line="360" w:lineRule="auto"/>
        <w:jc w:val="both"/>
        <w:rPr>
          <w:rFonts w:ascii="Times New Roman" w:hAnsi="Times New Roman" w:eastAsia="Times New Roman" w:cs="Times New Roman"/>
          <w:color w:val="FF0000"/>
          <w:sz w:val="28"/>
          <w:szCs w:val="28"/>
        </w:rPr>
      </w:pPr>
      <w:r>
        <w:rPr>
          <w:rFonts w:ascii="Times New Roman" w:hAnsi="Times New Roman" w:eastAsia="Times New Roman" w:cs="Times New Roman"/>
          <w:color w:val="FF0000"/>
          <w:sz w:val="28"/>
          <w:szCs w:val="28"/>
        </w:rPr>
        <w:t>=&gt; d</w:t>
      </w:r>
    </w:p>
    <w:p>
      <w:pPr>
        <w:spacing w:line="360" w:lineRule="auto"/>
        <w:jc w:val="both"/>
        <w:rPr>
          <w:rFonts w:ascii="Times New Roman" w:hAnsi="Times New Roman" w:eastAsia="Times New Roman" w:cs="Times New Roman"/>
          <w:color w:val="FF0000"/>
          <w:sz w:val="28"/>
          <w:szCs w:val="28"/>
        </w:rPr>
      </w:pPr>
      <w:r>
        <w:rPr>
          <w:rFonts w:ascii="Times New Roman" w:hAnsi="Times New Roman" w:eastAsia="Times New Roman" w:cs="Times New Roman"/>
          <w:color w:val="FF0000"/>
          <w:sz w:val="28"/>
          <w:szCs w:val="28"/>
        </w:rPr>
        <w:t>=&gt; check với file đáp án của test cuối kỳ rùi</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Chế độ hoạt động nào sau đây mã hóa các khối một cách riêng biệt?</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O a. Cipher feedback mode - CFB</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O b. Output feedback mode - OFB</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c. Cipher block chaining mode - CBC</w:t>
      </w:r>
    </w:p>
    <w:p>
      <w:pPr>
        <w:spacing w:line="360" w:lineRule="auto"/>
        <w:jc w:val="both"/>
        <w:rPr>
          <w:rFonts w:ascii="Times New Roman" w:hAnsi="Times New Roman" w:eastAsia="Times New Roman" w:cs="Times New Roman"/>
          <w:color w:val="FF0000"/>
          <w:sz w:val="28"/>
          <w:szCs w:val="28"/>
        </w:rPr>
      </w:pPr>
      <w:r>
        <w:rPr>
          <w:rFonts w:ascii="Times New Roman" w:hAnsi="Times New Roman" w:eastAsia="Times New Roman" w:cs="Times New Roman"/>
          <w:color w:val="FF0000"/>
          <w:sz w:val="28"/>
          <w:szCs w:val="28"/>
        </w:rPr>
        <w:t>d. Electronic codebook mode – ECB</w:t>
      </w:r>
    </w:p>
    <w:p>
      <w:pPr>
        <w:tabs>
          <w:tab w:val="left" w:pos="1332"/>
        </w:tabs>
        <w:spacing w:line="360" w:lineRule="auto"/>
        <w:jc w:val="both"/>
        <w:rPr>
          <w:rFonts w:ascii="Times New Roman" w:hAnsi="Times New Roman" w:eastAsia="Times New Roman" w:cs="Times New Roman"/>
          <w:color w:val="FF0000"/>
          <w:sz w:val="28"/>
          <w:szCs w:val="28"/>
        </w:rPr>
      </w:pPr>
      <w:r>
        <w:rPr>
          <w:rFonts w:ascii="Times New Roman" w:hAnsi="Times New Roman" w:eastAsia="Times New Roman" w:cs="Times New Roman"/>
          <w:color w:val="FF0000"/>
          <w:sz w:val="28"/>
          <w:szCs w:val="28"/>
        </w:rPr>
        <w:t>=&gt; d</w:t>
      </w:r>
      <w:r>
        <w:rPr>
          <w:rFonts w:ascii="Times New Roman" w:hAnsi="Times New Roman" w:eastAsia="Times New Roman" w:cs="Times New Roman"/>
          <w:color w:val="FF0000"/>
          <w:sz w:val="28"/>
          <w:szCs w:val="28"/>
        </w:rPr>
        <w:tab/>
      </w:r>
    </w:p>
    <w:p>
      <w:pPr>
        <w:tabs>
          <w:tab w:val="left" w:pos="1332"/>
        </w:tabs>
        <w:spacing w:line="360" w:lineRule="auto"/>
        <w:jc w:val="both"/>
        <w:rPr>
          <w:rFonts w:ascii="Times New Roman" w:hAnsi="Times New Roman" w:eastAsia="Times New Roman" w:cs="Times New Roman"/>
          <w:color w:val="FF0000"/>
          <w:sz w:val="28"/>
          <w:szCs w:val="28"/>
        </w:rPr>
      </w:pPr>
      <w:r>
        <w:rPr>
          <w:rFonts w:ascii="Times New Roman" w:hAnsi="Times New Roman" w:eastAsia="Times New Roman" w:cs="Times New Roman"/>
          <w:color w:val="FF0000"/>
          <w:sz w:val="28"/>
          <w:szCs w:val="28"/>
        </w:rPr>
        <w:t>=&gt; check với file đáp án của test cuối kỳ rùi</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Giả sử thuật toán RSA đã tạo ra cặp khóa pubic (7,187) và private (23,187). Message M= 12 sẽ được mã hóa thành gì?</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 133</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O b. 17</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O c. 121</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O</w:t>
      </w:r>
      <w:r>
        <w:rPr>
          <w:rFonts w:ascii="Times New Roman" w:hAnsi="Times New Roman" w:eastAsia="Times New Roman" w:cs="Times New Roman"/>
          <w:sz w:val="28"/>
          <w:szCs w:val="28"/>
          <w:highlight w:val="green"/>
        </w:rPr>
        <w:t xml:space="preserve"> d. 177</w:t>
      </w:r>
    </w:p>
    <w:p>
      <w:pPr>
        <w:widowControl/>
        <w:numPr>
          <w:ilvl w:val="0"/>
          <w:numId w:val="64"/>
        </w:numPr>
        <w:pBdr>
          <w:top w:val="none" w:color="auto" w:sz="0" w:space="0"/>
          <w:left w:val="none" w:color="auto" w:sz="0" w:space="0"/>
          <w:bottom w:val="none" w:color="auto" w:sz="0" w:space="0"/>
          <w:right w:val="none" w:color="auto" w:sz="0" w:space="0"/>
          <w:between w:val="none" w:color="auto" w:sz="0" w:space="0"/>
        </w:pBdr>
        <w:autoSpaceDE/>
        <w:autoSpaceDN/>
        <w:spacing w:line="360" w:lineRule="auto"/>
        <w:jc w:val="both"/>
        <w:rPr>
          <w:rFonts w:ascii="Times New Roman" w:hAnsi="Times New Roman" w:eastAsia="Times New Roman" w:cs="Times New Roman"/>
          <w:color w:val="FF0000"/>
          <w:sz w:val="28"/>
          <w:szCs w:val="28"/>
        </w:rPr>
      </w:pPr>
      <w:r>
        <w:rPr>
          <w:rFonts w:ascii="Times New Roman" w:hAnsi="Times New Roman" w:eastAsia="Times New Roman" w:cs="Times New Roman"/>
          <w:color w:val="FF0000"/>
          <w:sz w:val="28"/>
          <w:szCs w:val="28"/>
        </w:rPr>
        <w:t>D</w:t>
      </w:r>
    </w:p>
    <w:p>
      <w:pPr>
        <w:widowControl/>
        <w:numPr>
          <w:ilvl w:val="0"/>
          <w:numId w:val="64"/>
        </w:numPr>
        <w:pBdr>
          <w:top w:val="none" w:color="auto" w:sz="0" w:space="0"/>
          <w:left w:val="none" w:color="auto" w:sz="0" w:space="0"/>
          <w:bottom w:val="none" w:color="auto" w:sz="0" w:space="0"/>
          <w:right w:val="none" w:color="auto" w:sz="0" w:space="0"/>
          <w:between w:val="none" w:color="auto" w:sz="0" w:space="0"/>
        </w:pBdr>
        <w:autoSpaceDE/>
        <w:autoSpaceDN/>
        <w:spacing w:after="160" w:line="360" w:lineRule="auto"/>
        <w:jc w:val="both"/>
        <w:rPr>
          <w:rFonts w:ascii="Times New Roman" w:hAnsi="Times New Roman" w:eastAsia="Times New Roman" w:cs="Times New Roman"/>
          <w:color w:val="FF0000"/>
          <w:sz w:val="28"/>
          <w:szCs w:val="28"/>
        </w:rPr>
      </w:pPr>
      <w:r>
        <w:rPr>
          <w:rFonts w:ascii="Times New Roman" w:hAnsi="Times New Roman" w:eastAsia="Times New Roman" w:cs="Times New Roman"/>
          <w:color w:val="FF0000"/>
          <w:sz w:val="28"/>
          <w:szCs w:val="28"/>
        </w:rPr>
        <w:t>check với file đáp án của test cuối kỳ rùi</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Trong mật mã khóa công khai, nếu A muốn gửi thông điệp đến B</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O a. Thông điệp được mã hóa bằng khóa riêng của A</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O b. Thông điệp được mã hóa bằng khóa công khai của A</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O c. Thông điệp được mã hóa bằng khóa riêng của B</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d. Thông điệp được mã hóa bằng khóa công khai của B</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=&gt; d</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Thuật toán mật mã nào sau đây dựa trên độ khó của bài toán phân tích các số lớn thành tích của hai thừa số nguyên tố ban đầu?</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O a. Diffie-Hellman</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O b. DES</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O c. ECC</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0 O d. ZUC</w:t>
      </w:r>
    </w:p>
    <w:p>
      <w:pPr>
        <w:spacing w:line="360" w:lineRule="auto"/>
        <w:jc w:val="both"/>
        <w:rPr>
          <w:rFonts w:ascii="Times New Roman" w:hAnsi="Times New Roman" w:eastAsia="Times New Roman" w:cs="Times New Roman"/>
          <w:sz w:val="28"/>
          <w:szCs w:val="28"/>
          <w:highlight w:val="green"/>
        </w:rPr>
      </w:pPr>
      <w:r>
        <w:rPr>
          <w:rFonts w:ascii="Times New Roman" w:hAnsi="Times New Roman" w:eastAsia="Times New Roman" w:cs="Times New Roman"/>
          <w:sz w:val="28"/>
          <w:szCs w:val="28"/>
          <w:highlight w:val="green"/>
        </w:rPr>
        <w:t>e. RSA</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=&gt; e</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Tại sao hacker hay sử dụng máy chủ proxy?</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O a. Để có được kết nối truy cập từ xa</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O b. Để tạo một máy chủ ma trên mạng</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O c. Để tạo kết nối mạnh mẽ hơn với mục tiêu</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d. Để ẩn hoạt động của chúng trên mạng</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=&gt; d</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Thuật toán nào dưới đây không phải là thuật toán mã hóa khối?</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 AES</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O b. 3DES</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O C. DES</w:t>
      </w:r>
    </w:p>
    <w:p>
      <w:pPr>
        <w:spacing w:line="360" w:lineRule="auto"/>
        <w:jc w:val="both"/>
        <w:rPr>
          <w:rFonts w:ascii="Times New Roman" w:hAnsi="Times New Roman" w:eastAsia="Times New Roman" w:cs="Times New Roman"/>
          <w:sz w:val="28"/>
          <w:szCs w:val="28"/>
          <w:highlight w:val="green"/>
        </w:rPr>
      </w:pPr>
      <w:r>
        <w:rPr>
          <w:rFonts w:ascii="Times New Roman" w:hAnsi="Times New Roman" w:eastAsia="Times New Roman" w:cs="Times New Roman"/>
          <w:sz w:val="28"/>
          <w:szCs w:val="28"/>
          <w:highlight w:val="green"/>
        </w:rPr>
        <w:t>d. RC4</w:t>
      </w:r>
    </w:p>
    <w:p>
      <w:pPr>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=&gt; d</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Câu nào sau đây không phải là một mô hình điều khiển truy cập?</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 Role Based Access Control</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O b. Attribute Based Access Control</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O c. Discretionary Access Control (DAC)</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d. Subjective Access Control</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e. Mandatory Access Control (MAC)</w:t>
      </w:r>
    </w:p>
    <w:p>
      <w:pPr>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=&gt; d</w:t>
      </w:r>
    </w:p>
    <w:p>
      <w:pPr>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sz w:val="28"/>
          <w:szCs w:val="28"/>
        </w:rPr>
        <w:drawing>
          <wp:inline distT="0" distB="0" distL="0" distR="0">
            <wp:extent cx="4419600" cy="1828800"/>
            <wp:effectExtent l="0" t="0" r="0" b="0"/>
            <wp:docPr id="1822865759" name="Picture 1822865759"/>
            <wp:cNvGraphicFramePr/>
            <a:graphic xmlns:a="http://schemas.openxmlformats.org/drawingml/2006/main">
              <a:graphicData uri="http://schemas.openxmlformats.org/drawingml/2006/picture">
                <pic:pic xmlns:pic="http://schemas.openxmlformats.org/drawingml/2006/picture">
                  <pic:nvPicPr>
                    <pic:cNvPr id="1822865759" name="Picture 1822865759"/>
                    <pic:cNvPicPr preferRelativeResize="0"/>
                  </pic:nvPicPr>
                  <pic:blipFill>
                    <a:blip r:embed="rId230"/>
                    <a:srcRect/>
                    <a:stretch>
                      <a:fillRect/>
                    </a:stretch>
                  </pic:blipFill>
                  <pic:spPr>
                    <a:xfrm>
                      <a:off x="0" y="0"/>
                      <a:ext cx="4419827" cy="1828894"/>
                    </a:xfrm>
                    <a:prstGeom prst="rect">
                      <a:avLst/>
                    </a:prstGeom>
                  </pic:spPr>
                </pic:pic>
              </a:graphicData>
            </a:graphic>
          </wp:inline>
        </w:drawing>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Loại malware nào sau đây có thể ẩn các tiến trình và các tập tin trên hệ thống?</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O a. Worm</w:t>
      </w:r>
    </w:p>
    <w:p>
      <w:pPr>
        <w:spacing w:line="360" w:lineRule="auto"/>
        <w:jc w:val="both"/>
        <w:rPr>
          <w:rFonts w:ascii="Times New Roman" w:hAnsi="Times New Roman" w:eastAsia="Times New Roman" w:cs="Times New Roman"/>
          <w:sz w:val="28"/>
          <w:szCs w:val="28"/>
          <w:highlight w:val="green"/>
        </w:rPr>
      </w:pPr>
      <w:r>
        <w:rPr>
          <w:rFonts w:ascii="Times New Roman" w:hAnsi="Times New Roman" w:eastAsia="Times New Roman" w:cs="Times New Roman"/>
          <w:sz w:val="28"/>
          <w:szCs w:val="28"/>
          <w:highlight w:val="green"/>
        </w:rPr>
        <w:t>b. Rootkit</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O c. Trojan</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O d. Adware</w:t>
      </w:r>
    </w:p>
    <w:p>
      <w:pPr>
        <w:widowControl/>
        <w:numPr>
          <w:ilvl w:val="0"/>
          <w:numId w:val="64"/>
        </w:numPr>
        <w:pBdr>
          <w:top w:val="none" w:color="auto" w:sz="0" w:space="0"/>
          <w:left w:val="none" w:color="auto" w:sz="0" w:space="0"/>
          <w:bottom w:val="none" w:color="auto" w:sz="0" w:space="0"/>
          <w:right w:val="none" w:color="auto" w:sz="0" w:space="0"/>
          <w:between w:val="none" w:color="auto" w:sz="0" w:space="0"/>
        </w:pBdr>
        <w:autoSpaceDE/>
        <w:autoSpaceDN/>
        <w:spacing w:after="160" w:line="360" w:lineRule="auto"/>
        <w:jc w:val="both"/>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b</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Frank rất quan tâm đến các cuộc tấn công vào máy chủ thương mại điện tử của công ty. Ông đặc biệt lo lắng về tấn công SQL Injection. Điều nào sau đây sẽ bảo vệ tốt nhất trước cuộc tấn công cụ thể này?</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O a. Lưu lượng truy cập web được mã hóa</w:t>
      </w:r>
    </w:p>
    <w:p>
      <w:pPr>
        <w:spacing w:line="360" w:lineRule="auto"/>
        <w:jc w:val="both"/>
        <w:rPr>
          <w:rFonts w:ascii="Times New Roman" w:hAnsi="Times New Roman" w:eastAsia="Times New Roman" w:cs="Times New Roman"/>
          <w:sz w:val="28"/>
          <w:szCs w:val="28"/>
          <w:highlight w:val="green"/>
        </w:rPr>
      </w:pPr>
      <w:r>
        <w:rPr>
          <w:rFonts w:ascii="Times New Roman" w:hAnsi="Times New Roman" w:eastAsia="Times New Roman" w:cs="Times New Roman"/>
          <w:sz w:val="28"/>
          <w:szCs w:val="28"/>
          <w:highlight w:val="green"/>
        </w:rPr>
        <w:t>b. Lọc dữ liệu người dùng nhập vào</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c. Firewall</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d. IDS</w:t>
      </w:r>
    </w:p>
    <w:p>
      <w:pPr>
        <w:widowControl/>
        <w:numPr>
          <w:ilvl w:val="0"/>
          <w:numId w:val="64"/>
        </w:numPr>
        <w:pBdr>
          <w:top w:val="none" w:color="auto" w:sz="0" w:space="0"/>
          <w:left w:val="none" w:color="auto" w:sz="0" w:space="0"/>
          <w:bottom w:val="none" w:color="auto" w:sz="0" w:space="0"/>
          <w:right w:val="none" w:color="auto" w:sz="0" w:space="0"/>
          <w:between w:val="none" w:color="auto" w:sz="0" w:space="0"/>
        </w:pBdr>
        <w:autoSpaceDE/>
        <w:autoSpaceDN/>
        <w:spacing w:line="360" w:lineRule="auto"/>
        <w:jc w:val="both"/>
        <w:rPr>
          <w:rFonts w:ascii="Times New Roman" w:hAnsi="Times New Roman" w:eastAsia="Times New Roman" w:cs="Times New Roman"/>
          <w:color w:val="FF0000"/>
          <w:sz w:val="28"/>
          <w:szCs w:val="28"/>
        </w:rPr>
      </w:pPr>
      <w:r>
        <w:rPr>
          <w:rFonts w:ascii="Times New Roman" w:hAnsi="Times New Roman" w:eastAsia="Times New Roman" w:cs="Times New Roman"/>
          <w:color w:val="FF0000"/>
          <w:sz w:val="28"/>
          <w:szCs w:val="28"/>
        </w:rPr>
        <w:t>b</w:t>
      </w:r>
    </w:p>
    <w:p>
      <w:pPr>
        <w:widowControl/>
        <w:numPr>
          <w:ilvl w:val="0"/>
          <w:numId w:val="64"/>
        </w:numPr>
        <w:pBdr>
          <w:top w:val="none" w:color="auto" w:sz="0" w:space="0"/>
          <w:left w:val="none" w:color="auto" w:sz="0" w:space="0"/>
          <w:bottom w:val="none" w:color="auto" w:sz="0" w:space="0"/>
          <w:right w:val="none" w:color="auto" w:sz="0" w:space="0"/>
          <w:between w:val="none" w:color="auto" w:sz="0" w:space="0"/>
        </w:pBdr>
        <w:autoSpaceDE/>
        <w:autoSpaceDN/>
        <w:spacing w:after="160" w:line="360" w:lineRule="auto"/>
        <w:jc w:val="both"/>
        <w:rPr>
          <w:rFonts w:ascii="Times New Roman" w:hAnsi="Times New Roman" w:eastAsia="Times New Roman" w:cs="Times New Roman"/>
          <w:color w:val="FF0000"/>
          <w:sz w:val="28"/>
          <w:szCs w:val="28"/>
        </w:rPr>
      </w:pPr>
      <w:r>
        <w:rPr>
          <w:rFonts w:ascii="Times New Roman" w:hAnsi="Times New Roman" w:eastAsia="Times New Roman" w:cs="Times New Roman"/>
          <w:color w:val="FF0000"/>
          <w:sz w:val="28"/>
          <w:szCs w:val="28"/>
        </w:rPr>
        <w:t>check với file đáp án của test cuối kỳ rùi</w:t>
      </w:r>
    </w:p>
    <w:p>
      <w:pPr>
        <w:spacing w:line="360" w:lineRule="auto"/>
        <w:jc w:val="both"/>
        <w:rPr>
          <w:rFonts w:ascii="Times New Roman" w:hAnsi="Times New Roman" w:eastAsia="Times New Roman" w:cs="Times New Roman"/>
          <w:sz w:val="28"/>
          <w:szCs w:val="28"/>
        </w:rPr>
      </w:pP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Trong mật mã khóa công khai (PKI), để xác nhận mình là người gửi thông tin, người gửi sẽ sử dụng khóa nào?</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 Session key</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b. Secret key</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c. Public key</w:t>
      </w:r>
    </w:p>
    <w:p>
      <w:pPr>
        <w:spacing w:line="360" w:lineRule="auto"/>
        <w:jc w:val="both"/>
        <w:rPr>
          <w:rFonts w:ascii="Times New Roman" w:hAnsi="Times New Roman" w:eastAsia="Times New Roman" w:cs="Times New Roman"/>
          <w:sz w:val="28"/>
          <w:szCs w:val="28"/>
          <w:highlight w:val="green"/>
        </w:rPr>
      </w:pPr>
      <w:r>
        <w:rPr>
          <w:rFonts w:ascii="Times New Roman" w:hAnsi="Times New Roman" w:eastAsia="Times New Roman" w:cs="Times New Roman"/>
          <w:sz w:val="28"/>
          <w:szCs w:val="28"/>
          <w:highlight w:val="green"/>
        </w:rPr>
        <w:t>d. Private key</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=&gt; d</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C. (chưa chắc)</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Nếu bạn chia sẻ quá nhiều thông tin trên phương tiện truyền thông xã hội, bạn có thể gặp rủi ro gì?</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O</w:t>
      </w:r>
      <w:r>
        <w:rPr>
          <w:rFonts w:ascii="Times New Roman" w:hAnsi="Times New Roman" w:eastAsia="Times New Roman" w:cs="Times New Roman"/>
          <w:sz w:val="28"/>
          <w:szCs w:val="28"/>
          <w:highlight w:val="green"/>
        </w:rPr>
        <w:t xml:space="preserve"> a. Tấn công giả mạo (Phishing)</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O b. Mã độc (malware)</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C. Ransomware</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d. Đánh cấp danh tính (Identity theft)</w:t>
      </w:r>
    </w:p>
    <w:p>
      <w:pPr>
        <w:widowControl/>
        <w:numPr>
          <w:ilvl w:val="0"/>
          <w:numId w:val="64"/>
        </w:numPr>
        <w:pBdr>
          <w:top w:val="none" w:color="auto" w:sz="0" w:space="0"/>
          <w:left w:val="none" w:color="auto" w:sz="0" w:space="0"/>
          <w:bottom w:val="none" w:color="auto" w:sz="0" w:space="0"/>
          <w:right w:val="none" w:color="auto" w:sz="0" w:space="0"/>
          <w:between w:val="none" w:color="auto" w:sz="0" w:space="0"/>
        </w:pBdr>
        <w:autoSpaceDE/>
        <w:autoSpaceDN/>
        <w:spacing w:line="360" w:lineRule="auto"/>
        <w:jc w:val="both"/>
        <w:rPr>
          <w:rFonts w:ascii="Times New Roman" w:hAnsi="Times New Roman" w:eastAsia="Times New Roman" w:cs="Times New Roman"/>
          <w:color w:val="FF0000"/>
          <w:sz w:val="28"/>
          <w:szCs w:val="28"/>
        </w:rPr>
      </w:pPr>
      <w:r>
        <w:rPr>
          <w:rFonts w:ascii="Times New Roman" w:hAnsi="Times New Roman" w:eastAsia="Times New Roman" w:cs="Times New Roman"/>
          <w:color w:val="FF0000"/>
          <w:sz w:val="28"/>
          <w:szCs w:val="28"/>
        </w:rPr>
        <w:t>a</w:t>
      </w:r>
    </w:p>
    <w:p>
      <w:pPr>
        <w:widowControl/>
        <w:numPr>
          <w:ilvl w:val="0"/>
          <w:numId w:val="64"/>
        </w:numPr>
        <w:pBdr>
          <w:top w:val="none" w:color="auto" w:sz="0" w:space="0"/>
          <w:left w:val="none" w:color="auto" w:sz="0" w:space="0"/>
          <w:bottom w:val="none" w:color="auto" w:sz="0" w:space="0"/>
          <w:right w:val="none" w:color="auto" w:sz="0" w:space="0"/>
          <w:between w:val="none" w:color="auto" w:sz="0" w:space="0"/>
        </w:pBdr>
        <w:autoSpaceDE/>
        <w:autoSpaceDN/>
        <w:spacing w:after="160" w:line="360" w:lineRule="auto"/>
        <w:jc w:val="both"/>
        <w:rPr>
          <w:rFonts w:ascii="Times New Roman" w:hAnsi="Times New Roman" w:eastAsia="Times New Roman" w:cs="Times New Roman"/>
          <w:color w:val="FF0000"/>
          <w:sz w:val="28"/>
          <w:szCs w:val="28"/>
        </w:rPr>
      </w:pPr>
      <w:r>
        <w:rPr>
          <w:rFonts w:ascii="Times New Roman" w:hAnsi="Times New Roman" w:eastAsia="Times New Roman" w:cs="Times New Roman"/>
          <w:color w:val="FF0000"/>
          <w:sz w:val="28"/>
          <w:szCs w:val="28"/>
        </w:rPr>
        <w:t>check với file đáp án của test cuối kỳ rùi</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Giao thức nào sau đây thuộc mã khóa công khai ?</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O a. AES</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O b. 3DES</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O c. DES</w:t>
      </w:r>
    </w:p>
    <w:p>
      <w:pPr>
        <w:spacing w:line="360" w:lineRule="auto"/>
        <w:jc w:val="both"/>
        <w:rPr>
          <w:rFonts w:ascii="Times New Roman" w:hAnsi="Times New Roman" w:eastAsia="Times New Roman" w:cs="Times New Roman"/>
          <w:sz w:val="28"/>
          <w:szCs w:val="28"/>
          <w:highlight w:val="green"/>
        </w:rPr>
      </w:pPr>
      <w:r>
        <w:rPr>
          <w:rFonts w:ascii="Times New Roman" w:hAnsi="Times New Roman" w:eastAsia="Times New Roman" w:cs="Times New Roman"/>
          <w:sz w:val="28"/>
          <w:szCs w:val="28"/>
          <w:highlight w:val="green"/>
        </w:rPr>
        <w:t>d. RSA</w:t>
      </w:r>
    </w:p>
    <w:p>
      <w:pPr>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=&gt; d</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Điều nào sau đây là rủi ro tiềm ẩn khi chương trình chạy ở chế độ đặc quyền?</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 Nó có thể cho phép mã độc được chèn vào</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O b. Nó có thể tạo ra việc loại bỏ các ứng dụng không cần thiết</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O c. Nó có thể không thực hiện việc phân chia xử lý các tác vụ</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O d. Nó có thể phục vụ cho việc tạo ra các đoạn mã phức tạp không cần thiết</w:t>
      </w:r>
    </w:p>
    <w:p>
      <w:pPr>
        <w:widowControl/>
        <w:numPr>
          <w:ilvl w:val="0"/>
          <w:numId w:val="64"/>
        </w:numPr>
        <w:pBdr>
          <w:top w:val="none" w:color="auto" w:sz="0" w:space="0"/>
          <w:left w:val="none" w:color="auto" w:sz="0" w:space="0"/>
          <w:bottom w:val="none" w:color="auto" w:sz="0" w:space="0"/>
          <w:right w:val="none" w:color="auto" w:sz="0" w:space="0"/>
          <w:between w:val="none" w:color="auto" w:sz="0" w:space="0"/>
        </w:pBdr>
        <w:autoSpaceDE/>
        <w:autoSpaceDN/>
        <w:spacing w:after="160" w:line="360" w:lineRule="auto"/>
        <w:jc w:val="both"/>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a</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Công cụ nào dưới đây có thể dùng để xác định các kết nối mạng đang có trên máy tính?</w:t>
      </w:r>
    </w:p>
    <w:p>
      <w:pPr>
        <w:spacing w:line="360" w:lineRule="auto"/>
        <w:jc w:val="both"/>
        <w:rPr>
          <w:rFonts w:ascii="Times New Roman" w:hAnsi="Times New Roman" w:eastAsia="Times New Roman" w:cs="Times New Roman"/>
          <w:sz w:val="28"/>
          <w:szCs w:val="28"/>
          <w:highlight w:val="green"/>
        </w:rPr>
      </w:pPr>
      <w:r>
        <w:rPr>
          <w:rFonts w:ascii="Times New Roman" w:hAnsi="Times New Roman" w:eastAsia="Times New Roman" w:cs="Times New Roman"/>
          <w:sz w:val="28"/>
          <w:szCs w:val="28"/>
          <w:highlight w:val="green"/>
        </w:rPr>
        <w:t>a. Netstat</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O b. Tracert</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O c. Ipconfig</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O d. Ping</w:t>
      </w:r>
    </w:p>
    <w:p>
      <w:pPr>
        <w:widowControl/>
        <w:numPr>
          <w:ilvl w:val="0"/>
          <w:numId w:val="64"/>
        </w:numPr>
        <w:pBdr>
          <w:top w:val="none" w:color="auto" w:sz="0" w:space="0"/>
          <w:left w:val="none" w:color="auto" w:sz="0" w:space="0"/>
          <w:bottom w:val="none" w:color="auto" w:sz="0" w:space="0"/>
          <w:right w:val="none" w:color="auto" w:sz="0" w:space="0"/>
          <w:between w:val="none" w:color="auto" w:sz="0" w:space="0"/>
        </w:pBdr>
        <w:autoSpaceDE/>
        <w:autoSpaceDN/>
        <w:spacing w:after="160" w:line="360" w:lineRule="auto"/>
        <w:jc w:val="both"/>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a</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Rủi ro chính từ việc sử dụng phần mềm lỗi thời (outdated software) là gì?</w:t>
      </w:r>
    </w:p>
    <w:p>
      <w:pPr>
        <w:spacing w:line="360" w:lineRule="auto"/>
        <w:jc w:val="both"/>
        <w:rPr>
          <w:rFonts w:ascii="Times New Roman" w:hAnsi="Times New Roman" w:eastAsia="Times New Roman" w:cs="Times New Roman"/>
          <w:sz w:val="28"/>
          <w:szCs w:val="28"/>
          <w:highlight w:val="green"/>
        </w:rPr>
      </w:pPr>
      <w:r>
        <w:rPr>
          <w:rFonts w:ascii="Times New Roman" w:hAnsi="Times New Roman" w:eastAsia="Times New Roman" w:cs="Times New Roman"/>
          <w:sz w:val="28"/>
          <w:szCs w:val="28"/>
          <w:highlight w:val="green"/>
        </w:rPr>
        <w:t>O a. Nó có thể không còn được hỗ trợ bởi các nhà cung cấp</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O b. Nó có thể không có tất cả các tính năng bạn cần</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 c. Nó có thể không có các tính năng bảo mật hiện đại nhất</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O d. Có thể dễ dàng xâm nhập hơn phần mềm mới hơn</w:t>
      </w:r>
    </w:p>
    <w:p>
      <w:pPr>
        <w:widowControl/>
        <w:numPr>
          <w:ilvl w:val="0"/>
          <w:numId w:val="64"/>
        </w:numPr>
        <w:pBdr>
          <w:top w:val="none" w:color="auto" w:sz="0" w:space="0"/>
          <w:left w:val="none" w:color="auto" w:sz="0" w:space="0"/>
          <w:bottom w:val="none" w:color="auto" w:sz="0" w:space="0"/>
          <w:right w:val="none" w:color="auto" w:sz="0" w:space="0"/>
          <w:between w:val="none" w:color="auto" w:sz="0" w:space="0"/>
        </w:pBdr>
        <w:autoSpaceDE/>
        <w:autoSpaceDN/>
        <w:spacing w:line="360" w:lineRule="auto"/>
        <w:jc w:val="both"/>
        <w:rPr>
          <w:rFonts w:ascii="Times New Roman" w:hAnsi="Times New Roman" w:eastAsia="Times New Roman" w:cs="Times New Roman"/>
          <w:color w:val="FF0000"/>
          <w:sz w:val="28"/>
          <w:szCs w:val="28"/>
        </w:rPr>
      </w:pPr>
      <w:r>
        <w:rPr>
          <w:rFonts w:ascii="Times New Roman" w:hAnsi="Times New Roman" w:eastAsia="Times New Roman" w:cs="Times New Roman"/>
          <w:color w:val="FF0000"/>
          <w:sz w:val="28"/>
          <w:szCs w:val="28"/>
        </w:rPr>
        <w:t>a</w:t>
      </w:r>
    </w:p>
    <w:p>
      <w:pPr>
        <w:widowControl/>
        <w:numPr>
          <w:ilvl w:val="0"/>
          <w:numId w:val="64"/>
        </w:numPr>
        <w:pBdr>
          <w:top w:val="none" w:color="auto" w:sz="0" w:space="0"/>
          <w:left w:val="none" w:color="auto" w:sz="0" w:space="0"/>
          <w:bottom w:val="none" w:color="auto" w:sz="0" w:space="0"/>
          <w:right w:val="none" w:color="auto" w:sz="0" w:space="0"/>
          <w:between w:val="none" w:color="auto" w:sz="0" w:space="0"/>
        </w:pBdr>
        <w:autoSpaceDE/>
        <w:autoSpaceDN/>
        <w:spacing w:after="160" w:line="360" w:lineRule="auto"/>
        <w:jc w:val="both"/>
        <w:rPr>
          <w:rFonts w:ascii="Times New Roman" w:hAnsi="Times New Roman" w:eastAsia="Times New Roman" w:cs="Times New Roman"/>
          <w:color w:val="FF0000"/>
          <w:sz w:val="28"/>
          <w:szCs w:val="28"/>
        </w:rPr>
      </w:pPr>
      <w:r>
        <w:rPr>
          <w:rFonts w:ascii="Times New Roman" w:hAnsi="Times New Roman" w:eastAsia="Times New Roman" w:cs="Times New Roman"/>
          <w:color w:val="FF0000"/>
          <w:sz w:val="28"/>
          <w:szCs w:val="28"/>
        </w:rPr>
        <w:t>check với file đáp án của test cuối kỳ rùi</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Máy chủ web của một công ty được cấu hình những dịch vụ sau HTTP, SSL, FTP, SMTP Máy chủ này được đặt trong vùng DMZ. Đấu là những cổng cần phải mở trên tường lửa để cho phép các máy trạm có thể sử dụng dịch vụ trên máy này?</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a. 434, 21, 80, 25, 20</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O b. 119, 23, 21, 80, 23</w:t>
      </w:r>
    </w:p>
    <w:p>
      <w:pPr>
        <w:spacing w:line="360" w:lineRule="auto"/>
        <w:jc w:val="both"/>
        <w:rPr>
          <w:rFonts w:ascii="Times New Roman" w:hAnsi="Times New Roman" w:eastAsia="Times New Roman" w:cs="Times New Roman"/>
          <w:sz w:val="28"/>
          <w:szCs w:val="28"/>
          <w:highlight w:val="green"/>
        </w:rPr>
      </w:pPr>
      <w:r>
        <w:rPr>
          <w:rFonts w:ascii="Times New Roman" w:hAnsi="Times New Roman" w:eastAsia="Times New Roman" w:cs="Times New Roman"/>
          <w:sz w:val="28"/>
          <w:szCs w:val="28"/>
          <w:highlight w:val="green"/>
        </w:rPr>
        <w:t>c. 80, 20, 21, 25, 443</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d. 110, 443, 21, 59,25</w:t>
      </w:r>
    </w:p>
    <w:p>
      <w:pPr>
        <w:spacing w:line="360" w:lineRule="auto"/>
        <w:jc w:val="both"/>
        <w:rPr>
          <w:rFonts w:ascii="Times New Roman" w:hAnsi="Times New Roman" w:eastAsia="Times New Roman" w:cs="Times New Roman"/>
          <w:b/>
          <w:sz w:val="28"/>
          <w:szCs w:val="28"/>
        </w:rPr>
      </w:pPr>
      <w:r>
        <w:rPr>
          <w:rFonts w:ascii="Times New Roman" w:hAnsi="Times New Roman" w:eastAsia="Times New Roman" w:cs="Times New Roman"/>
          <w:b/>
          <w:sz w:val="28"/>
          <w:szCs w:val="28"/>
        </w:rPr>
        <w:t>=&gt; c</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Mục đích chính của chương trình nâng cao nhận thức bảo mật là? (ransomware)</w:t>
      </w:r>
    </w:p>
    <w:p>
      <w:pPr>
        <w:spacing w:line="360" w:lineRule="auto"/>
        <w:jc w:val="both"/>
        <w:rPr>
          <w:rFonts w:ascii="Times New Roman" w:hAnsi="Times New Roman" w:eastAsia="Times New Roman" w:cs="Times New Roman"/>
          <w:sz w:val="28"/>
          <w:szCs w:val="28"/>
          <w:highlight w:val="green"/>
        </w:rPr>
      </w:pPr>
      <w:r>
        <w:rPr>
          <w:rFonts w:ascii="Times New Roman" w:hAnsi="Times New Roman" w:eastAsia="Times New Roman" w:cs="Times New Roman"/>
          <w:sz w:val="28"/>
          <w:szCs w:val="28"/>
          <w:highlight w:val="green"/>
        </w:rPr>
        <w:t>a. Đảm bảo rằng mọi người đều hiểu chính sách và thủ tục của tổ chức</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b. Thông báo cho người dùng để tuân thủ các quy định liên quan đến bảo vệ dữ liệu và thông tin</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C. Thông báo cho mọi người rằng quyền truy cập vào thông tin sẽ được cấp khi người sử dụng có yêu cầu</w:t>
      </w:r>
    </w:p>
    <w:p>
      <w:pPr>
        <w:spacing w:line="360" w:lineRule="auto"/>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O d. Cảnh báo tất cả người dùng truy cập vào tất cả các hệ thống sẽ được theo dõi hàng ngày</w:t>
      </w:r>
    </w:p>
    <w:p>
      <w:pPr>
        <w:widowControl/>
        <w:numPr>
          <w:ilvl w:val="0"/>
          <w:numId w:val="64"/>
        </w:numPr>
        <w:pBdr>
          <w:top w:val="none" w:color="auto" w:sz="0" w:space="0"/>
          <w:left w:val="none" w:color="auto" w:sz="0" w:space="0"/>
          <w:bottom w:val="none" w:color="auto" w:sz="0" w:space="0"/>
          <w:right w:val="none" w:color="auto" w:sz="0" w:space="0"/>
          <w:between w:val="none" w:color="auto" w:sz="0" w:space="0"/>
        </w:pBdr>
        <w:autoSpaceDE/>
        <w:autoSpaceDN/>
        <w:spacing w:after="160" w:line="360" w:lineRule="auto"/>
        <w:jc w:val="both"/>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Pr>
        <w:t>a</w:t>
      </w:r>
    </w:p>
    <w:p>
      <w:pPr>
        <w:pStyle w:val="4"/>
        <w:spacing w:line="290" w:lineRule="auto"/>
        <w:ind w:left="468" w:right="456"/>
      </w:pPr>
    </w:p>
    <w:p>
      <w:pPr>
        <w:pStyle w:val="4"/>
        <w:spacing w:before="67"/>
      </w:pPr>
    </w:p>
    <w:p>
      <w:pPr>
        <w:pStyle w:val="5"/>
        <w:numPr>
          <w:ilvl w:val="0"/>
          <w:numId w:val="65"/>
        </w:numPr>
        <w:tabs>
          <w:tab w:val="left" w:pos="1098"/>
        </w:tabs>
        <w:spacing w:before="1"/>
        <w:ind w:left="1098" w:hanging="294"/>
        <w:rPr>
          <w:sz w:val="16"/>
        </w:rPr>
      </w:pPr>
      <w:r>
        <w:drawing>
          <wp:anchor distT="0" distB="0" distL="0" distR="0" simplePos="0" relativeHeight="251734016" behindDoc="0" locked="0" layoutInCell="1" allowOverlap="1">
            <wp:simplePos x="0" y="0"/>
            <wp:positionH relativeFrom="page">
              <wp:posOffset>611505</wp:posOffset>
            </wp:positionH>
            <wp:positionV relativeFrom="paragraph">
              <wp:posOffset>24765</wp:posOffset>
            </wp:positionV>
            <wp:extent cx="92710" cy="92710"/>
            <wp:effectExtent l="0" t="0" r="0" b="0"/>
            <wp:wrapNone/>
            <wp:docPr id="278" name="Image 278"/>
            <wp:cNvGraphicFramePr/>
            <a:graphic xmlns:a="http://schemas.openxmlformats.org/drawingml/2006/main">
              <a:graphicData uri="http://schemas.openxmlformats.org/drawingml/2006/picture">
                <pic:pic xmlns:pic="http://schemas.openxmlformats.org/drawingml/2006/picture">
                  <pic:nvPicPr>
                    <pic:cNvPr id="278" name="Image 278"/>
                    <pic:cNvPicPr/>
                  </pic:nvPicPr>
                  <pic:blipFill>
                    <a:blip r:embed="rId231" cstate="print"/>
                    <a:stretch>
                      <a:fillRect/>
                    </a:stretch>
                  </pic:blipFill>
                  <pic:spPr>
                    <a:xfrm>
                      <a:off x="0" y="0"/>
                      <a:ext cx="92494" cy="92494"/>
                    </a:xfrm>
                    <a:prstGeom prst="rect">
                      <a:avLst/>
                    </a:prstGeom>
                  </pic:spPr>
                </pic:pic>
              </a:graphicData>
            </a:graphic>
          </wp:anchor>
        </w:drawing>
      </w:r>
      <w:r>
        <w:rPr>
          <w:color w:val="001A1D"/>
          <w:w w:val="105"/>
          <w:sz w:val="16"/>
        </w:rPr>
        <w:t>RBAC</w:t>
      </w:r>
      <w:r>
        <w:rPr>
          <w:color w:val="001A1D"/>
          <w:spacing w:val="-8"/>
          <w:w w:val="105"/>
          <w:sz w:val="16"/>
        </w:rPr>
        <w:t xml:space="preserve"> </w:t>
      </w:r>
      <w:r>
        <w:rPr>
          <w:color w:val="001A1D"/>
          <w:w w:val="105"/>
          <w:sz w:val="16"/>
        </w:rPr>
        <w:t>(Role</w:t>
      </w:r>
      <w:r>
        <w:rPr>
          <w:color w:val="001A1D"/>
          <w:spacing w:val="-8"/>
          <w:w w:val="105"/>
          <w:sz w:val="16"/>
        </w:rPr>
        <w:t xml:space="preserve"> </w:t>
      </w:r>
      <w:r>
        <w:rPr>
          <w:color w:val="001A1D"/>
          <w:w w:val="105"/>
          <w:sz w:val="16"/>
        </w:rPr>
        <w:t>Based</w:t>
      </w:r>
      <w:r>
        <w:rPr>
          <w:color w:val="001A1D"/>
          <w:spacing w:val="-7"/>
          <w:w w:val="105"/>
          <w:sz w:val="16"/>
        </w:rPr>
        <w:t xml:space="preserve"> </w:t>
      </w:r>
      <w:r>
        <w:rPr>
          <w:color w:val="001A1D"/>
          <w:w w:val="105"/>
          <w:sz w:val="16"/>
        </w:rPr>
        <w:t>Access</w:t>
      </w:r>
      <w:r>
        <w:rPr>
          <w:color w:val="001A1D"/>
          <w:spacing w:val="-8"/>
          <w:w w:val="105"/>
          <w:sz w:val="16"/>
        </w:rPr>
        <w:t xml:space="preserve"> </w:t>
      </w:r>
      <w:r>
        <w:rPr>
          <w:color w:val="001A1D"/>
          <w:spacing w:val="-2"/>
          <w:w w:val="105"/>
          <w:sz w:val="16"/>
        </w:rPr>
        <w:t>Control)</w:t>
      </w:r>
    </w:p>
    <w:p>
      <w:pPr>
        <w:pStyle w:val="5"/>
        <w:numPr>
          <w:ilvl w:val="0"/>
          <w:numId w:val="65"/>
        </w:numPr>
        <w:tabs>
          <w:tab w:val="left" w:pos="1098"/>
        </w:tabs>
        <w:ind w:left="1098" w:hanging="294"/>
        <w:rPr>
          <w:sz w:val="16"/>
        </w:rPr>
      </w:pPr>
      <w:r>
        <w:drawing>
          <wp:anchor distT="0" distB="0" distL="0" distR="0" simplePos="0" relativeHeight="251734016"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279" name="Image 279"/>
            <wp:cNvGraphicFramePr/>
            <a:graphic xmlns:a="http://schemas.openxmlformats.org/drawingml/2006/main">
              <a:graphicData uri="http://schemas.openxmlformats.org/drawingml/2006/picture">
                <pic:pic xmlns:pic="http://schemas.openxmlformats.org/drawingml/2006/picture">
                  <pic:nvPicPr>
                    <pic:cNvPr id="279" name="Image 279"/>
                    <pic:cNvPicPr/>
                  </pic:nvPicPr>
                  <pic:blipFill>
                    <a:blip r:embed="rId232" cstate="print"/>
                    <a:stretch>
                      <a:fillRect/>
                    </a:stretch>
                  </pic:blipFill>
                  <pic:spPr>
                    <a:xfrm>
                      <a:off x="0" y="0"/>
                      <a:ext cx="92494" cy="92494"/>
                    </a:xfrm>
                    <a:prstGeom prst="rect">
                      <a:avLst/>
                    </a:prstGeom>
                  </pic:spPr>
                </pic:pic>
              </a:graphicData>
            </a:graphic>
          </wp:anchor>
        </w:drawing>
      </w:r>
      <w:r>
        <w:rPr>
          <w:color w:val="001A1D"/>
          <w:w w:val="105"/>
          <w:sz w:val="16"/>
        </w:rPr>
        <w:t>DAC</w:t>
      </w:r>
      <w:r>
        <w:rPr>
          <w:color w:val="001A1D"/>
          <w:spacing w:val="-11"/>
          <w:w w:val="105"/>
          <w:sz w:val="16"/>
        </w:rPr>
        <w:t xml:space="preserve"> </w:t>
      </w:r>
      <w:r>
        <w:rPr>
          <w:color w:val="001A1D"/>
          <w:w w:val="105"/>
          <w:sz w:val="16"/>
        </w:rPr>
        <w:t>(Discretionary</w:t>
      </w:r>
      <w:r>
        <w:rPr>
          <w:color w:val="001A1D"/>
          <w:spacing w:val="-10"/>
          <w:w w:val="105"/>
          <w:sz w:val="16"/>
        </w:rPr>
        <w:t xml:space="preserve"> </w:t>
      </w:r>
      <w:r>
        <w:rPr>
          <w:color w:val="001A1D"/>
          <w:w w:val="105"/>
          <w:sz w:val="16"/>
        </w:rPr>
        <w:t>Access</w:t>
      </w:r>
      <w:r>
        <w:rPr>
          <w:color w:val="001A1D"/>
          <w:spacing w:val="-10"/>
          <w:w w:val="105"/>
          <w:sz w:val="16"/>
        </w:rPr>
        <w:t xml:space="preserve"> </w:t>
      </w:r>
      <w:r>
        <w:rPr>
          <w:color w:val="001A1D"/>
          <w:spacing w:val="-2"/>
          <w:w w:val="105"/>
          <w:sz w:val="16"/>
        </w:rPr>
        <w:t>Control)</w:t>
      </w:r>
    </w:p>
    <w:p>
      <w:pPr>
        <w:pStyle w:val="5"/>
        <w:numPr>
          <w:ilvl w:val="0"/>
          <w:numId w:val="65"/>
        </w:numPr>
        <w:tabs>
          <w:tab w:val="left" w:pos="1098"/>
        </w:tabs>
        <w:ind w:left="1098" w:hanging="294"/>
        <w:rPr>
          <w:sz w:val="16"/>
        </w:rPr>
      </w:pPr>
      <w:r>
        <w:drawing>
          <wp:anchor distT="0" distB="0" distL="0" distR="0" simplePos="0" relativeHeight="251735040"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280" name="Image 280"/>
            <wp:cNvGraphicFramePr/>
            <a:graphic xmlns:a="http://schemas.openxmlformats.org/drawingml/2006/main">
              <a:graphicData uri="http://schemas.openxmlformats.org/drawingml/2006/picture">
                <pic:pic xmlns:pic="http://schemas.openxmlformats.org/drawingml/2006/picture">
                  <pic:nvPicPr>
                    <pic:cNvPr id="280" name="Image 280"/>
                    <pic:cNvPicPr/>
                  </pic:nvPicPr>
                  <pic:blipFill>
                    <a:blip r:embed="rId233" cstate="print"/>
                    <a:stretch>
                      <a:fillRect/>
                    </a:stretch>
                  </pic:blipFill>
                  <pic:spPr>
                    <a:xfrm>
                      <a:off x="0" y="0"/>
                      <a:ext cx="92494" cy="92494"/>
                    </a:xfrm>
                    <a:prstGeom prst="rect">
                      <a:avLst/>
                    </a:prstGeom>
                  </pic:spPr>
                </pic:pic>
              </a:graphicData>
            </a:graphic>
          </wp:anchor>
        </w:drawing>
      </w:r>
      <w:r>
        <w:rPr>
          <w:color w:val="001A1D"/>
          <w:w w:val="105"/>
          <w:sz w:val="16"/>
        </w:rPr>
        <w:t>MAC</w:t>
      </w:r>
      <w:r>
        <w:rPr>
          <w:color w:val="001A1D"/>
          <w:spacing w:val="-8"/>
          <w:w w:val="105"/>
          <w:sz w:val="16"/>
        </w:rPr>
        <w:t xml:space="preserve"> </w:t>
      </w:r>
      <w:r>
        <w:rPr>
          <w:color w:val="001A1D"/>
          <w:w w:val="105"/>
          <w:sz w:val="16"/>
        </w:rPr>
        <w:t>(Mandatory</w:t>
      </w:r>
      <w:r>
        <w:rPr>
          <w:color w:val="001A1D"/>
          <w:spacing w:val="-8"/>
          <w:w w:val="105"/>
          <w:sz w:val="16"/>
        </w:rPr>
        <w:t xml:space="preserve"> </w:t>
      </w:r>
      <w:r>
        <w:rPr>
          <w:color w:val="001A1D"/>
          <w:w w:val="105"/>
          <w:sz w:val="16"/>
        </w:rPr>
        <w:t>Access</w:t>
      </w:r>
      <w:r>
        <w:rPr>
          <w:color w:val="001A1D"/>
          <w:spacing w:val="-8"/>
          <w:w w:val="105"/>
          <w:sz w:val="16"/>
        </w:rPr>
        <w:t xml:space="preserve"> </w:t>
      </w:r>
      <w:r>
        <w:rPr>
          <w:color w:val="001A1D"/>
          <w:spacing w:val="-2"/>
          <w:w w:val="105"/>
          <w:sz w:val="16"/>
        </w:rPr>
        <w:t>Control)</w:t>
      </w:r>
    </w:p>
    <w:p>
      <w:pPr>
        <w:pStyle w:val="5"/>
        <w:numPr>
          <w:ilvl w:val="0"/>
          <w:numId w:val="65"/>
        </w:numPr>
        <w:tabs>
          <w:tab w:val="left" w:pos="1098"/>
        </w:tabs>
        <w:ind w:left="1098" w:hanging="294"/>
        <w:rPr>
          <w:sz w:val="16"/>
        </w:rPr>
      </w:pPr>
      <w:r>
        <w:drawing>
          <wp:anchor distT="0" distB="0" distL="0" distR="0" simplePos="0" relativeHeight="251735040"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281" name="Image 281"/>
            <wp:cNvGraphicFramePr/>
            <a:graphic xmlns:a="http://schemas.openxmlformats.org/drawingml/2006/main">
              <a:graphicData uri="http://schemas.openxmlformats.org/drawingml/2006/picture">
                <pic:pic xmlns:pic="http://schemas.openxmlformats.org/drawingml/2006/picture">
                  <pic:nvPicPr>
                    <pic:cNvPr id="281" name="Image 281"/>
                    <pic:cNvPicPr/>
                  </pic:nvPicPr>
                  <pic:blipFill>
                    <a:blip r:embed="rId234" cstate="print"/>
                    <a:stretch>
                      <a:fillRect/>
                    </a:stretch>
                  </pic:blipFill>
                  <pic:spPr>
                    <a:xfrm>
                      <a:off x="0" y="0"/>
                      <a:ext cx="92494" cy="92494"/>
                    </a:xfrm>
                    <a:prstGeom prst="rect">
                      <a:avLst/>
                    </a:prstGeom>
                  </pic:spPr>
                </pic:pic>
              </a:graphicData>
            </a:graphic>
          </wp:anchor>
        </w:drawing>
      </w:r>
      <w:r>
        <w:rPr>
          <w:color w:val="001A1D"/>
          <w:w w:val="105"/>
          <w:sz w:val="16"/>
        </w:rPr>
        <w:t>Attribute</w:t>
      </w:r>
      <w:r>
        <w:rPr>
          <w:color w:val="001A1D"/>
          <w:spacing w:val="-7"/>
          <w:w w:val="105"/>
          <w:sz w:val="16"/>
        </w:rPr>
        <w:t xml:space="preserve"> </w:t>
      </w:r>
      <w:r>
        <w:rPr>
          <w:color w:val="001A1D"/>
          <w:w w:val="105"/>
          <w:sz w:val="16"/>
        </w:rPr>
        <w:t>Based</w:t>
      </w:r>
      <w:r>
        <w:rPr>
          <w:color w:val="001A1D"/>
          <w:spacing w:val="-6"/>
          <w:w w:val="105"/>
          <w:sz w:val="16"/>
        </w:rPr>
        <w:t xml:space="preserve"> </w:t>
      </w:r>
      <w:r>
        <w:rPr>
          <w:color w:val="001A1D"/>
          <w:w w:val="105"/>
          <w:sz w:val="16"/>
        </w:rPr>
        <w:t>Access</w:t>
      </w:r>
      <w:r>
        <w:rPr>
          <w:color w:val="001A1D"/>
          <w:spacing w:val="-6"/>
          <w:w w:val="105"/>
          <w:sz w:val="16"/>
        </w:rPr>
        <w:t xml:space="preserve"> </w:t>
      </w:r>
      <w:r>
        <w:rPr>
          <w:color w:val="001A1D"/>
          <w:spacing w:val="-2"/>
          <w:w w:val="105"/>
          <w:sz w:val="16"/>
        </w:rPr>
        <w:t>Control</w:t>
      </w:r>
    </w:p>
    <w:p>
      <w:pPr>
        <w:pStyle w:val="5"/>
        <w:numPr>
          <w:ilvl w:val="0"/>
          <w:numId w:val="65"/>
        </w:numPr>
        <w:tabs>
          <w:tab w:val="left" w:pos="1098"/>
        </w:tabs>
        <w:spacing w:line="456" w:lineRule="auto"/>
        <w:ind w:left="793" w:right="8341" w:firstLine="11"/>
        <w:rPr>
          <w:sz w:val="16"/>
        </w:rPr>
      </w:pPr>
      <w:r>
        <w:drawing>
          <wp:anchor distT="0" distB="0" distL="0" distR="0" simplePos="0" relativeHeight="251736064"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282" name="Image 282"/>
            <wp:cNvGraphicFramePr/>
            <a:graphic xmlns:a="http://schemas.openxmlformats.org/drawingml/2006/main">
              <a:graphicData uri="http://schemas.openxmlformats.org/drawingml/2006/picture">
                <pic:pic xmlns:pic="http://schemas.openxmlformats.org/drawingml/2006/picture">
                  <pic:nvPicPr>
                    <pic:cNvPr id="282" name="Image 282"/>
                    <pic:cNvPicPr/>
                  </pic:nvPicPr>
                  <pic:blipFill>
                    <a:blip r:embed="rId235" cstate="print"/>
                    <a:stretch>
                      <a:fillRect/>
                    </a:stretch>
                  </pic:blipFill>
                  <pic:spPr>
                    <a:xfrm>
                      <a:off x="0" y="0"/>
                      <a:ext cx="92494" cy="92494"/>
                    </a:xfrm>
                    <a:prstGeom prst="rect">
                      <a:avLst/>
                    </a:prstGeom>
                  </pic:spPr>
                </pic:pic>
              </a:graphicData>
            </a:graphic>
          </wp:anchor>
        </w:drawing>
      </w:r>
      <w:r>
        <w:rPr>
          <w:color w:val="001A1D"/>
          <w:w w:val="105"/>
          <w:sz w:val="16"/>
        </w:rPr>
        <w:t>Rule</w:t>
      </w:r>
      <w:r>
        <w:rPr>
          <w:color w:val="001A1D"/>
          <w:spacing w:val="-12"/>
          <w:w w:val="105"/>
          <w:sz w:val="16"/>
        </w:rPr>
        <w:t xml:space="preserve"> </w:t>
      </w:r>
      <w:r>
        <w:rPr>
          <w:color w:val="001A1D"/>
          <w:w w:val="105"/>
          <w:sz w:val="16"/>
        </w:rPr>
        <w:t>Based</w:t>
      </w:r>
      <w:r>
        <w:rPr>
          <w:color w:val="001A1D"/>
          <w:spacing w:val="-11"/>
          <w:w w:val="105"/>
          <w:sz w:val="16"/>
        </w:rPr>
        <w:t xml:space="preserve"> </w:t>
      </w:r>
      <w:r>
        <w:rPr>
          <w:color w:val="001A1D"/>
          <w:w w:val="105"/>
          <w:sz w:val="16"/>
        </w:rPr>
        <w:t>Access</w:t>
      </w:r>
      <w:r>
        <w:rPr>
          <w:color w:val="001A1D"/>
          <w:spacing w:val="-12"/>
          <w:w w:val="105"/>
          <w:sz w:val="16"/>
        </w:rPr>
        <w:t xml:space="preserve"> </w:t>
      </w:r>
      <w:r>
        <w:rPr>
          <w:color w:val="001A1D"/>
          <w:w w:val="105"/>
          <w:sz w:val="16"/>
        </w:rPr>
        <w:t xml:space="preserve">Control </w:t>
      </w:r>
      <w:r>
        <w:rPr>
          <w:color w:val="0E6BBE"/>
          <w:w w:val="105"/>
          <w:sz w:val="16"/>
        </w:rPr>
        <w:t>Clear my choice</w:t>
      </w:r>
    </w:p>
    <w:p>
      <w:pPr>
        <w:spacing w:line="456" w:lineRule="auto"/>
        <w:rPr>
          <w:sz w:val="16"/>
        </w:rPr>
        <w:sectPr>
          <w:pgSz w:w="12240" w:h="15840"/>
          <w:pgMar w:top="220" w:right="460" w:bottom="440" w:left="400" w:header="0" w:footer="260" w:gutter="0"/>
          <w:cols w:space="720" w:num="1"/>
        </w:sectPr>
      </w:pPr>
    </w:p>
    <w:p>
      <w:pPr>
        <w:pStyle w:val="4"/>
        <w:tabs>
          <w:tab w:val="left" w:pos="5991"/>
        </w:tabs>
        <w:spacing w:before="65"/>
        <w:ind w:left="110"/>
        <w:rPr>
          <w:rFonts w:ascii="Arial MT" w:hAnsi="Arial MT"/>
        </w:rPr>
      </w:pPr>
      <w:r>
        <w:rPr>
          <w:rFonts w:ascii="Arial MT" w:hAnsi="Arial MT"/>
        </w:rPr>
        <w:t>11/15/23,</w:t>
      </w:r>
      <w:r>
        <w:rPr>
          <w:rFonts w:ascii="Arial MT" w:hAnsi="Arial MT"/>
          <w:spacing w:val="-7"/>
        </w:rPr>
        <w:t xml:space="preserve"> </w:t>
      </w:r>
      <w:r>
        <w:rPr>
          <w:rFonts w:ascii="Arial MT" w:hAnsi="Arial MT"/>
        </w:rPr>
        <w:t>10:23</w:t>
      </w:r>
      <w:r>
        <w:rPr>
          <w:rFonts w:ascii="Arial MT" w:hAnsi="Arial MT"/>
          <w:spacing w:val="-7"/>
        </w:rPr>
        <w:t xml:space="preserve"> </w:t>
      </w:r>
      <w:r>
        <w:rPr>
          <w:rFonts w:ascii="Arial MT" w:hAnsi="Arial MT"/>
          <w:spacing w:val="-5"/>
          <w:w w:val="95"/>
        </w:rPr>
        <w:t>PM</w:t>
      </w:r>
      <w:r>
        <w:rPr>
          <w:rFonts w:ascii="Arial MT" w:hAnsi="Arial MT"/>
        </w:rPr>
        <w:tab/>
      </w:r>
      <w:r>
        <w:rPr>
          <w:rFonts w:ascii="Arial MT" w:hAnsi="Arial MT"/>
          <w:w w:val="80"/>
        </w:rPr>
        <w:t>Đề</w:t>
      </w:r>
      <w:r>
        <w:rPr>
          <w:rFonts w:ascii="Arial MT" w:hAnsi="Arial MT"/>
          <w:spacing w:val="-1"/>
          <w:w w:val="80"/>
        </w:rPr>
        <w:t xml:space="preserve"> </w:t>
      </w:r>
      <w:r>
        <w:rPr>
          <w:rFonts w:ascii="Arial MT" w:hAnsi="Arial MT"/>
          <w:w w:val="80"/>
        </w:rPr>
        <w:t>thi</w:t>
      </w:r>
      <w:r>
        <w:rPr>
          <w:rFonts w:ascii="Arial MT" w:hAnsi="Arial MT"/>
          <w:spacing w:val="-9"/>
        </w:rPr>
        <w:t xml:space="preserve"> </w:t>
      </w:r>
      <w:r>
        <w:rPr>
          <w:rFonts w:ascii="Arial MT" w:hAnsi="Arial MT"/>
          <w:w w:val="80"/>
        </w:rPr>
        <w:t>cuối</w:t>
      </w:r>
      <w:r>
        <w:rPr>
          <w:rFonts w:ascii="Arial MT" w:hAnsi="Arial MT"/>
          <w:spacing w:val="-1"/>
          <w:w w:val="80"/>
        </w:rPr>
        <w:t xml:space="preserve"> </w:t>
      </w:r>
      <w:r>
        <w:rPr>
          <w:rFonts w:ascii="Arial MT" w:hAnsi="Arial MT"/>
          <w:w w:val="80"/>
        </w:rPr>
        <w:t>kỳ</w:t>
      </w:r>
      <w:r>
        <w:rPr>
          <w:rFonts w:ascii="Arial MT" w:hAnsi="Arial MT"/>
          <w:spacing w:val="-9"/>
        </w:rPr>
        <w:t xml:space="preserve"> </w:t>
      </w:r>
      <w:r>
        <w:rPr>
          <w:rFonts w:ascii="Arial MT" w:hAnsi="Arial MT"/>
          <w:w w:val="80"/>
        </w:rPr>
        <w:t>|</w:t>
      </w:r>
      <w:r>
        <w:rPr>
          <w:rFonts w:ascii="Arial MT" w:hAnsi="Arial MT"/>
          <w:spacing w:val="-1"/>
          <w:w w:val="80"/>
        </w:rPr>
        <w:t xml:space="preserve"> </w:t>
      </w:r>
      <w:r>
        <w:rPr>
          <w:rFonts w:ascii="Arial MT" w:hAnsi="Arial MT"/>
          <w:spacing w:val="-5"/>
          <w:w w:val="80"/>
        </w:rPr>
        <w:t>MMS</w:t>
      </w:r>
    </w:p>
    <w:p>
      <w:pPr>
        <w:pStyle w:val="4"/>
        <w:spacing w:before="4"/>
        <w:rPr>
          <w:rFonts w:ascii="Arial MT"/>
          <w:sz w:val="5"/>
        </w:rPr>
      </w:pPr>
      <w:r>
        <mc:AlternateContent>
          <mc:Choice Requires="wpg">
            <w:drawing>
              <wp:anchor distT="0" distB="0" distL="0" distR="0" simplePos="0" relativeHeight="251810816" behindDoc="1" locked="0" layoutInCell="1" allowOverlap="1">
                <wp:simplePos x="0" y="0"/>
                <wp:positionH relativeFrom="page">
                  <wp:posOffset>408940</wp:posOffset>
                </wp:positionH>
                <wp:positionV relativeFrom="paragraph">
                  <wp:posOffset>54610</wp:posOffset>
                </wp:positionV>
                <wp:extent cx="6944360" cy="590550"/>
                <wp:effectExtent l="0" t="0" r="0" b="0"/>
                <wp:wrapTopAndBottom/>
                <wp:docPr id="283" name="Group 283"/>
                <wp:cNvGraphicFramePr/>
                <a:graphic xmlns:a="http://schemas.openxmlformats.org/drawingml/2006/main">
                  <a:graphicData uri="http://schemas.microsoft.com/office/word/2010/wordprocessingGroup">
                    <wpg:wgp>
                      <wpg:cNvGrpSpPr/>
                      <wpg:grpSpPr>
                        <a:xfrm>
                          <a:off x="0" y="0"/>
                          <a:ext cx="6944359" cy="590550"/>
                          <a:chOff x="0" y="0"/>
                          <a:chExt cx="6944359" cy="590550"/>
                        </a:xfrm>
                      </wpg:grpSpPr>
                      <wps:wsp>
                        <wps:cNvPr id="284" name="Graphic 284"/>
                        <wps:cNvSpPr/>
                        <wps:spPr>
                          <a:xfrm>
                            <a:off x="3557" y="3557"/>
                            <a:ext cx="6937375" cy="583565"/>
                          </a:xfrm>
                          <a:custGeom>
                            <a:avLst/>
                            <a:gdLst/>
                            <a:ahLst/>
                            <a:cxnLst/>
                            <a:rect l="l" t="t" r="r" b="b"/>
                            <a:pathLst>
                              <a:path w="6937375" h="583565">
                                <a:moveTo>
                                  <a:pt x="0" y="572753"/>
                                </a:moveTo>
                                <a:lnTo>
                                  <a:pt x="0" y="10672"/>
                                </a:lnTo>
                                <a:lnTo>
                                  <a:pt x="0" y="7719"/>
                                </a:lnTo>
                                <a:lnTo>
                                  <a:pt x="1041" y="5197"/>
                                </a:lnTo>
                                <a:lnTo>
                                  <a:pt x="3125" y="3112"/>
                                </a:lnTo>
                                <a:lnTo>
                                  <a:pt x="5209" y="1035"/>
                                </a:lnTo>
                                <a:lnTo>
                                  <a:pt x="7725" y="0"/>
                                </a:lnTo>
                                <a:lnTo>
                                  <a:pt x="10672" y="0"/>
                                </a:lnTo>
                                <a:lnTo>
                                  <a:pt x="6926398" y="0"/>
                                </a:lnTo>
                                <a:lnTo>
                                  <a:pt x="6929345" y="0"/>
                                </a:lnTo>
                                <a:lnTo>
                                  <a:pt x="6931860" y="1035"/>
                                </a:lnTo>
                                <a:lnTo>
                                  <a:pt x="6933944" y="3112"/>
                                </a:lnTo>
                                <a:lnTo>
                                  <a:pt x="6936028" y="5197"/>
                                </a:lnTo>
                                <a:lnTo>
                                  <a:pt x="6937070" y="7719"/>
                                </a:lnTo>
                                <a:lnTo>
                                  <a:pt x="6937071" y="10672"/>
                                </a:lnTo>
                                <a:lnTo>
                                  <a:pt x="6937071" y="572753"/>
                                </a:lnTo>
                                <a:lnTo>
                                  <a:pt x="6926398" y="583425"/>
                                </a:lnTo>
                                <a:lnTo>
                                  <a:pt x="10672" y="583425"/>
                                </a:lnTo>
                                <a:lnTo>
                                  <a:pt x="0" y="575692"/>
                                </a:lnTo>
                                <a:lnTo>
                                  <a:pt x="0" y="572753"/>
                                </a:lnTo>
                                <a:close/>
                              </a:path>
                            </a:pathLst>
                          </a:custGeom>
                          <a:ln w="7114">
                            <a:solidFill>
                              <a:srgbClr val="CAD0D6"/>
                            </a:solidFill>
                            <a:prstDash val="solid"/>
                          </a:ln>
                        </wps:spPr>
                        <wps:bodyPr wrap="square" lIns="0" tIns="0" rIns="0" bIns="0" rtlCol="0">
                          <a:noAutofit/>
                        </wps:bodyPr>
                      </wps:wsp>
                      <wps:wsp>
                        <wps:cNvPr id="285" name="Graphic 285"/>
                        <wps:cNvSpPr/>
                        <wps:spPr>
                          <a:xfrm>
                            <a:off x="60477" y="401994"/>
                            <a:ext cx="448309" cy="128270"/>
                          </a:xfrm>
                          <a:custGeom>
                            <a:avLst/>
                            <a:gdLst/>
                            <a:ahLst/>
                            <a:cxnLst/>
                            <a:rect l="l" t="t" r="r" b="b"/>
                            <a:pathLst>
                              <a:path w="448309" h="128270">
                                <a:moveTo>
                                  <a:pt x="0" y="74706"/>
                                </a:moveTo>
                                <a:lnTo>
                                  <a:pt x="0" y="53362"/>
                                </a:lnTo>
                                <a:lnTo>
                                  <a:pt x="0" y="49852"/>
                                </a:lnTo>
                                <a:lnTo>
                                  <a:pt x="341" y="46379"/>
                                </a:lnTo>
                                <a:lnTo>
                                  <a:pt x="1025" y="42940"/>
                                </a:lnTo>
                                <a:lnTo>
                                  <a:pt x="1708" y="39500"/>
                                </a:lnTo>
                                <a:lnTo>
                                  <a:pt x="2721" y="36165"/>
                                </a:lnTo>
                                <a:lnTo>
                                  <a:pt x="4061" y="32934"/>
                                </a:lnTo>
                                <a:lnTo>
                                  <a:pt x="5402" y="29696"/>
                                </a:lnTo>
                                <a:lnTo>
                                  <a:pt x="15629" y="15626"/>
                                </a:lnTo>
                                <a:lnTo>
                                  <a:pt x="18106" y="13146"/>
                                </a:lnTo>
                                <a:lnTo>
                                  <a:pt x="49858" y="0"/>
                                </a:lnTo>
                                <a:lnTo>
                                  <a:pt x="53362" y="0"/>
                                </a:lnTo>
                                <a:lnTo>
                                  <a:pt x="394879" y="0"/>
                                </a:lnTo>
                                <a:lnTo>
                                  <a:pt x="398383" y="0"/>
                                </a:lnTo>
                                <a:lnTo>
                                  <a:pt x="401853" y="340"/>
                                </a:lnTo>
                                <a:lnTo>
                                  <a:pt x="432612" y="15626"/>
                                </a:lnTo>
                                <a:lnTo>
                                  <a:pt x="435089" y="18099"/>
                                </a:lnTo>
                                <a:lnTo>
                                  <a:pt x="444179" y="32934"/>
                                </a:lnTo>
                                <a:lnTo>
                                  <a:pt x="445520" y="36165"/>
                                </a:lnTo>
                                <a:lnTo>
                                  <a:pt x="446532" y="39507"/>
                                </a:lnTo>
                                <a:lnTo>
                                  <a:pt x="447216" y="42946"/>
                                </a:lnTo>
                                <a:lnTo>
                                  <a:pt x="447899" y="46379"/>
                                </a:lnTo>
                                <a:lnTo>
                                  <a:pt x="448241" y="49852"/>
                                </a:lnTo>
                                <a:lnTo>
                                  <a:pt x="448241" y="53362"/>
                                </a:lnTo>
                                <a:lnTo>
                                  <a:pt x="448241" y="74706"/>
                                </a:lnTo>
                                <a:lnTo>
                                  <a:pt x="448241" y="78208"/>
                                </a:lnTo>
                                <a:lnTo>
                                  <a:pt x="447899" y="81676"/>
                                </a:lnTo>
                                <a:lnTo>
                                  <a:pt x="447216" y="85108"/>
                                </a:lnTo>
                                <a:lnTo>
                                  <a:pt x="446532" y="88547"/>
                                </a:lnTo>
                                <a:lnTo>
                                  <a:pt x="445520" y="91889"/>
                                </a:lnTo>
                                <a:lnTo>
                                  <a:pt x="444179" y="95120"/>
                                </a:lnTo>
                                <a:lnTo>
                                  <a:pt x="442838" y="98351"/>
                                </a:lnTo>
                                <a:lnTo>
                                  <a:pt x="412063" y="125345"/>
                                </a:lnTo>
                                <a:lnTo>
                                  <a:pt x="405289" y="127033"/>
                                </a:lnTo>
                                <a:lnTo>
                                  <a:pt x="401853" y="127721"/>
                                </a:lnTo>
                                <a:lnTo>
                                  <a:pt x="398383" y="128061"/>
                                </a:lnTo>
                                <a:lnTo>
                                  <a:pt x="394879" y="128069"/>
                                </a:lnTo>
                                <a:lnTo>
                                  <a:pt x="53362" y="128069"/>
                                </a:lnTo>
                                <a:lnTo>
                                  <a:pt x="49858" y="128061"/>
                                </a:lnTo>
                                <a:lnTo>
                                  <a:pt x="46388" y="127721"/>
                                </a:lnTo>
                                <a:lnTo>
                                  <a:pt x="42951" y="127033"/>
                                </a:lnTo>
                                <a:lnTo>
                                  <a:pt x="39515" y="126352"/>
                                </a:lnTo>
                                <a:lnTo>
                                  <a:pt x="23715" y="119064"/>
                                </a:lnTo>
                                <a:lnTo>
                                  <a:pt x="20802" y="117118"/>
                                </a:lnTo>
                                <a:lnTo>
                                  <a:pt x="4061" y="95120"/>
                                </a:lnTo>
                                <a:lnTo>
                                  <a:pt x="2721" y="91889"/>
                                </a:lnTo>
                                <a:lnTo>
                                  <a:pt x="1708" y="88547"/>
                                </a:lnTo>
                                <a:lnTo>
                                  <a:pt x="1025" y="85108"/>
                                </a:lnTo>
                                <a:lnTo>
                                  <a:pt x="341" y="81676"/>
                                </a:lnTo>
                                <a:lnTo>
                                  <a:pt x="0" y="78208"/>
                                </a:lnTo>
                                <a:lnTo>
                                  <a:pt x="0" y="74706"/>
                                </a:lnTo>
                                <a:close/>
                              </a:path>
                            </a:pathLst>
                          </a:custGeom>
                          <a:ln w="7114">
                            <a:solidFill>
                              <a:srgbClr val="000000"/>
                            </a:solidFill>
                            <a:prstDash val="solid"/>
                          </a:ln>
                        </wps:spPr>
                        <wps:bodyPr wrap="square" lIns="0" tIns="0" rIns="0" bIns="0" rtlCol="0">
                          <a:noAutofit/>
                        </wps:bodyPr>
                      </wps:wsp>
                      <wps:wsp>
                        <wps:cNvPr id="286" name="Textbox 286"/>
                        <wps:cNvSpPr txBox="1"/>
                        <wps:spPr>
                          <a:xfrm>
                            <a:off x="10977" y="9196"/>
                            <a:ext cx="6922770" cy="572770"/>
                          </a:xfrm>
                          <a:prstGeom prst="rect">
                            <a:avLst/>
                          </a:prstGeom>
                        </wps:spPr>
                        <wps:txbx>
                          <w:txbxContent>
                            <w:p>
                              <w:pPr>
                                <w:spacing w:before="38" w:line="333" w:lineRule="auto"/>
                                <w:ind w:left="77" w:right="9784"/>
                                <w:rPr>
                                  <w:b/>
                                  <w:sz w:val="12"/>
                                </w:rPr>
                              </w:pPr>
                              <w:r>
                                <w:rPr>
                                  <w:b/>
                                  <w:color w:val="1C2025"/>
                                  <w:sz w:val="13"/>
                                </w:rPr>
                                <w:t>Question</w:t>
                              </w:r>
                              <w:r>
                                <w:rPr>
                                  <w:b/>
                                  <w:color w:val="1C2025"/>
                                  <w:spacing w:val="-3"/>
                                  <w:sz w:val="13"/>
                                </w:rPr>
                                <w:t xml:space="preserve"> </w:t>
                              </w:r>
                              <w:r>
                                <w:rPr>
                                  <w:b/>
                                  <w:color w:val="1C2025"/>
                                  <w:sz w:val="20"/>
                                </w:rPr>
                                <w:t xml:space="preserve">30 </w:t>
                              </w:r>
                              <w:r>
                                <w:rPr>
                                  <w:color w:val="1C2025"/>
                                  <w:sz w:val="13"/>
                                </w:rPr>
                                <w:t>Not</w:t>
                              </w:r>
                              <w:r>
                                <w:rPr>
                                  <w:color w:val="1C2025"/>
                                  <w:spacing w:val="-5"/>
                                  <w:sz w:val="13"/>
                                </w:rPr>
                                <w:t xml:space="preserve"> </w:t>
                              </w:r>
                              <w:r>
                                <w:rPr>
                                  <w:color w:val="1C2025"/>
                                  <w:sz w:val="13"/>
                                </w:rPr>
                                <w:t>yet</w:t>
                              </w:r>
                              <w:r>
                                <w:rPr>
                                  <w:color w:val="1C2025"/>
                                  <w:spacing w:val="-5"/>
                                  <w:sz w:val="13"/>
                                </w:rPr>
                                <w:t xml:space="preserve"> </w:t>
                              </w:r>
                              <w:r>
                                <w:rPr>
                                  <w:color w:val="1C2025"/>
                                  <w:sz w:val="13"/>
                                </w:rPr>
                                <w:t>answered</w:t>
                              </w:r>
                              <w:r>
                                <w:rPr>
                                  <w:color w:val="1C2025"/>
                                  <w:spacing w:val="40"/>
                                  <w:sz w:val="13"/>
                                </w:rPr>
                                <w:t xml:space="preserve"> </w:t>
                              </w:r>
                              <w:r>
                                <w:rPr>
                                  <w:b/>
                                  <w:color w:val="A5A5A6"/>
                                  <w:sz w:val="12"/>
                                </w:rPr>
                                <w:t>v1</w:t>
                              </w:r>
                              <w:r>
                                <w:rPr>
                                  <w:b/>
                                  <w:color w:val="A5A5A6"/>
                                  <w:spacing w:val="-6"/>
                                  <w:sz w:val="12"/>
                                </w:rPr>
                                <w:t xml:space="preserve"> </w:t>
                              </w:r>
                              <w:r>
                                <w:rPr>
                                  <w:b/>
                                  <w:color w:val="A5A5A6"/>
                                  <w:sz w:val="12"/>
                                </w:rPr>
                                <w:t>(latest)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4.3pt;height:46.5pt;width:546.8pt;mso-position-horizontal-relative:page;mso-wrap-distance-bottom:0pt;mso-wrap-distance-top:0pt;z-index:-251505664;mso-width-relative:page;mso-height-relative:page;" coordsize="6944359,590550" o:gfxdata="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">
                <o:lock v:ext="edit" aspectratio="f"/>
                <v:shape id="Graphic 284" o:spid="_x0000_s1026" o:spt="100" style="position:absolute;left:3557;top:3557;height:583565;width:6937375;" filled="f" stroked="t" coordsize="6937375,583565" o:gfxdata="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mr3YS5AAAA3AAA&#10;AA8AAAAAAAAAAQAgAAAAIgAAAGRycy9kb3ducmV2LnhtbFBLAQIUABQAAAAIAIdO4kAzLwWeOwAA&#10;ADkAAAAQAAAAAAAAAAEAIAAAAAgBAABkcnMvc2hhcGV4bWwueG1sUEsFBgAAAAAGAAYAWwEAALID&#10;AAAAAA==&#10;" path="m0,572753l0,10672,0,7719,1041,5197,3125,3112,5209,1035,7725,0,10672,0,6926398,0,6929345,0,6931860,1035,6933944,3112,6936028,5197,6937070,7719,6937071,10672,6937071,572753,6926398,583425,10672,583425,0,575692,0,572753xe">
                  <v:fill on="f" focussize="0,0"/>
                  <v:stroke weight="0.560157480314961pt" color="#CAD0D6" joinstyle="round"/>
                  <v:imagedata o:title=""/>
                  <o:lock v:ext="edit" aspectratio="f"/>
                  <v:textbox inset="0mm,0mm,0mm,0mm"/>
                </v:shape>
                <v:shape id="Graphic 285" o:spid="_x0000_s1026" o:spt="100" style="position:absolute;left:60477;top:401994;height:128270;width:448309;" filled="f" stroked="t" coordsize="448309,128270" o:gfxdata="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c48Yi8AAAA&#10;3AAAAA8AAAAAAAAAAQAgAAAAIgAAAGRycy9kb3ducmV2LnhtbFBLAQIUABQAAAAIAIdO4kAzLwWe&#10;OwAAADkAAAAQAAAAAAAAAAEAIAAAAAsBAABkcnMvc2hhcGV4bWwueG1sUEsFBgAAAAAGAAYAWwEA&#10;ALUDAAAAAA==&#10;" path="m0,74706l0,53362,0,49852,341,46379,1025,42940,1708,39500,2721,36165,4061,32934,5402,29696,15629,15626,18106,13146,49858,0,53362,0,394879,0,398383,0,401853,340,432612,15626,435089,18099,444179,32934,445520,36165,446532,39507,447216,42946,447899,46379,448241,49852,448241,53362,448241,74706,448241,78208,447899,81676,447216,85108,446532,88547,445520,91889,444179,95120,442838,98351,412063,125345,405289,127033,401853,127721,398383,128061,394879,128069,53362,128069,49858,128061,46388,127721,42951,127033,39515,126352,23715,119064,20802,117118,4061,95120,2721,91889,1708,88547,1025,85108,341,81676,0,78208,0,74706xe">
                  <v:fill on="f" focussize="0,0"/>
                  <v:stroke weight="0.560157480314961pt" color="#000000" joinstyle="round"/>
                  <v:imagedata o:title=""/>
                  <o:lock v:ext="edit" aspectratio="f"/>
                  <v:textbox inset="0mm,0mm,0mm,0mm"/>
                </v:shape>
                <v:shape id="Textbox 286" o:spid="_x0000_s1026" o:spt="202" type="#_x0000_t202" style="position:absolute;left:10977;top:9196;height:572770;width:6922770;" filled="f" stroked="f" coordsize="21600,21600" o:gfxdata="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dMJq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38" w:line="333" w:lineRule="auto"/>
                          <w:ind w:left="77" w:right="9784"/>
                          <w:rPr>
                            <w:b/>
                            <w:sz w:val="12"/>
                          </w:rPr>
                        </w:pPr>
                        <w:r>
                          <w:rPr>
                            <w:b/>
                            <w:color w:val="1C2025"/>
                            <w:sz w:val="13"/>
                          </w:rPr>
                          <w:t>Question</w:t>
                        </w:r>
                        <w:r>
                          <w:rPr>
                            <w:b/>
                            <w:color w:val="1C2025"/>
                            <w:spacing w:val="-3"/>
                            <w:sz w:val="13"/>
                          </w:rPr>
                          <w:t xml:space="preserve"> </w:t>
                        </w:r>
                        <w:r>
                          <w:rPr>
                            <w:b/>
                            <w:color w:val="1C2025"/>
                            <w:sz w:val="20"/>
                          </w:rPr>
                          <w:t xml:space="preserve">30 </w:t>
                        </w:r>
                        <w:r>
                          <w:rPr>
                            <w:color w:val="1C2025"/>
                            <w:sz w:val="13"/>
                          </w:rPr>
                          <w:t>Not</w:t>
                        </w:r>
                        <w:r>
                          <w:rPr>
                            <w:color w:val="1C2025"/>
                            <w:spacing w:val="-5"/>
                            <w:sz w:val="13"/>
                          </w:rPr>
                          <w:t xml:space="preserve"> </w:t>
                        </w:r>
                        <w:r>
                          <w:rPr>
                            <w:color w:val="1C2025"/>
                            <w:sz w:val="13"/>
                          </w:rPr>
                          <w:t>yet</w:t>
                        </w:r>
                        <w:r>
                          <w:rPr>
                            <w:color w:val="1C2025"/>
                            <w:spacing w:val="-5"/>
                            <w:sz w:val="13"/>
                          </w:rPr>
                          <w:t xml:space="preserve"> </w:t>
                        </w:r>
                        <w:r>
                          <w:rPr>
                            <w:color w:val="1C2025"/>
                            <w:sz w:val="13"/>
                          </w:rPr>
                          <w:t>answered</w:t>
                        </w:r>
                        <w:r>
                          <w:rPr>
                            <w:color w:val="1C2025"/>
                            <w:spacing w:val="40"/>
                            <w:sz w:val="13"/>
                          </w:rPr>
                          <w:t xml:space="preserve"> </w:t>
                        </w:r>
                        <w:r>
                          <w:rPr>
                            <w:b/>
                            <w:color w:val="A5A5A6"/>
                            <w:sz w:val="12"/>
                          </w:rPr>
                          <w:t>v1</w:t>
                        </w:r>
                        <w:r>
                          <w:rPr>
                            <w:b/>
                            <w:color w:val="A5A5A6"/>
                            <w:spacing w:val="-6"/>
                            <w:sz w:val="12"/>
                          </w:rPr>
                          <w:t xml:space="preserve"> </w:t>
                        </w:r>
                        <w:r>
                          <w:rPr>
                            <w:b/>
                            <w:color w:val="A5A5A6"/>
                            <w:sz w:val="12"/>
                          </w:rPr>
                          <w:t>(latest)</w:t>
                        </w:r>
                      </w:p>
                    </w:txbxContent>
                  </v:textbox>
                </v:shape>
                <w10:wrap type="topAndBottom"/>
              </v:group>
            </w:pict>
          </mc:Fallback>
        </mc:AlternateContent>
      </w:r>
    </w:p>
    <w:p>
      <w:pPr>
        <w:pStyle w:val="4"/>
        <w:rPr>
          <w:rFonts w:ascii="Arial MT"/>
        </w:rPr>
      </w:pPr>
    </w:p>
    <w:p>
      <w:pPr>
        <w:pStyle w:val="4"/>
        <w:spacing w:before="86"/>
        <w:rPr>
          <w:rFonts w:ascii="Arial MT"/>
        </w:rPr>
      </w:pPr>
    </w:p>
    <w:p>
      <w:pPr>
        <w:pStyle w:val="4"/>
        <w:spacing w:before="1"/>
        <w:ind w:left="468"/>
      </w:pPr>
      <w:r>
        <w:rPr>
          <w:color w:val="001A1D"/>
          <w:w w:val="105"/>
        </w:rPr>
        <w:t>Một</w:t>
      </w:r>
      <w:r>
        <w:rPr>
          <w:color w:val="001A1D"/>
          <w:spacing w:val="-4"/>
          <w:w w:val="105"/>
        </w:rPr>
        <w:t xml:space="preserve"> </w:t>
      </w:r>
      <w:r>
        <w:rPr>
          <w:color w:val="001A1D"/>
          <w:w w:val="105"/>
        </w:rPr>
        <w:t>hệ</w:t>
      </w:r>
      <w:r>
        <w:rPr>
          <w:color w:val="001A1D"/>
          <w:spacing w:val="-5"/>
          <w:w w:val="105"/>
        </w:rPr>
        <w:t xml:space="preserve"> </w:t>
      </w:r>
      <w:r>
        <w:rPr>
          <w:color w:val="001A1D"/>
          <w:w w:val="105"/>
        </w:rPr>
        <w:t>thống</w:t>
      </w:r>
      <w:r>
        <w:rPr>
          <w:color w:val="001A1D"/>
          <w:spacing w:val="-4"/>
          <w:w w:val="105"/>
        </w:rPr>
        <w:t xml:space="preserve"> </w:t>
      </w:r>
      <w:r>
        <w:rPr>
          <w:color w:val="001A1D"/>
          <w:w w:val="105"/>
        </w:rPr>
        <w:t>xác</w:t>
      </w:r>
      <w:r>
        <w:rPr>
          <w:color w:val="001A1D"/>
          <w:spacing w:val="-4"/>
          <w:w w:val="105"/>
        </w:rPr>
        <w:t xml:space="preserve"> </w:t>
      </w:r>
      <w:r>
        <w:rPr>
          <w:color w:val="001A1D"/>
          <w:w w:val="105"/>
        </w:rPr>
        <w:t>thực</w:t>
      </w:r>
      <w:r>
        <w:rPr>
          <w:color w:val="001A1D"/>
          <w:spacing w:val="-4"/>
          <w:w w:val="105"/>
        </w:rPr>
        <w:t xml:space="preserve"> </w:t>
      </w:r>
      <w:r>
        <w:rPr>
          <w:color w:val="001A1D"/>
          <w:w w:val="105"/>
        </w:rPr>
        <w:t>sinh</w:t>
      </w:r>
      <w:r>
        <w:rPr>
          <w:color w:val="001A1D"/>
          <w:spacing w:val="-4"/>
          <w:w w:val="105"/>
        </w:rPr>
        <w:t xml:space="preserve"> </w:t>
      </w:r>
      <w:r>
        <w:rPr>
          <w:color w:val="001A1D"/>
          <w:w w:val="105"/>
        </w:rPr>
        <w:t>trắc</w:t>
      </w:r>
      <w:r>
        <w:rPr>
          <w:color w:val="001A1D"/>
          <w:spacing w:val="-4"/>
          <w:w w:val="105"/>
        </w:rPr>
        <w:t xml:space="preserve"> </w:t>
      </w:r>
      <w:r>
        <w:rPr>
          <w:color w:val="001A1D"/>
          <w:w w:val="105"/>
        </w:rPr>
        <w:t>học</w:t>
      </w:r>
      <w:r>
        <w:rPr>
          <w:color w:val="001A1D"/>
          <w:spacing w:val="-4"/>
          <w:w w:val="105"/>
        </w:rPr>
        <w:t xml:space="preserve"> </w:t>
      </w:r>
      <w:r>
        <w:rPr>
          <w:color w:val="001A1D"/>
          <w:w w:val="105"/>
        </w:rPr>
        <w:t>cho</w:t>
      </w:r>
      <w:r>
        <w:rPr>
          <w:color w:val="001A1D"/>
          <w:spacing w:val="-4"/>
          <w:w w:val="105"/>
        </w:rPr>
        <w:t xml:space="preserve"> </w:t>
      </w:r>
      <w:r>
        <w:rPr>
          <w:color w:val="001A1D"/>
          <w:w w:val="105"/>
        </w:rPr>
        <w:t>phép</w:t>
      </w:r>
      <w:r>
        <w:rPr>
          <w:color w:val="001A1D"/>
          <w:spacing w:val="-4"/>
          <w:w w:val="105"/>
        </w:rPr>
        <w:t xml:space="preserve"> </w:t>
      </w:r>
      <w:r>
        <w:rPr>
          <w:color w:val="001A1D"/>
          <w:w w:val="105"/>
        </w:rPr>
        <w:t>một</w:t>
      </w:r>
      <w:r>
        <w:rPr>
          <w:color w:val="001A1D"/>
          <w:spacing w:val="-4"/>
          <w:w w:val="105"/>
        </w:rPr>
        <w:t xml:space="preserve"> </w:t>
      </w:r>
      <w:r>
        <w:rPr>
          <w:color w:val="001A1D"/>
          <w:w w:val="105"/>
        </w:rPr>
        <w:t>người</w:t>
      </w:r>
      <w:r>
        <w:rPr>
          <w:color w:val="001A1D"/>
          <w:spacing w:val="-4"/>
          <w:w w:val="105"/>
        </w:rPr>
        <w:t xml:space="preserve"> </w:t>
      </w:r>
      <w:r>
        <w:rPr>
          <w:color w:val="001A1D"/>
          <w:w w:val="105"/>
        </w:rPr>
        <w:t>giả</w:t>
      </w:r>
      <w:r>
        <w:rPr>
          <w:color w:val="001A1D"/>
          <w:spacing w:val="-4"/>
          <w:w w:val="105"/>
        </w:rPr>
        <w:t xml:space="preserve"> </w:t>
      </w:r>
      <w:r>
        <w:rPr>
          <w:color w:val="001A1D"/>
          <w:w w:val="105"/>
        </w:rPr>
        <w:t>mạo</w:t>
      </w:r>
      <w:r>
        <w:rPr>
          <w:color w:val="001A1D"/>
          <w:spacing w:val="-4"/>
          <w:w w:val="105"/>
        </w:rPr>
        <w:t xml:space="preserve"> </w:t>
      </w:r>
      <w:r>
        <w:rPr>
          <w:color w:val="001A1D"/>
          <w:w w:val="105"/>
        </w:rPr>
        <w:t>hình</w:t>
      </w:r>
      <w:r>
        <w:rPr>
          <w:color w:val="001A1D"/>
          <w:spacing w:val="-4"/>
          <w:w w:val="105"/>
        </w:rPr>
        <w:t xml:space="preserve"> </w:t>
      </w:r>
      <w:r>
        <w:rPr>
          <w:color w:val="001A1D"/>
          <w:w w:val="105"/>
        </w:rPr>
        <w:t>thức</w:t>
      </w:r>
      <w:r>
        <w:rPr>
          <w:color w:val="001A1D"/>
          <w:spacing w:val="-4"/>
          <w:w w:val="105"/>
        </w:rPr>
        <w:t xml:space="preserve"> </w:t>
      </w:r>
      <w:r>
        <w:rPr>
          <w:color w:val="001A1D"/>
          <w:w w:val="105"/>
        </w:rPr>
        <w:t>nhân</w:t>
      </w:r>
      <w:r>
        <w:rPr>
          <w:color w:val="001A1D"/>
          <w:spacing w:val="-4"/>
          <w:w w:val="105"/>
        </w:rPr>
        <w:t xml:space="preserve"> </w:t>
      </w:r>
      <w:r>
        <w:rPr>
          <w:color w:val="001A1D"/>
          <w:w w:val="105"/>
        </w:rPr>
        <w:t>viên</w:t>
      </w:r>
      <w:r>
        <w:rPr>
          <w:color w:val="001A1D"/>
          <w:spacing w:val="-4"/>
          <w:w w:val="105"/>
        </w:rPr>
        <w:t xml:space="preserve"> </w:t>
      </w:r>
      <w:r>
        <w:rPr>
          <w:color w:val="001A1D"/>
          <w:w w:val="105"/>
        </w:rPr>
        <w:t>công</w:t>
      </w:r>
      <w:r>
        <w:rPr>
          <w:color w:val="001A1D"/>
          <w:spacing w:val="-4"/>
          <w:w w:val="105"/>
        </w:rPr>
        <w:t xml:space="preserve"> </w:t>
      </w:r>
      <w:r>
        <w:rPr>
          <w:color w:val="001A1D"/>
          <w:w w:val="105"/>
        </w:rPr>
        <w:t>ty</w:t>
      </w:r>
      <w:r>
        <w:rPr>
          <w:color w:val="001A1D"/>
          <w:spacing w:val="-4"/>
          <w:w w:val="105"/>
        </w:rPr>
        <w:t xml:space="preserve"> </w:t>
      </w:r>
      <w:r>
        <w:rPr>
          <w:color w:val="001A1D"/>
          <w:w w:val="105"/>
        </w:rPr>
        <w:t>khi</w:t>
      </w:r>
      <w:r>
        <w:rPr>
          <w:color w:val="001A1D"/>
          <w:spacing w:val="-4"/>
          <w:w w:val="105"/>
        </w:rPr>
        <w:t xml:space="preserve"> </w:t>
      </w:r>
      <w:r>
        <w:rPr>
          <w:color w:val="001A1D"/>
          <w:w w:val="105"/>
        </w:rPr>
        <w:t>vào</w:t>
      </w:r>
      <w:r>
        <w:rPr>
          <w:color w:val="001A1D"/>
          <w:spacing w:val="-4"/>
          <w:w w:val="105"/>
        </w:rPr>
        <w:t xml:space="preserve"> </w:t>
      </w:r>
      <w:r>
        <w:rPr>
          <w:color w:val="001A1D"/>
          <w:w w:val="105"/>
        </w:rPr>
        <w:t>hệ</w:t>
      </w:r>
      <w:r>
        <w:rPr>
          <w:color w:val="001A1D"/>
          <w:spacing w:val="-4"/>
          <w:w w:val="105"/>
        </w:rPr>
        <w:t xml:space="preserve"> </w:t>
      </w:r>
      <w:r>
        <w:rPr>
          <w:color w:val="001A1D"/>
          <w:w w:val="105"/>
        </w:rPr>
        <w:t>thống</w:t>
      </w:r>
      <w:r>
        <w:rPr>
          <w:color w:val="001A1D"/>
          <w:spacing w:val="-4"/>
          <w:w w:val="105"/>
        </w:rPr>
        <w:t xml:space="preserve"> </w:t>
      </w:r>
      <w:r>
        <w:rPr>
          <w:color w:val="001A1D"/>
          <w:w w:val="105"/>
        </w:rPr>
        <w:t>là</w:t>
      </w:r>
      <w:r>
        <w:rPr>
          <w:color w:val="001A1D"/>
          <w:spacing w:val="-4"/>
          <w:w w:val="105"/>
        </w:rPr>
        <w:t xml:space="preserve"> </w:t>
      </w:r>
      <w:r>
        <w:rPr>
          <w:color w:val="001A1D"/>
          <w:w w:val="105"/>
        </w:rPr>
        <w:t>hiện</w:t>
      </w:r>
      <w:r>
        <w:rPr>
          <w:color w:val="001A1D"/>
          <w:spacing w:val="-4"/>
          <w:w w:val="105"/>
        </w:rPr>
        <w:t xml:space="preserve"> </w:t>
      </w:r>
      <w:r>
        <w:rPr>
          <w:color w:val="001A1D"/>
          <w:w w:val="105"/>
        </w:rPr>
        <w:t>tượng</w:t>
      </w:r>
      <w:r>
        <w:rPr>
          <w:color w:val="001A1D"/>
          <w:spacing w:val="-4"/>
          <w:w w:val="105"/>
        </w:rPr>
        <w:t xml:space="preserve"> </w:t>
      </w:r>
      <w:r>
        <w:rPr>
          <w:color w:val="001A1D"/>
          <w:w w:val="105"/>
        </w:rPr>
        <w:t>gì</w:t>
      </w:r>
      <w:r>
        <w:rPr>
          <w:color w:val="001A1D"/>
          <w:spacing w:val="-4"/>
          <w:w w:val="105"/>
        </w:rPr>
        <w:t xml:space="preserve"> sau?</w:t>
      </w:r>
    </w:p>
    <w:p>
      <w:pPr>
        <w:pStyle w:val="4"/>
        <w:spacing w:before="123"/>
      </w:pPr>
    </w:p>
    <w:p>
      <w:pPr>
        <w:pStyle w:val="5"/>
        <w:numPr>
          <w:ilvl w:val="0"/>
          <w:numId w:val="66"/>
        </w:numPr>
        <w:tabs>
          <w:tab w:val="left" w:pos="1098"/>
        </w:tabs>
        <w:spacing w:before="0"/>
        <w:ind w:left="1098" w:hanging="294"/>
        <w:rPr>
          <w:sz w:val="16"/>
        </w:rPr>
      </w:pPr>
      <w:r>
        <w:drawing>
          <wp:anchor distT="0" distB="0" distL="0" distR="0" simplePos="0" relativeHeight="251737088"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287" name="Image 287"/>
            <wp:cNvGraphicFramePr/>
            <a:graphic xmlns:a="http://schemas.openxmlformats.org/drawingml/2006/main">
              <a:graphicData uri="http://schemas.openxmlformats.org/drawingml/2006/picture">
                <pic:pic xmlns:pic="http://schemas.openxmlformats.org/drawingml/2006/picture">
                  <pic:nvPicPr>
                    <pic:cNvPr id="287" name="Image 287"/>
                    <pic:cNvPicPr/>
                  </pic:nvPicPr>
                  <pic:blipFill>
                    <a:blip r:embed="rId236" cstate="print"/>
                    <a:stretch>
                      <a:fillRect/>
                    </a:stretch>
                  </pic:blipFill>
                  <pic:spPr>
                    <a:xfrm>
                      <a:off x="0" y="0"/>
                      <a:ext cx="92494" cy="92494"/>
                    </a:xfrm>
                    <a:prstGeom prst="rect">
                      <a:avLst/>
                    </a:prstGeom>
                  </pic:spPr>
                </pic:pic>
              </a:graphicData>
            </a:graphic>
          </wp:anchor>
        </w:drawing>
      </w:r>
      <w:r>
        <w:rPr>
          <w:color w:val="001A1D"/>
          <w:spacing w:val="-4"/>
          <w:w w:val="105"/>
          <w:sz w:val="16"/>
        </w:rPr>
        <w:t xml:space="preserve">True </w:t>
      </w:r>
      <w:r>
        <w:rPr>
          <w:color w:val="001A1D"/>
          <w:spacing w:val="-2"/>
          <w:w w:val="105"/>
          <w:sz w:val="16"/>
        </w:rPr>
        <w:t>positive</w:t>
      </w:r>
    </w:p>
    <w:p>
      <w:pPr>
        <w:pStyle w:val="5"/>
        <w:numPr>
          <w:ilvl w:val="0"/>
          <w:numId w:val="66"/>
        </w:numPr>
        <w:tabs>
          <w:tab w:val="left" w:pos="1098"/>
        </w:tabs>
        <w:ind w:left="1098" w:hanging="294"/>
        <w:rPr>
          <w:sz w:val="16"/>
        </w:rPr>
      </w:pPr>
      <w:r>
        <w:drawing>
          <wp:anchor distT="0" distB="0" distL="0" distR="0" simplePos="0" relativeHeight="251738112"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288" name="Image 288"/>
            <wp:cNvGraphicFramePr/>
            <a:graphic xmlns:a="http://schemas.openxmlformats.org/drawingml/2006/main">
              <a:graphicData uri="http://schemas.openxmlformats.org/drawingml/2006/picture">
                <pic:pic xmlns:pic="http://schemas.openxmlformats.org/drawingml/2006/picture">
                  <pic:nvPicPr>
                    <pic:cNvPr id="288" name="Image 288"/>
                    <pic:cNvPicPr/>
                  </pic:nvPicPr>
                  <pic:blipFill>
                    <a:blip r:embed="rId237" cstate="print"/>
                    <a:stretch>
                      <a:fillRect/>
                    </a:stretch>
                  </pic:blipFill>
                  <pic:spPr>
                    <a:xfrm>
                      <a:off x="0" y="0"/>
                      <a:ext cx="92494" cy="92494"/>
                    </a:xfrm>
                    <a:prstGeom prst="rect">
                      <a:avLst/>
                    </a:prstGeom>
                  </pic:spPr>
                </pic:pic>
              </a:graphicData>
            </a:graphic>
          </wp:anchor>
        </w:drawing>
      </w:r>
      <w:r>
        <w:rPr>
          <w:color w:val="001A1D"/>
          <w:spacing w:val="-4"/>
          <w:w w:val="105"/>
          <w:sz w:val="16"/>
        </w:rPr>
        <w:t xml:space="preserve">True </w:t>
      </w:r>
      <w:r>
        <w:rPr>
          <w:color w:val="001A1D"/>
          <w:spacing w:val="-2"/>
          <w:w w:val="105"/>
          <w:sz w:val="16"/>
        </w:rPr>
        <w:t>negative</w:t>
      </w:r>
    </w:p>
    <w:p>
      <w:pPr>
        <w:pStyle w:val="5"/>
        <w:numPr>
          <w:ilvl w:val="0"/>
          <w:numId w:val="66"/>
        </w:numPr>
        <w:tabs>
          <w:tab w:val="left" w:pos="1098"/>
        </w:tabs>
        <w:ind w:left="1098" w:hanging="294"/>
        <w:rPr>
          <w:sz w:val="16"/>
        </w:rPr>
      </w:pPr>
      <w:r>
        <w:drawing>
          <wp:anchor distT="0" distB="0" distL="0" distR="0" simplePos="0" relativeHeight="251738112"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289" name="Image 289"/>
            <wp:cNvGraphicFramePr/>
            <a:graphic xmlns:a="http://schemas.openxmlformats.org/drawingml/2006/main">
              <a:graphicData uri="http://schemas.openxmlformats.org/drawingml/2006/picture">
                <pic:pic xmlns:pic="http://schemas.openxmlformats.org/drawingml/2006/picture">
                  <pic:nvPicPr>
                    <pic:cNvPr id="289" name="Image 289"/>
                    <pic:cNvPicPr/>
                  </pic:nvPicPr>
                  <pic:blipFill>
                    <a:blip r:embed="rId238" cstate="print"/>
                    <a:stretch>
                      <a:fillRect/>
                    </a:stretch>
                  </pic:blipFill>
                  <pic:spPr>
                    <a:xfrm>
                      <a:off x="0" y="0"/>
                      <a:ext cx="92494" cy="92494"/>
                    </a:xfrm>
                    <a:prstGeom prst="rect">
                      <a:avLst/>
                    </a:prstGeom>
                  </pic:spPr>
                </pic:pic>
              </a:graphicData>
            </a:graphic>
          </wp:anchor>
        </w:drawing>
      </w:r>
      <w:r>
        <w:rPr>
          <w:color w:val="001A1D"/>
          <w:w w:val="105"/>
          <w:sz w:val="16"/>
        </w:rPr>
        <w:t>False</w:t>
      </w:r>
      <w:r>
        <w:rPr>
          <w:color w:val="001A1D"/>
          <w:spacing w:val="-11"/>
          <w:w w:val="105"/>
          <w:sz w:val="16"/>
        </w:rPr>
        <w:t xml:space="preserve"> </w:t>
      </w:r>
      <w:r>
        <w:rPr>
          <w:color w:val="001A1D"/>
          <w:spacing w:val="-2"/>
          <w:w w:val="105"/>
          <w:sz w:val="16"/>
        </w:rPr>
        <w:t>positive</w:t>
      </w:r>
    </w:p>
    <w:p>
      <w:pPr>
        <w:pStyle w:val="5"/>
        <w:numPr>
          <w:ilvl w:val="0"/>
          <w:numId w:val="66"/>
        </w:numPr>
        <w:tabs>
          <w:tab w:val="left" w:pos="1098"/>
        </w:tabs>
        <w:spacing w:before="157" w:line="468" w:lineRule="auto"/>
        <w:ind w:left="793" w:right="9243" w:firstLine="11"/>
        <w:rPr>
          <w:sz w:val="16"/>
        </w:rPr>
      </w:pPr>
      <w:r>
        <w:drawing>
          <wp:anchor distT="0" distB="0" distL="0" distR="0" simplePos="0" relativeHeight="251739136"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290" name="Image 290"/>
            <wp:cNvGraphicFramePr/>
            <a:graphic xmlns:a="http://schemas.openxmlformats.org/drawingml/2006/main">
              <a:graphicData uri="http://schemas.openxmlformats.org/drawingml/2006/picture">
                <pic:pic xmlns:pic="http://schemas.openxmlformats.org/drawingml/2006/picture">
                  <pic:nvPicPr>
                    <pic:cNvPr id="290" name="Image 290"/>
                    <pic:cNvPicPr/>
                  </pic:nvPicPr>
                  <pic:blipFill>
                    <a:blip r:embed="rId239" cstate="print"/>
                    <a:stretch>
                      <a:fillRect/>
                    </a:stretch>
                  </pic:blipFill>
                  <pic:spPr>
                    <a:xfrm>
                      <a:off x="0" y="0"/>
                      <a:ext cx="92494" cy="92494"/>
                    </a:xfrm>
                    <a:prstGeom prst="rect">
                      <a:avLst/>
                    </a:prstGeom>
                  </pic:spPr>
                </pic:pic>
              </a:graphicData>
            </a:graphic>
          </wp:anchor>
        </w:drawing>
      </w:r>
      <w:r>
        <w:rPr>
          <w:color w:val="001A1D"/>
          <w:spacing w:val="-2"/>
          <w:w w:val="105"/>
          <w:sz w:val="16"/>
        </w:rPr>
        <w:t>False</w:t>
      </w:r>
      <w:r>
        <w:rPr>
          <w:color w:val="001A1D"/>
          <w:spacing w:val="-10"/>
          <w:w w:val="105"/>
          <w:sz w:val="16"/>
        </w:rPr>
        <w:t xml:space="preserve"> </w:t>
      </w:r>
      <w:r>
        <w:rPr>
          <w:color w:val="001A1D"/>
          <w:spacing w:val="-2"/>
          <w:w w:val="105"/>
          <w:sz w:val="16"/>
        </w:rPr>
        <w:t xml:space="preserve">negative </w:t>
      </w:r>
      <w:r>
        <w:rPr>
          <w:color w:val="0E6BBE"/>
          <w:w w:val="105"/>
          <w:sz w:val="16"/>
        </w:rPr>
        <w:t>Clear my choice</w:t>
      </w:r>
    </w:p>
    <w:p>
      <w:pPr>
        <w:pStyle w:val="4"/>
        <w:spacing w:before="94"/>
        <w:rPr>
          <w:sz w:val="20"/>
        </w:rPr>
      </w:pPr>
      <w:r>
        <mc:AlternateContent>
          <mc:Choice Requires="wpg">
            <w:drawing>
              <wp:anchor distT="0" distB="0" distL="0" distR="0" simplePos="0" relativeHeight="251811840" behindDoc="1" locked="0" layoutInCell="1" allowOverlap="1">
                <wp:simplePos x="0" y="0"/>
                <wp:positionH relativeFrom="page">
                  <wp:posOffset>408940</wp:posOffset>
                </wp:positionH>
                <wp:positionV relativeFrom="paragraph">
                  <wp:posOffset>244475</wp:posOffset>
                </wp:positionV>
                <wp:extent cx="6944360" cy="590550"/>
                <wp:effectExtent l="0" t="0" r="0" b="0"/>
                <wp:wrapTopAndBottom/>
                <wp:docPr id="291" name="Group 291"/>
                <wp:cNvGraphicFramePr/>
                <a:graphic xmlns:a="http://schemas.openxmlformats.org/drawingml/2006/main">
                  <a:graphicData uri="http://schemas.microsoft.com/office/word/2010/wordprocessingGroup">
                    <wpg:wgp>
                      <wpg:cNvGrpSpPr/>
                      <wpg:grpSpPr>
                        <a:xfrm>
                          <a:off x="0" y="0"/>
                          <a:ext cx="6944359" cy="590550"/>
                          <a:chOff x="0" y="0"/>
                          <a:chExt cx="6944359" cy="590550"/>
                        </a:xfrm>
                      </wpg:grpSpPr>
                      <wps:wsp>
                        <wps:cNvPr id="292" name="Graphic 292"/>
                        <wps:cNvSpPr/>
                        <wps:spPr>
                          <a:xfrm>
                            <a:off x="3557" y="3557"/>
                            <a:ext cx="6937375" cy="583565"/>
                          </a:xfrm>
                          <a:custGeom>
                            <a:avLst/>
                            <a:gdLst/>
                            <a:ahLst/>
                            <a:cxnLst/>
                            <a:rect l="l" t="t" r="r" b="b"/>
                            <a:pathLst>
                              <a:path w="6937375" h="583565">
                                <a:moveTo>
                                  <a:pt x="0" y="572753"/>
                                </a:moveTo>
                                <a:lnTo>
                                  <a:pt x="0" y="10672"/>
                                </a:lnTo>
                                <a:lnTo>
                                  <a:pt x="0" y="7719"/>
                                </a:lnTo>
                                <a:lnTo>
                                  <a:pt x="1041" y="5203"/>
                                </a:lnTo>
                                <a:lnTo>
                                  <a:pt x="3125" y="3127"/>
                                </a:lnTo>
                                <a:lnTo>
                                  <a:pt x="5209" y="1042"/>
                                </a:lnTo>
                                <a:lnTo>
                                  <a:pt x="7725" y="0"/>
                                </a:lnTo>
                                <a:lnTo>
                                  <a:pt x="10672" y="0"/>
                                </a:lnTo>
                                <a:lnTo>
                                  <a:pt x="6926398" y="0"/>
                                </a:lnTo>
                                <a:lnTo>
                                  <a:pt x="6929345" y="0"/>
                                </a:lnTo>
                                <a:lnTo>
                                  <a:pt x="6931860" y="1042"/>
                                </a:lnTo>
                                <a:lnTo>
                                  <a:pt x="6933944" y="3127"/>
                                </a:lnTo>
                                <a:lnTo>
                                  <a:pt x="6936028" y="5203"/>
                                </a:lnTo>
                                <a:lnTo>
                                  <a:pt x="6937070" y="7719"/>
                                </a:lnTo>
                                <a:lnTo>
                                  <a:pt x="6937071" y="10672"/>
                                </a:lnTo>
                                <a:lnTo>
                                  <a:pt x="6937071" y="572753"/>
                                </a:lnTo>
                                <a:lnTo>
                                  <a:pt x="6937070" y="575692"/>
                                </a:lnTo>
                                <a:lnTo>
                                  <a:pt x="6936028" y="578207"/>
                                </a:lnTo>
                                <a:lnTo>
                                  <a:pt x="6933944" y="580284"/>
                                </a:lnTo>
                                <a:lnTo>
                                  <a:pt x="6931860" y="582369"/>
                                </a:lnTo>
                                <a:lnTo>
                                  <a:pt x="6929345" y="583418"/>
                                </a:lnTo>
                                <a:lnTo>
                                  <a:pt x="6926398" y="583425"/>
                                </a:lnTo>
                                <a:lnTo>
                                  <a:pt x="10672" y="583425"/>
                                </a:lnTo>
                                <a:lnTo>
                                  <a:pt x="7725" y="583418"/>
                                </a:lnTo>
                                <a:lnTo>
                                  <a:pt x="5209" y="582369"/>
                                </a:lnTo>
                                <a:lnTo>
                                  <a:pt x="3125" y="580284"/>
                                </a:lnTo>
                                <a:lnTo>
                                  <a:pt x="1041" y="578207"/>
                                </a:lnTo>
                                <a:lnTo>
                                  <a:pt x="0" y="575692"/>
                                </a:lnTo>
                                <a:lnTo>
                                  <a:pt x="0" y="572753"/>
                                </a:lnTo>
                                <a:close/>
                              </a:path>
                            </a:pathLst>
                          </a:custGeom>
                          <a:ln w="7114">
                            <a:solidFill>
                              <a:srgbClr val="CAD0D6"/>
                            </a:solidFill>
                            <a:prstDash val="solid"/>
                          </a:ln>
                        </wps:spPr>
                        <wps:bodyPr wrap="square" lIns="0" tIns="0" rIns="0" bIns="0" rtlCol="0">
                          <a:noAutofit/>
                        </wps:bodyPr>
                      </wps:wsp>
                      <wps:wsp>
                        <wps:cNvPr id="293" name="Graphic 293"/>
                        <wps:cNvSpPr/>
                        <wps:spPr>
                          <a:xfrm>
                            <a:off x="60477" y="401994"/>
                            <a:ext cx="448309" cy="121285"/>
                          </a:xfrm>
                          <a:custGeom>
                            <a:avLst/>
                            <a:gdLst/>
                            <a:ahLst/>
                            <a:cxnLst/>
                            <a:rect l="l" t="t" r="r" b="b"/>
                            <a:pathLst>
                              <a:path w="448309" h="121285">
                                <a:moveTo>
                                  <a:pt x="0" y="67591"/>
                                </a:moveTo>
                                <a:lnTo>
                                  <a:pt x="0" y="53362"/>
                                </a:lnTo>
                                <a:lnTo>
                                  <a:pt x="0" y="49852"/>
                                </a:lnTo>
                                <a:lnTo>
                                  <a:pt x="341" y="46379"/>
                                </a:lnTo>
                                <a:lnTo>
                                  <a:pt x="1025" y="42940"/>
                                </a:lnTo>
                                <a:lnTo>
                                  <a:pt x="1708" y="39500"/>
                                </a:lnTo>
                                <a:lnTo>
                                  <a:pt x="2721" y="36165"/>
                                </a:lnTo>
                                <a:lnTo>
                                  <a:pt x="4061" y="32934"/>
                                </a:lnTo>
                                <a:lnTo>
                                  <a:pt x="5402" y="29696"/>
                                </a:lnTo>
                                <a:lnTo>
                                  <a:pt x="15629" y="15626"/>
                                </a:lnTo>
                                <a:lnTo>
                                  <a:pt x="18106" y="13146"/>
                                </a:lnTo>
                                <a:lnTo>
                                  <a:pt x="49858" y="0"/>
                                </a:lnTo>
                                <a:lnTo>
                                  <a:pt x="53362" y="0"/>
                                </a:lnTo>
                                <a:lnTo>
                                  <a:pt x="394879" y="0"/>
                                </a:lnTo>
                                <a:lnTo>
                                  <a:pt x="398383" y="0"/>
                                </a:lnTo>
                                <a:lnTo>
                                  <a:pt x="401853" y="340"/>
                                </a:lnTo>
                                <a:lnTo>
                                  <a:pt x="432612" y="15626"/>
                                </a:lnTo>
                                <a:lnTo>
                                  <a:pt x="435089" y="18099"/>
                                </a:lnTo>
                                <a:lnTo>
                                  <a:pt x="444179" y="32934"/>
                                </a:lnTo>
                                <a:lnTo>
                                  <a:pt x="445520" y="36165"/>
                                </a:lnTo>
                                <a:lnTo>
                                  <a:pt x="446532" y="39507"/>
                                </a:lnTo>
                                <a:lnTo>
                                  <a:pt x="447216" y="42946"/>
                                </a:lnTo>
                                <a:lnTo>
                                  <a:pt x="447899" y="46379"/>
                                </a:lnTo>
                                <a:lnTo>
                                  <a:pt x="448241" y="49852"/>
                                </a:lnTo>
                                <a:lnTo>
                                  <a:pt x="448241" y="53362"/>
                                </a:lnTo>
                                <a:lnTo>
                                  <a:pt x="448241" y="67591"/>
                                </a:lnTo>
                                <a:lnTo>
                                  <a:pt x="448241" y="71086"/>
                                </a:lnTo>
                                <a:lnTo>
                                  <a:pt x="447899" y="74553"/>
                                </a:lnTo>
                                <a:lnTo>
                                  <a:pt x="447216" y="77993"/>
                                </a:lnTo>
                                <a:lnTo>
                                  <a:pt x="446532" y="81425"/>
                                </a:lnTo>
                                <a:lnTo>
                                  <a:pt x="445520" y="84761"/>
                                </a:lnTo>
                                <a:lnTo>
                                  <a:pt x="444179" y="87991"/>
                                </a:lnTo>
                                <a:lnTo>
                                  <a:pt x="442838" y="91229"/>
                                </a:lnTo>
                                <a:lnTo>
                                  <a:pt x="441194" y="94307"/>
                                </a:lnTo>
                                <a:lnTo>
                                  <a:pt x="439248" y="97219"/>
                                </a:lnTo>
                                <a:lnTo>
                                  <a:pt x="437301" y="100137"/>
                                </a:lnTo>
                                <a:lnTo>
                                  <a:pt x="401853" y="120606"/>
                                </a:lnTo>
                                <a:lnTo>
                                  <a:pt x="394879" y="120954"/>
                                </a:lnTo>
                                <a:lnTo>
                                  <a:pt x="53362" y="120954"/>
                                </a:lnTo>
                                <a:lnTo>
                                  <a:pt x="15629" y="105313"/>
                                </a:lnTo>
                                <a:lnTo>
                                  <a:pt x="8993" y="97219"/>
                                </a:lnTo>
                                <a:lnTo>
                                  <a:pt x="7046" y="94307"/>
                                </a:lnTo>
                                <a:lnTo>
                                  <a:pt x="5402" y="91236"/>
                                </a:lnTo>
                                <a:lnTo>
                                  <a:pt x="4061" y="87999"/>
                                </a:lnTo>
                                <a:lnTo>
                                  <a:pt x="2721" y="84768"/>
                                </a:lnTo>
                                <a:lnTo>
                                  <a:pt x="1708" y="81432"/>
                                </a:lnTo>
                                <a:lnTo>
                                  <a:pt x="1025" y="77993"/>
                                </a:lnTo>
                                <a:lnTo>
                                  <a:pt x="341" y="74553"/>
                                </a:lnTo>
                                <a:lnTo>
                                  <a:pt x="0" y="71086"/>
                                </a:lnTo>
                                <a:lnTo>
                                  <a:pt x="0" y="67591"/>
                                </a:lnTo>
                                <a:close/>
                              </a:path>
                            </a:pathLst>
                          </a:custGeom>
                          <a:ln w="7114">
                            <a:solidFill>
                              <a:srgbClr val="000000"/>
                            </a:solidFill>
                            <a:prstDash val="solid"/>
                          </a:ln>
                        </wps:spPr>
                        <wps:bodyPr wrap="square" lIns="0" tIns="0" rIns="0" bIns="0" rtlCol="0">
                          <a:noAutofit/>
                        </wps:bodyPr>
                      </wps:wsp>
                      <wps:wsp>
                        <wps:cNvPr id="294" name="Textbox 294"/>
                        <wps:cNvSpPr txBox="1"/>
                        <wps:spPr>
                          <a:xfrm>
                            <a:off x="10977" y="9196"/>
                            <a:ext cx="6922770" cy="572770"/>
                          </a:xfrm>
                          <a:prstGeom prst="rect">
                            <a:avLst/>
                          </a:prstGeom>
                        </wps:spPr>
                        <wps:txbx>
                          <w:txbxContent>
                            <w:p>
                              <w:pPr>
                                <w:spacing w:before="38" w:line="326" w:lineRule="auto"/>
                                <w:ind w:left="77" w:right="9784"/>
                                <w:rPr>
                                  <w:b/>
                                  <w:sz w:val="12"/>
                                </w:rPr>
                              </w:pPr>
                              <w:r>
                                <w:rPr>
                                  <w:b/>
                                  <w:color w:val="1C2025"/>
                                  <w:sz w:val="13"/>
                                </w:rPr>
                                <w:t>Question</w:t>
                              </w:r>
                              <w:r>
                                <w:rPr>
                                  <w:b/>
                                  <w:color w:val="1C2025"/>
                                  <w:spacing w:val="-3"/>
                                  <w:sz w:val="13"/>
                                </w:rPr>
                                <w:t xml:space="preserve"> </w:t>
                              </w:r>
                              <w:r>
                                <w:rPr>
                                  <w:b/>
                                  <w:color w:val="1C2025"/>
                                  <w:sz w:val="20"/>
                                </w:rPr>
                                <w:t xml:space="preserve">31 </w:t>
                              </w:r>
                              <w:r>
                                <w:rPr>
                                  <w:color w:val="1C2025"/>
                                  <w:sz w:val="13"/>
                                </w:rPr>
                                <w:t>Not</w:t>
                              </w:r>
                              <w:r>
                                <w:rPr>
                                  <w:color w:val="1C2025"/>
                                  <w:spacing w:val="-5"/>
                                  <w:sz w:val="13"/>
                                </w:rPr>
                                <w:t xml:space="preserve"> </w:t>
                              </w:r>
                              <w:r>
                                <w:rPr>
                                  <w:color w:val="1C2025"/>
                                  <w:sz w:val="13"/>
                                </w:rPr>
                                <w:t>yet</w:t>
                              </w:r>
                              <w:r>
                                <w:rPr>
                                  <w:color w:val="1C2025"/>
                                  <w:spacing w:val="-5"/>
                                  <w:sz w:val="13"/>
                                </w:rPr>
                                <w:t xml:space="preserve"> </w:t>
                              </w:r>
                              <w:r>
                                <w:rPr>
                                  <w:color w:val="1C2025"/>
                                  <w:sz w:val="13"/>
                                </w:rPr>
                                <w:t>answered</w:t>
                              </w:r>
                              <w:r>
                                <w:rPr>
                                  <w:color w:val="1C2025"/>
                                  <w:spacing w:val="40"/>
                                  <w:sz w:val="13"/>
                                </w:rPr>
                                <w:t xml:space="preserve"> </w:t>
                              </w:r>
                              <w:r>
                                <w:rPr>
                                  <w:b/>
                                  <w:color w:val="A5A5A6"/>
                                  <w:sz w:val="12"/>
                                </w:rPr>
                                <w:t>v1</w:t>
                              </w:r>
                              <w:r>
                                <w:rPr>
                                  <w:b/>
                                  <w:color w:val="A5A5A6"/>
                                  <w:spacing w:val="-6"/>
                                  <w:sz w:val="12"/>
                                </w:rPr>
                                <w:t xml:space="preserve"> </w:t>
                              </w:r>
                              <w:r>
                                <w:rPr>
                                  <w:b/>
                                  <w:color w:val="A5A5A6"/>
                                  <w:sz w:val="12"/>
                                </w:rPr>
                                <w:t>(latest)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19.25pt;height:46.5pt;width:546.8pt;mso-position-horizontal-relative:page;mso-wrap-distance-bottom:0pt;mso-wrap-distance-top:0pt;z-index:-251504640;mso-width-relative:page;mso-height-relative:page;" coordsize="6944359,590550" o:gfxdata="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">
                <o:lock v:ext="edit" aspectratio="f"/>
                <v:shape id="Graphic 292" o:spid="_x0000_s1026" o:spt="100" style="position:absolute;left:3557;top:3557;height:583565;width:6937375;" filled="f" stroked="t" coordsize="6937375,583565" o:gfxdata="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zXdra8AAAA&#10;3AAAAA8AAAAAAAAAAQAgAAAAIgAAAGRycy9kb3ducmV2LnhtbFBLAQIUABQAAAAIAIdO4kAzLwWe&#10;OwAAADkAAAAQAAAAAAAAAAEAIAAAAAsBAABkcnMvc2hhcGV4bWwueG1sUEsFBgAAAAAGAAYAWwEA&#10;ALUDAAAAAA==&#10;" path="m0,572753l0,10672,0,7719,1041,5203,3125,3127,5209,1042,7725,0,10672,0,6926398,0,6929345,0,6931860,1042,6933944,3127,6936028,5203,6937070,7719,6937071,10672,6937071,572753,6937070,575692,6936028,578207,6933944,580284,6931860,582369,6929345,583418,6926398,583425,10672,583425,7725,583418,5209,582369,3125,580284,1041,578207,0,575692,0,572753xe">
                  <v:fill on="f" focussize="0,0"/>
                  <v:stroke weight="0.560157480314961pt" color="#CAD0D6" joinstyle="round"/>
                  <v:imagedata o:title=""/>
                  <o:lock v:ext="edit" aspectratio="f"/>
                  <v:textbox inset="0mm,0mm,0mm,0mm"/>
                </v:shape>
                <v:shape id="Graphic 293" o:spid="_x0000_s1026" o:spt="100" style="position:absolute;left:60477;top:401994;height:121285;width:448309;" filled="f" stroked="t" coordsize="448309,121285" o:gfxdata="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6Hf/q8AAAA&#10;3AAAAA8AAAAAAAAAAQAgAAAAIgAAAGRycy9kb3ducmV2LnhtbFBLAQIUABQAAAAIAIdO4kAzLwWe&#10;OwAAADkAAAAQAAAAAAAAAAEAIAAAAAsBAABkcnMvc2hhcGV4bWwueG1sUEsFBgAAAAAGAAYAWwEA&#10;ALUDAAAAAA==&#10;" path="m0,67591l0,53362,0,49852,341,46379,1025,42940,1708,39500,2721,36165,4061,32934,5402,29696,15629,15626,18106,13146,49858,0,53362,0,394879,0,398383,0,401853,340,432612,15626,435089,18099,444179,32934,445520,36165,446532,39507,447216,42946,447899,46379,448241,49852,448241,53362,448241,67591,448241,71086,447899,74553,447216,77993,446532,81425,445520,84761,444179,87991,442838,91229,441194,94307,439248,97219,437301,100137,401853,120606,394879,120954,53362,120954,15629,105313,8993,97219,7046,94307,5402,91236,4061,87999,2721,84768,1708,81432,1025,77993,341,74553,0,71086,0,67591xe">
                  <v:fill on="f" focussize="0,0"/>
                  <v:stroke weight="0.560157480314961pt" color="#000000" joinstyle="round"/>
                  <v:imagedata o:title=""/>
                  <o:lock v:ext="edit" aspectratio="f"/>
                  <v:textbox inset="0mm,0mm,0mm,0mm"/>
                </v:shape>
                <v:shape id="Textbox 294" o:spid="_x0000_s1026" o:spt="202" type="#_x0000_t202" style="position:absolute;left:10977;top:9196;height:572770;width:6922770;" filled="f" stroked="f" coordsize="21600,21600" o:gfxdata="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uUpJ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38" w:line="326" w:lineRule="auto"/>
                          <w:ind w:left="77" w:right="9784"/>
                          <w:rPr>
                            <w:b/>
                            <w:sz w:val="12"/>
                          </w:rPr>
                        </w:pPr>
                        <w:r>
                          <w:rPr>
                            <w:b/>
                            <w:color w:val="1C2025"/>
                            <w:sz w:val="13"/>
                          </w:rPr>
                          <w:t>Question</w:t>
                        </w:r>
                        <w:r>
                          <w:rPr>
                            <w:b/>
                            <w:color w:val="1C2025"/>
                            <w:spacing w:val="-3"/>
                            <w:sz w:val="13"/>
                          </w:rPr>
                          <w:t xml:space="preserve"> </w:t>
                        </w:r>
                        <w:r>
                          <w:rPr>
                            <w:b/>
                            <w:color w:val="1C2025"/>
                            <w:sz w:val="20"/>
                          </w:rPr>
                          <w:t xml:space="preserve">31 </w:t>
                        </w:r>
                        <w:r>
                          <w:rPr>
                            <w:color w:val="1C2025"/>
                            <w:sz w:val="13"/>
                          </w:rPr>
                          <w:t>Not</w:t>
                        </w:r>
                        <w:r>
                          <w:rPr>
                            <w:color w:val="1C2025"/>
                            <w:spacing w:val="-5"/>
                            <w:sz w:val="13"/>
                          </w:rPr>
                          <w:t xml:space="preserve"> </w:t>
                        </w:r>
                        <w:r>
                          <w:rPr>
                            <w:color w:val="1C2025"/>
                            <w:sz w:val="13"/>
                          </w:rPr>
                          <w:t>yet</w:t>
                        </w:r>
                        <w:r>
                          <w:rPr>
                            <w:color w:val="1C2025"/>
                            <w:spacing w:val="-5"/>
                            <w:sz w:val="13"/>
                          </w:rPr>
                          <w:t xml:space="preserve"> </w:t>
                        </w:r>
                        <w:r>
                          <w:rPr>
                            <w:color w:val="1C2025"/>
                            <w:sz w:val="13"/>
                          </w:rPr>
                          <w:t>answered</w:t>
                        </w:r>
                        <w:r>
                          <w:rPr>
                            <w:color w:val="1C2025"/>
                            <w:spacing w:val="40"/>
                            <w:sz w:val="13"/>
                          </w:rPr>
                          <w:t xml:space="preserve"> </w:t>
                        </w:r>
                        <w:r>
                          <w:rPr>
                            <w:b/>
                            <w:color w:val="A5A5A6"/>
                            <w:sz w:val="12"/>
                          </w:rPr>
                          <w:t>v1</w:t>
                        </w:r>
                        <w:r>
                          <w:rPr>
                            <w:b/>
                            <w:color w:val="A5A5A6"/>
                            <w:spacing w:val="-6"/>
                            <w:sz w:val="12"/>
                          </w:rPr>
                          <w:t xml:space="preserve"> </w:t>
                        </w:r>
                        <w:r>
                          <w:rPr>
                            <w:b/>
                            <w:color w:val="A5A5A6"/>
                            <w:sz w:val="12"/>
                          </w:rPr>
                          <w:t>(latest)</w:t>
                        </w:r>
                      </w:p>
                    </w:txbxContent>
                  </v:textbox>
                </v:shape>
                <w10:wrap type="topAndBottom"/>
              </v:group>
            </w:pict>
          </mc:Fallback>
        </mc:AlternateContent>
      </w:r>
    </w:p>
    <w:p>
      <w:pPr>
        <w:pStyle w:val="4"/>
      </w:pPr>
    </w:p>
    <w:p>
      <w:pPr>
        <w:pStyle w:val="4"/>
        <w:spacing w:before="29"/>
      </w:pPr>
    </w:p>
    <w:p>
      <w:pPr>
        <w:pStyle w:val="4"/>
        <w:ind w:left="468"/>
      </w:pPr>
      <w:r>
        <w:rPr>
          <w:color w:val="001A1D"/>
          <w:w w:val="105"/>
        </w:rPr>
        <w:t>Điều</w:t>
      </w:r>
      <w:r>
        <w:rPr>
          <w:color w:val="001A1D"/>
          <w:spacing w:val="-5"/>
          <w:w w:val="105"/>
        </w:rPr>
        <w:t xml:space="preserve"> </w:t>
      </w:r>
      <w:r>
        <w:rPr>
          <w:color w:val="001A1D"/>
          <w:w w:val="105"/>
        </w:rPr>
        <w:t>nào</w:t>
      </w:r>
      <w:r>
        <w:rPr>
          <w:color w:val="001A1D"/>
          <w:spacing w:val="-4"/>
          <w:w w:val="105"/>
        </w:rPr>
        <w:t xml:space="preserve"> </w:t>
      </w:r>
      <w:r>
        <w:rPr>
          <w:color w:val="001A1D"/>
          <w:w w:val="105"/>
        </w:rPr>
        <w:t>sau</w:t>
      </w:r>
      <w:r>
        <w:rPr>
          <w:color w:val="001A1D"/>
          <w:spacing w:val="-4"/>
          <w:w w:val="105"/>
        </w:rPr>
        <w:t xml:space="preserve"> </w:t>
      </w:r>
      <w:r>
        <w:rPr>
          <w:color w:val="001A1D"/>
          <w:w w:val="105"/>
        </w:rPr>
        <w:t>đây</w:t>
      </w:r>
      <w:r>
        <w:rPr>
          <w:color w:val="001A1D"/>
          <w:spacing w:val="-4"/>
          <w:w w:val="105"/>
        </w:rPr>
        <w:t xml:space="preserve"> </w:t>
      </w:r>
      <w:r>
        <w:rPr>
          <w:color w:val="001A1D"/>
          <w:w w:val="105"/>
        </w:rPr>
        <w:t>KHÔNG</w:t>
      </w:r>
      <w:r>
        <w:rPr>
          <w:color w:val="001A1D"/>
          <w:spacing w:val="-4"/>
          <w:w w:val="105"/>
        </w:rPr>
        <w:t xml:space="preserve"> </w:t>
      </w:r>
      <w:r>
        <w:rPr>
          <w:color w:val="001A1D"/>
          <w:w w:val="105"/>
        </w:rPr>
        <w:t>đúng</w:t>
      </w:r>
      <w:r>
        <w:rPr>
          <w:color w:val="001A1D"/>
          <w:spacing w:val="-4"/>
          <w:w w:val="105"/>
        </w:rPr>
        <w:t xml:space="preserve"> </w:t>
      </w:r>
      <w:r>
        <w:rPr>
          <w:color w:val="001A1D"/>
          <w:w w:val="105"/>
        </w:rPr>
        <w:t>khi</w:t>
      </w:r>
      <w:r>
        <w:rPr>
          <w:color w:val="001A1D"/>
          <w:spacing w:val="-5"/>
          <w:w w:val="105"/>
        </w:rPr>
        <w:t xml:space="preserve"> </w:t>
      </w:r>
      <w:r>
        <w:rPr>
          <w:color w:val="001A1D"/>
          <w:w w:val="105"/>
        </w:rPr>
        <w:t>nói</w:t>
      </w:r>
      <w:r>
        <w:rPr>
          <w:color w:val="001A1D"/>
          <w:spacing w:val="-4"/>
          <w:w w:val="105"/>
        </w:rPr>
        <w:t xml:space="preserve"> </w:t>
      </w:r>
      <w:r>
        <w:rPr>
          <w:color w:val="001A1D"/>
          <w:w w:val="105"/>
        </w:rPr>
        <w:t>về</w:t>
      </w:r>
      <w:r>
        <w:rPr>
          <w:color w:val="001A1D"/>
          <w:spacing w:val="-4"/>
          <w:w w:val="105"/>
        </w:rPr>
        <w:t xml:space="preserve"> </w:t>
      </w:r>
      <w:r>
        <w:rPr>
          <w:color w:val="001A1D"/>
          <w:w w:val="105"/>
        </w:rPr>
        <w:t>lỗ</w:t>
      </w:r>
      <w:r>
        <w:rPr>
          <w:color w:val="001A1D"/>
          <w:spacing w:val="-4"/>
          <w:w w:val="105"/>
        </w:rPr>
        <w:t xml:space="preserve"> </w:t>
      </w:r>
      <w:r>
        <w:rPr>
          <w:color w:val="001A1D"/>
          <w:w w:val="105"/>
        </w:rPr>
        <w:t>hổng</w:t>
      </w:r>
      <w:r>
        <w:rPr>
          <w:color w:val="001A1D"/>
          <w:spacing w:val="-4"/>
          <w:w w:val="105"/>
        </w:rPr>
        <w:t xml:space="preserve"> </w:t>
      </w:r>
      <w:r>
        <w:rPr>
          <w:color w:val="001A1D"/>
          <w:w w:val="105"/>
        </w:rPr>
        <w:t>0-</w:t>
      </w:r>
      <w:r>
        <w:rPr>
          <w:color w:val="001A1D"/>
          <w:spacing w:val="-4"/>
          <w:w w:val="105"/>
        </w:rPr>
        <w:t>day?</w:t>
      </w:r>
    </w:p>
    <w:p>
      <w:pPr>
        <w:pStyle w:val="4"/>
        <w:spacing w:before="123"/>
      </w:pPr>
    </w:p>
    <w:p>
      <w:pPr>
        <w:pStyle w:val="5"/>
        <w:numPr>
          <w:ilvl w:val="0"/>
          <w:numId w:val="67"/>
        </w:numPr>
        <w:tabs>
          <w:tab w:val="left" w:pos="1098"/>
        </w:tabs>
        <w:spacing w:before="0"/>
        <w:ind w:left="1098" w:hanging="294"/>
        <w:rPr>
          <w:sz w:val="16"/>
        </w:rPr>
      </w:pPr>
      <w:r>
        <w:drawing>
          <wp:anchor distT="0" distB="0" distL="0" distR="0" simplePos="0" relativeHeight="251739136"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295" name="Image 295"/>
            <wp:cNvGraphicFramePr/>
            <a:graphic xmlns:a="http://schemas.openxmlformats.org/drawingml/2006/main">
              <a:graphicData uri="http://schemas.openxmlformats.org/drawingml/2006/picture">
                <pic:pic xmlns:pic="http://schemas.openxmlformats.org/drawingml/2006/picture">
                  <pic:nvPicPr>
                    <pic:cNvPr id="295" name="Image 295"/>
                    <pic:cNvPicPr/>
                  </pic:nvPicPr>
                  <pic:blipFill>
                    <a:blip r:embed="rId240" cstate="print"/>
                    <a:stretch>
                      <a:fillRect/>
                    </a:stretch>
                  </pic:blipFill>
                  <pic:spPr>
                    <a:xfrm>
                      <a:off x="0" y="0"/>
                      <a:ext cx="92494" cy="92494"/>
                    </a:xfrm>
                    <a:prstGeom prst="rect">
                      <a:avLst/>
                    </a:prstGeom>
                  </pic:spPr>
                </pic:pic>
              </a:graphicData>
            </a:graphic>
          </wp:anchor>
        </w:drawing>
      </w:r>
      <w:r>
        <w:rPr>
          <w:color w:val="001A1D"/>
          <w:w w:val="105"/>
          <w:sz w:val="16"/>
        </w:rPr>
        <w:t>Là</w:t>
      </w:r>
      <w:r>
        <w:rPr>
          <w:color w:val="001A1D"/>
          <w:spacing w:val="-4"/>
          <w:w w:val="105"/>
          <w:sz w:val="16"/>
        </w:rPr>
        <w:t xml:space="preserve"> </w:t>
      </w:r>
      <w:r>
        <w:rPr>
          <w:color w:val="001A1D"/>
          <w:w w:val="105"/>
          <w:sz w:val="16"/>
        </w:rPr>
        <w:t>lỗ</w:t>
      </w:r>
      <w:r>
        <w:rPr>
          <w:color w:val="001A1D"/>
          <w:spacing w:val="-4"/>
          <w:w w:val="105"/>
          <w:sz w:val="16"/>
        </w:rPr>
        <w:t xml:space="preserve"> </w:t>
      </w:r>
      <w:r>
        <w:rPr>
          <w:color w:val="001A1D"/>
          <w:w w:val="105"/>
          <w:sz w:val="16"/>
        </w:rPr>
        <w:t>hổng</w:t>
      </w:r>
      <w:r>
        <w:rPr>
          <w:color w:val="001A1D"/>
          <w:spacing w:val="-4"/>
          <w:w w:val="105"/>
          <w:sz w:val="16"/>
        </w:rPr>
        <w:t xml:space="preserve"> </w:t>
      </w:r>
      <w:r>
        <w:rPr>
          <w:color w:val="001A1D"/>
          <w:w w:val="105"/>
          <w:sz w:val="16"/>
        </w:rPr>
        <w:t>nguy</w:t>
      </w:r>
      <w:r>
        <w:rPr>
          <w:color w:val="001A1D"/>
          <w:spacing w:val="-4"/>
          <w:w w:val="105"/>
          <w:sz w:val="16"/>
        </w:rPr>
        <w:t xml:space="preserve"> </w:t>
      </w:r>
      <w:r>
        <w:rPr>
          <w:color w:val="001A1D"/>
          <w:w w:val="105"/>
          <w:sz w:val="16"/>
        </w:rPr>
        <w:t>hiểm</w:t>
      </w:r>
      <w:r>
        <w:rPr>
          <w:color w:val="001A1D"/>
          <w:spacing w:val="-4"/>
          <w:w w:val="105"/>
          <w:sz w:val="16"/>
        </w:rPr>
        <w:t xml:space="preserve"> </w:t>
      </w:r>
      <w:r>
        <w:rPr>
          <w:color w:val="001A1D"/>
          <w:w w:val="105"/>
          <w:sz w:val="16"/>
        </w:rPr>
        <w:t>khi</w:t>
      </w:r>
      <w:r>
        <w:rPr>
          <w:color w:val="001A1D"/>
          <w:spacing w:val="-4"/>
          <w:w w:val="105"/>
          <w:sz w:val="16"/>
        </w:rPr>
        <w:t xml:space="preserve"> </w:t>
      </w:r>
      <w:r>
        <w:rPr>
          <w:color w:val="001A1D"/>
          <w:w w:val="105"/>
          <w:sz w:val="16"/>
        </w:rPr>
        <w:t>tấn</w:t>
      </w:r>
      <w:r>
        <w:rPr>
          <w:color w:val="001A1D"/>
          <w:spacing w:val="-4"/>
          <w:w w:val="105"/>
          <w:sz w:val="16"/>
        </w:rPr>
        <w:t xml:space="preserve"> </w:t>
      </w:r>
      <w:r>
        <w:rPr>
          <w:color w:val="001A1D"/>
          <w:w w:val="105"/>
          <w:sz w:val="16"/>
        </w:rPr>
        <w:t>công</w:t>
      </w:r>
      <w:r>
        <w:rPr>
          <w:color w:val="001A1D"/>
          <w:spacing w:val="-4"/>
          <w:w w:val="105"/>
          <w:sz w:val="16"/>
        </w:rPr>
        <w:t xml:space="preserve"> </w:t>
      </w:r>
      <w:r>
        <w:rPr>
          <w:color w:val="001A1D"/>
          <w:w w:val="105"/>
          <w:sz w:val="16"/>
        </w:rPr>
        <w:t>vào</w:t>
      </w:r>
      <w:r>
        <w:rPr>
          <w:color w:val="001A1D"/>
          <w:spacing w:val="-4"/>
          <w:w w:val="105"/>
          <w:sz w:val="16"/>
        </w:rPr>
        <w:t xml:space="preserve"> </w:t>
      </w:r>
      <w:r>
        <w:rPr>
          <w:color w:val="001A1D"/>
          <w:w w:val="105"/>
          <w:sz w:val="16"/>
        </w:rPr>
        <w:t>hệ</w:t>
      </w:r>
      <w:r>
        <w:rPr>
          <w:color w:val="001A1D"/>
          <w:spacing w:val="-4"/>
          <w:w w:val="105"/>
          <w:sz w:val="16"/>
        </w:rPr>
        <w:t xml:space="preserve"> </w:t>
      </w:r>
      <w:r>
        <w:rPr>
          <w:color w:val="001A1D"/>
          <w:w w:val="105"/>
          <w:sz w:val="16"/>
        </w:rPr>
        <w:t>thống</w:t>
      </w:r>
      <w:r>
        <w:rPr>
          <w:color w:val="001A1D"/>
          <w:spacing w:val="-4"/>
          <w:w w:val="105"/>
          <w:sz w:val="16"/>
        </w:rPr>
        <w:t xml:space="preserve"> </w:t>
      </w:r>
      <w:r>
        <w:rPr>
          <w:color w:val="001A1D"/>
          <w:w w:val="105"/>
          <w:sz w:val="16"/>
        </w:rPr>
        <w:t>chưa</w:t>
      </w:r>
      <w:r>
        <w:rPr>
          <w:color w:val="001A1D"/>
          <w:spacing w:val="-4"/>
          <w:w w:val="105"/>
          <w:sz w:val="16"/>
        </w:rPr>
        <w:t xml:space="preserve"> </w:t>
      </w:r>
      <w:r>
        <w:rPr>
          <w:color w:val="001A1D"/>
          <w:w w:val="105"/>
          <w:sz w:val="16"/>
        </w:rPr>
        <w:t>có</w:t>
      </w:r>
      <w:r>
        <w:rPr>
          <w:color w:val="001A1D"/>
          <w:spacing w:val="-4"/>
          <w:w w:val="105"/>
          <w:sz w:val="16"/>
        </w:rPr>
        <w:t xml:space="preserve"> </w:t>
      </w:r>
      <w:r>
        <w:rPr>
          <w:color w:val="001A1D"/>
          <w:w w:val="105"/>
          <w:sz w:val="16"/>
        </w:rPr>
        <w:t>giải</w:t>
      </w:r>
      <w:r>
        <w:rPr>
          <w:color w:val="001A1D"/>
          <w:spacing w:val="-4"/>
          <w:w w:val="105"/>
          <w:sz w:val="16"/>
        </w:rPr>
        <w:t xml:space="preserve"> </w:t>
      </w:r>
      <w:r>
        <w:rPr>
          <w:color w:val="001A1D"/>
          <w:w w:val="105"/>
          <w:sz w:val="16"/>
        </w:rPr>
        <w:t>pháp</w:t>
      </w:r>
      <w:r>
        <w:rPr>
          <w:color w:val="001A1D"/>
          <w:spacing w:val="-4"/>
          <w:w w:val="105"/>
          <w:sz w:val="16"/>
        </w:rPr>
        <w:t xml:space="preserve"> </w:t>
      </w:r>
      <w:r>
        <w:rPr>
          <w:color w:val="001A1D"/>
          <w:w w:val="105"/>
          <w:sz w:val="16"/>
        </w:rPr>
        <w:t>bảo</w:t>
      </w:r>
      <w:r>
        <w:rPr>
          <w:color w:val="001A1D"/>
          <w:spacing w:val="-3"/>
          <w:w w:val="105"/>
          <w:sz w:val="16"/>
        </w:rPr>
        <w:t xml:space="preserve"> </w:t>
      </w:r>
      <w:r>
        <w:rPr>
          <w:color w:val="001A1D"/>
          <w:spacing w:val="-5"/>
          <w:w w:val="105"/>
          <w:sz w:val="16"/>
        </w:rPr>
        <w:t>vệ</w:t>
      </w:r>
    </w:p>
    <w:p>
      <w:pPr>
        <w:pStyle w:val="5"/>
        <w:numPr>
          <w:ilvl w:val="0"/>
          <w:numId w:val="67"/>
        </w:numPr>
        <w:tabs>
          <w:tab w:val="left" w:pos="1098"/>
        </w:tabs>
        <w:ind w:left="1098" w:hanging="294"/>
        <w:rPr>
          <w:sz w:val="16"/>
        </w:rPr>
      </w:pPr>
      <w:r>
        <w:drawing>
          <wp:anchor distT="0" distB="0" distL="0" distR="0" simplePos="0" relativeHeight="251740160"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296" name="Image 296"/>
            <wp:cNvGraphicFramePr/>
            <a:graphic xmlns:a="http://schemas.openxmlformats.org/drawingml/2006/main">
              <a:graphicData uri="http://schemas.openxmlformats.org/drawingml/2006/picture">
                <pic:pic xmlns:pic="http://schemas.openxmlformats.org/drawingml/2006/picture">
                  <pic:nvPicPr>
                    <pic:cNvPr id="296" name="Image 296"/>
                    <pic:cNvPicPr/>
                  </pic:nvPicPr>
                  <pic:blipFill>
                    <a:blip r:embed="rId241" cstate="print"/>
                    <a:stretch>
                      <a:fillRect/>
                    </a:stretch>
                  </pic:blipFill>
                  <pic:spPr>
                    <a:xfrm>
                      <a:off x="0" y="0"/>
                      <a:ext cx="92494" cy="92494"/>
                    </a:xfrm>
                    <a:prstGeom prst="rect">
                      <a:avLst/>
                    </a:prstGeom>
                  </pic:spPr>
                </pic:pic>
              </a:graphicData>
            </a:graphic>
          </wp:anchor>
        </w:drawing>
      </w:r>
      <w:r>
        <w:rPr>
          <w:color w:val="001A1D"/>
          <w:w w:val="105"/>
          <w:sz w:val="16"/>
        </w:rPr>
        <w:t>Là</w:t>
      </w:r>
      <w:r>
        <w:rPr>
          <w:color w:val="001A1D"/>
          <w:spacing w:val="-5"/>
          <w:w w:val="105"/>
          <w:sz w:val="16"/>
        </w:rPr>
        <w:t xml:space="preserve"> </w:t>
      </w:r>
      <w:r>
        <w:rPr>
          <w:color w:val="001A1D"/>
          <w:w w:val="105"/>
          <w:sz w:val="16"/>
        </w:rPr>
        <w:t>lỗ</w:t>
      </w:r>
      <w:r>
        <w:rPr>
          <w:color w:val="001A1D"/>
          <w:spacing w:val="-4"/>
          <w:w w:val="105"/>
          <w:sz w:val="16"/>
        </w:rPr>
        <w:t xml:space="preserve"> </w:t>
      </w:r>
      <w:r>
        <w:rPr>
          <w:color w:val="001A1D"/>
          <w:w w:val="105"/>
          <w:sz w:val="16"/>
        </w:rPr>
        <w:t>hổng</w:t>
      </w:r>
      <w:r>
        <w:rPr>
          <w:color w:val="001A1D"/>
          <w:spacing w:val="-4"/>
          <w:w w:val="105"/>
          <w:sz w:val="16"/>
        </w:rPr>
        <w:t xml:space="preserve"> </w:t>
      </w:r>
      <w:r>
        <w:rPr>
          <w:color w:val="001A1D"/>
          <w:w w:val="105"/>
          <w:sz w:val="16"/>
        </w:rPr>
        <w:t>phá</w:t>
      </w:r>
      <w:r>
        <w:rPr>
          <w:color w:val="001A1D"/>
          <w:spacing w:val="-4"/>
          <w:w w:val="105"/>
          <w:sz w:val="16"/>
        </w:rPr>
        <w:t xml:space="preserve"> </w:t>
      </w:r>
      <w:r>
        <w:rPr>
          <w:color w:val="001A1D"/>
          <w:w w:val="105"/>
          <w:sz w:val="16"/>
        </w:rPr>
        <w:t>hoại</w:t>
      </w:r>
      <w:r>
        <w:rPr>
          <w:color w:val="001A1D"/>
          <w:spacing w:val="-4"/>
          <w:w w:val="105"/>
          <w:sz w:val="16"/>
        </w:rPr>
        <w:t xml:space="preserve"> </w:t>
      </w:r>
      <w:r>
        <w:rPr>
          <w:color w:val="001A1D"/>
          <w:w w:val="105"/>
          <w:sz w:val="16"/>
        </w:rPr>
        <w:t>hệ</w:t>
      </w:r>
      <w:r>
        <w:rPr>
          <w:color w:val="001A1D"/>
          <w:spacing w:val="-4"/>
          <w:w w:val="105"/>
          <w:sz w:val="16"/>
        </w:rPr>
        <w:t xml:space="preserve"> </w:t>
      </w:r>
      <w:r>
        <w:rPr>
          <w:color w:val="001A1D"/>
          <w:w w:val="105"/>
          <w:sz w:val="16"/>
        </w:rPr>
        <w:t>thống</w:t>
      </w:r>
      <w:r>
        <w:rPr>
          <w:color w:val="001A1D"/>
          <w:spacing w:val="-4"/>
          <w:w w:val="105"/>
          <w:sz w:val="16"/>
        </w:rPr>
        <w:t xml:space="preserve"> </w:t>
      </w:r>
      <w:r>
        <w:rPr>
          <w:color w:val="001A1D"/>
          <w:w w:val="105"/>
          <w:sz w:val="16"/>
        </w:rPr>
        <w:t>trong</w:t>
      </w:r>
      <w:r>
        <w:rPr>
          <w:color w:val="001A1D"/>
          <w:spacing w:val="-4"/>
          <w:w w:val="105"/>
          <w:sz w:val="16"/>
        </w:rPr>
        <w:t xml:space="preserve"> </w:t>
      </w:r>
      <w:r>
        <w:rPr>
          <w:color w:val="001A1D"/>
          <w:w w:val="105"/>
          <w:sz w:val="16"/>
        </w:rPr>
        <w:t>vòng</w:t>
      </w:r>
      <w:r>
        <w:rPr>
          <w:color w:val="001A1D"/>
          <w:spacing w:val="-4"/>
          <w:w w:val="105"/>
          <w:sz w:val="16"/>
        </w:rPr>
        <w:t xml:space="preserve"> </w:t>
      </w:r>
      <w:r>
        <w:rPr>
          <w:color w:val="001A1D"/>
          <w:w w:val="105"/>
          <w:sz w:val="16"/>
        </w:rPr>
        <w:t>một</w:t>
      </w:r>
      <w:r>
        <w:rPr>
          <w:color w:val="001A1D"/>
          <w:spacing w:val="-4"/>
          <w:w w:val="105"/>
          <w:sz w:val="16"/>
        </w:rPr>
        <w:t xml:space="preserve"> ngày</w:t>
      </w:r>
    </w:p>
    <w:p>
      <w:pPr>
        <w:pStyle w:val="5"/>
        <w:numPr>
          <w:ilvl w:val="0"/>
          <w:numId w:val="67"/>
        </w:numPr>
        <w:tabs>
          <w:tab w:val="left" w:pos="1098"/>
        </w:tabs>
        <w:spacing w:before="157"/>
        <w:ind w:left="1098" w:hanging="294"/>
        <w:rPr>
          <w:sz w:val="16"/>
        </w:rPr>
      </w:pPr>
      <w:r>
        <w:drawing>
          <wp:anchor distT="0" distB="0" distL="0" distR="0" simplePos="0" relativeHeight="251740160"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297" name="Image 297"/>
            <wp:cNvGraphicFramePr/>
            <a:graphic xmlns:a="http://schemas.openxmlformats.org/drawingml/2006/main">
              <a:graphicData uri="http://schemas.openxmlformats.org/drawingml/2006/picture">
                <pic:pic xmlns:pic="http://schemas.openxmlformats.org/drawingml/2006/picture">
                  <pic:nvPicPr>
                    <pic:cNvPr id="297" name="Image 297"/>
                    <pic:cNvPicPr/>
                  </pic:nvPicPr>
                  <pic:blipFill>
                    <a:blip r:embed="rId237" cstate="print"/>
                    <a:stretch>
                      <a:fillRect/>
                    </a:stretch>
                  </pic:blipFill>
                  <pic:spPr>
                    <a:xfrm>
                      <a:off x="0" y="0"/>
                      <a:ext cx="92494" cy="92494"/>
                    </a:xfrm>
                    <a:prstGeom prst="rect">
                      <a:avLst/>
                    </a:prstGeom>
                  </pic:spPr>
                </pic:pic>
              </a:graphicData>
            </a:graphic>
          </wp:anchor>
        </w:drawing>
      </w:r>
      <w:r>
        <mc:AlternateContent>
          <mc:Choice Requires="wpg">
            <w:drawing>
              <wp:anchor distT="0" distB="0" distL="0" distR="0" simplePos="0" relativeHeight="251743232" behindDoc="0" locked="0" layoutInCell="1" allowOverlap="1">
                <wp:simplePos x="0" y="0"/>
                <wp:positionH relativeFrom="page">
                  <wp:posOffset>7025640</wp:posOffset>
                </wp:positionH>
                <wp:positionV relativeFrom="paragraph">
                  <wp:posOffset>73660</wp:posOffset>
                </wp:positionV>
                <wp:extent cx="384810" cy="429895"/>
                <wp:effectExtent l="0" t="0" r="0" b="0"/>
                <wp:wrapNone/>
                <wp:docPr id="298" name="Group 298"/>
                <wp:cNvGraphicFramePr/>
                <a:graphic xmlns:a="http://schemas.openxmlformats.org/drawingml/2006/main">
                  <a:graphicData uri="http://schemas.microsoft.com/office/word/2010/wordprocessingGroup">
                    <wpg:wgp>
                      <wpg:cNvGrpSpPr/>
                      <wpg:grpSpPr>
                        <a:xfrm>
                          <a:off x="0" y="0"/>
                          <a:ext cx="384810" cy="429895"/>
                          <a:chOff x="0" y="0"/>
                          <a:chExt cx="384810" cy="429895"/>
                        </a:xfrm>
                      </wpg:grpSpPr>
                      <wps:wsp>
                        <wps:cNvPr id="299" name="Graphic 299"/>
                        <wps:cNvSpPr/>
                        <wps:spPr>
                          <a:xfrm>
                            <a:off x="0" y="0"/>
                            <a:ext cx="384810" cy="429895"/>
                          </a:xfrm>
                          <a:custGeom>
                            <a:avLst/>
                            <a:gdLst/>
                            <a:ahLst/>
                            <a:cxnLst/>
                            <a:rect l="l" t="t" r="r" b="b"/>
                            <a:pathLst>
                              <a:path w="384810" h="429895">
                                <a:moveTo>
                                  <a:pt x="384810" y="429767"/>
                                </a:moveTo>
                                <a:lnTo>
                                  <a:pt x="0" y="429767"/>
                                </a:lnTo>
                                <a:lnTo>
                                  <a:pt x="0" y="0"/>
                                </a:lnTo>
                                <a:lnTo>
                                  <a:pt x="384810" y="0"/>
                                </a:lnTo>
                                <a:lnTo>
                                  <a:pt x="384810" y="93171"/>
                                </a:lnTo>
                                <a:lnTo>
                                  <a:pt x="214052" y="93171"/>
                                </a:lnTo>
                                <a:lnTo>
                                  <a:pt x="203538" y="93678"/>
                                </a:lnTo>
                                <a:lnTo>
                                  <a:pt x="163691" y="105787"/>
                                </a:lnTo>
                                <a:lnTo>
                                  <a:pt x="131510" y="132222"/>
                                </a:lnTo>
                                <a:lnTo>
                                  <a:pt x="111896" y="168960"/>
                                </a:lnTo>
                                <a:lnTo>
                                  <a:pt x="107327" y="199895"/>
                                </a:lnTo>
                                <a:lnTo>
                                  <a:pt x="107834" y="210408"/>
                                </a:lnTo>
                                <a:lnTo>
                                  <a:pt x="119942" y="250255"/>
                                </a:lnTo>
                                <a:lnTo>
                                  <a:pt x="146378" y="282435"/>
                                </a:lnTo>
                                <a:lnTo>
                                  <a:pt x="183118" y="302049"/>
                                </a:lnTo>
                                <a:lnTo>
                                  <a:pt x="214052" y="306619"/>
                                </a:lnTo>
                                <a:lnTo>
                                  <a:pt x="384810" y="306619"/>
                                </a:lnTo>
                                <a:lnTo>
                                  <a:pt x="384810" y="429767"/>
                                </a:lnTo>
                                <a:close/>
                              </a:path>
                              <a:path w="384810" h="429895">
                                <a:moveTo>
                                  <a:pt x="384810" y="306619"/>
                                </a:moveTo>
                                <a:lnTo>
                                  <a:pt x="214052" y="306619"/>
                                </a:lnTo>
                                <a:lnTo>
                                  <a:pt x="224565" y="306111"/>
                                </a:lnTo>
                                <a:lnTo>
                                  <a:pt x="234876" y="304587"/>
                                </a:lnTo>
                                <a:lnTo>
                                  <a:pt x="273355" y="288649"/>
                                </a:lnTo>
                                <a:lnTo>
                                  <a:pt x="302805" y="259198"/>
                                </a:lnTo>
                                <a:lnTo>
                                  <a:pt x="318744" y="220719"/>
                                </a:lnTo>
                                <a:lnTo>
                                  <a:pt x="320776" y="199895"/>
                                </a:lnTo>
                                <a:lnTo>
                                  <a:pt x="320267" y="189381"/>
                                </a:lnTo>
                                <a:lnTo>
                                  <a:pt x="308159" y="149534"/>
                                </a:lnTo>
                                <a:lnTo>
                                  <a:pt x="281723" y="117354"/>
                                </a:lnTo>
                                <a:lnTo>
                                  <a:pt x="244985" y="97740"/>
                                </a:lnTo>
                                <a:lnTo>
                                  <a:pt x="214052" y="93171"/>
                                </a:lnTo>
                                <a:lnTo>
                                  <a:pt x="384810" y="93171"/>
                                </a:lnTo>
                                <a:lnTo>
                                  <a:pt x="384810" y="306619"/>
                                </a:lnTo>
                                <a:close/>
                              </a:path>
                            </a:pathLst>
                          </a:custGeom>
                          <a:solidFill>
                            <a:srgbClr val="000000">
                              <a:alpha val="19999"/>
                            </a:srgbClr>
                          </a:solidFill>
                        </wps:spPr>
                        <wps:bodyPr wrap="square" lIns="0" tIns="0" rIns="0" bIns="0" rtlCol="0">
                          <a:noAutofit/>
                        </wps:bodyPr>
                      </wps:wsp>
                      <pic:pic xmlns:pic="http://schemas.openxmlformats.org/drawingml/2006/picture">
                        <pic:nvPicPr>
                          <pic:cNvPr id="300" name="Image 300"/>
                          <pic:cNvPicPr/>
                        </pic:nvPicPr>
                        <pic:blipFill>
                          <a:blip r:embed="rId8" cstate="print"/>
                          <a:stretch>
                            <a:fillRect/>
                          </a:stretch>
                        </pic:blipFill>
                        <pic:spPr>
                          <a:xfrm>
                            <a:off x="100212" y="86055"/>
                            <a:ext cx="227678" cy="227678"/>
                          </a:xfrm>
                          <a:prstGeom prst="rect">
                            <a:avLst/>
                          </a:prstGeom>
                        </pic:spPr>
                      </pic:pic>
                    </wpg:wgp>
                  </a:graphicData>
                </a:graphic>
              </wp:anchor>
            </w:drawing>
          </mc:Choice>
          <mc:Fallback>
            <w:pict>
              <v:group id="_x0000_s1026" o:spid="_x0000_s1026" o:spt="203" style="position:absolute;left:0pt;margin-left:553.2pt;margin-top:5.8pt;height:33.85pt;width:30.3pt;mso-position-horizontal-relative:page;z-index:251743232;mso-width-relative:page;mso-height-relative:page;" coordsize="384810,429895" o:gfxdata="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">
                <o:lock v:ext="edit" aspectratio="f"/>
                <v:shape id="Graphic 299" o:spid="_x0000_s1026" o:spt="100" style="position:absolute;left:0;top:0;height:429895;width:384810;" fillcolor="#000000" filled="t" stroked="f" coordsize="384810,429895" o:gfxdata="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ovCJb4A&#10;AADcAAAADwAAAAAAAAABACAAAAAiAAAAZHJzL2Rvd25yZXYueG1sUEsBAhQAFAAAAAgAh07iQDMv&#10;BZ47AAAAOQAAABAAAAAAAAAAAQAgAAAADQEAAGRycy9zaGFwZXhtbC54bWxQSwUGAAAAAAYABgBb&#10;AQAAtwMAAAAA&#10;" path="m384810,429767l0,429767,0,0,384810,0,384810,93171,214052,93171,203538,93678,163691,105787,131510,132222,111896,168960,107327,199895,107834,210408,119942,250255,146378,282435,183118,302049,214052,306619,384810,306619,384810,429767xem384810,306619l214052,306619,224565,306111,234876,304587,273355,288649,302805,259198,318744,220719,320776,199895,320267,189381,308159,149534,281723,117354,244985,97740,214052,93171,384810,93171,384810,306619xe">
                  <v:fill on="t" opacity="13106f" focussize="0,0"/>
                  <v:stroke on="f"/>
                  <v:imagedata o:title=""/>
                  <o:lock v:ext="edit" aspectratio="f"/>
                  <v:textbox inset="0mm,0mm,0mm,0mm"/>
                </v:shape>
                <v:shape id="Image 300" o:spid="_x0000_s1026" o:spt="75" type="#_x0000_t75" style="position:absolute;left:100212;top:86055;height:227678;width:227678;" filled="f" o:preferrelative="t" stroked="f" coordsize="21600,21600" o:gfxdata="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SF89LsAAADc&#10;AAAADwAAAAAAAAABACAAAAAiAAAAZHJzL2Rvd25yZXYueG1sUEsBAhQAFAAAAAgAh07iQDMvBZ47&#10;AAAAOQAAABAAAAAAAAAAAQAgAAAACgEAAGRycy9zaGFwZXhtbC54bWxQSwUGAAAAAAYABgBbAQAA&#10;tAMAAAAA&#10;">
                  <v:fill on="f" focussize="0,0"/>
                  <v:stroke on="f"/>
                  <v:imagedata r:id="rId8" o:title=""/>
                  <o:lock v:ext="edit" aspectratio="f"/>
                </v:shape>
              </v:group>
            </w:pict>
          </mc:Fallback>
        </mc:AlternateContent>
      </w:r>
      <w:r>
        <w:rPr>
          <w:color w:val="001A1D"/>
          <w:w w:val="105"/>
          <w:sz w:val="16"/>
        </w:rPr>
        <w:t>Là</w:t>
      </w:r>
      <w:r>
        <w:rPr>
          <w:color w:val="001A1D"/>
          <w:spacing w:val="-5"/>
          <w:w w:val="105"/>
          <w:sz w:val="16"/>
        </w:rPr>
        <w:t xml:space="preserve"> </w:t>
      </w:r>
      <w:r>
        <w:rPr>
          <w:color w:val="001A1D"/>
          <w:w w:val="105"/>
          <w:sz w:val="16"/>
        </w:rPr>
        <w:t>lỗ</w:t>
      </w:r>
      <w:r>
        <w:rPr>
          <w:color w:val="001A1D"/>
          <w:spacing w:val="-4"/>
          <w:w w:val="105"/>
          <w:sz w:val="16"/>
        </w:rPr>
        <w:t xml:space="preserve"> </w:t>
      </w:r>
      <w:r>
        <w:rPr>
          <w:color w:val="001A1D"/>
          <w:w w:val="105"/>
          <w:sz w:val="16"/>
        </w:rPr>
        <w:t>hổng</w:t>
      </w:r>
      <w:r>
        <w:rPr>
          <w:color w:val="001A1D"/>
          <w:spacing w:val="-4"/>
          <w:w w:val="105"/>
          <w:sz w:val="16"/>
        </w:rPr>
        <w:t xml:space="preserve"> </w:t>
      </w:r>
      <w:r>
        <w:rPr>
          <w:color w:val="001A1D"/>
          <w:w w:val="105"/>
          <w:sz w:val="16"/>
        </w:rPr>
        <w:t>hacker</w:t>
      </w:r>
      <w:r>
        <w:rPr>
          <w:color w:val="001A1D"/>
          <w:spacing w:val="-4"/>
          <w:w w:val="105"/>
          <w:sz w:val="16"/>
        </w:rPr>
        <w:t xml:space="preserve"> </w:t>
      </w:r>
      <w:r>
        <w:rPr>
          <w:color w:val="001A1D"/>
          <w:w w:val="105"/>
          <w:sz w:val="16"/>
        </w:rPr>
        <w:t>chưa</w:t>
      </w:r>
      <w:r>
        <w:rPr>
          <w:color w:val="001A1D"/>
          <w:spacing w:val="-4"/>
          <w:w w:val="105"/>
          <w:sz w:val="16"/>
        </w:rPr>
        <w:t xml:space="preserve"> </w:t>
      </w:r>
      <w:r>
        <w:rPr>
          <w:color w:val="001A1D"/>
          <w:w w:val="105"/>
          <w:sz w:val="16"/>
        </w:rPr>
        <w:t>công</w:t>
      </w:r>
      <w:r>
        <w:rPr>
          <w:color w:val="001A1D"/>
          <w:spacing w:val="-4"/>
          <w:w w:val="105"/>
          <w:sz w:val="16"/>
        </w:rPr>
        <w:t xml:space="preserve"> </w:t>
      </w:r>
      <w:r>
        <w:rPr>
          <w:color w:val="001A1D"/>
          <w:w w:val="105"/>
          <w:sz w:val="16"/>
        </w:rPr>
        <w:t>bố</w:t>
      </w:r>
      <w:r>
        <w:rPr>
          <w:color w:val="001A1D"/>
          <w:spacing w:val="-4"/>
          <w:w w:val="105"/>
          <w:sz w:val="16"/>
        </w:rPr>
        <w:t xml:space="preserve"> </w:t>
      </w:r>
      <w:r>
        <w:rPr>
          <w:color w:val="001A1D"/>
          <w:w w:val="105"/>
          <w:sz w:val="16"/>
        </w:rPr>
        <w:t>rộng</w:t>
      </w:r>
      <w:r>
        <w:rPr>
          <w:color w:val="001A1D"/>
          <w:spacing w:val="-4"/>
          <w:w w:val="105"/>
          <w:sz w:val="16"/>
        </w:rPr>
        <w:t xml:space="preserve"> </w:t>
      </w:r>
      <w:r>
        <w:rPr>
          <w:color w:val="001A1D"/>
          <w:spacing w:val="-5"/>
          <w:w w:val="105"/>
          <w:sz w:val="16"/>
        </w:rPr>
        <w:t>rãi</w:t>
      </w:r>
    </w:p>
    <w:p>
      <w:pPr>
        <w:pStyle w:val="5"/>
        <w:numPr>
          <w:ilvl w:val="0"/>
          <w:numId w:val="67"/>
        </w:numPr>
        <w:tabs>
          <w:tab w:val="left" w:pos="1098"/>
        </w:tabs>
        <w:spacing w:before="169" w:line="468" w:lineRule="auto"/>
        <w:ind w:left="793" w:right="7647" w:firstLine="11"/>
        <w:rPr>
          <w:sz w:val="16"/>
        </w:rPr>
      </w:pPr>
      <w:r>
        <w:drawing>
          <wp:anchor distT="0" distB="0" distL="0" distR="0" simplePos="0" relativeHeight="251741184" behindDoc="0" locked="0" layoutInCell="1" allowOverlap="1">
            <wp:simplePos x="0" y="0"/>
            <wp:positionH relativeFrom="page">
              <wp:posOffset>611505</wp:posOffset>
            </wp:positionH>
            <wp:positionV relativeFrom="paragraph">
              <wp:posOffset>131445</wp:posOffset>
            </wp:positionV>
            <wp:extent cx="92710" cy="92710"/>
            <wp:effectExtent l="0" t="0" r="0" b="0"/>
            <wp:wrapNone/>
            <wp:docPr id="301" name="Image 301"/>
            <wp:cNvGraphicFramePr/>
            <a:graphic xmlns:a="http://schemas.openxmlformats.org/drawingml/2006/main">
              <a:graphicData uri="http://schemas.openxmlformats.org/drawingml/2006/picture">
                <pic:pic xmlns:pic="http://schemas.openxmlformats.org/drawingml/2006/picture">
                  <pic:nvPicPr>
                    <pic:cNvPr id="301" name="Image 301"/>
                    <pic:cNvPicPr/>
                  </pic:nvPicPr>
                  <pic:blipFill>
                    <a:blip r:embed="rId242" cstate="print"/>
                    <a:stretch>
                      <a:fillRect/>
                    </a:stretch>
                  </pic:blipFill>
                  <pic:spPr>
                    <a:xfrm>
                      <a:off x="0" y="0"/>
                      <a:ext cx="92494" cy="92494"/>
                    </a:xfrm>
                    <a:prstGeom prst="rect">
                      <a:avLst/>
                    </a:prstGeom>
                  </pic:spPr>
                </pic:pic>
              </a:graphicData>
            </a:graphic>
          </wp:anchor>
        </w:drawing>
      </w:r>
      <w:r>
        <w:rPr>
          <w:color w:val="001A1D"/>
          <w:w w:val="105"/>
          <w:sz w:val="16"/>
        </w:rPr>
        <w:t>Là</w:t>
      </w:r>
      <w:r>
        <w:rPr>
          <w:color w:val="001A1D"/>
          <w:spacing w:val="-7"/>
          <w:w w:val="105"/>
          <w:sz w:val="16"/>
        </w:rPr>
        <w:t xml:space="preserve"> </w:t>
      </w:r>
      <w:r>
        <w:rPr>
          <w:color w:val="001A1D"/>
          <w:w w:val="105"/>
          <w:sz w:val="16"/>
        </w:rPr>
        <w:t>lỗ</w:t>
      </w:r>
      <w:r>
        <w:rPr>
          <w:color w:val="001A1D"/>
          <w:spacing w:val="-7"/>
          <w:w w:val="105"/>
          <w:sz w:val="16"/>
        </w:rPr>
        <w:t xml:space="preserve"> </w:t>
      </w:r>
      <w:r>
        <w:rPr>
          <w:color w:val="001A1D"/>
          <w:w w:val="105"/>
          <w:sz w:val="16"/>
        </w:rPr>
        <w:t>hổng</w:t>
      </w:r>
      <w:r>
        <w:rPr>
          <w:color w:val="001A1D"/>
          <w:spacing w:val="-7"/>
          <w:w w:val="105"/>
          <w:sz w:val="16"/>
        </w:rPr>
        <w:t xml:space="preserve"> </w:t>
      </w:r>
      <w:r>
        <w:rPr>
          <w:color w:val="001A1D"/>
          <w:w w:val="105"/>
          <w:sz w:val="16"/>
        </w:rPr>
        <w:t>nhà</w:t>
      </w:r>
      <w:r>
        <w:rPr>
          <w:color w:val="001A1D"/>
          <w:spacing w:val="-7"/>
          <w:w w:val="105"/>
          <w:sz w:val="16"/>
        </w:rPr>
        <w:t xml:space="preserve"> </w:t>
      </w:r>
      <w:r>
        <w:rPr>
          <w:color w:val="001A1D"/>
          <w:w w:val="105"/>
          <w:sz w:val="16"/>
        </w:rPr>
        <w:t>sản</w:t>
      </w:r>
      <w:r>
        <w:rPr>
          <w:color w:val="001A1D"/>
          <w:spacing w:val="-7"/>
          <w:w w:val="105"/>
          <w:sz w:val="16"/>
        </w:rPr>
        <w:t xml:space="preserve"> </w:t>
      </w:r>
      <w:r>
        <w:rPr>
          <w:color w:val="001A1D"/>
          <w:w w:val="105"/>
          <w:sz w:val="16"/>
        </w:rPr>
        <w:t>xuất</w:t>
      </w:r>
      <w:r>
        <w:rPr>
          <w:color w:val="001A1D"/>
          <w:spacing w:val="-7"/>
          <w:w w:val="105"/>
          <w:sz w:val="16"/>
        </w:rPr>
        <w:t xml:space="preserve"> </w:t>
      </w:r>
      <w:r>
        <w:rPr>
          <w:color w:val="001A1D"/>
          <w:w w:val="105"/>
          <w:sz w:val="16"/>
        </w:rPr>
        <w:t>chưa</w:t>
      </w:r>
      <w:r>
        <w:rPr>
          <w:color w:val="001A1D"/>
          <w:spacing w:val="-7"/>
          <w:w w:val="105"/>
          <w:sz w:val="16"/>
        </w:rPr>
        <w:t xml:space="preserve"> </w:t>
      </w:r>
      <w:r>
        <w:rPr>
          <w:color w:val="001A1D"/>
          <w:w w:val="105"/>
          <w:sz w:val="16"/>
        </w:rPr>
        <w:t>kịp</w:t>
      </w:r>
      <w:r>
        <w:rPr>
          <w:color w:val="001A1D"/>
          <w:spacing w:val="-7"/>
          <w:w w:val="105"/>
          <w:sz w:val="16"/>
        </w:rPr>
        <w:t xml:space="preserve"> </w:t>
      </w:r>
      <w:r>
        <w:rPr>
          <w:color w:val="001A1D"/>
          <w:w w:val="105"/>
          <w:sz w:val="16"/>
        </w:rPr>
        <w:t xml:space="preserve">vá </w:t>
      </w:r>
      <w:r>
        <w:rPr>
          <w:color w:val="0E6BBE"/>
          <w:w w:val="105"/>
          <w:sz w:val="16"/>
        </w:rPr>
        <w:t>Clear my choice</w:t>
      </w:r>
    </w:p>
    <w:p>
      <w:pPr>
        <w:pStyle w:val="4"/>
        <w:spacing w:before="94"/>
        <w:rPr>
          <w:sz w:val="20"/>
        </w:rPr>
      </w:pPr>
      <w:r>
        <mc:AlternateContent>
          <mc:Choice Requires="wpg">
            <w:drawing>
              <wp:anchor distT="0" distB="0" distL="0" distR="0" simplePos="0" relativeHeight="251811840" behindDoc="1" locked="0" layoutInCell="1" allowOverlap="1">
                <wp:simplePos x="0" y="0"/>
                <wp:positionH relativeFrom="page">
                  <wp:posOffset>408940</wp:posOffset>
                </wp:positionH>
                <wp:positionV relativeFrom="paragraph">
                  <wp:posOffset>243840</wp:posOffset>
                </wp:positionV>
                <wp:extent cx="6944360" cy="590550"/>
                <wp:effectExtent l="0" t="0" r="0" b="0"/>
                <wp:wrapTopAndBottom/>
                <wp:docPr id="302" name="Group 302"/>
                <wp:cNvGraphicFramePr/>
                <a:graphic xmlns:a="http://schemas.openxmlformats.org/drawingml/2006/main">
                  <a:graphicData uri="http://schemas.microsoft.com/office/word/2010/wordprocessingGroup">
                    <wpg:wgp>
                      <wpg:cNvGrpSpPr/>
                      <wpg:grpSpPr>
                        <a:xfrm>
                          <a:off x="0" y="0"/>
                          <a:ext cx="6944359" cy="590550"/>
                          <a:chOff x="0" y="0"/>
                          <a:chExt cx="6944359" cy="590550"/>
                        </a:xfrm>
                      </wpg:grpSpPr>
                      <wps:wsp>
                        <wps:cNvPr id="303" name="Graphic 303"/>
                        <wps:cNvSpPr/>
                        <wps:spPr>
                          <a:xfrm>
                            <a:off x="3557" y="3557"/>
                            <a:ext cx="6937375" cy="583565"/>
                          </a:xfrm>
                          <a:custGeom>
                            <a:avLst/>
                            <a:gdLst/>
                            <a:ahLst/>
                            <a:cxnLst/>
                            <a:rect l="l" t="t" r="r" b="b"/>
                            <a:pathLst>
                              <a:path w="6937375" h="583565">
                                <a:moveTo>
                                  <a:pt x="0" y="572753"/>
                                </a:moveTo>
                                <a:lnTo>
                                  <a:pt x="0" y="10672"/>
                                </a:lnTo>
                                <a:lnTo>
                                  <a:pt x="0" y="7719"/>
                                </a:lnTo>
                                <a:lnTo>
                                  <a:pt x="1041" y="5203"/>
                                </a:lnTo>
                                <a:lnTo>
                                  <a:pt x="3125" y="3119"/>
                                </a:lnTo>
                                <a:lnTo>
                                  <a:pt x="5209" y="1042"/>
                                </a:lnTo>
                                <a:lnTo>
                                  <a:pt x="7725" y="0"/>
                                </a:lnTo>
                                <a:lnTo>
                                  <a:pt x="10672" y="0"/>
                                </a:lnTo>
                                <a:lnTo>
                                  <a:pt x="6926398" y="0"/>
                                </a:lnTo>
                                <a:lnTo>
                                  <a:pt x="6929345" y="0"/>
                                </a:lnTo>
                                <a:lnTo>
                                  <a:pt x="6931860" y="1042"/>
                                </a:lnTo>
                                <a:lnTo>
                                  <a:pt x="6933944" y="3119"/>
                                </a:lnTo>
                                <a:lnTo>
                                  <a:pt x="6936028" y="5203"/>
                                </a:lnTo>
                                <a:lnTo>
                                  <a:pt x="6937070" y="7719"/>
                                </a:lnTo>
                                <a:lnTo>
                                  <a:pt x="6937071" y="10672"/>
                                </a:lnTo>
                                <a:lnTo>
                                  <a:pt x="6937071" y="572753"/>
                                </a:lnTo>
                                <a:lnTo>
                                  <a:pt x="6937070" y="575699"/>
                                </a:lnTo>
                                <a:lnTo>
                                  <a:pt x="6936028" y="578214"/>
                                </a:lnTo>
                                <a:lnTo>
                                  <a:pt x="6933944" y="580298"/>
                                </a:lnTo>
                                <a:lnTo>
                                  <a:pt x="6931860" y="582383"/>
                                </a:lnTo>
                                <a:lnTo>
                                  <a:pt x="6929345" y="583425"/>
                                </a:lnTo>
                                <a:lnTo>
                                  <a:pt x="6926398" y="583425"/>
                                </a:lnTo>
                                <a:lnTo>
                                  <a:pt x="10672" y="583425"/>
                                </a:lnTo>
                                <a:lnTo>
                                  <a:pt x="7725" y="583425"/>
                                </a:lnTo>
                                <a:lnTo>
                                  <a:pt x="5209" y="582383"/>
                                </a:lnTo>
                                <a:lnTo>
                                  <a:pt x="3125" y="580298"/>
                                </a:lnTo>
                                <a:lnTo>
                                  <a:pt x="1041" y="578214"/>
                                </a:lnTo>
                                <a:lnTo>
                                  <a:pt x="0" y="575699"/>
                                </a:lnTo>
                                <a:lnTo>
                                  <a:pt x="0" y="572753"/>
                                </a:lnTo>
                                <a:close/>
                              </a:path>
                            </a:pathLst>
                          </a:custGeom>
                          <a:ln w="7114">
                            <a:solidFill>
                              <a:srgbClr val="CAD0D6"/>
                            </a:solidFill>
                            <a:prstDash val="solid"/>
                          </a:ln>
                        </wps:spPr>
                        <wps:bodyPr wrap="square" lIns="0" tIns="0" rIns="0" bIns="0" rtlCol="0">
                          <a:noAutofit/>
                        </wps:bodyPr>
                      </wps:wsp>
                      <wps:wsp>
                        <wps:cNvPr id="304" name="Graphic 304"/>
                        <wps:cNvSpPr/>
                        <wps:spPr>
                          <a:xfrm>
                            <a:off x="60477" y="401994"/>
                            <a:ext cx="448309" cy="121285"/>
                          </a:xfrm>
                          <a:custGeom>
                            <a:avLst/>
                            <a:gdLst/>
                            <a:ahLst/>
                            <a:cxnLst/>
                            <a:rect l="l" t="t" r="r" b="b"/>
                            <a:pathLst>
                              <a:path w="448309" h="121285">
                                <a:moveTo>
                                  <a:pt x="0" y="67591"/>
                                </a:moveTo>
                                <a:lnTo>
                                  <a:pt x="0" y="53362"/>
                                </a:lnTo>
                                <a:lnTo>
                                  <a:pt x="0" y="49852"/>
                                </a:lnTo>
                                <a:lnTo>
                                  <a:pt x="341" y="46379"/>
                                </a:lnTo>
                                <a:lnTo>
                                  <a:pt x="1025" y="42940"/>
                                </a:lnTo>
                                <a:lnTo>
                                  <a:pt x="1708" y="39500"/>
                                </a:lnTo>
                                <a:lnTo>
                                  <a:pt x="2721" y="36165"/>
                                </a:lnTo>
                                <a:lnTo>
                                  <a:pt x="4061" y="32934"/>
                                </a:lnTo>
                                <a:lnTo>
                                  <a:pt x="5402" y="29696"/>
                                </a:lnTo>
                                <a:lnTo>
                                  <a:pt x="23715" y="8984"/>
                                </a:lnTo>
                                <a:lnTo>
                                  <a:pt x="26629" y="7031"/>
                                </a:lnTo>
                                <a:lnTo>
                                  <a:pt x="49858" y="0"/>
                                </a:lnTo>
                                <a:lnTo>
                                  <a:pt x="53362" y="0"/>
                                </a:lnTo>
                                <a:lnTo>
                                  <a:pt x="394879" y="0"/>
                                </a:lnTo>
                                <a:lnTo>
                                  <a:pt x="398383" y="0"/>
                                </a:lnTo>
                                <a:lnTo>
                                  <a:pt x="401853" y="340"/>
                                </a:lnTo>
                                <a:lnTo>
                                  <a:pt x="424525" y="8984"/>
                                </a:lnTo>
                                <a:lnTo>
                                  <a:pt x="427439" y="10929"/>
                                </a:lnTo>
                                <a:lnTo>
                                  <a:pt x="444179" y="32934"/>
                                </a:lnTo>
                                <a:lnTo>
                                  <a:pt x="445520" y="36165"/>
                                </a:lnTo>
                                <a:lnTo>
                                  <a:pt x="446532" y="39507"/>
                                </a:lnTo>
                                <a:lnTo>
                                  <a:pt x="447216" y="42946"/>
                                </a:lnTo>
                                <a:lnTo>
                                  <a:pt x="447899" y="46379"/>
                                </a:lnTo>
                                <a:lnTo>
                                  <a:pt x="448241" y="49852"/>
                                </a:lnTo>
                                <a:lnTo>
                                  <a:pt x="448241" y="53362"/>
                                </a:lnTo>
                                <a:lnTo>
                                  <a:pt x="448241" y="67591"/>
                                </a:lnTo>
                                <a:lnTo>
                                  <a:pt x="448241" y="71086"/>
                                </a:lnTo>
                                <a:lnTo>
                                  <a:pt x="447899" y="74553"/>
                                </a:lnTo>
                                <a:lnTo>
                                  <a:pt x="447216" y="77986"/>
                                </a:lnTo>
                                <a:lnTo>
                                  <a:pt x="446532" y="81425"/>
                                </a:lnTo>
                                <a:lnTo>
                                  <a:pt x="432612" y="105320"/>
                                </a:lnTo>
                                <a:lnTo>
                                  <a:pt x="430134" y="107801"/>
                                </a:lnTo>
                                <a:lnTo>
                                  <a:pt x="427439" y="110010"/>
                                </a:lnTo>
                                <a:lnTo>
                                  <a:pt x="424525" y="111949"/>
                                </a:lnTo>
                                <a:lnTo>
                                  <a:pt x="421612" y="113894"/>
                                </a:lnTo>
                                <a:lnTo>
                                  <a:pt x="394879" y="120954"/>
                                </a:lnTo>
                                <a:lnTo>
                                  <a:pt x="53362" y="120954"/>
                                </a:lnTo>
                                <a:lnTo>
                                  <a:pt x="15629" y="105320"/>
                                </a:lnTo>
                                <a:lnTo>
                                  <a:pt x="13151" y="102840"/>
                                </a:lnTo>
                                <a:lnTo>
                                  <a:pt x="10939" y="100137"/>
                                </a:lnTo>
                                <a:lnTo>
                                  <a:pt x="8993" y="97225"/>
                                </a:lnTo>
                                <a:lnTo>
                                  <a:pt x="7046" y="94314"/>
                                </a:lnTo>
                                <a:lnTo>
                                  <a:pt x="0" y="71086"/>
                                </a:lnTo>
                                <a:lnTo>
                                  <a:pt x="0" y="67591"/>
                                </a:lnTo>
                                <a:close/>
                              </a:path>
                            </a:pathLst>
                          </a:custGeom>
                          <a:ln w="7114">
                            <a:solidFill>
                              <a:srgbClr val="000000"/>
                            </a:solidFill>
                            <a:prstDash val="solid"/>
                          </a:ln>
                        </wps:spPr>
                        <wps:bodyPr wrap="square" lIns="0" tIns="0" rIns="0" bIns="0" rtlCol="0">
                          <a:noAutofit/>
                        </wps:bodyPr>
                      </wps:wsp>
                      <wps:wsp>
                        <wps:cNvPr id="305" name="Textbox 305"/>
                        <wps:cNvSpPr txBox="1"/>
                        <wps:spPr>
                          <a:xfrm>
                            <a:off x="10977" y="9196"/>
                            <a:ext cx="6922770" cy="572770"/>
                          </a:xfrm>
                          <a:prstGeom prst="rect">
                            <a:avLst/>
                          </a:prstGeom>
                        </wps:spPr>
                        <wps:txbx>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32</w:t>
                              </w:r>
                            </w:p>
                            <w:p>
                              <w:pPr>
                                <w:spacing w:before="68"/>
                                <w:ind w:left="77"/>
                                <w:rPr>
                                  <w:sz w:val="13"/>
                                </w:rPr>
                              </w:pPr>
                              <w:r>
                                <w:rPr>
                                  <w:color w:val="1C2025"/>
                                  <w:sz w:val="13"/>
                                </w:rPr>
                                <w:t>Not</w:t>
                              </w:r>
                              <w:r>
                                <w:rPr>
                                  <w:color w:val="1C2025"/>
                                  <w:spacing w:val="3"/>
                                  <w:sz w:val="13"/>
                                </w:rPr>
                                <w:t xml:space="preserve"> </w:t>
                              </w:r>
                              <w:r>
                                <w:rPr>
                                  <w:color w:val="1C2025"/>
                                  <w:sz w:val="13"/>
                                </w:rPr>
                                <w:t>yet</w:t>
                              </w:r>
                              <w:r>
                                <w:rPr>
                                  <w:color w:val="1C2025"/>
                                  <w:spacing w:val="4"/>
                                  <w:sz w:val="13"/>
                                </w:rPr>
                                <w:t xml:space="preserve"> </w:t>
                              </w:r>
                              <w:r>
                                <w:rPr>
                                  <w:color w:val="1C2025"/>
                                  <w:spacing w:val="-2"/>
                                  <w:sz w:val="13"/>
                                </w:rPr>
                                <w:t>answered</w:t>
                              </w:r>
                            </w:p>
                            <w:p>
                              <w:pPr>
                                <w:spacing w:before="84"/>
                                <w:ind w:left="138"/>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19.2pt;height:46.5pt;width:546.8pt;mso-position-horizontal-relative:page;mso-wrap-distance-bottom:0pt;mso-wrap-distance-top:0pt;z-index:-251504640;mso-width-relative:page;mso-height-relative:page;" coordsize="6944359,590550" o:gfxdata="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">
                <o:lock v:ext="edit" aspectratio="f"/>
                <v:shape id="Graphic 303" o:spid="_x0000_s1026" o:spt="100" style="position:absolute;left:3557;top:3557;height:583565;width:6937375;" filled="f" stroked="t" coordsize="6937375,583565" o:gfxdata="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1wSTe8AAAA&#10;3AAAAA8AAAAAAAAAAQAgAAAAIgAAAGRycy9kb3ducmV2LnhtbFBLAQIUABQAAAAIAIdO4kAzLwWe&#10;OwAAADkAAAAQAAAAAAAAAAEAIAAAAAsBAABkcnMvc2hhcGV4bWwueG1sUEsFBgAAAAAGAAYAWwEA&#10;ALUDAAAAAA==&#10;" path="m0,572753l0,10672,0,7719,1041,5203,3125,3119,5209,1042,7725,0,10672,0,6926398,0,6929345,0,6931860,1042,6933944,3119,6936028,5203,6937070,7719,6937071,10672,6937071,572753,6937070,575699,6936028,578214,6933944,580298,6931860,582383,6929345,583425,6926398,583425,10672,583425,7725,583425,5209,582383,3125,580298,1041,578214,0,575699,0,572753xe">
                  <v:fill on="f" focussize="0,0"/>
                  <v:stroke weight="0.560157480314961pt" color="#CAD0D6" joinstyle="round"/>
                  <v:imagedata o:title=""/>
                  <o:lock v:ext="edit" aspectratio="f"/>
                  <v:textbox inset="0mm,0mm,0mm,0mm"/>
                </v:shape>
                <v:shape id="Graphic 304" o:spid="_x0000_s1026" o:spt="100" style="position:absolute;left:60477;top:401994;height:121285;width:448309;" filled="f" stroked="t" coordsize="448309,121285" o:gfxdata="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X2UvQAA&#10;ANwAAAAPAAAAAAAAAAEAIAAAACIAAABkcnMvZG93bnJldi54bWxQSwECFAAUAAAACACHTuJAMy8F&#10;njsAAAA5AAAAEAAAAAAAAAABACAAAAAMAQAAZHJzL3NoYXBleG1sLnhtbFBLBQYAAAAABgAGAFsB&#10;AAC2AwAAAAA=&#10;" path="m0,67591l0,53362,0,49852,341,46379,1025,42940,1708,39500,2721,36165,4061,32934,5402,29696,23715,8984,26629,7031,49858,0,53362,0,394879,0,398383,0,401853,340,424525,8984,427439,10929,444179,32934,445520,36165,446532,39507,447216,42946,447899,46379,448241,49852,448241,53362,448241,67591,448241,71086,447899,74553,447216,77986,446532,81425,432612,105320,430134,107801,427439,110010,424525,111949,421612,113894,394879,120954,53362,120954,15629,105320,13151,102840,10939,100137,8993,97225,7046,94314,0,71086,0,67591xe">
                  <v:fill on="f" focussize="0,0"/>
                  <v:stroke weight="0.560157480314961pt" color="#000000" joinstyle="round"/>
                  <v:imagedata o:title=""/>
                  <o:lock v:ext="edit" aspectratio="f"/>
                  <v:textbox inset="0mm,0mm,0mm,0mm"/>
                </v:shape>
                <v:shape id="Textbox 305" o:spid="_x0000_s1026" o:spt="202" type="#_x0000_t202" style="position:absolute;left:10977;top:9196;height:572770;width:6922770;" filled="f" stroked="f" coordsize="21600,21600" o:gfxdata="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ozmxu/&#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32</w:t>
                        </w:r>
                      </w:p>
                      <w:p>
                        <w:pPr>
                          <w:spacing w:before="68"/>
                          <w:ind w:left="77"/>
                          <w:rPr>
                            <w:sz w:val="13"/>
                          </w:rPr>
                        </w:pPr>
                        <w:r>
                          <w:rPr>
                            <w:color w:val="1C2025"/>
                            <w:sz w:val="13"/>
                          </w:rPr>
                          <w:t>Not</w:t>
                        </w:r>
                        <w:r>
                          <w:rPr>
                            <w:color w:val="1C2025"/>
                            <w:spacing w:val="3"/>
                            <w:sz w:val="13"/>
                          </w:rPr>
                          <w:t xml:space="preserve"> </w:t>
                        </w:r>
                        <w:r>
                          <w:rPr>
                            <w:color w:val="1C2025"/>
                            <w:sz w:val="13"/>
                          </w:rPr>
                          <w:t>yet</w:t>
                        </w:r>
                        <w:r>
                          <w:rPr>
                            <w:color w:val="1C2025"/>
                            <w:spacing w:val="4"/>
                            <w:sz w:val="13"/>
                          </w:rPr>
                          <w:t xml:space="preserve"> </w:t>
                        </w:r>
                        <w:r>
                          <w:rPr>
                            <w:color w:val="1C2025"/>
                            <w:spacing w:val="-2"/>
                            <w:sz w:val="13"/>
                          </w:rPr>
                          <w:t>answered</w:t>
                        </w:r>
                      </w:p>
                      <w:p>
                        <w:pPr>
                          <w:spacing w:before="84"/>
                          <w:ind w:left="138"/>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pPr>
    </w:p>
    <w:p>
      <w:pPr>
        <w:pStyle w:val="4"/>
        <w:spacing w:before="29"/>
      </w:pPr>
    </w:p>
    <w:p>
      <w:pPr>
        <w:pStyle w:val="4"/>
        <w:ind w:left="468"/>
      </w:pPr>
      <w:r>
        <w:rPr>
          <w:color w:val="001A1D"/>
          <w:w w:val="105"/>
        </w:rPr>
        <w:t>Mục</w:t>
      </w:r>
      <w:r>
        <w:rPr>
          <w:color w:val="001A1D"/>
          <w:spacing w:val="-5"/>
          <w:w w:val="105"/>
        </w:rPr>
        <w:t xml:space="preserve"> </w:t>
      </w:r>
      <w:r>
        <w:rPr>
          <w:color w:val="001A1D"/>
          <w:w w:val="105"/>
        </w:rPr>
        <w:t>đích</w:t>
      </w:r>
      <w:r>
        <w:rPr>
          <w:color w:val="001A1D"/>
          <w:spacing w:val="-4"/>
          <w:w w:val="105"/>
        </w:rPr>
        <w:t xml:space="preserve"> </w:t>
      </w:r>
      <w:r>
        <w:rPr>
          <w:color w:val="001A1D"/>
          <w:w w:val="105"/>
        </w:rPr>
        <w:t>chính</w:t>
      </w:r>
      <w:r>
        <w:rPr>
          <w:color w:val="001A1D"/>
          <w:spacing w:val="-4"/>
          <w:w w:val="105"/>
        </w:rPr>
        <w:t xml:space="preserve"> </w:t>
      </w:r>
      <w:r>
        <w:rPr>
          <w:color w:val="001A1D"/>
          <w:w w:val="105"/>
        </w:rPr>
        <w:t>của</w:t>
      </w:r>
      <w:r>
        <w:rPr>
          <w:color w:val="001A1D"/>
          <w:spacing w:val="-4"/>
          <w:w w:val="105"/>
        </w:rPr>
        <w:t xml:space="preserve"> </w:t>
      </w:r>
      <w:r>
        <w:rPr>
          <w:color w:val="001A1D"/>
          <w:w w:val="105"/>
        </w:rPr>
        <w:t>các</w:t>
      </w:r>
      <w:r>
        <w:rPr>
          <w:color w:val="001A1D"/>
          <w:spacing w:val="-4"/>
          <w:w w:val="105"/>
        </w:rPr>
        <w:t xml:space="preserve"> </w:t>
      </w:r>
      <w:r>
        <w:rPr>
          <w:color w:val="001A1D"/>
          <w:w w:val="105"/>
        </w:rPr>
        <w:t>kỹ</w:t>
      </w:r>
      <w:r>
        <w:rPr>
          <w:color w:val="001A1D"/>
          <w:spacing w:val="-4"/>
          <w:w w:val="105"/>
        </w:rPr>
        <w:t xml:space="preserve"> </w:t>
      </w:r>
      <w:r>
        <w:rPr>
          <w:color w:val="001A1D"/>
          <w:w w:val="105"/>
        </w:rPr>
        <w:t>thuật</w:t>
      </w:r>
      <w:r>
        <w:rPr>
          <w:color w:val="001A1D"/>
          <w:spacing w:val="-4"/>
          <w:w w:val="105"/>
        </w:rPr>
        <w:t xml:space="preserve"> </w:t>
      </w:r>
      <w:r>
        <w:rPr>
          <w:color w:val="001A1D"/>
          <w:w w:val="105"/>
        </w:rPr>
        <w:t>điều</w:t>
      </w:r>
      <w:r>
        <w:rPr>
          <w:color w:val="001A1D"/>
          <w:spacing w:val="-4"/>
          <w:w w:val="105"/>
        </w:rPr>
        <w:t xml:space="preserve"> </w:t>
      </w:r>
      <w:r>
        <w:rPr>
          <w:color w:val="001A1D"/>
          <w:w w:val="105"/>
        </w:rPr>
        <w:t>khiển</w:t>
      </w:r>
      <w:r>
        <w:rPr>
          <w:color w:val="001A1D"/>
          <w:spacing w:val="-4"/>
          <w:w w:val="105"/>
        </w:rPr>
        <w:t xml:space="preserve"> </w:t>
      </w:r>
      <w:r>
        <w:rPr>
          <w:color w:val="001A1D"/>
          <w:w w:val="105"/>
        </w:rPr>
        <w:t>truy</w:t>
      </w:r>
      <w:r>
        <w:rPr>
          <w:color w:val="001A1D"/>
          <w:spacing w:val="-5"/>
          <w:w w:val="105"/>
        </w:rPr>
        <w:t xml:space="preserve"> </w:t>
      </w:r>
      <w:r>
        <w:rPr>
          <w:color w:val="001A1D"/>
          <w:w w:val="105"/>
        </w:rPr>
        <w:t>cập</w:t>
      </w:r>
      <w:r>
        <w:rPr>
          <w:color w:val="001A1D"/>
          <w:spacing w:val="-4"/>
          <w:w w:val="105"/>
        </w:rPr>
        <w:t xml:space="preserve"> </w:t>
      </w:r>
      <w:r>
        <w:rPr>
          <w:color w:val="001A1D"/>
          <w:spacing w:val="-5"/>
          <w:w w:val="105"/>
        </w:rPr>
        <w:t>là?</w:t>
      </w:r>
    </w:p>
    <w:p>
      <w:pPr>
        <w:pStyle w:val="4"/>
        <w:spacing w:before="123"/>
      </w:pPr>
    </w:p>
    <w:p>
      <w:pPr>
        <w:pStyle w:val="5"/>
        <w:numPr>
          <w:ilvl w:val="0"/>
          <w:numId w:val="68"/>
        </w:numPr>
        <w:tabs>
          <w:tab w:val="left" w:pos="1098"/>
        </w:tabs>
        <w:spacing w:before="0"/>
        <w:ind w:left="1098" w:hanging="294"/>
        <w:rPr>
          <w:sz w:val="16"/>
        </w:rPr>
      </w:pPr>
      <w:r>
        <w:drawing>
          <wp:anchor distT="0" distB="0" distL="0" distR="0" simplePos="0" relativeHeight="251741184" behindDoc="0" locked="0" layoutInCell="1" allowOverlap="1">
            <wp:simplePos x="0" y="0"/>
            <wp:positionH relativeFrom="page">
              <wp:posOffset>611505</wp:posOffset>
            </wp:positionH>
            <wp:positionV relativeFrom="paragraph">
              <wp:posOffset>17145</wp:posOffset>
            </wp:positionV>
            <wp:extent cx="92710" cy="92710"/>
            <wp:effectExtent l="0" t="0" r="0" b="0"/>
            <wp:wrapNone/>
            <wp:docPr id="306" name="Image 306"/>
            <wp:cNvGraphicFramePr/>
            <a:graphic xmlns:a="http://schemas.openxmlformats.org/drawingml/2006/main">
              <a:graphicData uri="http://schemas.openxmlformats.org/drawingml/2006/picture">
                <pic:pic xmlns:pic="http://schemas.openxmlformats.org/drawingml/2006/picture">
                  <pic:nvPicPr>
                    <pic:cNvPr id="306" name="Image 306"/>
                    <pic:cNvPicPr/>
                  </pic:nvPicPr>
                  <pic:blipFill>
                    <a:blip r:embed="rId243" cstate="print"/>
                    <a:stretch>
                      <a:fillRect/>
                    </a:stretch>
                  </pic:blipFill>
                  <pic:spPr>
                    <a:xfrm>
                      <a:off x="0" y="0"/>
                      <a:ext cx="92494" cy="92494"/>
                    </a:xfrm>
                    <a:prstGeom prst="rect">
                      <a:avLst/>
                    </a:prstGeom>
                  </pic:spPr>
                </pic:pic>
              </a:graphicData>
            </a:graphic>
          </wp:anchor>
        </w:drawing>
      </w:r>
      <w:r>
        <w:rPr>
          <w:color w:val="001A1D"/>
          <w:w w:val="105"/>
          <w:sz w:val="16"/>
        </w:rPr>
        <w:t>Cung</w:t>
      </w:r>
      <w:r>
        <w:rPr>
          <w:color w:val="001A1D"/>
          <w:spacing w:val="-5"/>
          <w:w w:val="105"/>
          <w:sz w:val="16"/>
        </w:rPr>
        <w:t xml:space="preserve"> </w:t>
      </w:r>
      <w:r>
        <w:rPr>
          <w:color w:val="001A1D"/>
          <w:w w:val="105"/>
          <w:sz w:val="16"/>
        </w:rPr>
        <w:t>cấp</w:t>
      </w:r>
      <w:r>
        <w:rPr>
          <w:color w:val="001A1D"/>
          <w:spacing w:val="-4"/>
          <w:w w:val="105"/>
          <w:sz w:val="16"/>
        </w:rPr>
        <w:t xml:space="preserve"> </w:t>
      </w:r>
      <w:r>
        <w:rPr>
          <w:color w:val="001A1D"/>
          <w:w w:val="105"/>
          <w:sz w:val="16"/>
        </w:rPr>
        <w:t>tất</w:t>
      </w:r>
      <w:r>
        <w:rPr>
          <w:color w:val="001A1D"/>
          <w:spacing w:val="-4"/>
          <w:w w:val="105"/>
          <w:sz w:val="16"/>
        </w:rPr>
        <w:t xml:space="preserve"> </w:t>
      </w:r>
      <w:r>
        <w:rPr>
          <w:color w:val="001A1D"/>
          <w:w w:val="105"/>
          <w:sz w:val="16"/>
        </w:rPr>
        <w:t>cả</w:t>
      </w:r>
      <w:r>
        <w:rPr>
          <w:color w:val="001A1D"/>
          <w:spacing w:val="-4"/>
          <w:w w:val="105"/>
          <w:sz w:val="16"/>
        </w:rPr>
        <w:t xml:space="preserve"> </w:t>
      </w:r>
      <w:r>
        <w:rPr>
          <w:color w:val="001A1D"/>
          <w:w w:val="105"/>
          <w:sz w:val="16"/>
        </w:rPr>
        <w:t>các</w:t>
      </w:r>
      <w:r>
        <w:rPr>
          <w:color w:val="001A1D"/>
          <w:spacing w:val="-4"/>
          <w:w w:val="105"/>
          <w:sz w:val="16"/>
        </w:rPr>
        <w:t xml:space="preserve"> </w:t>
      </w:r>
      <w:r>
        <w:rPr>
          <w:color w:val="001A1D"/>
          <w:w w:val="105"/>
          <w:sz w:val="16"/>
        </w:rPr>
        <w:t>quyền</w:t>
      </w:r>
      <w:r>
        <w:rPr>
          <w:color w:val="001A1D"/>
          <w:spacing w:val="-4"/>
          <w:w w:val="105"/>
          <w:sz w:val="16"/>
        </w:rPr>
        <w:t xml:space="preserve"> </w:t>
      </w:r>
      <w:r>
        <w:rPr>
          <w:color w:val="001A1D"/>
          <w:w w:val="105"/>
          <w:sz w:val="16"/>
        </w:rPr>
        <w:t>truy</w:t>
      </w:r>
      <w:r>
        <w:rPr>
          <w:color w:val="001A1D"/>
          <w:spacing w:val="-4"/>
          <w:w w:val="105"/>
          <w:sz w:val="16"/>
        </w:rPr>
        <w:t xml:space="preserve"> </w:t>
      </w:r>
      <w:r>
        <w:rPr>
          <w:color w:val="001A1D"/>
          <w:w w:val="105"/>
          <w:sz w:val="16"/>
        </w:rPr>
        <w:t>cập</w:t>
      </w:r>
      <w:r>
        <w:rPr>
          <w:color w:val="001A1D"/>
          <w:spacing w:val="-4"/>
          <w:w w:val="105"/>
          <w:sz w:val="16"/>
        </w:rPr>
        <w:t xml:space="preserve"> </w:t>
      </w:r>
      <w:r>
        <w:rPr>
          <w:color w:val="001A1D"/>
          <w:w w:val="105"/>
          <w:sz w:val="16"/>
        </w:rPr>
        <w:t>cho</w:t>
      </w:r>
      <w:r>
        <w:rPr>
          <w:color w:val="001A1D"/>
          <w:spacing w:val="-4"/>
          <w:w w:val="105"/>
          <w:sz w:val="16"/>
        </w:rPr>
        <w:t xml:space="preserve"> </w:t>
      </w:r>
      <w:r>
        <w:rPr>
          <w:color w:val="001A1D"/>
          <w:w w:val="105"/>
          <w:sz w:val="16"/>
        </w:rPr>
        <w:t>người</w:t>
      </w:r>
      <w:r>
        <w:rPr>
          <w:color w:val="001A1D"/>
          <w:spacing w:val="-4"/>
          <w:w w:val="105"/>
          <w:sz w:val="16"/>
        </w:rPr>
        <w:t xml:space="preserve"> dùng</w:t>
      </w:r>
    </w:p>
    <w:p>
      <w:pPr>
        <w:pStyle w:val="5"/>
        <w:numPr>
          <w:ilvl w:val="0"/>
          <w:numId w:val="68"/>
        </w:numPr>
        <w:tabs>
          <w:tab w:val="left" w:pos="1098"/>
        </w:tabs>
        <w:spacing w:before="157"/>
        <w:ind w:left="1098" w:hanging="294"/>
        <w:rPr>
          <w:sz w:val="16"/>
        </w:rPr>
      </w:pPr>
      <w:r>
        <w:drawing>
          <wp:anchor distT="0" distB="0" distL="0" distR="0" simplePos="0" relativeHeight="251742208"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307" name="Image 307"/>
            <wp:cNvGraphicFramePr/>
            <a:graphic xmlns:a="http://schemas.openxmlformats.org/drawingml/2006/main">
              <a:graphicData uri="http://schemas.openxmlformats.org/drawingml/2006/picture">
                <pic:pic xmlns:pic="http://schemas.openxmlformats.org/drawingml/2006/picture">
                  <pic:nvPicPr>
                    <pic:cNvPr id="307" name="Image 307"/>
                    <pic:cNvPicPr/>
                  </pic:nvPicPr>
                  <pic:blipFill>
                    <a:blip r:embed="rId244" cstate="print"/>
                    <a:stretch>
                      <a:fillRect/>
                    </a:stretch>
                  </pic:blipFill>
                  <pic:spPr>
                    <a:xfrm>
                      <a:off x="0" y="0"/>
                      <a:ext cx="92494" cy="92494"/>
                    </a:xfrm>
                    <a:prstGeom prst="rect">
                      <a:avLst/>
                    </a:prstGeom>
                  </pic:spPr>
                </pic:pic>
              </a:graphicData>
            </a:graphic>
          </wp:anchor>
        </w:drawing>
      </w:r>
      <w:r>
        <w:rPr>
          <w:color w:val="001A1D"/>
          <w:w w:val="105"/>
          <w:sz w:val="16"/>
        </w:rPr>
        <w:t>Giới</w:t>
      </w:r>
      <w:r>
        <w:rPr>
          <w:color w:val="001A1D"/>
          <w:spacing w:val="-5"/>
          <w:w w:val="105"/>
          <w:sz w:val="16"/>
        </w:rPr>
        <w:t xml:space="preserve"> </w:t>
      </w:r>
      <w:r>
        <w:rPr>
          <w:color w:val="001A1D"/>
          <w:w w:val="105"/>
          <w:sz w:val="16"/>
        </w:rPr>
        <w:t>hạn</w:t>
      </w:r>
      <w:r>
        <w:rPr>
          <w:color w:val="001A1D"/>
          <w:spacing w:val="-4"/>
          <w:w w:val="105"/>
          <w:sz w:val="16"/>
        </w:rPr>
        <w:t xml:space="preserve"> </w:t>
      </w:r>
      <w:r>
        <w:rPr>
          <w:color w:val="001A1D"/>
          <w:w w:val="105"/>
          <w:sz w:val="16"/>
        </w:rPr>
        <w:t>các</w:t>
      </w:r>
      <w:r>
        <w:rPr>
          <w:color w:val="001A1D"/>
          <w:spacing w:val="-4"/>
          <w:w w:val="105"/>
          <w:sz w:val="16"/>
        </w:rPr>
        <w:t xml:space="preserve"> </w:t>
      </w:r>
      <w:r>
        <w:rPr>
          <w:color w:val="001A1D"/>
          <w:w w:val="105"/>
          <w:sz w:val="16"/>
        </w:rPr>
        <w:t>quyền</w:t>
      </w:r>
      <w:r>
        <w:rPr>
          <w:color w:val="001A1D"/>
          <w:spacing w:val="-4"/>
          <w:w w:val="105"/>
          <w:sz w:val="16"/>
        </w:rPr>
        <w:t xml:space="preserve"> </w:t>
      </w:r>
      <w:r>
        <w:rPr>
          <w:color w:val="001A1D"/>
          <w:w w:val="105"/>
          <w:sz w:val="16"/>
        </w:rPr>
        <w:t>truy</w:t>
      </w:r>
      <w:r>
        <w:rPr>
          <w:color w:val="001A1D"/>
          <w:spacing w:val="-4"/>
          <w:w w:val="105"/>
          <w:sz w:val="16"/>
        </w:rPr>
        <w:t xml:space="preserve"> </w:t>
      </w:r>
      <w:r>
        <w:rPr>
          <w:color w:val="001A1D"/>
          <w:w w:val="105"/>
          <w:sz w:val="16"/>
        </w:rPr>
        <w:t>cập</w:t>
      </w:r>
      <w:r>
        <w:rPr>
          <w:color w:val="001A1D"/>
          <w:spacing w:val="-4"/>
          <w:w w:val="105"/>
          <w:sz w:val="16"/>
        </w:rPr>
        <w:t xml:space="preserve"> </w:t>
      </w:r>
      <w:r>
        <w:rPr>
          <w:color w:val="001A1D"/>
          <w:w w:val="105"/>
          <w:sz w:val="16"/>
        </w:rPr>
        <w:t>và</w:t>
      </w:r>
      <w:r>
        <w:rPr>
          <w:color w:val="001A1D"/>
          <w:spacing w:val="-5"/>
          <w:w w:val="105"/>
          <w:sz w:val="16"/>
        </w:rPr>
        <w:t xml:space="preserve"> </w:t>
      </w:r>
      <w:r>
        <w:rPr>
          <w:color w:val="001A1D"/>
          <w:w w:val="105"/>
          <w:sz w:val="16"/>
        </w:rPr>
        <w:t>các</w:t>
      </w:r>
      <w:r>
        <w:rPr>
          <w:color w:val="001A1D"/>
          <w:spacing w:val="-4"/>
          <w:w w:val="105"/>
          <w:sz w:val="16"/>
        </w:rPr>
        <w:t xml:space="preserve"> </w:t>
      </w:r>
      <w:r>
        <w:rPr>
          <w:color w:val="001A1D"/>
          <w:w w:val="105"/>
          <w:sz w:val="16"/>
        </w:rPr>
        <w:t>hành</w:t>
      </w:r>
      <w:r>
        <w:rPr>
          <w:color w:val="001A1D"/>
          <w:spacing w:val="-4"/>
          <w:w w:val="105"/>
          <w:sz w:val="16"/>
        </w:rPr>
        <w:t xml:space="preserve"> </w:t>
      </w:r>
      <w:r>
        <w:rPr>
          <w:color w:val="001A1D"/>
          <w:w w:val="105"/>
          <w:sz w:val="16"/>
        </w:rPr>
        <w:t>động</w:t>
      </w:r>
      <w:r>
        <w:rPr>
          <w:color w:val="001A1D"/>
          <w:spacing w:val="-4"/>
          <w:w w:val="105"/>
          <w:sz w:val="16"/>
        </w:rPr>
        <w:t xml:space="preserve"> </w:t>
      </w:r>
      <w:r>
        <w:rPr>
          <w:color w:val="001A1D"/>
          <w:w w:val="105"/>
          <w:sz w:val="16"/>
        </w:rPr>
        <w:t>cho</w:t>
      </w:r>
      <w:r>
        <w:rPr>
          <w:color w:val="001A1D"/>
          <w:spacing w:val="-4"/>
          <w:w w:val="105"/>
          <w:sz w:val="16"/>
        </w:rPr>
        <w:t xml:space="preserve"> </w:t>
      </w:r>
      <w:r>
        <w:rPr>
          <w:color w:val="001A1D"/>
          <w:w w:val="105"/>
          <w:sz w:val="16"/>
        </w:rPr>
        <w:t>người</w:t>
      </w:r>
      <w:r>
        <w:rPr>
          <w:color w:val="001A1D"/>
          <w:spacing w:val="-4"/>
          <w:w w:val="105"/>
          <w:sz w:val="16"/>
        </w:rPr>
        <w:t xml:space="preserve"> </w:t>
      </w:r>
      <w:r>
        <w:rPr>
          <w:color w:val="001A1D"/>
          <w:w w:val="105"/>
          <w:sz w:val="16"/>
        </w:rPr>
        <w:t>dùng</w:t>
      </w:r>
      <w:r>
        <w:rPr>
          <w:color w:val="001A1D"/>
          <w:spacing w:val="-5"/>
          <w:w w:val="105"/>
          <w:sz w:val="16"/>
        </w:rPr>
        <w:t xml:space="preserve"> </w:t>
      </w:r>
      <w:r>
        <w:rPr>
          <w:color w:val="001A1D"/>
          <w:w w:val="105"/>
          <w:sz w:val="16"/>
        </w:rPr>
        <w:t>hợp</w:t>
      </w:r>
      <w:r>
        <w:rPr>
          <w:color w:val="001A1D"/>
          <w:spacing w:val="-4"/>
          <w:w w:val="105"/>
          <w:sz w:val="16"/>
        </w:rPr>
        <w:t xml:space="preserve"> </w:t>
      </w:r>
      <w:r>
        <w:rPr>
          <w:color w:val="001A1D"/>
          <w:w w:val="105"/>
          <w:sz w:val="16"/>
        </w:rPr>
        <w:t>pháp</w:t>
      </w:r>
      <w:r>
        <w:rPr>
          <w:color w:val="001A1D"/>
          <w:spacing w:val="-4"/>
          <w:w w:val="105"/>
          <w:sz w:val="16"/>
        </w:rPr>
        <w:t xml:space="preserve"> </w:t>
      </w:r>
      <w:r>
        <w:rPr>
          <w:color w:val="001A1D"/>
          <w:w w:val="105"/>
          <w:sz w:val="16"/>
        </w:rPr>
        <w:t>được</w:t>
      </w:r>
      <w:r>
        <w:rPr>
          <w:color w:val="001A1D"/>
          <w:spacing w:val="-4"/>
          <w:w w:val="105"/>
          <w:sz w:val="16"/>
        </w:rPr>
        <w:t xml:space="preserve"> </w:t>
      </w:r>
      <w:r>
        <w:rPr>
          <w:color w:val="001A1D"/>
          <w:w w:val="105"/>
          <w:sz w:val="16"/>
        </w:rPr>
        <w:t>sử</w:t>
      </w:r>
      <w:r>
        <w:rPr>
          <w:color w:val="001A1D"/>
          <w:spacing w:val="-4"/>
          <w:w w:val="105"/>
          <w:sz w:val="16"/>
        </w:rPr>
        <w:t xml:space="preserve"> dụng</w:t>
      </w:r>
    </w:p>
    <w:p>
      <w:pPr>
        <w:pStyle w:val="5"/>
        <w:numPr>
          <w:ilvl w:val="0"/>
          <w:numId w:val="68"/>
        </w:numPr>
        <w:tabs>
          <w:tab w:val="left" w:pos="1098"/>
        </w:tabs>
        <w:ind w:left="1098" w:hanging="294"/>
        <w:rPr>
          <w:sz w:val="16"/>
        </w:rPr>
      </w:pPr>
      <w:r>
        <w:drawing>
          <wp:anchor distT="0" distB="0" distL="0" distR="0" simplePos="0" relativeHeight="251742208"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308" name="Image 308"/>
            <wp:cNvGraphicFramePr/>
            <a:graphic xmlns:a="http://schemas.openxmlformats.org/drawingml/2006/main">
              <a:graphicData uri="http://schemas.openxmlformats.org/drawingml/2006/picture">
                <pic:pic xmlns:pic="http://schemas.openxmlformats.org/drawingml/2006/picture">
                  <pic:nvPicPr>
                    <pic:cNvPr id="308" name="Image 308"/>
                    <pic:cNvPicPr/>
                  </pic:nvPicPr>
                  <pic:blipFill>
                    <a:blip r:embed="rId245" cstate="print"/>
                    <a:stretch>
                      <a:fillRect/>
                    </a:stretch>
                  </pic:blipFill>
                  <pic:spPr>
                    <a:xfrm>
                      <a:off x="0" y="0"/>
                      <a:ext cx="92494" cy="92494"/>
                    </a:xfrm>
                    <a:prstGeom prst="rect">
                      <a:avLst/>
                    </a:prstGeom>
                  </pic:spPr>
                </pic:pic>
              </a:graphicData>
            </a:graphic>
          </wp:anchor>
        </w:drawing>
      </w:r>
      <w:r>
        <w:rPr>
          <w:color w:val="001A1D"/>
          <w:w w:val="105"/>
          <w:sz w:val="16"/>
        </w:rPr>
        <w:t>Bảo</w:t>
      </w:r>
      <w:r>
        <w:rPr>
          <w:color w:val="001A1D"/>
          <w:spacing w:val="-4"/>
          <w:w w:val="105"/>
          <w:sz w:val="16"/>
        </w:rPr>
        <w:t xml:space="preserve"> </w:t>
      </w:r>
      <w:r>
        <w:rPr>
          <w:color w:val="001A1D"/>
          <w:w w:val="105"/>
          <w:sz w:val="16"/>
        </w:rPr>
        <w:t>vệ</w:t>
      </w:r>
      <w:r>
        <w:rPr>
          <w:color w:val="001A1D"/>
          <w:spacing w:val="-4"/>
          <w:w w:val="105"/>
          <w:sz w:val="16"/>
        </w:rPr>
        <w:t xml:space="preserve"> </w:t>
      </w:r>
      <w:r>
        <w:rPr>
          <w:color w:val="001A1D"/>
          <w:w w:val="105"/>
          <w:sz w:val="16"/>
        </w:rPr>
        <w:t>máy</w:t>
      </w:r>
      <w:r>
        <w:rPr>
          <w:color w:val="001A1D"/>
          <w:spacing w:val="-4"/>
          <w:w w:val="105"/>
          <w:sz w:val="16"/>
        </w:rPr>
        <w:t xml:space="preserve"> </w:t>
      </w:r>
      <w:r>
        <w:rPr>
          <w:color w:val="001A1D"/>
          <w:w w:val="105"/>
          <w:sz w:val="16"/>
        </w:rPr>
        <w:t>tính</w:t>
      </w:r>
      <w:r>
        <w:rPr>
          <w:color w:val="001A1D"/>
          <w:spacing w:val="-4"/>
          <w:w w:val="105"/>
          <w:sz w:val="16"/>
        </w:rPr>
        <w:t xml:space="preserve"> </w:t>
      </w:r>
      <w:r>
        <w:rPr>
          <w:color w:val="001A1D"/>
          <w:w w:val="105"/>
          <w:sz w:val="16"/>
        </w:rPr>
        <w:t>khỏi</w:t>
      </w:r>
      <w:r>
        <w:rPr>
          <w:color w:val="001A1D"/>
          <w:spacing w:val="-3"/>
          <w:w w:val="105"/>
          <w:sz w:val="16"/>
        </w:rPr>
        <w:t xml:space="preserve"> </w:t>
      </w:r>
      <w:r>
        <w:rPr>
          <w:color w:val="001A1D"/>
          <w:spacing w:val="-4"/>
          <w:w w:val="105"/>
          <w:sz w:val="16"/>
        </w:rPr>
        <w:t>virus</w:t>
      </w:r>
    </w:p>
    <w:p>
      <w:pPr>
        <w:pStyle w:val="5"/>
        <w:numPr>
          <w:ilvl w:val="0"/>
          <w:numId w:val="68"/>
        </w:numPr>
        <w:tabs>
          <w:tab w:val="left" w:pos="1098"/>
        </w:tabs>
        <w:spacing w:before="169" w:line="468" w:lineRule="auto"/>
        <w:ind w:left="793" w:right="5372" w:firstLine="11"/>
        <w:rPr>
          <w:sz w:val="16"/>
        </w:rPr>
      </w:pPr>
      <w:r>
        <w:drawing>
          <wp:anchor distT="0" distB="0" distL="0" distR="0" simplePos="0" relativeHeight="251743232" behindDoc="0" locked="0" layoutInCell="1" allowOverlap="1">
            <wp:simplePos x="0" y="0"/>
            <wp:positionH relativeFrom="page">
              <wp:posOffset>611505</wp:posOffset>
            </wp:positionH>
            <wp:positionV relativeFrom="paragraph">
              <wp:posOffset>131445</wp:posOffset>
            </wp:positionV>
            <wp:extent cx="92710" cy="92710"/>
            <wp:effectExtent l="0" t="0" r="0" b="0"/>
            <wp:wrapNone/>
            <wp:docPr id="309" name="Image 309"/>
            <wp:cNvGraphicFramePr/>
            <a:graphic xmlns:a="http://schemas.openxmlformats.org/drawingml/2006/main">
              <a:graphicData uri="http://schemas.openxmlformats.org/drawingml/2006/picture">
                <pic:pic xmlns:pic="http://schemas.openxmlformats.org/drawingml/2006/picture">
                  <pic:nvPicPr>
                    <pic:cNvPr id="309" name="Image 309"/>
                    <pic:cNvPicPr/>
                  </pic:nvPicPr>
                  <pic:blipFill>
                    <a:blip r:embed="rId246" cstate="print"/>
                    <a:stretch>
                      <a:fillRect/>
                    </a:stretch>
                  </pic:blipFill>
                  <pic:spPr>
                    <a:xfrm>
                      <a:off x="0" y="0"/>
                      <a:ext cx="92494" cy="92494"/>
                    </a:xfrm>
                    <a:prstGeom prst="rect">
                      <a:avLst/>
                    </a:prstGeom>
                  </pic:spPr>
                </pic:pic>
              </a:graphicData>
            </a:graphic>
          </wp:anchor>
        </w:drawing>
      </w:r>
      <w:r>
        <w:rPr>
          <w:color w:val="001A1D"/>
          <w:w w:val="105"/>
          <w:sz w:val="16"/>
        </w:rPr>
        <w:t>Ngăn</w:t>
      </w:r>
      <w:r>
        <w:rPr>
          <w:color w:val="001A1D"/>
          <w:spacing w:val="-6"/>
          <w:w w:val="105"/>
          <w:sz w:val="16"/>
        </w:rPr>
        <w:t xml:space="preserve"> </w:t>
      </w:r>
      <w:r>
        <w:rPr>
          <w:color w:val="001A1D"/>
          <w:w w:val="105"/>
          <w:sz w:val="16"/>
        </w:rPr>
        <w:t>chặn</w:t>
      </w:r>
      <w:r>
        <w:rPr>
          <w:color w:val="001A1D"/>
          <w:spacing w:val="-6"/>
          <w:w w:val="105"/>
          <w:sz w:val="16"/>
        </w:rPr>
        <w:t xml:space="preserve"> </w:t>
      </w:r>
      <w:r>
        <w:rPr>
          <w:color w:val="001A1D"/>
          <w:w w:val="105"/>
          <w:sz w:val="16"/>
        </w:rPr>
        <w:t>người</w:t>
      </w:r>
      <w:r>
        <w:rPr>
          <w:color w:val="001A1D"/>
          <w:spacing w:val="-6"/>
          <w:w w:val="105"/>
          <w:sz w:val="16"/>
        </w:rPr>
        <w:t xml:space="preserve"> </w:t>
      </w:r>
      <w:r>
        <w:rPr>
          <w:color w:val="001A1D"/>
          <w:w w:val="105"/>
          <w:sz w:val="16"/>
        </w:rPr>
        <w:t>dùng</w:t>
      </w:r>
      <w:r>
        <w:rPr>
          <w:color w:val="001A1D"/>
          <w:spacing w:val="-6"/>
          <w:w w:val="105"/>
          <w:sz w:val="16"/>
        </w:rPr>
        <w:t xml:space="preserve"> </w:t>
      </w:r>
      <w:r>
        <w:rPr>
          <w:color w:val="001A1D"/>
          <w:w w:val="105"/>
          <w:sz w:val="16"/>
        </w:rPr>
        <w:t>trái</w:t>
      </w:r>
      <w:r>
        <w:rPr>
          <w:color w:val="001A1D"/>
          <w:spacing w:val="-6"/>
          <w:w w:val="105"/>
          <w:sz w:val="16"/>
        </w:rPr>
        <w:t xml:space="preserve"> </w:t>
      </w:r>
      <w:r>
        <w:rPr>
          <w:color w:val="001A1D"/>
          <w:w w:val="105"/>
          <w:sz w:val="16"/>
        </w:rPr>
        <w:t>phép</w:t>
      </w:r>
      <w:r>
        <w:rPr>
          <w:color w:val="001A1D"/>
          <w:spacing w:val="-6"/>
          <w:w w:val="105"/>
          <w:sz w:val="16"/>
        </w:rPr>
        <w:t xml:space="preserve"> </w:t>
      </w:r>
      <w:r>
        <w:rPr>
          <w:color w:val="001A1D"/>
          <w:w w:val="105"/>
          <w:sz w:val="16"/>
        </w:rPr>
        <w:t>truy</w:t>
      </w:r>
      <w:r>
        <w:rPr>
          <w:color w:val="001A1D"/>
          <w:spacing w:val="-6"/>
          <w:w w:val="105"/>
          <w:sz w:val="16"/>
        </w:rPr>
        <w:t xml:space="preserve"> </w:t>
      </w:r>
      <w:r>
        <w:rPr>
          <w:color w:val="001A1D"/>
          <w:w w:val="105"/>
          <w:sz w:val="16"/>
        </w:rPr>
        <w:t>cập</w:t>
      </w:r>
      <w:r>
        <w:rPr>
          <w:color w:val="001A1D"/>
          <w:spacing w:val="-6"/>
          <w:w w:val="105"/>
          <w:sz w:val="16"/>
        </w:rPr>
        <w:t xml:space="preserve"> </w:t>
      </w:r>
      <w:r>
        <w:rPr>
          <w:color w:val="001A1D"/>
          <w:w w:val="105"/>
          <w:sz w:val="16"/>
        </w:rPr>
        <w:t>vào</w:t>
      </w:r>
      <w:r>
        <w:rPr>
          <w:color w:val="001A1D"/>
          <w:spacing w:val="-6"/>
          <w:w w:val="105"/>
          <w:sz w:val="16"/>
        </w:rPr>
        <w:t xml:space="preserve"> </w:t>
      </w:r>
      <w:r>
        <w:rPr>
          <w:color w:val="001A1D"/>
          <w:w w:val="105"/>
          <w:sz w:val="16"/>
        </w:rPr>
        <w:t>tài</w:t>
      </w:r>
      <w:r>
        <w:rPr>
          <w:color w:val="001A1D"/>
          <w:spacing w:val="-6"/>
          <w:w w:val="105"/>
          <w:sz w:val="16"/>
        </w:rPr>
        <w:t xml:space="preserve"> </w:t>
      </w:r>
      <w:r>
        <w:rPr>
          <w:color w:val="001A1D"/>
          <w:w w:val="105"/>
          <w:sz w:val="16"/>
        </w:rPr>
        <w:t>nguyên</w:t>
      </w:r>
      <w:r>
        <w:rPr>
          <w:color w:val="001A1D"/>
          <w:spacing w:val="-6"/>
          <w:w w:val="105"/>
          <w:sz w:val="16"/>
        </w:rPr>
        <w:t xml:space="preserve"> </w:t>
      </w:r>
      <w:r>
        <w:rPr>
          <w:color w:val="001A1D"/>
          <w:w w:val="105"/>
          <w:sz w:val="16"/>
        </w:rPr>
        <w:t>hệ</w:t>
      </w:r>
      <w:r>
        <w:rPr>
          <w:color w:val="001A1D"/>
          <w:spacing w:val="-6"/>
          <w:w w:val="105"/>
          <w:sz w:val="16"/>
        </w:rPr>
        <w:t xml:space="preserve"> </w:t>
      </w:r>
      <w:r>
        <w:rPr>
          <w:color w:val="001A1D"/>
          <w:w w:val="105"/>
          <w:sz w:val="16"/>
        </w:rPr>
        <w:t xml:space="preserve">thống </w:t>
      </w:r>
      <w:r>
        <w:rPr>
          <w:color w:val="0E6BBE"/>
          <w:w w:val="105"/>
          <w:sz w:val="16"/>
        </w:rPr>
        <w:t>Clear my choice</w:t>
      </w:r>
    </w:p>
    <w:p>
      <w:pPr>
        <w:spacing w:line="468" w:lineRule="auto"/>
        <w:rPr>
          <w:sz w:val="16"/>
        </w:rPr>
        <w:sectPr>
          <w:pgSz w:w="12240" w:h="15840"/>
          <w:pgMar w:top="220" w:right="460" w:bottom="440" w:left="400" w:header="0" w:footer="260" w:gutter="0"/>
          <w:cols w:space="720" w:num="1"/>
        </w:sectPr>
      </w:pPr>
    </w:p>
    <w:p>
      <w:pPr>
        <w:pStyle w:val="4"/>
        <w:tabs>
          <w:tab w:val="left" w:pos="5991"/>
        </w:tabs>
        <w:spacing w:before="65"/>
        <w:ind w:left="110"/>
        <w:rPr>
          <w:rFonts w:ascii="Arial MT" w:hAnsi="Arial MT"/>
        </w:rPr>
      </w:pPr>
      <w:r>
        <w:rPr>
          <w:rFonts w:ascii="Arial MT" w:hAnsi="Arial MT"/>
        </w:rPr>
        <w:t>11/15/23,</w:t>
      </w:r>
      <w:r>
        <w:rPr>
          <w:rFonts w:ascii="Arial MT" w:hAnsi="Arial MT"/>
          <w:spacing w:val="-7"/>
        </w:rPr>
        <w:t xml:space="preserve"> </w:t>
      </w:r>
      <w:r>
        <w:rPr>
          <w:rFonts w:ascii="Arial MT" w:hAnsi="Arial MT"/>
        </w:rPr>
        <w:t>10:23</w:t>
      </w:r>
      <w:r>
        <w:rPr>
          <w:rFonts w:ascii="Arial MT" w:hAnsi="Arial MT"/>
          <w:spacing w:val="-7"/>
        </w:rPr>
        <w:t xml:space="preserve"> </w:t>
      </w:r>
      <w:r>
        <w:rPr>
          <w:rFonts w:ascii="Arial MT" w:hAnsi="Arial MT"/>
          <w:spacing w:val="-5"/>
          <w:w w:val="95"/>
        </w:rPr>
        <w:t>PM</w:t>
      </w:r>
      <w:r>
        <w:rPr>
          <w:rFonts w:ascii="Arial MT" w:hAnsi="Arial MT"/>
        </w:rPr>
        <w:tab/>
      </w:r>
      <w:r>
        <w:rPr>
          <w:rFonts w:ascii="Arial MT" w:hAnsi="Arial MT"/>
          <w:w w:val="80"/>
        </w:rPr>
        <w:t>Đề</w:t>
      </w:r>
      <w:r>
        <w:rPr>
          <w:rFonts w:ascii="Arial MT" w:hAnsi="Arial MT"/>
          <w:spacing w:val="-1"/>
          <w:w w:val="80"/>
        </w:rPr>
        <w:t xml:space="preserve"> </w:t>
      </w:r>
      <w:r>
        <w:rPr>
          <w:rFonts w:ascii="Arial MT" w:hAnsi="Arial MT"/>
          <w:w w:val="80"/>
        </w:rPr>
        <w:t>thi</w:t>
      </w:r>
      <w:r>
        <w:rPr>
          <w:rFonts w:ascii="Arial MT" w:hAnsi="Arial MT"/>
          <w:spacing w:val="-9"/>
        </w:rPr>
        <w:t xml:space="preserve"> </w:t>
      </w:r>
      <w:r>
        <w:rPr>
          <w:rFonts w:ascii="Arial MT" w:hAnsi="Arial MT"/>
          <w:w w:val="80"/>
        </w:rPr>
        <w:t>cuối</w:t>
      </w:r>
      <w:r>
        <w:rPr>
          <w:rFonts w:ascii="Arial MT" w:hAnsi="Arial MT"/>
          <w:spacing w:val="-1"/>
          <w:w w:val="80"/>
        </w:rPr>
        <w:t xml:space="preserve"> </w:t>
      </w:r>
      <w:r>
        <w:rPr>
          <w:rFonts w:ascii="Arial MT" w:hAnsi="Arial MT"/>
          <w:w w:val="80"/>
        </w:rPr>
        <w:t>kỳ</w:t>
      </w:r>
      <w:r>
        <w:rPr>
          <w:rFonts w:ascii="Arial MT" w:hAnsi="Arial MT"/>
          <w:spacing w:val="-9"/>
        </w:rPr>
        <w:t xml:space="preserve"> </w:t>
      </w:r>
      <w:r>
        <w:rPr>
          <w:rFonts w:ascii="Arial MT" w:hAnsi="Arial MT"/>
          <w:w w:val="80"/>
        </w:rPr>
        <w:t>|</w:t>
      </w:r>
      <w:r>
        <w:rPr>
          <w:rFonts w:ascii="Arial MT" w:hAnsi="Arial MT"/>
          <w:spacing w:val="-1"/>
          <w:w w:val="80"/>
        </w:rPr>
        <w:t xml:space="preserve"> </w:t>
      </w:r>
      <w:r>
        <w:rPr>
          <w:rFonts w:ascii="Arial MT" w:hAnsi="Arial MT"/>
          <w:spacing w:val="-5"/>
          <w:w w:val="80"/>
        </w:rPr>
        <w:t>MMS</w:t>
      </w:r>
    </w:p>
    <w:p>
      <w:pPr>
        <w:pStyle w:val="4"/>
        <w:spacing w:before="4"/>
        <w:rPr>
          <w:rFonts w:ascii="Arial MT"/>
          <w:sz w:val="5"/>
        </w:rPr>
      </w:pPr>
      <w:r>
        <mc:AlternateContent>
          <mc:Choice Requires="wpg">
            <w:drawing>
              <wp:anchor distT="0" distB="0" distL="0" distR="0" simplePos="0" relativeHeight="251812864" behindDoc="1" locked="0" layoutInCell="1" allowOverlap="1">
                <wp:simplePos x="0" y="0"/>
                <wp:positionH relativeFrom="page">
                  <wp:posOffset>408940</wp:posOffset>
                </wp:positionH>
                <wp:positionV relativeFrom="paragraph">
                  <wp:posOffset>54610</wp:posOffset>
                </wp:positionV>
                <wp:extent cx="6944360" cy="590550"/>
                <wp:effectExtent l="0" t="0" r="0" b="0"/>
                <wp:wrapTopAndBottom/>
                <wp:docPr id="310" name="Group 310"/>
                <wp:cNvGraphicFramePr/>
                <a:graphic xmlns:a="http://schemas.openxmlformats.org/drawingml/2006/main">
                  <a:graphicData uri="http://schemas.microsoft.com/office/word/2010/wordprocessingGroup">
                    <wpg:wgp>
                      <wpg:cNvGrpSpPr/>
                      <wpg:grpSpPr>
                        <a:xfrm>
                          <a:off x="0" y="0"/>
                          <a:ext cx="6944359" cy="590550"/>
                          <a:chOff x="0" y="0"/>
                          <a:chExt cx="6944359" cy="590550"/>
                        </a:xfrm>
                      </wpg:grpSpPr>
                      <wps:wsp>
                        <wps:cNvPr id="311" name="Graphic 311"/>
                        <wps:cNvSpPr/>
                        <wps:spPr>
                          <a:xfrm>
                            <a:off x="3557" y="3557"/>
                            <a:ext cx="6937375" cy="583565"/>
                          </a:xfrm>
                          <a:custGeom>
                            <a:avLst/>
                            <a:gdLst/>
                            <a:ahLst/>
                            <a:cxnLst/>
                            <a:rect l="l" t="t" r="r" b="b"/>
                            <a:pathLst>
                              <a:path w="6937375" h="583565">
                                <a:moveTo>
                                  <a:pt x="0" y="572753"/>
                                </a:moveTo>
                                <a:lnTo>
                                  <a:pt x="0" y="10672"/>
                                </a:lnTo>
                                <a:lnTo>
                                  <a:pt x="0" y="7719"/>
                                </a:lnTo>
                                <a:lnTo>
                                  <a:pt x="1041" y="5203"/>
                                </a:lnTo>
                                <a:lnTo>
                                  <a:pt x="3125" y="3127"/>
                                </a:lnTo>
                                <a:lnTo>
                                  <a:pt x="5209" y="1042"/>
                                </a:lnTo>
                                <a:lnTo>
                                  <a:pt x="7725" y="0"/>
                                </a:lnTo>
                                <a:lnTo>
                                  <a:pt x="10672" y="0"/>
                                </a:lnTo>
                                <a:lnTo>
                                  <a:pt x="6926398" y="0"/>
                                </a:lnTo>
                                <a:lnTo>
                                  <a:pt x="6929345" y="0"/>
                                </a:lnTo>
                                <a:lnTo>
                                  <a:pt x="6931860" y="1042"/>
                                </a:lnTo>
                                <a:lnTo>
                                  <a:pt x="6933944" y="3127"/>
                                </a:lnTo>
                                <a:lnTo>
                                  <a:pt x="6936028" y="5203"/>
                                </a:lnTo>
                                <a:lnTo>
                                  <a:pt x="6937070" y="7719"/>
                                </a:lnTo>
                                <a:lnTo>
                                  <a:pt x="6937071" y="10672"/>
                                </a:lnTo>
                                <a:lnTo>
                                  <a:pt x="6937071" y="572753"/>
                                </a:lnTo>
                                <a:lnTo>
                                  <a:pt x="6926398" y="583425"/>
                                </a:lnTo>
                                <a:lnTo>
                                  <a:pt x="10672" y="583425"/>
                                </a:lnTo>
                                <a:lnTo>
                                  <a:pt x="7725" y="583418"/>
                                </a:lnTo>
                                <a:lnTo>
                                  <a:pt x="5209" y="582369"/>
                                </a:lnTo>
                                <a:lnTo>
                                  <a:pt x="3125" y="580284"/>
                                </a:lnTo>
                                <a:lnTo>
                                  <a:pt x="1041" y="578200"/>
                                </a:lnTo>
                                <a:lnTo>
                                  <a:pt x="0" y="575692"/>
                                </a:lnTo>
                                <a:lnTo>
                                  <a:pt x="0" y="572753"/>
                                </a:lnTo>
                                <a:close/>
                              </a:path>
                            </a:pathLst>
                          </a:custGeom>
                          <a:ln w="7114">
                            <a:solidFill>
                              <a:srgbClr val="CAD0D6"/>
                            </a:solidFill>
                            <a:prstDash val="solid"/>
                          </a:ln>
                        </wps:spPr>
                        <wps:bodyPr wrap="square" lIns="0" tIns="0" rIns="0" bIns="0" rtlCol="0">
                          <a:noAutofit/>
                        </wps:bodyPr>
                      </wps:wsp>
                      <wps:wsp>
                        <wps:cNvPr id="312" name="Graphic 312"/>
                        <wps:cNvSpPr/>
                        <wps:spPr>
                          <a:xfrm>
                            <a:off x="60477" y="401994"/>
                            <a:ext cx="448309" cy="128270"/>
                          </a:xfrm>
                          <a:custGeom>
                            <a:avLst/>
                            <a:gdLst/>
                            <a:ahLst/>
                            <a:cxnLst/>
                            <a:rect l="l" t="t" r="r" b="b"/>
                            <a:pathLst>
                              <a:path w="448309" h="128270">
                                <a:moveTo>
                                  <a:pt x="0" y="74706"/>
                                </a:moveTo>
                                <a:lnTo>
                                  <a:pt x="0" y="53362"/>
                                </a:lnTo>
                                <a:lnTo>
                                  <a:pt x="0" y="49852"/>
                                </a:lnTo>
                                <a:lnTo>
                                  <a:pt x="341" y="46385"/>
                                </a:lnTo>
                                <a:lnTo>
                                  <a:pt x="20802" y="10929"/>
                                </a:lnTo>
                                <a:lnTo>
                                  <a:pt x="49858" y="0"/>
                                </a:lnTo>
                                <a:lnTo>
                                  <a:pt x="53362" y="0"/>
                                </a:lnTo>
                                <a:lnTo>
                                  <a:pt x="394879" y="0"/>
                                </a:lnTo>
                                <a:lnTo>
                                  <a:pt x="398383" y="0"/>
                                </a:lnTo>
                                <a:lnTo>
                                  <a:pt x="401853" y="340"/>
                                </a:lnTo>
                                <a:lnTo>
                                  <a:pt x="424525" y="8984"/>
                                </a:lnTo>
                                <a:lnTo>
                                  <a:pt x="427439" y="10929"/>
                                </a:lnTo>
                                <a:lnTo>
                                  <a:pt x="447216" y="42940"/>
                                </a:lnTo>
                                <a:lnTo>
                                  <a:pt x="447899" y="46379"/>
                                </a:lnTo>
                                <a:lnTo>
                                  <a:pt x="448241" y="49852"/>
                                </a:lnTo>
                                <a:lnTo>
                                  <a:pt x="448241" y="53362"/>
                                </a:lnTo>
                                <a:lnTo>
                                  <a:pt x="448241" y="74706"/>
                                </a:lnTo>
                                <a:lnTo>
                                  <a:pt x="448241" y="78201"/>
                                </a:lnTo>
                                <a:lnTo>
                                  <a:pt x="447899" y="81668"/>
                                </a:lnTo>
                                <a:lnTo>
                                  <a:pt x="427439" y="117111"/>
                                </a:lnTo>
                                <a:lnTo>
                                  <a:pt x="424525" y="119057"/>
                                </a:lnTo>
                                <a:lnTo>
                                  <a:pt x="421612" y="121009"/>
                                </a:lnTo>
                                <a:lnTo>
                                  <a:pt x="418537" y="122656"/>
                                </a:lnTo>
                                <a:lnTo>
                                  <a:pt x="415300" y="123997"/>
                                </a:lnTo>
                                <a:lnTo>
                                  <a:pt x="412063" y="125338"/>
                                </a:lnTo>
                                <a:lnTo>
                                  <a:pt x="408726" y="126352"/>
                                </a:lnTo>
                                <a:lnTo>
                                  <a:pt x="405289" y="127040"/>
                                </a:lnTo>
                                <a:lnTo>
                                  <a:pt x="401853" y="127728"/>
                                </a:lnTo>
                                <a:lnTo>
                                  <a:pt x="398383" y="128069"/>
                                </a:lnTo>
                                <a:lnTo>
                                  <a:pt x="394879" y="128069"/>
                                </a:lnTo>
                                <a:lnTo>
                                  <a:pt x="53362" y="128069"/>
                                </a:lnTo>
                                <a:lnTo>
                                  <a:pt x="49858" y="128069"/>
                                </a:lnTo>
                                <a:lnTo>
                                  <a:pt x="46388" y="127728"/>
                                </a:lnTo>
                                <a:lnTo>
                                  <a:pt x="42951" y="127047"/>
                                </a:lnTo>
                                <a:lnTo>
                                  <a:pt x="39515" y="126352"/>
                                </a:lnTo>
                                <a:lnTo>
                                  <a:pt x="36178" y="125338"/>
                                </a:lnTo>
                                <a:lnTo>
                                  <a:pt x="32941" y="123997"/>
                                </a:lnTo>
                                <a:lnTo>
                                  <a:pt x="29704" y="122656"/>
                                </a:lnTo>
                                <a:lnTo>
                                  <a:pt x="26629" y="121009"/>
                                </a:lnTo>
                                <a:lnTo>
                                  <a:pt x="23715" y="119057"/>
                                </a:lnTo>
                                <a:lnTo>
                                  <a:pt x="20802" y="117111"/>
                                </a:lnTo>
                                <a:lnTo>
                                  <a:pt x="341" y="81668"/>
                                </a:lnTo>
                                <a:lnTo>
                                  <a:pt x="0" y="78201"/>
                                </a:lnTo>
                                <a:lnTo>
                                  <a:pt x="0" y="74706"/>
                                </a:lnTo>
                                <a:close/>
                              </a:path>
                            </a:pathLst>
                          </a:custGeom>
                          <a:ln w="7114">
                            <a:solidFill>
                              <a:srgbClr val="000000"/>
                            </a:solidFill>
                            <a:prstDash val="solid"/>
                          </a:ln>
                        </wps:spPr>
                        <wps:bodyPr wrap="square" lIns="0" tIns="0" rIns="0" bIns="0" rtlCol="0">
                          <a:noAutofit/>
                        </wps:bodyPr>
                      </wps:wsp>
                      <wps:wsp>
                        <wps:cNvPr id="313" name="Textbox 313"/>
                        <wps:cNvSpPr txBox="1"/>
                        <wps:spPr>
                          <a:xfrm>
                            <a:off x="10977" y="9196"/>
                            <a:ext cx="6922770" cy="572770"/>
                          </a:xfrm>
                          <a:prstGeom prst="rect">
                            <a:avLst/>
                          </a:prstGeom>
                        </wps:spPr>
                        <wps:txbx>
                          <w:txbxContent>
                            <w:p>
                              <w:pPr>
                                <w:spacing w:before="38" w:line="333" w:lineRule="auto"/>
                                <w:ind w:left="77" w:right="9784"/>
                                <w:rPr>
                                  <w:b/>
                                  <w:sz w:val="12"/>
                                </w:rPr>
                              </w:pPr>
                              <w:r>
                                <w:rPr>
                                  <w:b/>
                                  <w:color w:val="1C2025"/>
                                  <w:sz w:val="13"/>
                                </w:rPr>
                                <w:t>Question</w:t>
                              </w:r>
                              <w:r>
                                <w:rPr>
                                  <w:b/>
                                  <w:color w:val="1C2025"/>
                                  <w:spacing w:val="-3"/>
                                  <w:sz w:val="13"/>
                                </w:rPr>
                                <w:t xml:space="preserve"> </w:t>
                              </w:r>
                              <w:r>
                                <w:rPr>
                                  <w:b/>
                                  <w:color w:val="1C2025"/>
                                  <w:sz w:val="20"/>
                                </w:rPr>
                                <w:t xml:space="preserve">33 </w:t>
                              </w:r>
                              <w:r>
                                <w:rPr>
                                  <w:color w:val="1C2025"/>
                                  <w:sz w:val="13"/>
                                </w:rPr>
                                <w:t>Not</w:t>
                              </w:r>
                              <w:r>
                                <w:rPr>
                                  <w:color w:val="1C2025"/>
                                  <w:spacing w:val="-5"/>
                                  <w:sz w:val="13"/>
                                </w:rPr>
                                <w:t xml:space="preserve"> </w:t>
                              </w:r>
                              <w:r>
                                <w:rPr>
                                  <w:color w:val="1C2025"/>
                                  <w:sz w:val="13"/>
                                </w:rPr>
                                <w:t>yet</w:t>
                              </w:r>
                              <w:r>
                                <w:rPr>
                                  <w:color w:val="1C2025"/>
                                  <w:spacing w:val="-5"/>
                                  <w:sz w:val="13"/>
                                </w:rPr>
                                <w:t xml:space="preserve"> </w:t>
                              </w:r>
                              <w:r>
                                <w:rPr>
                                  <w:color w:val="1C2025"/>
                                  <w:sz w:val="13"/>
                                </w:rPr>
                                <w:t>answered</w:t>
                              </w:r>
                              <w:r>
                                <w:rPr>
                                  <w:color w:val="1C2025"/>
                                  <w:spacing w:val="40"/>
                                  <w:sz w:val="13"/>
                                </w:rPr>
                                <w:t xml:space="preserve"> </w:t>
                              </w:r>
                              <w:r>
                                <w:rPr>
                                  <w:b/>
                                  <w:color w:val="A5A5A6"/>
                                  <w:sz w:val="12"/>
                                </w:rPr>
                                <w:t>v1</w:t>
                              </w:r>
                              <w:r>
                                <w:rPr>
                                  <w:b/>
                                  <w:color w:val="A5A5A6"/>
                                  <w:spacing w:val="-6"/>
                                  <w:sz w:val="12"/>
                                </w:rPr>
                                <w:t xml:space="preserve"> </w:t>
                              </w:r>
                              <w:r>
                                <w:rPr>
                                  <w:b/>
                                  <w:color w:val="A5A5A6"/>
                                  <w:sz w:val="12"/>
                                </w:rPr>
                                <w:t>(latest)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4.3pt;height:46.5pt;width:546.8pt;mso-position-horizontal-relative:page;mso-wrap-distance-bottom:0pt;mso-wrap-distance-top:0pt;z-index:-251503616;mso-width-relative:page;mso-height-relative:page;" coordsize="6944359,590550" o:gfxdata="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">
                <o:lock v:ext="edit" aspectratio="f"/>
                <v:shape id="Graphic 311" o:spid="_x0000_s1026" o:spt="100" style="position:absolute;left:3557;top:3557;height:583565;width:6937375;" filled="f" stroked="t" coordsize="6937375,583565" o:gfxdata="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c35Aa5AAAA3AAA&#10;AA8AAAAAAAAAAQAgAAAAIgAAAGRycy9kb3ducmV2LnhtbFBLAQIUABQAAAAIAIdO4kAzLwWeOwAA&#10;ADkAAAAQAAAAAAAAAAEAIAAAAAgBAABkcnMvc2hhcGV4bWwueG1sUEsFBgAAAAAGAAYAWwEAALID&#10;AAAAAA==&#10;" path="m0,572753l0,10672,0,7719,1041,5203,3125,3127,5209,1042,7725,0,10672,0,6926398,0,6929345,0,6931860,1042,6933944,3127,6936028,5203,6937070,7719,6937071,10672,6937071,572753,6926398,583425,10672,583425,7725,583418,5209,582369,3125,580284,1041,578200,0,575692,0,572753xe">
                  <v:fill on="f" focussize="0,0"/>
                  <v:stroke weight="0.560157480314961pt" color="#CAD0D6" joinstyle="round"/>
                  <v:imagedata o:title=""/>
                  <o:lock v:ext="edit" aspectratio="f"/>
                  <v:textbox inset="0mm,0mm,0mm,0mm"/>
                </v:shape>
                <v:shape id="Graphic 312" o:spid="_x0000_s1026" o:spt="100" style="position:absolute;left:60477;top:401994;height:128270;width:448309;" filled="f" stroked="t" coordsize="448309,128270" o:gfxdata="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jrz5r4A&#10;AADcAAAADwAAAAAAAAABACAAAAAiAAAAZHJzL2Rvd25yZXYueG1sUEsBAhQAFAAAAAgAh07iQDMv&#10;BZ47AAAAOQAAABAAAAAAAAAAAQAgAAAADQEAAGRycy9zaGFwZXhtbC54bWxQSwUGAAAAAAYABgBb&#10;AQAAtwMAAAAA&#10;" path="m0,74706l0,53362,0,49852,341,46385,20802,10929,49858,0,53362,0,394879,0,398383,0,401853,340,424525,8984,427439,10929,447216,42940,447899,46379,448241,49852,448241,53362,448241,74706,448241,78201,447899,81668,427439,117111,424525,119057,421612,121009,418537,122656,415300,123997,412063,125338,408726,126352,405289,127040,401853,127728,398383,128069,394879,128069,53362,128069,49858,128069,46388,127728,42951,127047,39515,126352,36178,125338,32941,123997,29704,122656,26629,121009,23715,119057,20802,117111,341,81668,0,78201,0,74706xe">
                  <v:fill on="f" focussize="0,0"/>
                  <v:stroke weight="0.560157480314961pt" color="#000000" joinstyle="round"/>
                  <v:imagedata o:title=""/>
                  <o:lock v:ext="edit" aspectratio="f"/>
                  <v:textbox inset="0mm,0mm,0mm,0mm"/>
                </v:shape>
                <v:shape id="Textbox 313" o:spid="_x0000_s1026" o:spt="202" type="#_x0000_t202" style="position:absolute;left:10977;top:9196;height:572770;width:6922770;" filled="f" stroked="f" coordsize="21600,21600" o:gfxdata="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08wK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38" w:line="333" w:lineRule="auto"/>
                          <w:ind w:left="77" w:right="9784"/>
                          <w:rPr>
                            <w:b/>
                            <w:sz w:val="12"/>
                          </w:rPr>
                        </w:pPr>
                        <w:r>
                          <w:rPr>
                            <w:b/>
                            <w:color w:val="1C2025"/>
                            <w:sz w:val="13"/>
                          </w:rPr>
                          <w:t>Question</w:t>
                        </w:r>
                        <w:r>
                          <w:rPr>
                            <w:b/>
                            <w:color w:val="1C2025"/>
                            <w:spacing w:val="-3"/>
                            <w:sz w:val="13"/>
                          </w:rPr>
                          <w:t xml:space="preserve"> </w:t>
                        </w:r>
                        <w:r>
                          <w:rPr>
                            <w:b/>
                            <w:color w:val="1C2025"/>
                            <w:sz w:val="20"/>
                          </w:rPr>
                          <w:t xml:space="preserve">33 </w:t>
                        </w:r>
                        <w:r>
                          <w:rPr>
                            <w:color w:val="1C2025"/>
                            <w:sz w:val="13"/>
                          </w:rPr>
                          <w:t>Not</w:t>
                        </w:r>
                        <w:r>
                          <w:rPr>
                            <w:color w:val="1C2025"/>
                            <w:spacing w:val="-5"/>
                            <w:sz w:val="13"/>
                          </w:rPr>
                          <w:t xml:space="preserve"> </w:t>
                        </w:r>
                        <w:r>
                          <w:rPr>
                            <w:color w:val="1C2025"/>
                            <w:sz w:val="13"/>
                          </w:rPr>
                          <w:t>yet</w:t>
                        </w:r>
                        <w:r>
                          <w:rPr>
                            <w:color w:val="1C2025"/>
                            <w:spacing w:val="-5"/>
                            <w:sz w:val="13"/>
                          </w:rPr>
                          <w:t xml:space="preserve"> </w:t>
                        </w:r>
                        <w:r>
                          <w:rPr>
                            <w:color w:val="1C2025"/>
                            <w:sz w:val="13"/>
                          </w:rPr>
                          <w:t>answered</w:t>
                        </w:r>
                        <w:r>
                          <w:rPr>
                            <w:color w:val="1C2025"/>
                            <w:spacing w:val="40"/>
                            <w:sz w:val="13"/>
                          </w:rPr>
                          <w:t xml:space="preserve"> </w:t>
                        </w:r>
                        <w:r>
                          <w:rPr>
                            <w:b/>
                            <w:color w:val="A5A5A6"/>
                            <w:sz w:val="12"/>
                          </w:rPr>
                          <w:t>v1</w:t>
                        </w:r>
                        <w:r>
                          <w:rPr>
                            <w:b/>
                            <w:color w:val="A5A5A6"/>
                            <w:spacing w:val="-6"/>
                            <w:sz w:val="12"/>
                          </w:rPr>
                          <w:t xml:space="preserve"> </w:t>
                        </w:r>
                        <w:r>
                          <w:rPr>
                            <w:b/>
                            <w:color w:val="A5A5A6"/>
                            <w:sz w:val="12"/>
                          </w:rPr>
                          <w:t>(latest)</w:t>
                        </w:r>
                      </w:p>
                    </w:txbxContent>
                  </v:textbox>
                </v:shape>
                <w10:wrap type="topAndBottom"/>
              </v:group>
            </w:pict>
          </mc:Fallback>
        </mc:AlternateContent>
      </w:r>
    </w:p>
    <w:p>
      <w:pPr>
        <w:pStyle w:val="4"/>
        <w:rPr>
          <w:rFonts w:ascii="Arial MT"/>
        </w:rPr>
      </w:pPr>
    </w:p>
    <w:p>
      <w:pPr>
        <w:pStyle w:val="4"/>
        <w:spacing w:before="86"/>
        <w:rPr>
          <w:rFonts w:ascii="Arial MT"/>
        </w:rPr>
      </w:pPr>
    </w:p>
    <w:p>
      <w:pPr>
        <w:pStyle w:val="4"/>
        <w:spacing w:before="1"/>
        <w:ind w:left="468"/>
      </w:pPr>
      <w:r>
        <w:rPr>
          <w:color w:val="001A1D"/>
          <w:w w:val="105"/>
        </w:rPr>
        <w:t>Giải</w:t>
      </w:r>
      <w:r>
        <w:rPr>
          <w:color w:val="001A1D"/>
          <w:spacing w:val="-6"/>
          <w:w w:val="105"/>
        </w:rPr>
        <w:t xml:space="preserve"> </w:t>
      </w:r>
      <w:r>
        <w:rPr>
          <w:color w:val="001A1D"/>
          <w:w w:val="105"/>
        </w:rPr>
        <w:t>pháp</w:t>
      </w:r>
      <w:r>
        <w:rPr>
          <w:color w:val="001A1D"/>
          <w:spacing w:val="-5"/>
          <w:w w:val="105"/>
        </w:rPr>
        <w:t xml:space="preserve"> </w:t>
      </w:r>
      <w:r>
        <w:rPr>
          <w:color w:val="001A1D"/>
          <w:w w:val="105"/>
        </w:rPr>
        <w:t>StackGuard</w:t>
      </w:r>
      <w:r>
        <w:rPr>
          <w:color w:val="001A1D"/>
          <w:spacing w:val="-5"/>
          <w:w w:val="105"/>
        </w:rPr>
        <w:t xml:space="preserve"> </w:t>
      </w:r>
      <w:r>
        <w:rPr>
          <w:color w:val="001A1D"/>
          <w:w w:val="105"/>
        </w:rPr>
        <w:t>giúp</w:t>
      </w:r>
      <w:r>
        <w:rPr>
          <w:color w:val="001A1D"/>
          <w:spacing w:val="-5"/>
          <w:w w:val="105"/>
        </w:rPr>
        <w:t xml:space="preserve"> </w:t>
      </w:r>
      <w:r>
        <w:rPr>
          <w:color w:val="001A1D"/>
          <w:w w:val="105"/>
        </w:rPr>
        <w:t>phòng</w:t>
      </w:r>
      <w:r>
        <w:rPr>
          <w:color w:val="001A1D"/>
          <w:spacing w:val="-5"/>
          <w:w w:val="105"/>
        </w:rPr>
        <w:t xml:space="preserve"> </w:t>
      </w:r>
      <w:r>
        <w:rPr>
          <w:color w:val="001A1D"/>
          <w:w w:val="105"/>
        </w:rPr>
        <w:t>chống</w:t>
      </w:r>
      <w:r>
        <w:rPr>
          <w:color w:val="001A1D"/>
          <w:spacing w:val="-5"/>
          <w:w w:val="105"/>
        </w:rPr>
        <w:t xml:space="preserve"> </w:t>
      </w:r>
      <w:r>
        <w:rPr>
          <w:color w:val="001A1D"/>
          <w:w w:val="105"/>
        </w:rPr>
        <w:t>tấn</w:t>
      </w:r>
      <w:r>
        <w:rPr>
          <w:color w:val="001A1D"/>
          <w:spacing w:val="-5"/>
          <w:w w:val="105"/>
        </w:rPr>
        <w:t xml:space="preserve"> </w:t>
      </w:r>
      <w:r>
        <w:rPr>
          <w:color w:val="001A1D"/>
          <w:w w:val="105"/>
        </w:rPr>
        <w:t>công</w:t>
      </w:r>
      <w:r>
        <w:rPr>
          <w:color w:val="001A1D"/>
          <w:spacing w:val="-5"/>
          <w:w w:val="105"/>
        </w:rPr>
        <w:t xml:space="preserve"> </w:t>
      </w:r>
      <w:r>
        <w:rPr>
          <w:color w:val="001A1D"/>
          <w:w w:val="105"/>
        </w:rPr>
        <w:t>tràn</w:t>
      </w:r>
      <w:r>
        <w:rPr>
          <w:color w:val="001A1D"/>
          <w:spacing w:val="-5"/>
          <w:w w:val="105"/>
        </w:rPr>
        <w:t xml:space="preserve"> </w:t>
      </w:r>
      <w:r>
        <w:rPr>
          <w:color w:val="001A1D"/>
          <w:w w:val="105"/>
        </w:rPr>
        <w:t>bộ</w:t>
      </w:r>
      <w:r>
        <w:rPr>
          <w:color w:val="001A1D"/>
          <w:spacing w:val="-5"/>
          <w:w w:val="105"/>
        </w:rPr>
        <w:t xml:space="preserve"> </w:t>
      </w:r>
      <w:r>
        <w:rPr>
          <w:color w:val="001A1D"/>
          <w:w w:val="105"/>
        </w:rPr>
        <w:t>đệm</w:t>
      </w:r>
      <w:r>
        <w:rPr>
          <w:color w:val="001A1D"/>
          <w:spacing w:val="-5"/>
          <w:w w:val="105"/>
        </w:rPr>
        <w:t xml:space="preserve"> </w:t>
      </w:r>
      <w:r>
        <w:rPr>
          <w:color w:val="001A1D"/>
          <w:w w:val="105"/>
        </w:rPr>
        <w:t>trên</w:t>
      </w:r>
      <w:r>
        <w:rPr>
          <w:color w:val="001A1D"/>
          <w:spacing w:val="-5"/>
          <w:w w:val="105"/>
        </w:rPr>
        <w:t xml:space="preserve"> </w:t>
      </w:r>
      <w:r>
        <w:rPr>
          <w:color w:val="001A1D"/>
          <w:w w:val="105"/>
        </w:rPr>
        <w:t>stack</w:t>
      </w:r>
      <w:r>
        <w:rPr>
          <w:color w:val="001A1D"/>
          <w:spacing w:val="-5"/>
          <w:w w:val="105"/>
        </w:rPr>
        <w:t xml:space="preserve"> </w:t>
      </w:r>
      <w:r>
        <w:rPr>
          <w:color w:val="001A1D"/>
          <w:w w:val="105"/>
        </w:rPr>
        <w:t>thực</w:t>
      </w:r>
      <w:r>
        <w:rPr>
          <w:color w:val="001A1D"/>
          <w:spacing w:val="-5"/>
          <w:w w:val="105"/>
        </w:rPr>
        <w:t xml:space="preserve"> </w:t>
      </w:r>
      <w:r>
        <w:rPr>
          <w:color w:val="001A1D"/>
          <w:w w:val="105"/>
        </w:rPr>
        <w:t>hiện</w:t>
      </w:r>
      <w:r>
        <w:rPr>
          <w:color w:val="001A1D"/>
          <w:spacing w:val="-5"/>
          <w:w w:val="105"/>
        </w:rPr>
        <w:t xml:space="preserve"> </w:t>
      </w:r>
      <w:r>
        <w:rPr>
          <w:color w:val="001A1D"/>
          <w:w w:val="105"/>
        </w:rPr>
        <w:t>như</w:t>
      </w:r>
      <w:r>
        <w:rPr>
          <w:color w:val="001A1D"/>
          <w:spacing w:val="-5"/>
          <w:w w:val="105"/>
        </w:rPr>
        <w:t xml:space="preserve"> </w:t>
      </w:r>
      <w:r>
        <w:rPr>
          <w:color w:val="001A1D"/>
          <w:spacing w:val="-4"/>
          <w:w w:val="105"/>
        </w:rPr>
        <w:t>sau:</w:t>
      </w:r>
    </w:p>
    <w:p>
      <w:pPr>
        <w:pStyle w:val="4"/>
        <w:spacing w:before="123"/>
      </w:pPr>
    </w:p>
    <w:p>
      <w:pPr>
        <w:pStyle w:val="5"/>
        <w:numPr>
          <w:ilvl w:val="0"/>
          <w:numId w:val="69"/>
        </w:numPr>
        <w:tabs>
          <w:tab w:val="left" w:pos="1098"/>
        </w:tabs>
        <w:spacing w:before="0"/>
        <w:ind w:left="1098" w:hanging="294"/>
        <w:rPr>
          <w:sz w:val="16"/>
        </w:rPr>
      </w:pPr>
      <w:r>
        <w:drawing>
          <wp:anchor distT="0" distB="0" distL="0" distR="0" simplePos="0" relativeHeight="251744256"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314" name="Image 314"/>
            <wp:cNvGraphicFramePr/>
            <a:graphic xmlns:a="http://schemas.openxmlformats.org/drawingml/2006/main">
              <a:graphicData uri="http://schemas.openxmlformats.org/drawingml/2006/picture">
                <pic:pic xmlns:pic="http://schemas.openxmlformats.org/drawingml/2006/picture">
                  <pic:nvPicPr>
                    <pic:cNvPr id="314" name="Image 314"/>
                    <pic:cNvPicPr/>
                  </pic:nvPicPr>
                  <pic:blipFill>
                    <a:blip r:embed="rId233" cstate="print"/>
                    <a:stretch>
                      <a:fillRect/>
                    </a:stretch>
                  </pic:blipFill>
                  <pic:spPr>
                    <a:xfrm>
                      <a:off x="0" y="0"/>
                      <a:ext cx="92494" cy="92494"/>
                    </a:xfrm>
                    <a:prstGeom prst="rect">
                      <a:avLst/>
                    </a:prstGeom>
                  </pic:spPr>
                </pic:pic>
              </a:graphicData>
            </a:graphic>
          </wp:anchor>
        </w:drawing>
      </w:r>
      <w:r>
        <w:rPr>
          <w:color w:val="001A1D"/>
          <w:w w:val="105"/>
          <w:sz w:val="16"/>
        </w:rPr>
        <w:t>Kiểm</w:t>
      </w:r>
      <w:r>
        <w:rPr>
          <w:color w:val="001A1D"/>
          <w:spacing w:val="-5"/>
          <w:w w:val="105"/>
          <w:sz w:val="16"/>
        </w:rPr>
        <w:t xml:space="preserve"> </w:t>
      </w:r>
      <w:r>
        <w:rPr>
          <w:color w:val="001A1D"/>
          <w:w w:val="105"/>
          <w:sz w:val="16"/>
        </w:rPr>
        <w:t>tra</w:t>
      </w:r>
      <w:r>
        <w:rPr>
          <w:color w:val="001A1D"/>
          <w:spacing w:val="-4"/>
          <w:w w:val="105"/>
          <w:sz w:val="16"/>
        </w:rPr>
        <w:t xml:space="preserve"> </w:t>
      </w:r>
      <w:r>
        <w:rPr>
          <w:color w:val="001A1D"/>
          <w:w w:val="105"/>
          <w:sz w:val="16"/>
        </w:rPr>
        <w:t>giá</w:t>
      </w:r>
      <w:r>
        <w:rPr>
          <w:color w:val="001A1D"/>
          <w:spacing w:val="-5"/>
          <w:w w:val="105"/>
          <w:sz w:val="16"/>
        </w:rPr>
        <w:t xml:space="preserve"> </w:t>
      </w:r>
      <w:r>
        <w:rPr>
          <w:color w:val="001A1D"/>
          <w:w w:val="105"/>
          <w:sz w:val="16"/>
        </w:rPr>
        <w:t>trị</w:t>
      </w:r>
      <w:r>
        <w:rPr>
          <w:color w:val="001A1D"/>
          <w:spacing w:val="-4"/>
          <w:w w:val="105"/>
          <w:sz w:val="16"/>
        </w:rPr>
        <w:t xml:space="preserve"> </w:t>
      </w:r>
      <w:r>
        <w:rPr>
          <w:color w:val="001A1D"/>
          <w:w w:val="105"/>
          <w:sz w:val="16"/>
        </w:rPr>
        <w:t>Return</w:t>
      </w:r>
      <w:r>
        <w:rPr>
          <w:color w:val="001A1D"/>
          <w:spacing w:val="-4"/>
          <w:w w:val="105"/>
          <w:sz w:val="16"/>
        </w:rPr>
        <w:t xml:space="preserve"> </w:t>
      </w:r>
      <w:r>
        <w:rPr>
          <w:color w:val="001A1D"/>
          <w:w w:val="105"/>
          <w:sz w:val="16"/>
        </w:rPr>
        <w:t>Address</w:t>
      </w:r>
      <w:r>
        <w:rPr>
          <w:color w:val="001A1D"/>
          <w:spacing w:val="-5"/>
          <w:w w:val="105"/>
          <w:sz w:val="16"/>
        </w:rPr>
        <w:t xml:space="preserve"> </w:t>
      </w:r>
      <w:r>
        <w:rPr>
          <w:color w:val="001A1D"/>
          <w:w w:val="105"/>
          <w:sz w:val="16"/>
        </w:rPr>
        <w:t>có</w:t>
      </w:r>
      <w:r>
        <w:rPr>
          <w:color w:val="001A1D"/>
          <w:spacing w:val="-4"/>
          <w:w w:val="105"/>
          <w:sz w:val="16"/>
        </w:rPr>
        <w:t xml:space="preserve"> </w:t>
      </w:r>
      <w:r>
        <w:rPr>
          <w:color w:val="001A1D"/>
          <w:w w:val="105"/>
          <w:sz w:val="16"/>
        </w:rPr>
        <w:t>bị</w:t>
      </w:r>
      <w:r>
        <w:rPr>
          <w:color w:val="001A1D"/>
          <w:spacing w:val="-4"/>
          <w:w w:val="105"/>
          <w:sz w:val="16"/>
        </w:rPr>
        <w:t xml:space="preserve"> </w:t>
      </w:r>
      <w:r>
        <w:rPr>
          <w:color w:val="001A1D"/>
          <w:w w:val="105"/>
          <w:sz w:val="16"/>
        </w:rPr>
        <w:t>sửa</w:t>
      </w:r>
      <w:r>
        <w:rPr>
          <w:color w:val="001A1D"/>
          <w:spacing w:val="-5"/>
          <w:w w:val="105"/>
          <w:sz w:val="16"/>
        </w:rPr>
        <w:t xml:space="preserve"> </w:t>
      </w:r>
      <w:r>
        <w:rPr>
          <w:color w:val="001A1D"/>
          <w:w w:val="105"/>
          <w:sz w:val="16"/>
        </w:rPr>
        <w:t>đổi</w:t>
      </w:r>
      <w:r>
        <w:rPr>
          <w:color w:val="001A1D"/>
          <w:spacing w:val="-4"/>
          <w:w w:val="105"/>
          <w:sz w:val="16"/>
        </w:rPr>
        <w:t xml:space="preserve"> </w:t>
      </w:r>
      <w:r>
        <w:rPr>
          <w:color w:val="001A1D"/>
          <w:w w:val="105"/>
          <w:sz w:val="16"/>
        </w:rPr>
        <w:t>hay</w:t>
      </w:r>
      <w:r>
        <w:rPr>
          <w:color w:val="001A1D"/>
          <w:spacing w:val="-4"/>
          <w:w w:val="105"/>
          <w:sz w:val="16"/>
        </w:rPr>
        <w:t xml:space="preserve"> </w:t>
      </w:r>
      <w:r>
        <w:rPr>
          <w:color w:val="001A1D"/>
          <w:spacing w:val="-2"/>
          <w:w w:val="105"/>
          <w:sz w:val="16"/>
        </w:rPr>
        <w:t>không</w:t>
      </w:r>
    </w:p>
    <w:p>
      <w:pPr>
        <w:pStyle w:val="5"/>
        <w:numPr>
          <w:ilvl w:val="0"/>
          <w:numId w:val="69"/>
        </w:numPr>
        <w:tabs>
          <w:tab w:val="left" w:pos="1098"/>
        </w:tabs>
        <w:ind w:left="1098" w:hanging="294"/>
        <w:rPr>
          <w:sz w:val="16"/>
        </w:rPr>
      </w:pPr>
      <w:r>
        <w:drawing>
          <wp:anchor distT="0" distB="0" distL="0" distR="0" simplePos="0" relativeHeight="251745280"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315" name="Image 315"/>
            <wp:cNvGraphicFramePr/>
            <a:graphic xmlns:a="http://schemas.openxmlformats.org/drawingml/2006/main">
              <a:graphicData uri="http://schemas.openxmlformats.org/drawingml/2006/picture">
                <pic:pic xmlns:pic="http://schemas.openxmlformats.org/drawingml/2006/picture">
                  <pic:nvPicPr>
                    <pic:cNvPr id="315" name="Image 315"/>
                    <pic:cNvPicPr/>
                  </pic:nvPicPr>
                  <pic:blipFill>
                    <a:blip r:embed="rId247" cstate="print"/>
                    <a:stretch>
                      <a:fillRect/>
                    </a:stretch>
                  </pic:blipFill>
                  <pic:spPr>
                    <a:xfrm>
                      <a:off x="0" y="0"/>
                      <a:ext cx="92494" cy="92494"/>
                    </a:xfrm>
                    <a:prstGeom prst="rect">
                      <a:avLst/>
                    </a:prstGeom>
                  </pic:spPr>
                </pic:pic>
              </a:graphicData>
            </a:graphic>
          </wp:anchor>
        </w:drawing>
      </w:r>
      <w:r>
        <w:rPr>
          <w:color w:val="001A1D"/>
          <w:w w:val="105"/>
          <w:sz w:val="16"/>
        </w:rPr>
        <w:t>Kiểm</w:t>
      </w:r>
      <w:r>
        <w:rPr>
          <w:color w:val="001A1D"/>
          <w:spacing w:val="-4"/>
          <w:w w:val="105"/>
          <w:sz w:val="16"/>
        </w:rPr>
        <w:t xml:space="preserve"> </w:t>
      </w:r>
      <w:r>
        <w:rPr>
          <w:color w:val="001A1D"/>
          <w:w w:val="105"/>
          <w:sz w:val="16"/>
        </w:rPr>
        <w:t>tra</w:t>
      </w:r>
      <w:r>
        <w:rPr>
          <w:color w:val="001A1D"/>
          <w:spacing w:val="-4"/>
          <w:w w:val="105"/>
          <w:sz w:val="16"/>
        </w:rPr>
        <w:t xml:space="preserve"> </w:t>
      </w:r>
      <w:r>
        <w:rPr>
          <w:color w:val="001A1D"/>
          <w:w w:val="105"/>
          <w:sz w:val="16"/>
        </w:rPr>
        <w:t>chiều</w:t>
      </w:r>
      <w:r>
        <w:rPr>
          <w:color w:val="001A1D"/>
          <w:spacing w:val="-4"/>
          <w:w w:val="105"/>
          <w:sz w:val="16"/>
        </w:rPr>
        <w:t xml:space="preserve"> </w:t>
      </w:r>
      <w:r>
        <w:rPr>
          <w:color w:val="001A1D"/>
          <w:w w:val="105"/>
          <w:sz w:val="16"/>
        </w:rPr>
        <w:t>dài</w:t>
      </w:r>
      <w:r>
        <w:rPr>
          <w:color w:val="001A1D"/>
          <w:spacing w:val="-4"/>
          <w:w w:val="105"/>
          <w:sz w:val="16"/>
        </w:rPr>
        <w:t xml:space="preserve"> </w:t>
      </w:r>
      <w:r>
        <w:rPr>
          <w:color w:val="001A1D"/>
          <w:w w:val="105"/>
          <w:sz w:val="16"/>
        </w:rPr>
        <w:t>dữ</w:t>
      </w:r>
      <w:r>
        <w:rPr>
          <w:color w:val="001A1D"/>
          <w:spacing w:val="-4"/>
          <w:w w:val="105"/>
          <w:sz w:val="16"/>
        </w:rPr>
        <w:t xml:space="preserve"> </w:t>
      </w:r>
      <w:r>
        <w:rPr>
          <w:color w:val="001A1D"/>
          <w:w w:val="105"/>
          <w:sz w:val="16"/>
        </w:rPr>
        <w:t>liệu</w:t>
      </w:r>
      <w:r>
        <w:rPr>
          <w:color w:val="001A1D"/>
          <w:spacing w:val="-4"/>
          <w:w w:val="105"/>
          <w:sz w:val="16"/>
        </w:rPr>
        <w:t xml:space="preserve"> </w:t>
      </w:r>
      <w:r>
        <w:rPr>
          <w:color w:val="001A1D"/>
          <w:w w:val="105"/>
          <w:sz w:val="16"/>
        </w:rPr>
        <w:t>nhập</w:t>
      </w:r>
      <w:r>
        <w:rPr>
          <w:color w:val="001A1D"/>
          <w:spacing w:val="-4"/>
          <w:w w:val="105"/>
          <w:sz w:val="16"/>
        </w:rPr>
        <w:t xml:space="preserve"> </w:t>
      </w:r>
      <w:r>
        <w:rPr>
          <w:color w:val="001A1D"/>
          <w:w w:val="105"/>
          <w:sz w:val="16"/>
        </w:rPr>
        <w:t>trước</w:t>
      </w:r>
      <w:r>
        <w:rPr>
          <w:color w:val="001A1D"/>
          <w:spacing w:val="-4"/>
          <w:w w:val="105"/>
          <w:sz w:val="16"/>
        </w:rPr>
        <w:t xml:space="preserve"> </w:t>
      </w:r>
      <w:r>
        <w:rPr>
          <w:color w:val="001A1D"/>
          <w:w w:val="105"/>
          <w:sz w:val="16"/>
        </w:rPr>
        <w:t>khi</w:t>
      </w:r>
      <w:r>
        <w:rPr>
          <w:color w:val="001A1D"/>
          <w:spacing w:val="-4"/>
          <w:w w:val="105"/>
          <w:sz w:val="16"/>
        </w:rPr>
        <w:t xml:space="preserve"> </w:t>
      </w:r>
      <w:r>
        <w:rPr>
          <w:color w:val="001A1D"/>
          <w:w w:val="105"/>
          <w:sz w:val="16"/>
        </w:rPr>
        <w:t>thực</w:t>
      </w:r>
      <w:r>
        <w:rPr>
          <w:color w:val="001A1D"/>
          <w:spacing w:val="-4"/>
          <w:w w:val="105"/>
          <w:sz w:val="16"/>
        </w:rPr>
        <w:t xml:space="preserve"> </w:t>
      </w:r>
      <w:r>
        <w:rPr>
          <w:color w:val="001A1D"/>
          <w:w w:val="105"/>
          <w:sz w:val="16"/>
        </w:rPr>
        <w:t>hiện</w:t>
      </w:r>
      <w:r>
        <w:rPr>
          <w:color w:val="001A1D"/>
          <w:spacing w:val="-4"/>
          <w:w w:val="105"/>
          <w:sz w:val="16"/>
        </w:rPr>
        <w:t xml:space="preserve"> </w:t>
      </w:r>
      <w:r>
        <w:rPr>
          <w:color w:val="001A1D"/>
          <w:w w:val="105"/>
          <w:sz w:val="16"/>
        </w:rPr>
        <w:t>việc</w:t>
      </w:r>
      <w:r>
        <w:rPr>
          <w:color w:val="001A1D"/>
          <w:spacing w:val="-4"/>
          <w:w w:val="105"/>
          <w:sz w:val="16"/>
        </w:rPr>
        <w:t xml:space="preserve"> </w:t>
      </w:r>
      <w:r>
        <w:rPr>
          <w:color w:val="001A1D"/>
          <w:w w:val="105"/>
          <w:sz w:val="16"/>
        </w:rPr>
        <w:t>gán</w:t>
      </w:r>
      <w:r>
        <w:rPr>
          <w:color w:val="001A1D"/>
          <w:spacing w:val="-4"/>
          <w:w w:val="105"/>
          <w:sz w:val="16"/>
        </w:rPr>
        <w:t xml:space="preserve"> </w:t>
      </w:r>
      <w:r>
        <w:rPr>
          <w:color w:val="001A1D"/>
          <w:w w:val="105"/>
          <w:sz w:val="16"/>
        </w:rPr>
        <w:t>dữ</w:t>
      </w:r>
      <w:r>
        <w:rPr>
          <w:color w:val="001A1D"/>
          <w:spacing w:val="-4"/>
          <w:w w:val="105"/>
          <w:sz w:val="16"/>
        </w:rPr>
        <w:t xml:space="preserve"> liệu</w:t>
      </w:r>
    </w:p>
    <w:p>
      <w:pPr>
        <w:pStyle w:val="5"/>
        <w:numPr>
          <w:ilvl w:val="0"/>
          <w:numId w:val="69"/>
        </w:numPr>
        <w:tabs>
          <w:tab w:val="left" w:pos="1098"/>
        </w:tabs>
        <w:ind w:left="1098" w:hanging="294"/>
        <w:rPr>
          <w:sz w:val="16"/>
        </w:rPr>
      </w:pPr>
      <w:r>
        <w:drawing>
          <wp:anchor distT="0" distB="0" distL="0" distR="0" simplePos="0" relativeHeight="251745280"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316" name="Image 316"/>
            <wp:cNvGraphicFramePr/>
            <a:graphic xmlns:a="http://schemas.openxmlformats.org/drawingml/2006/main">
              <a:graphicData uri="http://schemas.openxmlformats.org/drawingml/2006/picture">
                <pic:pic xmlns:pic="http://schemas.openxmlformats.org/drawingml/2006/picture">
                  <pic:nvPicPr>
                    <pic:cNvPr id="316" name="Image 316"/>
                    <pic:cNvPicPr/>
                  </pic:nvPicPr>
                  <pic:blipFill>
                    <a:blip r:embed="rId248" cstate="print"/>
                    <a:stretch>
                      <a:fillRect/>
                    </a:stretch>
                  </pic:blipFill>
                  <pic:spPr>
                    <a:xfrm>
                      <a:off x="0" y="0"/>
                      <a:ext cx="92494" cy="92494"/>
                    </a:xfrm>
                    <a:prstGeom prst="rect">
                      <a:avLst/>
                    </a:prstGeom>
                  </pic:spPr>
                </pic:pic>
              </a:graphicData>
            </a:graphic>
          </wp:anchor>
        </w:drawing>
      </w:r>
      <w:r>
        <w:rPr>
          <w:color w:val="001A1D"/>
          <w:w w:val="105"/>
          <w:sz w:val="16"/>
        </w:rPr>
        <w:t>Lưu</w:t>
      </w:r>
      <w:r>
        <w:rPr>
          <w:color w:val="001A1D"/>
          <w:spacing w:val="-5"/>
          <w:w w:val="105"/>
          <w:sz w:val="16"/>
        </w:rPr>
        <w:t xml:space="preserve"> </w:t>
      </w:r>
      <w:r>
        <w:rPr>
          <w:color w:val="001A1D"/>
          <w:w w:val="105"/>
          <w:sz w:val="16"/>
        </w:rPr>
        <w:t>trữ</w:t>
      </w:r>
      <w:r>
        <w:rPr>
          <w:color w:val="001A1D"/>
          <w:spacing w:val="-4"/>
          <w:w w:val="105"/>
          <w:sz w:val="16"/>
        </w:rPr>
        <w:t xml:space="preserve"> </w:t>
      </w:r>
      <w:r>
        <w:rPr>
          <w:color w:val="001A1D"/>
          <w:w w:val="105"/>
          <w:sz w:val="16"/>
        </w:rPr>
        <w:t>giá</w:t>
      </w:r>
      <w:r>
        <w:rPr>
          <w:color w:val="001A1D"/>
          <w:spacing w:val="-4"/>
          <w:w w:val="105"/>
          <w:sz w:val="16"/>
        </w:rPr>
        <w:t xml:space="preserve"> </w:t>
      </w:r>
      <w:r>
        <w:rPr>
          <w:color w:val="001A1D"/>
          <w:w w:val="105"/>
          <w:sz w:val="16"/>
        </w:rPr>
        <w:t>trị</w:t>
      </w:r>
      <w:r>
        <w:rPr>
          <w:color w:val="001A1D"/>
          <w:spacing w:val="-4"/>
          <w:w w:val="105"/>
          <w:sz w:val="16"/>
        </w:rPr>
        <w:t xml:space="preserve"> </w:t>
      </w:r>
      <w:r>
        <w:rPr>
          <w:color w:val="001A1D"/>
          <w:w w:val="105"/>
          <w:sz w:val="16"/>
        </w:rPr>
        <w:t>Return</w:t>
      </w:r>
      <w:r>
        <w:rPr>
          <w:color w:val="001A1D"/>
          <w:spacing w:val="-4"/>
          <w:w w:val="105"/>
          <w:sz w:val="16"/>
        </w:rPr>
        <w:t xml:space="preserve"> </w:t>
      </w:r>
      <w:r>
        <w:rPr>
          <w:color w:val="001A1D"/>
          <w:w w:val="105"/>
          <w:sz w:val="16"/>
        </w:rPr>
        <w:t>Address</w:t>
      </w:r>
      <w:r>
        <w:rPr>
          <w:color w:val="001A1D"/>
          <w:spacing w:val="-4"/>
          <w:w w:val="105"/>
          <w:sz w:val="16"/>
        </w:rPr>
        <w:t xml:space="preserve"> </w:t>
      </w:r>
      <w:r>
        <w:rPr>
          <w:color w:val="001A1D"/>
          <w:w w:val="105"/>
          <w:sz w:val="16"/>
        </w:rPr>
        <w:t>ở</w:t>
      </w:r>
      <w:r>
        <w:rPr>
          <w:color w:val="001A1D"/>
          <w:spacing w:val="-4"/>
          <w:w w:val="105"/>
          <w:sz w:val="16"/>
        </w:rPr>
        <w:t xml:space="preserve"> </w:t>
      </w:r>
      <w:r>
        <w:rPr>
          <w:color w:val="001A1D"/>
          <w:w w:val="105"/>
          <w:sz w:val="16"/>
        </w:rPr>
        <w:t>một</w:t>
      </w:r>
      <w:r>
        <w:rPr>
          <w:color w:val="001A1D"/>
          <w:spacing w:val="-4"/>
          <w:w w:val="105"/>
          <w:sz w:val="16"/>
        </w:rPr>
        <w:t xml:space="preserve"> </w:t>
      </w:r>
      <w:r>
        <w:rPr>
          <w:color w:val="001A1D"/>
          <w:w w:val="105"/>
          <w:sz w:val="16"/>
        </w:rPr>
        <w:t>nơi</w:t>
      </w:r>
      <w:r>
        <w:rPr>
          <w:color w:val="001A1D"/>
          <w:spacing w:val="-5"/>
          <w:w w:val="105"/>
          <w:sz w:val="16"/>
        </w:rPr>
        <w:t xml:space="preserve"> </w:t>
      </w:r>
      <w:r>
        <w:rPr>
          <w:color w:val="001A1D"/>
          <w:w w:val="105"/>
          <w:sz w:val="16"/>
        </w:rPr>
        <w:t>khác</w:t>
      </w:r>
      <w:r>
        <w:rPr>
          <w:color w:val="001A1D"/>
          <w:spacing w:val="-4"/>
          <w:w w:val="105"/>
          <w:sz w:val="16"/>
        </w:rPr>
        <w:t xml:space="preserve"> </w:t>
      </w:r>
      <w:r>
        <w:rPr>
          <w:color w:val="001A1D"/>
          <w:w w:val="105"/>
          <w:sz w:val="16"/>
        </w:rPr>
        <w:t>và</w:t>
      </w:r>
      <w:r>
        <w:rPr>
          <w:color w:val="001A1D"/>
          <w:spacing w:val="-4"/>
          <w:w w:val="105"/>
          <w:sz w:val="16"/>
        </w:rPr>
        <w:t xml:space="preserve"> </w:t>
      </w:r>
      <w:r>
        <w:rPr>
          <w:color w:val="001A1D"/>
          <w:w w:val="105"/>
          <w:sz w:val="16"/>
        </w:rPr>
        <w:t>sử</w:t>
      </w:r>
      <w:r>
        <w:rPr>
          <w:color w:val="001A1D"/>
          <w:spacing w:val="-4"/>
          <w:w w:val="105"/>
          <w:sz w:val="16"/>
        </w:rPr>
        <w:t xml:space="preserve"> </w:t>
      </w:r>
      <w:r>
        <w:rPr>
          <w:color w:val="001A1D"/>
          <w:w w:val="105"/>
          <w:sz w:val="16"/>
        </w:rPr>
        <w:t>dụng</w:t>
      </w:r>
      <w:r>
        <w:rPr>
          <w:color w:val="001A1D"/>
          <w:spacing w:val="-4"/>
          <w:w w:val="105"/>
          <w:sz w:val="16"/>
        </w:rPr>
        <w:t xml:space="preserve"> </w:t>
      </w:r>
      <w:r>
        <w:rPr>
          <w:color w:val="001A1D"/>
          <w:w w:val="105"/>
          <w:sz w:val="16"/>
        </w:rPr>
        <w:t>nó</w:t>
      </w:r>
      <w:r>
        <w:rPr>
          <w:color w:val="001A1D"/>
          <w:spacing w:val="-4"/>
          <w:w w:val="105"/>
          <w:sz w:val="16"/>
        </w:rPr>
        <w:t xml:space="preserve"> </w:t>
      </w:r>
      <w:r>
        <w:rPr>
          <w:color w:val="001A1D"/>
          <w:w w:val="105"/>
          <w:sz w:val="16"/>
        </w:rPr>
        <w:t>để</w:t>
      </w:r>
      <w:r>
        <w:rPr>
          <w:color w:val="001A1D"/>
          <w:spacing w:val="-4"/>
          <w:w w:val="105"/>
          <w:sz w:val="16"/>
        </w:rPr>
        <w:t xml:space="preserve"> </w:t>
      </w:r>
      <w:r>
        <w:rPr>
          <w:color w:val="001A1D"/>
          <w:w w:val="105"/>
          <w:sz w:val="16"/>
        </w:rPr>
        <w:t>kiểm</w:t>
      </w:r>
      <w:r>
        <w:rPr>
          <w:color w:val="001A1D"/>
          <w:spacing w:val="-4"/>
          <w:w w:val="105"/>
          <w:sz w:val="16"/>
        </w:rPr>
        <w:t xml:space="preserve"> </w:t>
      </w:r>
      <w:r>
        <w:rPr>
          <w:color w:val="001A1D"/>
          <w:w w:val="105"/>
          <w:sz w:val="16"/>
        </w:rPr>
        <w:t>tra</w:t>
      </w:r>
      <w:r>
        <w:rPr>
          <w:color w:val="001A1D"/>
          <w:spacing w:val="-4"/>
          <w:w w:val="105"/>
          <w:sz w:val="16"/>
        </w:rPr>
        <w:t xml:space="preserve"> </w:t>
      </w:r>
      <w:r>
        <w:rPr>
          <w:color w:val="001A1D"/>
          <w:w w:val="105"/>
          <w:sz w:val="16"/>
        </w:rPr>
        <w:t>xem</w:t>
      </w:r>
      <w:r>
        <w:rPr>
          <w:color w:val="001A1D"/>
          <w:spacing w:val="-5"/>
          <w:w w:val="105"/>
          <w:sz w:val="16"/>
        </w:rPr>
        <w:t xml:space="preserve"> </w:t>
      </w:r>
      <w:r>
        <w:rPr>
          <w:color w:val="001A1D"/>
          <w:w w:val="105"/>
          <w:sz w:val="16"/>
        </w:rPr>
        <w:t>giá</w:t>
      </w:r>
      <w:r>
        <w:rPr>
          <w:color w:val="001A1D"/>
          <w:spacing w:val="-4"/>
          <w:w w:val="105"/>
          <w:sz w:val="16"/>
        </w:rPr>
        <w:t xml:space="preserve"> </w:t>
      </w:r>
      <w:r>
        <w:rPr>
          <w:color w:val="001A1D"/>
          <w:w w:val="105"/>
          <w:sz w:val="16"/>
        </w:rPr>
        <w:t>trị</w:t>
      </w:r>
      <w:r>
        <w:rPr>
          <w:color w:val="001A1D"/>
          <w:spacing w:val="-4"/>
          <w:w w:val="105"/>
          <w:sz w:val="16"/>
        </w:rPr>
        <w:t xml:space="preserve"> </w:t>
      </w:r>
      <w:r>
        <w:rPr>
          <w:color w:val="001A1D"/>
          <w:w w:val="105"/>
          <w:sz w:val="16"/>
        </w:rPr>
        <w:t>ở</w:t>
      </w:r>
      <w:r>
        <w:rPr>
          <w:color w:val="001A1D"/>
          <w:spacing w:val="-4"/>
          <w:w w:val="105"/>
          <w:sz w:val="16"/>
        </w:rPr>
        <w:t xml:space="preserve"> </w:t>
      </w:r>
      <w:r>
        <w:rPr>
          <w:color w:val="001A1D"/>
          <w:w w:val="105"/>
          <w:sz w:val="16"/>
        </w:rPr>
        <w:t>Return</w:t>
      </w:r>
      <w:r>
        <w:rPr>
          <w:color w:val="001A1D"/>
          <w:spacing w:val="-4"/>
          <w:w w:val="105"/>
          <w:sz w:val="16"/>
        </w:rPr>
        <w:t xml:space="preserve"> </w:t>
      </w:r>
      <w:r>
        <w:rPr>
          <w:color w:val="001A1D"/>
          <w:w w:val="105"/>
          <w:sz w:val="16"/>
        </w:rPr>
        <w:t>Address</w:t>
      </w:r>
      <w:r>
        <w:rPr>
          <w:color w:val="001A1D"/>
          <w:spacing w:val="-4"/>
          <w:w w:val="105"/>
          <w:sz w:val="16"/>
        </w:rPr>
        <w:t xml:space="preserve"> </w:t>
      </w:r>
      <w:r>
        <w:rPr>
          <w:color w:val="001A1D"/>
          <w:w w:val="105"/>
          <w:sz w:val="16"/>
        </w:rPr>
        <w:t>có</w:t>
      </w:r>
      <w:r>
        <w:rPr>
          <w:color w:val="001A1D"/>
          <w:spacing w:val="-4"/>
          <w:w w:val="105"/>
          <w:sz w:val="16"/>
        </w:rPr>
        <w:t xml:space="preserve"> </w:t>
      </w:r>
      <w:r>
        <w:rPr>
          <w:color w:val="001A1D"/>
          <w:w w:val="105"/>
          <w:sz w:val="16"/>
        </w:rPr>
        <w:t>bị</w:t>
      </w:r>
      <w:r>
        <w:rPr>
          <w:color w:val="001A1D"/>
          <w:spacing w:val="-4"/>
          <w:w w:val="105"/>
          <w:sz w:val="16"/>
        </w:rPr>
        <w:t xml:space="preserve"> </w:t>
      </w:r>
      <w:r>
        <w:rPr>
          <w:color w:val="001A1D"/>
          <w:w w:val="105"/>
          <w:sz w:val="16"/>
        </w:rPr>
        <w:t>sửa</w:t>
      </w:r>
      <w:r>
        <w:rPr>
          <w:color w:val="001A1D"/>
          <w:spacing w:val="-5"/>
          <w:w w:val="105"/>
          <w:sz w:val="16"/>
        </w:rPr>
        <w:t xml:space="preserve"> </w:t>
      </w:r>
      <w:r>
        <w:rPr>
          <w:color w:val="001A1D"/>
          <w:w w:val="105"/>
          <w:sz w:val="16"/>
        </w:rPr>
        <w:t>đổi</w:t>
      </w:r>
      <w:r>
        <w:rPr>
          <w:color w:val="001A1D"/>
          <w:spacing w:val="-4"/>
          <w:w w:val="105"/>
          <w:sz w:val="16"/>
        </w:rPr>
        <w:t xml:space="preserve"> </w:t>
      </w:r>
      <w:r>
        <w:rPr>
          <w:color w:val="001A1D"/>
          <w:w w:val="105"/>
          <w:sz w:val="16"/>
        </w:rPr>
        <w:t>hay</w:t>
      </w:r>
      <w:r>
        <w:rPr>
          <w:color w:val="001A1D"/>
          <w:spacing w:val="-4"/>
          <w:w w:val="105"/>
          <w:sz w:val="16"/>
        </w:rPr>
        <w:t xml:space="preserve"> </w:t>
      </w:r>
      <w:r>
        <w:rPr>
          <w:color w:val="001A1D"/>
          <w:spacing w:val="-2"/>
          <w:w w:val="105"/>
          <w:sz w:val="16"/>
        </w:rPr>
        <w:t>không</w:t>
      </w:r>
    </w:p>
    <w:p>
      <w:pPr>
        <w:pStyle w:val="5"/>
        <w:numPr>
          <w:ilvl w:val="0"/>
          <w:numId w:val="69"/>
        </w:numPr>
        <w:tabs>
          <w:tab w:val="left" w:pos="1098"/>
          <w:tab w:val="left" w:pos="1100"/>
        </w:tabs>
        <w:spacing w:before="157" w:line="290" w:lineRule="auto"/>
        <w:ind w:right="860"/>
        <w:rPr>
          <w:sz w:val="16"/>
        </w:rPr>
      </w:pPr>
      <w:r>
        <w:drawing>
          <wp:anchor distT="0" distB="0" distL="0" distR="0" simplePos="0" relativeHeight="251746304"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317" name="Image 317"/>
            <wp:cNvGraphicFramePr/>
            <a:graphic xmlns:a="http://schemas.openxmlformats.org/drawingml/2006/main">
              <a:graphicData uri="http://schemas.openxmlformats.org/drawingml/2006/picture">
                <pic:pic xmlns:pic="http://schemas.openxmlformats.org/drawingml/2006/picture">
                  <pic:nvPicPr>
                    <pic:cNvPr id="317" name="Image 317"/>
                    <pic:cNvPicPr/>
                  </pic:nvPicPr>
                  <pic:blipFill>
                    <a:blip r:embed="rId249" cstate="print"/>
                    <a:stretch>
                      <a:fillRect/>
                    </a:stretch>
                  </pic:blipFill>
                  <pic:spPr>
                    <a:xfrm>
                      <a:off x="0" y="0"/>
                      <a:ext cx="92494" cy="92494"/>
                    </a:xfrm>
                    <a:prstGeom prst="rect">
                      <a:avLst/>
                    </a:prstGeom>
                  </pic:spPr>
                </pic:pic>
              </a:graphicData>
            </a:graphic>
          </wp:anchor>
        </w:drawing>
      </w:r>
      <w:r>
        <w:rPr>
          <w:color w:val="001A1D"/>
          <w:w w:val="105"/>
          <w:sz w:val="16"/>
        </w:rPr>
        <w:t>Sử</w:t>
      </w:r>
      <w:r>
        <w:rPr>
          <w:color w:val="001A1D"/>
          <w:spacing w:val="-5"/>
          <w:w w:val="105"/>
          <w:sz w:val="16"/>
        </w:rPr>
        <w:t xml:space="preserve"> </w:t>
      </w:r>
      <w:r>
        <w:rPr>
          <w:color w:val="001A1D"/>
          <w:w w:val="105"/>
          <w:sz w:val="16"/>
        </w:rPr>
        <w:t>dụng</w:t>
      </w:r>
      <w:r>
        <w:rPr>
          <w:color w:val="001A1D"/>
          <w:spacing w:val="-5"/>
          <w:w w:val="105"/>
          <w:sz w:val="16"/>
        </w:rPr>
        <w:t xml:space="preserve"> </w:t>
      </w:r>
      <w:r>
        <w:rPr>
          <w:color w:val="001A1D"/>
          <w:w w:val="105"/>
          <w:sz w:val="16"/>
        </w:rPr>
        <w:t>một</w:t>
      </w:r>
      <w:r>
        <w:rPr>
          <w:color w:val="001A1D"/>
          <w:spacing w:val="-5"/>
          <w:w w:val="105"/>
          <w:sz w:val="16"/>
        </w:rPr>
        <w:t xml:space="preserve"> </w:t>
      </w:r>
      <w:r>
        <w:rPr>
          <w:color w:val="001A1D"/>
          <w:w w:val="105"/>
          <w:sz w:val="16"/>
        </w:rPr>
        <w:t>vùng</w:t>
      </w:r>
      <w:r>
        <w:rPr>
          <w:color w:val="001A1D"/>
          <w:spacing w:val="-5"/>
          <w:w w:val="105"/>
          <w:sz w:val="16"/>
        </w:rPr>
        <w:t xml:space="preserve"> </w:t>
      </w:r>
      <w:r>
        <w:rPr>
          <w:color w:val="001A1D"/>
          <w:w w:val="105"/>
          <w:sz w:val="16"/>
        </w:rPr>
        <w:t>nhớ</w:t>
      </w:r>
      <w:r>
        <w:rPr>
          <w:color w:val="001A1D"/>
          <w:spacing w:val="-5"/>
          <w:w w:val="105"/>
          <w:sz w:val="16"/>
        </w:rPr>
        <w:t xml:space="preserve"> </w:t>
      </w:r>
      <w:r>
        <w:rPr>
          <w:color w:val="001A1D"/>
          <w:w w:val="105"/>
          <w:sz w:val="16"/>
        </w:rPr>
        <w:t>đệm</w:t>
      </w:r>
      <w:r>
        <w:rPr>
          <w:color w:val="001A1D"/>
          <w:spacing w:val="-5"/>
          <w:w w:val="105"/>
          <w:sz w:val="16"/>
        </w:rPr>
        <w:t xml:space="preserve"> </w:t>
      </w:r>
      <w:r>
        <w:rPr>
          <w:color w:val="001A1D"/>
          <w:w w:val="105"/>
          <w:sz w:val="16"/>
        </w:rPr>
        <w:t>an</w:t>
      </w:r>
      <w:r>
        <w:rPr>
          <w:color w:val="001A1D"/>
          <w:spacing w:val="-5"/>
          <w:w w:val="105"/>
          <w:sz w:val="16"/>
        </w:rPr>
        <w:t xml:space="preserve"> </w:t>
      </w:r>
      <w:r>
        <w:rPr>
          <w:color w:val="001A1D"/>
          <w:w w:val="105"/>
          <w:sz w:val="16"/>
        </w:rPr>
        <w:t>toàn</w:t>
      </w:r>
      <w:r>
        <w:rPr>
          <w:color w:val="001A1D"/>
          <w:spacing w:val="-5"/>
          <w:w w:val="105"/>
          <w:sz w:val="16"/>
        </w:rPr>
        <w:t xml:space="preserve"> </w:t>
      </w:r>
      <w:r>
        <w:rPr>
          <w:color w:val="001A1D"/>
          <w:w w:val="105"/>
          <w:sz w:val="16"/>
        </w:rPr>
        <w:t>giữa</w:t>
      </w:r>
      <w:r>
        <w:rPr>
          <w:color w:val="001A1D"/>
          <w:spacing w:val="-5"/>
          <w:w w:val="105"/>
          <w:sz w:val="16"/>
        </w:rPr>
        <w:t xml:space="preserve"> </w:t>
      </w:r>
      <w:r>
        <w:rPr>
          <w:color w:val="001A1D"/>
          <w:w w:val="105"/>
          <w:sz w:val="16"/>
        </w:rPr>
        <w:t>Return</w:t>
      </w:r>
      <w:r>
        <w:rPr>
          <w:color w:val="001A1D"/>
          <w:spacing w:val="-5"/>
          <w:w w:val="105"/>
          <w:sz w:val="16"/>
        </w:rPr>
        <w:t xml:space="preserve"> </w:t>
      </w:r>
      <w:r>
        <w:rPr>
          <w:color w:val="001A1D"/>
          <w:w w:val="105"/>
          <w:sz w:val="16"/>
        </w:rPr>
        <w:t>Address</w:t>
      </w:r>
      <w:r>
        <w:rPr>
          <w:color w:val="001A1D"/>
          <w:spacing w:val="-5"/>
          <w:w w:val="105"/>
          <w:sz w:val="16"/>
        </w:rPr>
        <w:t xml:space="preserve"> </w:t>
      </w:r>
      <w:r>
        <w:rPr>
          <w:color w:val="001A1D"/>
          <w:w w:val="105"/>
          <w:sz w:val="16"/>
        </w:rPr>
        <w:t>và</w:t>
      </w:r>
      <w:r>
        <w:rPr>
          <w:color w:val="001A1D"/>
          <w:spacing w:val="-5"/>
          <w:w w:val="105"/>
          <w:sz w:val="16"/>
        </w:rPr>
        <w:t xml:space="preserve"> </w:t>
      </w:r>
      <w:r>
        <w:rPr>
          <w:color w:val="001A1D"/>
          <w:w w:val="105"/>
          <w:sz w:val="16"/>
        </w:rPr>
        <w:t>Buffer.</w:t>
      </w:r>
      <w:r>
        <w:rPr>
          <w:color w:val="001A1D"/>
          <w:spacing w:val="-5"/>
          <w:w w:val="105"/>
          <w:sz w:val="16"/>
        </w:rPr>
        <w:t xml:space="preserve"> </w:t>
      </w:r>
      <w:r>
        <w:rPr>
          <w:color w:val="001A1D"/>
          <w:w w:val="105"/>
          <w:sz w:val="16"/>
        </w:rPr>
        <w:t>Sử</w:t>
      </w:r>
      <w:r>
        <w:rPr>
          <w:color w:val="001A1D"/>
          <w:spacing w:val="-5"/>
          <w:w w:val="105"/>
          <w:sz w:val="16"/>
        </w:rPr>
        <w:t xml:space="preserve"> </w:t>
      </w:r>
      <w:r>
        <w:rPr>
          <w:color w:val="001A1D"/>
          <w:w w:val="105"/>
          <w:sz w:val="16"/>
        </w:rPr>
        <w:t>dụng</w:t>
      </w:r>
      <w:r>
        <w:rPr>
          <w:color w:val="001A1D"/>
          <w:spacing w:val="-5"/>
          <w:w w:val="105"/>
          <w:sz w:val="16"/>
        </w:rPr>
        <w:t xml:space="preserve"> </w:t>
      </w:r>
      <w:r>
        <w:rPr>
          <w:color w:val="001A1D"/>
          <w:w w:val="105"/>
          <w:sz w:val="16"/>
        </w:rPr>
        <w:t>vùng</w:t>
      </w:r>
      <w:r>
        <w:rPr>
          <w:color w:val="001A1D"/>
          <w:spacing w:val="-5"/>
          <w:w w:val="105"/>
          <w:sz w:val="16"/>
        </w:rPr>
        <w:t xml:space="preserve"> </w:t>
      </w:r>
      <w:r>
        <w:rPr>
          <w:color w:val="001A1D"/>
          <w:w w:val="105"/>
          <w:sz w:val="16"/>
        </w:rPr>
        <w:t>nhớ</w:t>
      </w:r>
      <w:r>
        <w:rPr>
          <w:color w:val="001A1D"/>
          <w:spacing w:val="-5"/>
          <w:w w:val="105"/>
          <w:sz w:val="16"/>
        </w:rPr>
        <w:t xml:space="preserve"> </w:t>
      </w:r>
      <w:r>
        <w:rPr>
          <w:color w:val="001A1D"/>
          <w:w w:val="105"/>
          <w:sz w:val="16"/>
        </w:rPr>
        <w:t>đệm</w:t>
      </w:r>
      <w:r>
        <w:rPr>
          <w:color w:val="001A1D"/>
          <w:spacing w:val="-5"/>
          <w:w w:val="105"/>
          <w:sz w:val="16"/>
        </w:rPr>
        <w:t xml:space="preserve"> </w:t>
      </w:r>
      <w:r>
        <w:rPr>
          <w:color w:val="001A1D"/>
          <w:w w:val="105"/>
          <w:sz w:val="16"/>
        </w:rPr>
        <w:t>an</w:t>
      </w:r>
      <w:r>
        <w:rPr>
          <w:color w:val="001A1D"/>
          <w:spacing w:val="-5"/>
          <w:w w:val="105"/>
          <w:sz w:val="16"/>
        </w:rPr>
        <w:t xml:space="preserve"> </w:t>
      </w:r>
      <w:r>
        <w:rPr>
          <w:color w:val="001A1D"/>
          <w:w w:val="105"/>
          <w:sz w:val="16"/>
        </w:rPr>
        <w:t>toàn</w:t>
      </w:r>
      <w:r>
        <w:rPr>
          <w:color w:val="001A1D"/>
          <w:spacing w:val="-5"/>
          <w:w w:val="105"/>
          <w:sz w:val="16"/>
        </w:rPr>
        <w:t xml:space="preserve"> </w:t>
      </w:r>
      <w:r>
        <w:rPr>
          <w:color w:val="001A1D"/>
          <w:w w:val="105"/>
          <w:sz w:val="16"/>
        </w:rPr>
        <w:t>này</w:t>
      </w:r>
      <w:r>
        <w:rPr>
          <w:color w:val="001A1D"/>
          <w:spacing w:val="-5"/>
          <w:w w:val="105"/>
          <w:sz w:val="16"/>
        </w:rPr>
        <w:t xml:space="preserve"> </w:t>
      </w:r>
      <w:r>
        <w:rPr>
          <w:color w:val="001A1D"/>
          <w:w w:val="105"/>
          <w:sz w:val="16"/>
        </w:rPr>
        <w:t>để</w:t>
      </w:r>
      <w:r>
        <w:rPr>
          <w:color w:val="001A1D"/>
          <w:spacing w:val="-5"/>
          <w:w w:val="105"/>
          <w:sz w:val="16"/>
        </w:rPr>
        <w:t xml:space="preserve"> </w:t>
      </w:r>
      <w:r>
        <w:rPr>
          <w:color w:val="001A1D"/>
          <w:w w:val="105"/>
          <w:sz w:val="16"/>
        </w:rPr>
        <w:t>kiểm</w:t>
      </w:r>
      <w:r>
        <w:rPr>
          <w:color w:val="001A1D"/>
          <w:spacing w:val="-5"/>
          <w:w w:val="105"/>
          <w:sz w:val="16"/>
        </w:rPr>
        <w:t xml:space="preserve"> </w:t>
      </w:r>
      <w:r>
        <w:rPr>
          <w:color w:val="001A1D"/>
          <w:w w:val="105"/>
          <w:sz w:val="16"/>
        </w:rPr>
        <w:t>tra</w:t>
      </w:r>
      <w:r>
        <w:rPr>
          <w:color w:val="001A1D"/>
          <w:spacing w:val="-5"/>
          <w:w w:val="105"/>
          <w:sz w:val="16"/>
        </w:rPr>
        <w:t xml:space="preserve"> </w:t>
      </w:r>
      <w:r>
        <w:rPr>
          <w:color w:val="001A1D"/>
          <w:w w:val="105"/>
          <w:sz w:val="16"/>
        </w:rPr>
        <w:t>xem</w:t>
      </w:r>
      <w:r>
        <w:rPr>
          <w:color w:val="001A1D"/>
          <w:spacing w:val="-5"/>
          <w:w w:val="105"/>
          <w:sz w:val="16"/>
        </w:rPr>
        <w:t xml:space="preserve"> </w:t>
      </w:r>
      <w:r>
        <w:rPr>
          <w:color w:val="001A1D"/>
          <w:w w:val="105"/>
          <w:sz w:val="16"/>
        </w:rPr>
        <w:t>Return Address có bị sửa đổi hay không</w:t>
      </w:r>
    </w:p>
    <w:p>
      <w:pPr>
        <w:pStyle w:val="4"/>
        <w:spacing w:before="157"/>
        <w:ind w:left="793"/>
      </w:pPr>
      <w:r>
        <w:rPr>
          <w:color w:val="0E6BBE"/>
          <w:w w:val="105"/>
        </w:rPr>
        <w:t>Clear</w:t>
      </w:r>
      <w:r>
        <w:rPr>
          <w:color w:val="0E6BBE"/>
          <w:spacing w:val="-5"/>
          <w:w w:val="105"/>
        </w:rPr>
        <w:t xml:space="preserve"> </w:t>
      </w:r>
      <w:r>
        <w:rPr>
          <w:color w:val="0E6BBE"/>
          <w:w w:val="105"/>
        </w:rPr>
        <w:t>my</w:t>
      </w:r>
      <w:r>
        <w:rPr>
          <w:color w:val="0E6BBE"/>
          <w:spacing w:val="-4"/>
          <w:w w:val="105"/>
        </w:rPr>
        <w:t xml:space="preserve"> </w:t>
      </w:r>
      <w:r>
        <w:rPr>
          <w:color w:val="0E6BBE"/>
          <w:spacing w:val="-2"/>
          <w:w w:val="105"/>
        </w:rPr>
        <w:t>choice</w:t>
      </w:r>
    </w:p>
    <w:p>
      <w:pPr>
        <w:pStyle w:val="4"/>
        <w:rPr>
          <w:sz w:val="20"/>
        </w:rPr>
      </w:pPr>
    </w:p>
    <w:p>
      <w:pPr>
        <w:pStyle w:val="4"/>
        <w:spacing w:before="20"/>
        <w:rPr>
          <w:sz w:val="20"/>
        </w:rPr>
      </w:pPr>
      <w:r>
        <mc:AlternateContent>
          <mc:Choice Requires="wpg">
            <w:drawing>
              <wp:anchor distT="0" distB="0" distL="0" distR="0" simplePos="0" relativeHeight="251813888" behindDoc="1" locked="0" layoutInCell="1" allowOverlap="1">
                <wp:simplePos x="0" y="0"/>
                <wp:positionH relativeFrom="page">
                  <wp:posOffset>408940</wp:posOffset>
                </wp:positionH>
                <wp:positionV relativeFrom="paragraph">
                  <wp:posOffset>196850</wp:posOffset>
                </wp:positionV>
                <wp:extent cx="6944360" cy="598170"/>
                <wp:effectExtent l="0" t="0" r="0" b="0"/>
                <wp:wrapTopAndBottom/>
                <wp:docPr id="318" name="Group 318"/>
                <wp:cNvGraphicFramePr/>
                <a:graphic xmlns:a="http://schemas.openxmlformats.org/drawingml/2006/main">
                  <a:graphicData uri="http://schemas.microsoft.com/office/word/2010/wordprocessingGroup">
                    <wpg:wgp>
                      <wpg:cNvGrpSpPr/>
                      <wpg:grpSpPr>
                        <a:xfrm>
                          <a:off x="0" y="0"/>
                          <a:ext cx="6944359" cy="598170"/>
                          <a:chOff x="0" y="0"/>
                          <a:chExt cx="6944359" cy="598170"/>
                        </a:xfrm>
                      </wpg:grpSpPr>
                      <wps:wsp>
                        <wps:cNvPr id="319" name="Graphic 319"/>
                        <wps:cNvSpPr/>
                        <wps:spPr>
                          <a:xfrm>
                            <a:off x="3557" y="3557"/>
                            <a:ext cx="6937375" cy="590550"/>
                          </a:xfrm>
                          <a:custGeom>
                            <a:avLst/>
                            <a:gdLst/>
                            <a:ahLst/>
                            <a:cxnLst/>
                            <a:rect l="l" t="t" r="r" b="b"/>
                            <a:pathLst>
                              <a:path w="6937375" h="590550">
                                <a:moveTo>
                                  <a:pt x="0" y="579867"/>
                                </a:moveTo>
                                <a:lnTo>
                                  <a:pt x="0" y="10672"/>
                                </a:lnTo>
                                <a:lnTo>
                                  <a:pt x="0" y="7719"/>
                                </a:lnTo>
                                <a:lnTo>
                                  <a:pt x="1041" y="5203"/>
                                </a:lnTo>
                                <a:lnTo>
                                  <a:pt x="3125" y="3119"/>
                                </a:lnTo>
                                <a:lnTo>
                                  <a:pt x="5209" y="1042"/>
                                </a:lnTo>
                                <a:lnTo>
                                  <a:pt x="7725" y="0"/>
                                </a:lnTo>
                                <a:lnTo>
                                  <a:pt x="10672" y="0"/>
                                </a:lnTo>
                                <a:lnTo>
                                  <a:pt x="6926398" y="0"/>
                                </a:lnTo>
                                <a:lnTo>
                                  <a:pt x="6929345" y="0"/>
                                </a:lnTo>
                                <a:lnTo>
                                  <a:pt x="6931860" y="1042"/>
                                </a:lnTo>
                                <a:lnTo>
                                  <a:pt x="6933944" y="3119"/>
                                </a:lnTo>
                                <a:lnTo>
                                  <a:pt x="6936028" y="5203"/>
                                </a:lnTo>
                                <a:lnTo>
                                  <a:pt x="6937070" y="7719"/>
                                </a:lnTo>
                                <a:lnTo>
                                  <a:pt x="6937071" y="10672"/>
                                </a:lnTo>
                                <a:lnTo>
                                  <a:pt x="6937071" y="579867"/>
                                </a:lnTo>
                                <a:lnTo>
                                  <a:pt x="6926398" y="590540"/>
                                </a:lnTo>
                                <a:lnTo>
                                  <a:pt x="10672" y="590540"/>
                                </a:lnTo>
                                <a:lnTo>
                                  <a:pt x="0" y="582807"/>
                                </a:lnTo>
                                <a:lnTo>
                                  <a:pt x="0" y="579867"/>
                                </a:lnTo>
                                <a:close/>
                              </a:path>
                            </a:pathLst>
                          </a:custGeom>
                          <a:ln w="7114">
                            <a:solidFill>
                              <a:srgbClr val="CAD0D6"/>
                            </a:solidFill>
                            <a:prstDash val="solid"/>
                          </a:ln>
                        </wps:spPr>
                        <wps:bodyPr wrap="square" lIns="0" tIns="0" rIns="0" bIns="0" rtlCol="0">
                          <a:noAutofit/>
                        </wps:bodyPr>
                      </wps:wsp>
                      <wps:wsp>
                        <wps:cNvPr id="320" name="Graphic 320"/>
                        <wps:cNvSpPr/>
                        <wps:spPr>
                          <a:xfrm>
                            <a:off x="60477" y="401994"/>
                            <a:ext cx="448309" cy="128270"/>
                          </a:xfrm>
                          <a:custGeom>
                            <a:avLst/>
                            <a:gdLst/>
                            <a:ahLst/>
                            <a:cxnLst/>
                            <a:rect l="l" t="t" r="r" b="b"/>
                            <a:pathLst>
                              <a:path w="448309" h="128270">
                                <a:moveTo>
                                  <a:pt x="0" y="74706"/>
                                </a:moveTo>
                                <a:lnTo>
                                  <a:pt x="0" y="53362"/>
                                </a:lnTo>
                                <a:lnTo>
                                  <a:pt x="0" y="49852"/>
                                </a:lnTo>
                                <a:lnTo>
                                  <a:pt x="341" y="46385"/>
                                </a:lnTo>
                                <a:lnTo>
                                  <a:pt x="20802" y="10936"/>
                                </a:lnTo>
                                <a:lnTo>
                                  <a:pt x="49858" y="0"/>
                                </a:lnTo>
                                <a:lnTo>
                                  <a:pt x="53362" y="0"/>
                                </a:lnTo>
                                <a:lnTo>
                                  <a:pt x="394879" y="0"/>
                                </a:lnTo>
                                <a:lnTo>
                                  <a:pt x="398383" y="0"/>
                                </a:lnTo>
                                <a:lnTo>
                                  <a:pt x="401853" y="340"/>
                                </a:lnTo>
                                <a:lnTo>
                                  <a:pt x="405289" y="1021"/>
                                </a:lnTo>
                                <a:lnTo>
                                  <a:pt x="408726" y="1702"/>
                                </a:lnTo>
                                <a:lnTo>
                                  <a:pt x="441194" y="26618"/>
                                </a:lnTo>
                                <a:lnTo>
                                  <a:pt x="444179" y="32934"/>
                                </a:lnTo>
                                <a:lnTo>
                                  <a:pt x="445520" y="36172"/>
                                </a:lnTo>
                                <a:lnTo>
                                  <a:pt x="446532" y="39507"/>
                                </a:lnTo>
                                <a:lnTo>
                                  <a:pt x="447216" y="42946"/>
                                </a:lnTo>
                                <a:lnTo>
                                  <a:pt x="447899" y="46385"/>
                                </a:lnTo>
                                <a:lnTo>
                                  <a:pt x="448241" y="49852"/>
                                </a:lnTo>
                                <a:lnTo>
                                  <a:pt x="448241" y="53362"/>
                                </a:lnTo>
                                <a:lnTo>
                                  <a:pt x="448241" y="74706"/>
                                </a:lnTo>
                                <a:lnTo>
                                  <a:pt x="448241" y="78208"/>
                                </a:lnTo>
                                <a:lnTo>
                                  <a:pt x="447899" y="81676"/>
                                </a:lnTo>
                                <a:lnTo>
                                  <a:pt x="447216" y="85108"/>
                                </a:lnTo>
                                <a:lnTo>
                                  <a:pt x="446532" y="88540"/>
                                </a:lnTo>
                                <a:lnTo>
                                  <a:pt x="439248" y="104347"/>
                                </a:lnTo>
                                <a:lnTo>
                                  <a:pt x="437301" y="107259"/>
                                </a:lnTo>
                                <a:lnTo>
                                  <a:pt x="415300" y="123997"/>
                                </a:lnTo>
                                <a:lnTo>
                                  <a:pt x="412063" y="125338"/>
                                </a:lnTo>
                                <a:lnTo>
                                  <a:pt x="408726" y="126352"/>
                                </a:lnTo>
                                <a:lnTo>
                                  <a:pt x="405289" y="127033"/>
                                </a:lnTo>
                                <a:lnTo>
                                  <a:pt x="401853" y="127714"/>
                                </a:lnTo>
                                <a:lnTo>
                                  <a:pt x="398383" y="128061"/>
                                </a:lnTo>
                                <a:lnTo>
                                  <a:pt x="394879" y="128069"/>
                                </a:lnTo>
                                <a:lnTo>
                                  <a:pt x="53362" y="128069"/>
                                </a:lnTo>
                                <a:lnTo>
                                  <a:pt x="32941" y="123997"/>
                                </a:lnTo>
                                <a:lnTo>
                                  <a:pt x="29704" y="122656"/>
                                </a:lnTo>
                                <a:lnTo>
                                  <a:pt x="2721" y="91875"/>
                                </a:lnTo>
                                <a:lnTo>
                                  <a:pt x="0" y="78208"/>
                                </a:lnTo>
                                <a:lnTo>
                                  <a:pt x="0" y="74706"/>
                                </a:lnTo>
                                <a:close/>
                              </a:path>
                            </a:pathLst>
                          </a:custGeom>
                          <a:ln w="7114">
                            <a:solidFill>
                              <a:srgbClr val="000000"/>
                            </a:solidFill>
                            <a:prstDash val="solid"/>
                          </a:ln>
                        </wps:spPr>
                        <wps:bodyPr wrap="square" lIns="0" tIns="0" rIns="0" bIns="0" rtlCol="0">
                          <a:noAutofit/>
                        </wps:bodyPr>
                      </wps:wsp>
                      <wps:wsp>
                        <wps:cNvPr id="321" name="Textbox 321"/>
                        <wps:cNvSpPr txBox="1"/>
                        <wps:spPr>
                          <a:xfrm>
                            <a:off x="10977" y="9196"/>
                            <a:ext cx="6922770" cy="579755"/>
                          </a:xfrm>
                          <a:prstGeom prst="rect">
                            <a:avLst/>
                          </a:prstGeom>
                        </wps:spPr>
                        <wps:txbx>
                          <w:txbxContent>
                            <w:p>
                              <w:pPr>
                                <w:spacing w:before="50"/>
                                <w:ind w:left="77"/>
                                <w:rPr>
                                  <w:b/>
                                  <w:sz w:val="20"/>
                                </w:rPr>
                              </w:pPr>
                              <w:r>
                                <w:rPr>
                                  <w:b/>
                                  <w:color w:val="1C2025"/>
                                  <w:sz w:val="13"/>
                                </w:rPr>
                                <w:t>Question</w:t>
                              </w:r>
                              <w:r>
                                <w:rPr>
                                  <w:b/>
                                  <w:color w:val="1C2025"/>
                                  <w:spacing w:val="12"/>
                                  <w:sz w:val="13"/>
                                </w:rPr>
                                <w:t xml:space="preserve"> </w:t>
                              </w:r>
                              <w:r>
                                <w:rPr>
                                  <w:b/>
                                  <w:color w:val="1C2025"/>
                                  <w:spacing w:val="-5"/>
                                  <w:sz w:val="20"/>
                                </w:rPr>
                                <w:t>34</w:t>
                              </w:r>
                            </w:p>
                            <w:p>
                              <w:pPr>
                                <w:spacing w:before="67"/>
                                <w:ind w:left="77"/>
                                <w:rPr>
                                  <w:sz w:val="13"/>
                                </w:rPr>
                              </w:pPr>
                              <w:r>
                                <w:rPr>
                                  <w:color w:val="1C2025"/>
                                  <w:sz w:val="13"/>
                                </w:rPr>
                                <w:t>Not</w:t>
                              </w:r>
                              <w:r>
                                <w:rPr>
                                  <w:color w:val="1C2025"/>
                                  <w:spacing w:val="3"/>
                                  <w:sz w:val="13"/>
                                </w:rPr>
                                <w:t xml:space="preserve"> </w:t>
                              </w:r>
                              <w:r>
                                <w:rPr>
                                  <w:color w:val="1C2025"/>
                                  <w:sz w:val="13"/>
                                </w:rPr>
                                <w:t>yet</w:t>
                              </w:r>
                              <w:r>
                                <w:rPr>
                                  <w:color w:val="1C2025"/>
                                  <w:spacing w:val="4"/>
                                  <w:sz w:val="13"/>
                                </w:rPr>
                                <w:t xml:space="preserve"> </w:t>
                              </w:r>
                              <w:r>
                                <w:rPr>
                                  <w:color w:val="1C2025"/>
                                  <w:spacing w:val="-2"/>
                                  <w:sz w:val="13"/>
                                </w:rPr>
                                <w:t>answered</w:t>
                              </w:r>
                            </w:p>
                            <w:p>
                              <w:pPr>
                                <w:spacing w:before="84"/>
                                <w:ind w:left="138"/>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15.5pt;height:47.1pt;width:546.8pt;mso-position-horizontal-relative:page;mso-wrap-distance-bottom:0pt;mso-wrap-distance-top:0pt;z-index:-251502592;mso-width-relative:page;mso-height-relative:page;" coordsize="6944359,598170" o:gfxdata="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">
                <o:lock v:ext="edit" aspectratio="f"/>
                <v:shape id="Graphic 319" o:spid="_x0000_s1026" o:spt="100" style="position:absolute;left:3557;top:3557;height:590550;width:6937375;" filled="f" stroked="t" coordsize="6937375,590550" o:gfxdata="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OF7a/&#10;AAAA3AAAAA8AAAAAAAAAAQAgAAAAIgAAAGRycy9kb3ducmV2LnhtbFBLAQIUABQAAAAIAIdO4kAz&#10;LwWeOwAAADkAAAAQAAAAAAAAAAEAIAAAAA4BAABkcnMvc2hhcGV4bWwueG1sUEsFBgAAAAAGAAYA&#10;WwEAALgDAAAAAA==&#10;" path="m0,579867l0,10672,0,7719,1041,5203,3125,3119,5209,1042,7725,0,10672,0,6926398,0,6929345,0,6931860,1042,6933944,3119,6936028,5203,6937070,7719,6937071,10672,6937071,579867,6926398,590540,10672,590540,0,582807,0,579867xe">
                  <v:fill on="f" focussize="0,0"/>
                  <v:stroke weight="0.560157480314961pt" color="#CAD0D6" joinstyle="round"/>
                  <v:imagedata o:title=""/>
                  <o:lock v:ext="edit" aspectratio="f"/>
                  <v:textbox inset="0mm,0mm,0mm,0mm"/>
                </v:shape>
                <v:shape id="Graphic 320" o:spid="_x0000_s1026" o:spt="100" style="position:absolute;left:60477;top:401994;height:128270;width:448309;" filled="f" stroked="t" coordsize="448309,128270" o:gfxdata="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fIAre5AAAA3AAA&#10;AA8AAAAAAAAAAQAgAAAAIgAAAGRycy9kb3ducmV2LnhtbFBLAQIUABQAAAAIAIdO4kAzLwWeOwAA&#10;ADkAAAAQAAAAAAAAAAEAIAAAAAgBAABkcnMvc2hhcGV4bWwueG1sUEsFBgAAAAAGAAYAWwEAALID&#10;AAAAAA==&#10;" path="m0,74706l0,53362,0,49852,341,46385,20802,10936,49858,0,53362,0,394879,0,398383,0,401853,340,405289,1021,408726,1702,441194,26618,444179,32934,445520,36172,446532,39507,447216,42946,447899,46385,448241,49852,448241,53362,448241,74706,448241,78208,447899,81676,447216,85108,446532,88540,439248,104347,437301,107259,415300,123997,412063,125338,408726,126352,405289,127033,401853,127714,398383,128061,394879,128069,53362,128069,32941,123997,29704,122656,2721,91875,0,78208,0,74706xe">
                  <v:fill on="f" focussize="0,0"/>
                  <v:stroke weight="0.560157480314961pt" color="#000000" joinstyle="round"/>
                  <v:imagedata o:title=""/>
                  <o:lock v:ext="edit" aspectratio="f"/>
                  <v:textbox inset="0mm,0mm,0mm,0mm"/>
                </v:shape>
                <v:shape id="Textbox 321" o:spid="_x0000_s1026" o:spt="202" type="#_x0000_t202" style="position:absolute;left:10977;top:9196;height:579755;width:6922770;" filled="f" stroked="f" coordsize="21600,21600" o:gfxdata="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r3Be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50"/>
                          <w:ind w:left="77"/>
                          <w:rPr>
                            <w:b/>
                            <w:sz w:val="20"/>
                          </w:rPr>
                        </w:pPr>
                        <w:r>
                          <w:rPr>
                            <w:b/>
                            <w:color w:val="1C2025"/>
                            <w:sz w:val="13"/>
                          </w:rPr>
                          <w:t>Question</w:t>
                        </w:r>
                        <w:r>
                          <w:rPr>
                            <w:b/>
                            <w:color w:val="1C2025"/>
                            <w:spacing w:val="12"/>
                            <w:sz w:val="13"/>
                          </w:rPr>
                          <w:t xml:space="preserve"> </w:t>
                        </w:r>
                        <w:r>
                          <w:rPr>
                            <w:b/>
                            <w:color w:val="1C2025"/>
                            <w:spacing w:val="-5"/>
                            <w:sz w:val="20"/>
                          </w:rPr>
                          <w:t>34</w:t>
                        </w:r>
                      </w:p>
                      <w:p>
                        <w:pPr>
                          <w:spacing w:before="67"/>
                          <w:ind w:left="77"/>
                          <w:rPr>
                            <w:sz w:val="13"/>
                          </w:rPr>
                        </w:pPr>
                        <w:r>
                          <w:rPr>
                            <w:color w:val="1C2025"/>
                            <w:sz w:val="13"/>
                          </w:rPr>
                          <w:t>Not</w:t>
                        </w:r>
                        <w:r>
                          <w:rPr>
                            <w:color w:val="1C2025"/>
                            <w:spacing w:val="3"/>
                            <w:sz w:val="13"/>
                          </w:rPr>
                          <w:t xml:space="preserve"> </w:t>
                        </w:r>
                        <w:r>
                          <w:rPr>
                            <w:color w:val="1C2025"/>
                            <w:sz w:val="13"/>
                          </w:rPr>
                          <w:t>yet</w:t>
                        </w:r>
                        <w:r>
                          <w:rPr>
                            <w:color w:val="1C2025"/>
                            <w:spacing w:val="4"/>
                            <w:sz w:val="13"/>
                          </w:rPr>
                          <w:t xml:space="preserve"> </w:t>
                        </w:r>
                        <w:r>
                          <w:rPr>
                            <w:color w:val="1C2025"/>
                            <w:spacing w:val="-2"/>
                            <w:sz w:val="13"/>
                          </w:rPr>
                          <w:t>answered</w:t>
                        </w:r>
                      </w:p>
                      <w:p>
                        <w:pPr>
                          <w:spacing w:before="84"/>
                          <w:ind w:left="138"/>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pPr>
    </w:p>
    <w:p>
      <w:pPr>
        <w:pStyle w:val="4"/>
        <w:spacing w:before="17"/>
      </w:pPr>
    </w:p>
    <w:p>
      <w:pPr>
        <w:pStyle w:val="4"/>
        <w:spacing w:before="1"/>
        <w:ind w:left="468"/>
      </w:pPr>
      <w:r>
        <w:rPr>
          <w:color w:val="001A1D"/>
          <w:w w:val="105"/>
        </w:rPr>
        <w:t>Mô</w:t>
      </w:r>
      <w:r>
        <w:rPr>
          <w:color w:val="001A1D"/>
          <w:spacing w:val="-5"/>
          <w:w w:val="105"/>
        </w:rPr>
        <w:t xml:space="preserve"> </w:t>
      </w:r>
      <w:r>
        <w:rPr>
          <w:color w:val="001A1D"/>
          <w:w w:val="105"/>
        </w:rPr>
        <w:t>hình</w:t>
      </w:r>
      <w:r>
        <w:rPr>
          <w:color w:val="001A1D"/>
          <w:spacing w:val="-4"/>
          <w:w w:val="105"/>
        </w:rPr>
        <w:t xml:space="preserve"> </w:t>
      </w:r>
      <w:r>
        <w:rPr>
          <w:color w:val="001A1D"/>
          <w:w w:val="105"/>
        </w:rPr>
        <w:t>AAA</w:t>
      </w:r>
      <w:r>
        <w:rPr>
          <w:color w:val="001A1D"/>
          <w:spacing w:val="-4"/>
          <w:w w:val="105"/>
        </w:rPr>
        <w:t xml:space="preserve"> </w:t>
      </w:r>
      <w:r>
        <w:rPr>
          <w:color w:val="001A1D"/>
          <w:w w:val="105"/>
        </w:rPr>
        <w:t>liên</w:t>
      </w:r>
      <w:r>
        <w:rPr>
          <w:color w:val="001A1D"/>
          <w:spacing w:val="-4"/>
          <w:w w:val="105"/>
        </w:rPr>
        <w:t xml:space="preserve"> </w:t>
      </w:r>
      <w:r>
        <w:rPr>
          <w:color w:val="001A1D"/>
          <w:w w:val="105"/>
        </w:rPr>
        <w:t>quan</w:t>
      </w:r>
      <w:r>
        <w:rPr>
          <w:color w:val="001A1D"/>
          <w:spacing w:val="-4"/>
          <w:w w:val="105"/>
        </w:rPr>
        <w:t xml:space="preserve"> </w:t>
      </w:r>
      <w:r>
        <w:rPr>
          <w:color w:val="001A1D"/>
          <w:w w:val="105"/>
        </w:rPr>
        <w:t>đến</w:t>
      </w:r>
      <w:r>
        <w:rPr>
          <w:color w:val="001A1D"/>
          <w:spacing w:val="-4"/>
          <w:w w:val="105"/>
        </w:rPr>
        <w:t xml:space="preserve"> </w:t>
      </w:r>
      <w:r>
        <w:rPr>
          <w:color w:val="001A1D"/>
          <w:w w:val="105"/>
        </w:rPr>
        <w:t>các</w:t>
      </w:r>
      <w:r>
        <w:rPr>
          <w:color w:val="001A1D"/>
          <w:spacing w:val="-5"/>
          <w:w w:val="105"/>
        </w:rPr>
        <w:t xml:space="preserve"> </w:t>
      </w:r>
      <w:r>
        <w:rPr>
          <w:color w:val="001A1D"/>
          <w:w w:val="105"/>
        </w:rPr>
        <w:t>chứng</w:t>
      </w:r>
      <w:r>
        <w:rPr>
          <w:color w:val="001A1D"/>
          <w:spacing w:val="-4"/>
          <w:w w:val="105"/>
        </w:rPr>
        <w:t xml:space="preserve"> </w:t>
      </w:r>
      <w:r>
        <w:rPr>
          <w:color w:val="001A1D"/>
          <w:w w:val="105"/>
        </w:rPr>
        <w:t>năng</w:t>
      </w:r>
      <w:r>
        <w:rPr>
          <w:color w:val="001A1D"/>
          <w:spacing w:val="-4"/>
          <w:w w:val="105"/>
        </w:rPr>
        <w:t xml:space="preserve"> </w:t>
      </w:r>
      <w:r>
        <w:rPr>
          <w:color w:val="001A1D"/>
          <w:w w:val="105"/>
        </w:rPr>
        <w:t>nào</w:t>
      </w:r>
      <w:r>
        <w:rPr>
          <w:color w:val="001A1D"/>
          <w:spacing w:val="-4"/>
          <w:w w:val="105"/>
        </w:rPr>
        <w:t xml:space="preserve"> </w:t>
      </w:r>
      <w:r>
        <w:rPr>
          <w:color w:val="001A1D"/>
          <w:w w:val="105"/>
        </w:rPr>
        <w:t>sau</w:t>
      </w:r>
      <w:r>
        <w:rPr>
          <w:color w:val="001A1D"/>
          <w:spacing w:val="-4"/>
          <w:w w:val="105"/>
        </w:rPr>
        <w:t xml:space="preserve"> đây?</w:t>
      </w:r>
    </w:p>
    <w:p>
      <w:pPr>
        <w:pStyle w:val="4"/>
        <w:spacing w:before="123"/>
      </w:pPr>
    </w:p>
    <w:p>
      <w:pPr>
        <w:pStyle w:val="5"/>
        <w:numPr>
          <w:ilvl w:val="0"/>
          <w:numId w:val="70"/>
        </w:numPr>
        <w:tabs>
          <w:tab w:val="left" w:pos="1098"/>
        </w:tabs>
        <w:spacing w:before="0"/>
        <w:ind w:left="1098" w:hanging="294"/>
        <w:rPr>
          <w:sz w:val="16"/>
        </w:rPr>
      </w:pPr>
      <w:r>
        <w:drawing>
          <wp:anchor distT="0" distB="0" distL="0" distR="0" simplePos="0" relativeHeight="251746304"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322" name="Image 322"/>
            <wp:cNvGraphicFramePr/>
            <a:graphic xmlns:a="http://schemas.openxmlformats.org/drawingml/2006/main">
              <a:graphicData uri="http://schemas.openxmlformats.org/drawingml/2006/picture">
                <pic:pic xmlns:pic="http://schemas.openxmlformats.org/drawingml/2006/picture">
                  <pic:nvPicPr>
                    <pic:cNvPr id="322" name="Image 322"/>
                    <pic:cNvPicPr/>
                  </pic:nvPicPr>
                  <pic:blipFill>
                    <a:blip r:embed="rId250" cstate="print"/>
                    <a:stretch>
                      <a:fillRect/>
                    </a:stretch>
                  </pic:blipFill>
                  <pic:spPr>
                    <a:xfrm>
                      <a:off x="0" y="0"/>
                      <a:ext cx="92494" cy="92487"/>
                    </a:xfrm>
                    <a:prstGeom prst="rect">
                      <a:avLst/>
                    </a:prstGeom>
                  </pic:spPr>
                </pic:pic>
              </a:graphicData>
            </a:graphic>
          </wp:anchor>
        </w:drawing>
      </w:r>
      <w:r>
        <w:rPr>
          <w:color w:val="001A1D"/>
          <w:spacing w:val="-2"/>
          <w:w w:val="105"/>
          <w:sz w:val="16"/>
        </w:rPr>
        <w:t>Authorization</w:t>
      </w:r>
    </w:p>
    <w:p>
      <w:pPr>
        <w:pStyle w:val="5"/>
        <w:numPr>
          <w:ilvl w:val="0"/>
          <w:numId w:val="70"/>
        </w:numPr>
        <w:tabs>
          <w:tab w:val="left" w:pos="1098"/>
        </w:tabs>
        <w:ind w:left="1098" w:hanging="294"/>
        <w:rPr>
          <w:sz w:val="16"/>
        </w:rPr>
      </w:pPr>
      <w:r>
        <w:drawing>
          <wp:anchor distT="0" distB="0" distL="0" distR="0" simplePos="0" relativeHeight="251747328"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323" name="Image 323"/>
            <wp:cNvGraphicFramePr/>
            <a:graphic xmlns:a="http://schemas.openxmlformats.org/drawingml/2006/main">
              <a:graphicData uri="http://schemas.openxmlformats.org/drawingml/2006/picture">
                <pic:pic xmlns:pic="http://schemas.openxmlformats.org/drawingml/2006/picture">
                  <pic:nvPicPr>
                    <pic:cNvPr id="323" name="Image 323"/>
                    <pic:cNvPicPr/>
                  </pic:nvPicPr>
                  <pic:blipFill>
                    <a:blip r:embed="rId251" cstate="print"/>
                    <a:stretch>
                      <a:fillRect/>
                    </a:stretch>
                  </pic:blipFill>
                  <pic:spPr>
                    <a:xfrm>
                      <a:off x="0" y="0"/>
                      <a:ext cx="92494" cy="92494"/>
                    </a:xfrm>
                    <a:prstGeom prst="rect">
                      <a:avLst/>
                    </a:prstGeom>
                  </pic:spPr>
                </pic:pic>
              </a:graphicData>
            </a:graphic>
          </wp:anchor>
        </w:drawing>
      </w:r>
      <w:r>
        <mc:AlternateContent>
          <mc:Choice Requires="wpg">
            <w:drawing>
              <wp:anchor distT="0" distB="0" distL="0" distR="0" simplePos="0" relativeHeight="251752448" behindDoc="0" locked="0" layoutInCell="1" allowOverlap="1">
                <wp:simplePos x="0" y="0"/>
                <wp:positionH relativeFrom="page">
                  <wp:posOffset>7025640</wp:posOffset>
                </wp:positionH>
                <wp:positionV relativeFrom="paragraph">
                  <wp:posOffset>158750</wp:posOffset>
                </wp:positionV>
                <wp:extent cx="384810" cy="429895"/>
                <wp:effectExtent l="0" t="0" r="0" b="0"/>
                <wp:wrapNone/>
                <wp:docPr id="324" name="Group 324"/>
                <wp:cNvGraphicFramePr/>
                <a:graphic xmlns:a="http://schemas.openxmlformats.org/drawingml/2006/main">
                  <a:graphicData uri="http://schemas.microsoft.com/office/word/2010/wordprocessingGroup">
                    <wpg:wgp>
                      <wpg:cNvGrpSpPr/>
                      <wpg:grpSpPr>
                        <a:xfrm>
                          <a:off x="0" y="0"/>
                          <a:ext cx="384810" cy="429895"/>
                          <a:chOff x="0" y="0"/>
                          <a:chExt cx="384810" cy="429895"/>
                        </a:xfrm>
                      </wpg:grpSpPr>
                      <wps:wsp>
                        <wps:cNvPr id="325" name="Graphic 325"/>
                        <wps:cNvSpPr/>
                        <wps:spPr>
                          <a:xfrm>
                            <a:off x="0" y="0"/>
                            <a:ext cx="384810" cy="429895"/>
                          </a:xfrm>
                          <a:custGeom>
                            <a:avLst/>
                            <a:gdLst/>
                            <a:ahLst/>
                            <a:cxnLst/>
                            <a:rect l="l" t="t" r="r" b="b"/>
                            <a:pathLst>
                              <a:path w="384810" h="429895">
                                <a:moveTo>
                                  <a:pt x="384810" y="429767"/>
                                </a:moveTo>
                                <a:lnTo>
                                  <a:pt x="0" y="429767"/>
                                </a:lnTo>
                                <a:lnTo>
                                  <a:pt x="0" y="0"/>
                                </a:lnTo>
                                <a:lnTo>
                                  <a:pt x="384810" y="0"/>
                                </a:lnTo>
                                <a:lnTo>
                                  <a:pt x="384810" y="93171"/>
                                </a:lnTo>
                                <a:lnTo>
                                  <a:pt x="214052" y="93171"/>
                                </a:lnTo>
                                <a:lnTo>
                                  <a:pt x="203538" y="93679"/>
                                </a:lnTo>
                                <a:lnTo>
                                  <a:pt x="163691" y="105787"/>
                                </a:lnTo>
                                <a:lnTo>
                                  <a:pt x="131510" y="132223"/>
                                </a:lnTo>
                                <a:lnTo>
                                  <a:pt x="111896" y="168961"/>
                                </a:lnTo>
                                <a:lnTo>
                                  <a:pt x="107327" y="199896"/>
                                </a:lnTo>
                                <a:lnTo>
                                  <a:pt x="107834" y="210409"/>
                                </a:lnTo>
                                <a:lnTo>
                                  <a:pt x="119942" y="250255"/>
                                </a:lnTo>
                                <a:lnTo>
                                  <a:pt x="146378" y="282436"/>
                                </a:lnTo>
                                <a:lnTo>
                                  <a:pt x="183118" y="302050"/>
                                </a:lnTo>
                                <a:lnTo>
                                  <a:pt x="214052" y="306620"/>
                                </a:lnTo>
                                <a:lnTo>
                                  <a:pt x="384810" y="306620"/>
                                </a:lnTo>
                                <a:lnTo>
                                  <a:pt x="384810" y="429767"/>
                                </a:lnTo>
                                <a:close/>
                              </a:path>
                              <a:path w="384810" h="429895">
                                <a:moveTo>
                                  <a:pt x="384810" y="306620"/>
                                </a:moveTo>
                                <a:lnTo>
                                  <a:pt x="214052" y="306620"/>
                                </a:lnTo>
                                <a:lnTo>
                                  <a:pt x="224565" y="306112"/>
                                </a:lnTo>
                                <a:lnTo>
                                  <a:pt x="234876" y="304588"/>
                                </a:lnTo>
                                <a:lnTo>
                                  <a:pt x="273355" y="288650"/>
                                </a:lnTo>
                                <a:lnTo>
                                  <a:pt x="302805" y="259199"/>
                                </a:lnTo>
                                <a:lnTo>
                                  <a:pt x="318744" y="220720"/>
                                </a:lnTo>
                                <a:lnTo>
                                  <a:pt x="320776" y="199896"/>
                                </a:lnTo>
                                <a:lnTo>
                                  <a:pt x="320267" y="189382"/>
                                </a:lnTo>
                                <a:lnTo>
                                  <a:pt x="308159" y="149535"/>
                                </a:lnTo>
                                <a:lnTo>
                                  <a:pt x="281723" y="117355"/>
                                </a:lnTo>
                                <a:lnTo>
                                  <a:pt x="244985" y="97741"/>
                                </a:lnTo>
                                <a:lnTo>
                                  <a:pt x="214052" y="93171"/>
                                </a:lnTo>
                                <a:lnTo>
                                  <a:pt x="384810" y="93171"/>
                                </a:lnTo>
                                <a:lnTo>
                                  <a:pt x="384810" y="306620"/>
                                </a:lnTo>
                                <a:close/>
                              </a:path>
                            </a:pathLst>
                          </a:custGeom>
                          <a:solidFill>
                            <a:srgbClr val="000000">
                              <a:alpha val="19999"/>
                            </a:srgbClr>
                          </a:solidFill>
                        </wps:spPr>
                        <wps:bodyPr wrap="square" lIns="0" tIns="0" rIns="0" bIns="0" rtlCol="0">
                          <a:noAutofit/>
                        </wps:bodyPr>
                      </wps:wsp>
                      <pic:pic xmlns:pic="http://schemas.openxmlformats.org/drawingml/2006/picture">
                        <pic:nvPicPr>
                          <pic:cNvPr id="326" name="Image 326"/>
                          <pic:cNvPicPr/>
                        </pic:nvPicPr>
                        <pic:blipFill>
                          <a:blip r:embed="rId8" cstate="print"/>
                          <a:stretch>
                            <a:fillRect/>
                          </a:stretch>
                        </pic:blipFill>
                        <pic:spPr>
                          <a:xfrm>
                            <a:off x="100212" y="86056"/>
                            <a:ext cx="227678" cy="227678"/>
                          </a:xfrm>
                          <a:prstGeom prst="rect">
                            <a:avLst/>
                          </a:prstGeom>
                        </pic:spPr>
                      </pic:pic>
                    </wpg:wgp>
                  </a:graphicData>
                </a:graphic>
              </wp:anchor>
            </w:drawing>
          </mc:Choice>
          <mc:Fallback>
            <w:pict>
              <v:group id="_x0000_s1026" o:spid="_x0000_s1026" o:spt="203" style="position:absolute;left:0pt;margin-left:553.2pt;margin-top:12.5pt;height:33.85pt;width:30.3pt;mso-position-horizontal-relative:page;z-index:251752448;mso-width-relative:page;mso-height-relative:page;" coordsize="384810,429895" o:gfxdata="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">
                <o:lock v:ext="edit" aspectratio="f"/>
                <v:shape id="Graphic 325" o:spid="_x0000_s1026" o:spt="100" style="position:absolute;left:0;top:0;height:429895;width:384810;" fillcolor="#000000" filled="t" stroked="f" coordsize="384810,429895" o:gfxdata="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pgOWr4A&#10;AADcAAAADwAAAAAAAAABACAAAAAiAAAAZHJzL2Rvd25yZXYueG1sUEsBAhQAFAAAAAgAh07iQDMv&#10;BZ47AAAAOQAAABAAAAAAAAAAAQAgAAAADQEAAGRycy9zaGFwZXhtbC54bWxQSwUGAAAAAAYABgBb&#10;AQAAtwMAAAAA&#10;" path="m384810,429767l0,429767,0,0,384810,0,384810,93171,214052,93171,203538,93679,163691,105787,131510,132223,111896,168961,107327,199896,107834,210409,119942,250255,146378,282436,183118,302050,214052,306620,384810,306620,384810,429767xem384810,306620l214052,306620,224565,306112,234876,304588,273355,288650,302805,259199,318744,220720,320776,199896,320267,189382,308159,149535,281723,117355,244985,97741,214052,93171,384810,93171,384810,306620xe">
                  <v:fill on="t" opacity="13106f" focussize="0,0"/>
                  <v:stroke on="f"/>
                  <v:imagedata o:title=""/>
                  <o:lock v:ext="edit" aspectratio="f"/>
                  <v:textbox inset="0mm,0mm,0mm,0mm"/>
                </v:shape>
                <v:shape id="Image 326" o:spid="_x0000_s1026" o:spt="75" type="#_x0000_t75" style="position:absolute;left:100212;top:86056;height:227678;width:227678;" filled="f" o:preferrelative="t" stroked="f" coordsize="21600,21600" o:gfxdata="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jEde74A&#10;AADcAAAADwAAAAAAAAABACAAAAAiAAAAZHJzL2Rvd25yZXYueG1sUEsBAhQAFAAAAAgAh07iQDMv&#10;BZ47AAAAOQAAABAAAAAAAAAAAQAgAAAADQEAAGRycy9zaGFwZXhtbC54bWxQSwUGAAAAAAYABgBb&#10;AQAAtwMAAAAA&#10;">
                  <v:fill on="f" focussize="0,0"/>
                  <v:stroke on="f"/>
                  <v:imagedata r:id="rId8" o:title=""/>
                  <o:lock v:ext="edit" aspectratio="f"/>
                </v:shape>
              </v:group>
            </w:pict>
          </mc:Fallback>
        </mc:AlternateContent>
      </w:r>
      <w:r>
        <w:rPr>
          <w:color w:val="001A1D"/>
          <w:spacing w:val="-2"/>
          <w:w w:val="105"/>
          <w:sz w:val="16"/>
        </w:rPr>
        <w:t>Automation</w:t>
      </w:r>
    </w:p>
    <w:p>
      <w:pPr>
        <w:pStyle w:val="5"/>
        <w:numPr>
          <w:ilvl w:val="0"/>
          <w:numId w:val="70"/>
        </w:numPr>
        <w:tabs>
          <w:tab w:val="left" w:pos="1098"/>
        </w:tabs>
        <w:ind w:left="1098" w:hanging="294"/>
        <w:rPr>
          <w:sz w:val="16"/>
        </w:rPr>
      </w:pPr>
      <w:r>
        <w:drawing>
          <wp:anchor distT="0" distB="0" distL="0" distR="0" simplePos="0" relativeHeight="251747328"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327" name="Image 327"/>
            <wp:cNvGraphicFramePr/>
            <a:graphic xmlns:a="http://schemas.openxmlformats.org/drawingml/2006/main">
              <a:graphicData uri="http://schemas.openxmlformats.org/drawingml/2006/picture">
                <pic:pic xmlns:pic="http://schemas.openxmlformats.org/drawingml/2006/picture">
                  <pic:nvPicPr>
                    <pic:cNvPr id="327" name="Image 327"/>
                    <pic:cNvPicPr/>
                  </pic:nvPicPr>
                  <pic:blipFill>
                    <a:blip r:embed="rId252" cstate="print"/>
                    <a:stretch>
                      <a:fillRect/>
                    </a:stretch>
                  </pic:blipFill>
                  <pic:spPr>
                    <a:xfrm>
                      <a:off x="0" y="0"/>
                      <a:ext cx="92494" cy="92487"/>
                    </a:xfrm>
                    <a:prstGeom prst="rect">
                      <a:avLst/>
                    </a:prstGeom>
                  </pic:spPr>
                </pic:pic>
              </a:graphicData>
            </a:graphic>
          </wp:anchor>
        </w:drawing>
      </w:r>
      <w:r>
        <w:rPr>
          <w:color w:val="001A1D"/>
          <w:spacing w:val="-2"/>
          <w:w w:val="105"/>
          <w:sz w:val="16"/>
        </w:rPr>
        <w:t>Accounting</w:t>
      </w:r>
    </w:p>
    <w:p>
      <w:pPr>
        <w:pStyle w:val="5"/>
        <w:numPr>
          <w:ilvl w:val="0"/>
          <w:numId w:val="70"/>
        </w:numPr>
        <w:tabs>
          <w:tab w:val="left" w:pos="1098"/>
        </w:tabs>
        <w:spacing w:before="169"/>
        <w:ind w:left="1098" w:hanging="294"/>
        <w:rPr>
          <w:sz w:val="16"/>
        </w:rPr>
      </w:pPr>
      <w:r>
        <w:drawing>
          <wp:anchor distT="0" distB="0" distL="0" distR="0" simplePos="0" relativeHeight="251748352"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328" name="Image 328"/>
            <wp:cNvGraphicFramePr/>
            <a:graphic xmlns:a="http://schemas.openxmlformats.org/drawingml/2006/main">
              <a:graphicData uri="http://schemas.openxmlformats.org/drawingml/2006/picture">
                <pic:pic xmlns:pic="http://schemas.openxmlformats.org/drawingml/2006/picture">
                  <pic:nvPicPr>
                    <pic:cNvPr id="328" name="Image 328"/>
                    <pic:cNvPicPr/>
                  </pic:nvPicPr>
                  <pic:blipFill>
                    <a:blip r:embed="rId253" cstate="print"/>
                    <a:stretch>
                      <a:fillRect/>
                    </a:stretch>
                  </pic:blipFill>
                  <pic:spPr>
                    <a:xfrm>
                      <a:off x="0" y="0"/>
                      <a:ext cx="92494" cy="92494"/>
                    </a:xfrm>
                    <a:prstGeom prst="rect">
                      <a:avLst/>
                    </a:prstGeom>
                  </pic:spPr>
                </pic:pic>
              </a:graphicData>
            </a:graphic>
          </wp:anchor>
        </w:drawing>
      </w:r>
      <w:r>
        <w:rPr>
          <w:color w:val="001A1D"/>
          <w:spacing w:val="-2"/>
          <w:w w:val="105"/>
          <w:sz w:val="16"/>
        </w:rPr>
        <w:t>Authenticity</w:t>
      </w:r>
    </w:p>
    <w:p>
      <w:pPr>
        <w:pStyle w:val="5"/>
        <w:numPr>
          <w:ilvl w:val="0"/>
          <w:numId w:val="70"/>
        </w:numPr>
        <w:tabs>
          <w:tab w:val="left" w:pos="1098"/>
        </w:tabs>
        <w:spacing w:before="156"/>
        <w:ind w:left="1098" w:hanging="294"/>
        <w:rPr>
          <w:sz w:val="16"/>
        </w:rPr>
      </w:pPr>
      <w:r>
        <w:drawing>
          <wp:anchor distT="0" distB="0" distL="0" distR="0" simplePos="0" relativeHeight="251748352" behindDoc="0" locked="0" layoutInCell="1" allowOverlap="1">
            <wp:simplePos x="0" y="0"/>
            <wp:positionH relativeFrom="page">
              <wp:posOffset>611505</wp:posOffset>
            </wp:positionH>
            <wp:positionV relativeFrom="paragraph">
              <wp:posOffset>123190</wp:posOffset>
            </wp:positionV>
            <wp:extent cx="92710" cy="92710"/>
            <wp:effectExtent l="0" t="0" r="0" b="0"/>
            <wp:wrapNone/>
            <wp:docPr id="329" name="Image 329"/>
            <wp:cNvGraphicFramePr/>
            <a:graphic xmlns:a="http://schemas.openxmlformats.org/drawingml/2006/main">
              <a:graphicData uri="http://schemas.openxmlformats.org/drawingml/2006/picture">
                <pic:pic xmlns:pic="http://schemas.openxmlformats.org/drawingml/2006/picture">
                  <pic:nvPicPr>
                    <pic:cNvPr id="329" name="Image 329"/>
                    <pic:cNvPicPr/>
                  </pic:nvPicPr>
                  <pic:blipFill>
                    <a:blip r:embed="rId254" cstate="print"/>
                    <a:stretch>
                      <a:fillRect/>
                    </a:stretch>
                  </pic:blipFill>
                  <pic:spPr>
                    <a:xfrm>
                      <a:off x="0" y="0"/>
                      <a:ext cx="92494" cy="92494"/>
                    </a:xfrm>
                    <a:prstGeom prst="rect">
                      <a:avLst/>
                    </a:prstGeom>
                  </pic:spPr>
                </pic:pic>
              </a:graphicData>
            </a:graphic>
          </wp:anchor>
        </w:drawing>
      </w:r>
      <w:r>
        <w:rPr>
          <w:color w:val="001A1D"/>
          <w:spacing w:val="-2"/>
          <w:w w:val="105"/>
          <w:sz w:val="16"/>
        </w:rPr>
        <w:t>Accessing</w:t>
      </w:r>
    </w:p>
    <w:p>
      <w:pPr>
        <w:pStyle w:val="5"/>
        <w:numPr>
          <w:ilvl w:val="0"/>
          <w:numId w:val="70"/>
        </w:numPr>
        <w:tabs>
          <w:tab w:val="left" w:pos="1100"/>
        </w:tabs>
        <w:spacing w:before="169"/>
        <w:rPr>
          <w:sz w:val="16"/>
        </w:rPr>
      </w:pPr>
      <w:r>
        <w:drawing>
          <wp:anchor distT="0" distB="0" distL="0" distR="0" simplePos="0" relativeHeight="251749376" behindDoc="0" locked="0" layoutInCell="1" allowOverlap="1">
            <wp:simplePos x="0" y="0"/>
            <wp:positionH relativeFrom="page">
              <wp:posOffset>611505</wp:posOffset>
            </wp:positionH>
            <wp:positionV relativeFrom="paragraph">
              <wp:posOffset>131445</wp:posOffset>
            </wp:positionV>
            <wp:extent cx="92710" cy="92710"/>
            <wp:effectExtent l="0" t="0" r="0" b="0"/>
            <wp:wrapNone/>
            <wp:docPr id="330" name="Image 330"/>
            <wp:cNvGraphicFramePr/>
            <a:graphic xmlns:a="http://schemas.openxmlformats.org/drawingml/2006/main">
              <a:graphicData uri="http://schemas.openxmlformats.org/drawingml/2006/picture">
                <pic:pic xmlns:pic="http://schemas.openxmlformats.org/drawingml/2006/picture">
                  <pic:nvPicPr>
                    <pic:cNvPr id="330" name="Image 330"/>
                    <pic:cNvPicPr/>
                  </pic:nvPicPr>
                  <pic:blipFill>
                    <a:blip r:embed="rId252" cstate="print"/>
                    <a:stretch>
                      <a:fillRect/>
                    </a:stretch>
                  </pic:blipFill>
                  <pic:spPr>
                    <a:xfrm>
                      <a:off x="0" y="0"/>
                      <a:ext cx="92494" cy="92487"/>
                    </a:xfrm>
                    <a:prstGeom prst="rect">
                      <a:avLst/>
                    </a:prstGeom>
                  </pic:spPr>
                </pic:pic>
              </a:graphicData>
            </a:graphic>
          </wp:anchor>
        </w:drawing>
      </w:r>
      <w:r>
        <w:rPr>
          <w:color w:val="001A1D"/>
          <w:spacing w:val="-2"/>
          <w:w w:val="105"/>
          <w:sz w:val="16"/>
        </w:rPr>
        <w:t>Authentication</w:t>
      </w:r>
    </w:p>
    <w:p>
      <w:pPr>
        <w:pStyle w:val="4"/>
        <w:rPr>
          <w:sz w:val="20"/>
        </w:rPr>
      </w:pPr>
    </w:p>
    <w:p>
      <w:pPr>
        <w:pStyle w:val="4"/>
        <w:spacing w:before="75"/>
        <w:rPr>
          <w:sz w:val="20"/>
        </w:rPr>
      </w:pPr>
      <w:r>
        <mc:AlternateContent>
          <mc:Choice Requires="wpg">
            <w:drawing>
              <wp:anchor distT="0" distB="0" distL="0" distR="0" simplePos="0" relativeHeight="251813888" behindDoc="1" locked="0" layoutInCell="1" allowOverlap="1">
                <wp:simplePos x="0" y="0"/>
                <wp:positionH relativeFrom="page">
                  <wp:posOffset>408940</wp:posOffset>
                </wp:positionH>
                <wp:positionV relativeFrom="paragraph">
                  <wp:posOffset>232410</wp:posOffset>
                </wp:positionV>
                <wp:extent cx="6944360" cy="598170"/>
                <wp:effectExtent l="0" t="0" r="0" b="0"/>
                <wp:wrapTopAndBottom/>
                <wp:docPr id="331" name="Group 331"/>
                <wp:cNvGraphicFramePr/>
                <a:graphic xmlns:a="http://schemas.openxmlformats.org/drawingml/2006/main">
                  <a:graphicData uri="http://schemas.microsoft.com/office/word/2010/wordprocessingGroup">
                    <wpg:wgp>
                      <wpg:cNvGrpSpPr/>
                      <wpg:grpSpPr>
                        <a:xfrm>
                          <a:off x="0" y="0"/>
                          <a:ext cx="6944359" cy="598170"/>
                          <a:chOff x="0" y="0"/>
                          <a:chExt cx="6944359" cy="598170"/>
                        </a:xfrm>
                      </wpg:grpSpPr>
                      <wps:wsp>
                        <wps:cNvPr id="332" name="Graphic 332"/>
                        <wps:cNvSpPr/>
                        <wps:spPr>
                          <a:xfrm>
                            <a:off x="3557" y="3557"/>
                            <a:ext cx="6937375" cy="590550"/>
                          </a:xfrm>
                          <a:custGeom>
                            <a:avLst/>
                            <a:gdLst/>
                            <a:ahLst/>
                            <a:cxnLst/>
                            <a:rect l="l" t="t" r="r" b="b"/>
                            <a:pathLst>
                              <a:path w="6937375" h="590550">
                                <a:moveTo>
                                  <a:pt x="0" y="579867"/>
                                </a:moveTo>
                                <a:lnTo>
                                  <a:pt x="0" y="10672"/>
                                </a:lnTo>
                                <a:lnTo>
                                  <a:pt x="0" y="7719"/>
                                </a:lnTo>
                                <a:lnTo>
                                  <a:pt x="1041" y="5197"/>
                                </a:lnTo>
                                <a:lnTo>
                                  <a:pt x="3125" y="3119"/>
                                </a:lnTo>
                                <a:lnTo>
                                  <a:pt x="5209" y="1042"/>
                                </a:lnTo>
                                <a:lnTo>
                                  <a:pt x="7725" y="0"/>
                                </a:lnTo>
                                <a:lnTo>
                                  <a:pt x="10672" y="0"/>
                                </a:lnTo>
                                <a:lnTo>
                                  <a:pt x="6926398" y="0"/>
                                </a:lnTo>
                                <a:lnTo>
                                  <a:pt x="6929345" y="0"/>
                                </a:lnTo>
                                <a:lnTo>
                                  <a:pt x="6931860" y="1042"/>
                                </a:lnTo>
                                <a:lnTo>
                                  <a:pt x="6933944" y="3119"/>
                                </a:lnTo>
                                <a:lnTo>
                                  <a:pt x="6936028" y="5197"/>
                                </a:lnTo>
                                <a:lnTo>
                                  <a:pt x="6937070" y="7719"/>
                                </a:lnTo>
                                <a:lnTo>
                                  <a:pt x="6937071" y="10672"/>
                                </a:lnTo>
                                <a:lnTo>
                                  <a:pt x="6937071" y="579867"/>
                                </a:lnTo>
                                <a:lnTo>
                                  <a:pt x="6926398" y="590540"/>
                                </a:lnTo>
                                <a:lnTo>
                                  <a:pt x="10672" y="590540"/>
                                </a:lnTo>
                                <a:lnTo>
                                  <a:pt x="0" y="582807"/>
                                </a:lnTo>
                                <a:lnTo>
                                  <a:pt x="0" y="579867"/>
                                </a:lnTo>
                                <a:close/>
                              </a:path>
                            </a:pathLst>
                          </a:custGeom>
                          <a:ln w="7114">
                            <a:solidFill>
                              <a:srgbClr val="CAD0D6"/>
                            </a:solidFill>
                            <a:prstDash val="solid"/>
                          </a:ln>
                        </wps:spPr>
                        <wps:bodyPr wrap="square" lIns="0" tIns="0" rIns="0" bIns="0" rtlCol="0">
                          <a:noAutofit/>
                        </wps:bodyPr>
                      </wps:wsp>
                      <wps:wsp>
                        <wps:cNvPr id="333" name="Graphic 333"/>
                        <wps:cNvSpPr/>
                        <wps:spPr>
                          <a:xfrm>
                            <a:off x="60477" y="401994"/>
                            <a:ext cx="448309" cy="128270"/>
                          </a:xfrm>
                          <a:custGeom>
                            <a:avLst/>
                            <a:gdLst/>
                            <a:ahLst/>
                            <a:cxnLst/>
                            <a:rect l="l" t="t" r="r" b="b"/>
                            <a:pathLst>
                              <a:path w="448309" h="128270">
                                <a:moveTo>
                                  <a:pt x="0" y="74706"/>
                                </a:moveTo>
                                <a:lnTo>
                                  <a:pt x="0" y="53362"/>
                                </a:lnTo>
                                <a:lnTo>
                                  <a:pt x="0" y="49852"/>
                                </a:lnTo>
                                <a:lnTo>
                                  <a:pt x="341" y="46379"/>
                                </a:lnTo>
                                <a:lnTo>
                                  <a:pt x="20802" y="10929"/>
                                </a:lnTo>
                                <a:lnTo>
                                  <a:pt x="23715" y="8984"/>
                                </a:lnTo>
                                <a:lnTo>
                                  <a:pt x="26629" y="7031"/>
                                </a:lnTo>
                                <a:lnTo>
                                  <a:pt x="49858" y="0"/>
                                </a:lnTo>
                                <a:lnTo>
                                  <a:pt x="53362" y="0"/>
                                </a:lnTo>
                                <a:lnTo>
                                  <a:pt x="394879" y="0"/>
                                </a:lnTo>
                                <a:lnTo>
                                  <a:pt x="398383" y="0"/>
                                </a:lnTo>
                                <a:lnTo>
                                  <a:pt x="401853" y="340"/>
                                </a:lnTo>
                                <a:lnTo>
                                  <a:pt x="437301" y="20802"/>
                                </a:lnTo>
                                <a:lnTo>
                                  <a:pt x="439248" y="23714"/>
                                </a:lnTo>
                                <a:lnTo>
                                  <a:pt x="441194" y="26625"/>
                                </a:lnTo>
                                <a:lnTo>
                                  <a:pt x="442838" y="29696"/>
                                </a:lnTo>
                                <a:lnTo>
                                  <a:pt x="444179" y="32934"/>
                                </a:lnTo>
                                <a:lnTo>
                                  <a:pt x="445520" y="36165"/>
                                </a:lnTo>
                                <a:lnTo>
                                  <a:pt x="446532" y="39507"/>
                                </a:lnTo>
                                <a:lnTo>
                                  <a:pt x="447216" y="42946"/>
                                </a:lnTo>
                                <a:lnTo>
                                  <a:pt x="447899" y="46379"/>
                                </a:lnTo>
                                <a:lnTo>
                                  <a:pt x="448241" y="49852"/>
                                </a:lnTo>
                                <a:lnTo>
                                  <a:pt x="448241" y="53362"/>
                                </a:lnTo>
                                <a:lnTo>
                                  <a:pt x="448241" y="74706"/>
                                </a:lnTo>
                                <a:lnTo>
                                  <a:pt x="448241" y="78201"/>
                                </a:lnTo>
                                <a:lnTo>
                                  <a:pt x="447899" y="81668"/>
                                </a:lnTo>
                                <a:lnTo>
                                  <a:pt x="447216" y="85101"/>
                                </a:lnTo>
                                <a:lnTo>
                                  <a:pt x="446532" y="88540"/>
                                </a:lnTo>
                                <a:lnTo>
                                  <a:pt x="445520" y="91883"/>
                                </a:lnTo>
                                <a:lnTo>
                                  <a:pt x="444179" y="95114"/>
                                </a:lnTo>
                                <a:lnTo>
                                  <a:pt x="442838" y="98351"/>
                                </a:lnTo>
                                <a:lnTo>
                                  <a:pt x="441194" y="101422"/>
                                </a:lnTo>
                                <a:lnTo>
                                  <a:pt x="439248" y="104334"/>
                                </a:lnTo>
                                <a:lnTo>
                                  <a:pt x="437301" y="107252"/>
                                </a:lnTo>
                                <a:lnTo>
                                  <a:pt x="424525" y="119057"/>
                                </a:lnTo>
                                <a:lnTo>
                                  <a:pt x="421612" y="121002"/>
                                </a:lnTo>
                                <a:lnTo>
                                  <a:pt x="394879" y="128069"/>
                                </a:lnTo>
                                <a:lnTo>
                                  <a:pt x="53362" y="128069"/>
                                </a:lnTo>
                                <a:lnTo>
                                  <a:pt x="15629" y="112428"/>
                                </a:lnTo>
                                <a:lnTo>
                                  <a:pt x="8993" y="104334"/>
                                </a:lnTo>
                                <a:lnTo>
                                  <a:pt x="7046" y="101422"/>
                                </a:lnTo>
                                <a:lnTo>
                                  <a:pt x="5402" y="98351"/>
                                </a:lnTo>
                                <a:lnTo>
                                  <a:pt x="4061" y="95114"/>
                                </a:lnTo>
                                <a:lnTo>
                                  <a:pt x="2721" y="91883"/>
                                </a:lnTo>
                                <a:lnTo>
                                  <a:pt x="1708" y="88540"/>
                                </a:lnTo>
                                <a:lnTo>
                                  <a:pt x="1025" y="85101"/>
                                </a:lnTo>
                                <a:lnTo>
                                  <a:pt x="341" y="81668"/>
                                </a:lnTo>
                                <a:lnTo>
                                  <a:pt x="0" y="78201"/>
                                </a:lnTo>
                                <a:lnTo>
                                  <a:pt x="0" y="74706"/>
                                </a:lnTo>
                                <a:close/>
                              </a:path>
                            </a:pathLst>
                          </a:custGeom>
                          <a:ln w="7114">
                            <a:solidFill>
                              <a:srgbClr val="000000"/>
                            </a:solidFill>
                            <a:prstDash val="solid"/>
                          </a:ln>
                        </wps:spPr>
                        <wps:bodyPr wrap="square" lIns="0" tIns="0" rIns="0" bIns="0" rtlCol="0">
                          <a:noAutofit/>
                        </wps:bodyPr>
                      </wps:wsp>
                      <wps:wsp>
                        <wps:cNvPr id="334" name="Textbox 334"/>
                        <wps:cNvSpPr txBox="1"/>
                        <wps:spPr>
                          <a:xfrm>
                            <a:off x="10977" y="9196"/>
                            <a:ext cx="6922770" cy="579755"/>
                          </a:xfrm>
                          <a:prstGeom prst="rect">
                            <a:avLst/>
                          </a:prstGeom>
                        </wps:spPr>
                        <wps:txbx>
                          <w:txbxContent>
                            <w:p>
                              <w:pPr>
                                <w:spacing w:before="50"/>
                                <w:ind w:left="77"/>
                                <w:rPr>
                                  <w:b/>
                                  <w:sz w:val="20"/>
                                </w:rPr>
                              </w:pPr>
                              <w:r>
                                <w:rPr>
                                  <w:b/>
                                  <w:color w:val="1C2025"/>
                                  <w:sz w:val="13"/>
                                </w:rPr>
                                <w:t>Question</w:t>
                              </w:r>
                              <w:r>
                                <w:rPr>
                                  <w:b/>
                                  <w:color w:val="1C2025"/>
                                  <w:spacing w:val="12"/>
                                  <w:sz w:val="13"/>
                                </w:rPr>
                                <w:t xml:space="preserve"> </w:t>
                              </w:r>
                              <w:r>
                                <w:rPr>
                                  <w:b/>
                                  <w:color w:val="1C2025"/>
                                  <w:spacing w:val="-5"/>
                                  <w:sz w:val="20"/>
                                </w:rPr>
                                <w:t>35</w:t>
                              </w:r>
                            </w:p>
                            <w:p>
                              <w:pPr>
                                <w:spacing w:before="67"/>
                                <w:ind w:left="77"/>
                                <w:rPr>
                                  <w:sz w:val="13"/>
                                </w:rPr>
                              </w:pPr>
                              <w:r>
                                <w:rPr>
                                  <w:color w:val="1C2025"/>
                                  <w:sz w:val="13"/>
                                </w:rPr>
                                <w:t>Not</w:t>
                              </w:r>
                              <w:r>
                                <w:rPr>
                                  <w:color w:val="1C2025"/>
                                  <w:spacing w:val="3"/>
                                  <w:sz w:val="13"/>
                                </w:rPr>
                                <w:t xml:space="preserve"> </w:t>
                              </w:r>
                              <w:r>
                                <w:rPr>
                                  <w:color w:val="1C2025"/>
                                  <w:sz w:val="13"/>
                                </w:rPr>
                                <w:t>yet</w:t>
                              </w:r>
                              <w:r>
                                <w:rPr>
                                  <w:color w:val="1C2025"/>
                                  <w:spacing w:val="4"/>
                                  <w:sz w:val="13"/>
                                </w:rPr>
                                <w:t xml:space="preserve"> </w:t>
                              </w:r>
                              <w:r>
                                <w:rPr>
                                  <w:color w:val="1C2025"/>
                                  <w:spacing w:val="-2"/>
                                  <w:sz w:val="13"/>
                                </w:rPr>
                                <w:t>answered</w:t>
                              </w:r>
                            </w:p>
                            <w:p>
                              <w:pPr>
                                <w:spacing w:before="84"/>
                                <w:ind w:left="138"/>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18.3pt;height:47.1pt;width:546.8pt;mso-position-horizontal-relative:page;mso-wrap-distance-bottom:0pt;mso-wrap-distance-top:0pt;z-index:-251502592;mso-width-relative:page;mso-height-relative:page;" coordsize="6944359,598170" o:gfxdata="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">
                <o:lock v:ext="edit" aspectratio="f"/>
                <v:shape id="Graphic 332" o:spid="_x0000_s1026" o:spt="100" style="position:absolute;left:3557;top:3557;height:590550;width:6937375;" filled="f" stroked="t" coordsize="6937375,590550" o:gfxdata="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p/Zp74A&#10;AADcAAAADwAAAAAAAAABACAAAAAiAAAAZHJzL2Rvd25yZXYueG1sUEsBAhQAFAAAAAgAh07iQDMv&#10;BZ47AAAAOQAAABAAAAAAAAAAAQAgAAAADQEAAGRycy9zaGFwZXhtbC54bWxQSwUGAAAAAAYABgBb&#10;AQAAtwMAAAAA&#10;" path="m0,579867l0,10672,0,7719,1041,5197,3125,3119,5209,1042,7725,0,10672,0,6926398,0,6929345,0,6931860,1042,6933944,3119,6936028,5197,6937070,7719,6937071,10672,6937071,579867,6926398,590540,10672,590540,0,582807,0,579867xe">
                  <v:fill on="f" focussize="0,0"/>
                  <v:stroke weight="0.560157480314961pt" color="#CAD0D6" joinstyle="round"/>
                  <v:imagedata o:title=""/>
                  <o:lock v:ext="edit" aspectratio="f"/>
                  <v:textbox inset="0mm,0mm,0mm,0mm"/>
                </v:shape>
                <v:shape id="Graphic 333" o:spid="_x0000_s1026" o:spt="100" style="position:absolute;left:60477;top:401994;height:128270;width:448309;" filled="f" stroked="t" coordsize="448309,128270" o:gfxdata="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sMKHb4A&#10;AADcAAAADwAAAAAAAAABACAAAAAiAAAAZHJzL2Rvd25yZXYueG1sUEsBAhQAFAAAAAgAh07iQDMv&#10;BZ47AAAAOQAAABAAAAAAAAAAAQAgAAAADQEAAGRycy9zaGFwZXhtbC54bWxQSwUGAAAAAAYABgBb&#10;AQAAtwMAAAAA&#10;" path="m0,74706l0,53362,0,49852,341,46379,20802,10929,23715,8984,26629,7031,49858,0,53362,0,394879,0,398383,0,401853,340,437301,20802,439248,23714,441194,26625,442838,29696,444179,32934,445520,36165,446532,39507,447216,42946,447899,46379,448241,49852,448241,53362,448241,74706,448241,78201,447899,81668,447216,85101,446532,88540,445520,91883,444179,95114,442838,98351,441194,101422,439248,104334,437301,107252,424525,119057,421612,121002,394879,128069,53362,128069,15629,112428,8993,104334,7046,101422,5402,98351,4061,95114,2721,91883,1708,88540,1025,85101,341,81668,0,78201,0,74706xe">
                  <v:fill on="f" focussize="0,0"/>
                  <v:stroke weight="0.560157480314961pt" color="#000000" joinstyle="round"/>
                  <v:imagedata o:title=""/>
                  <o:lock v:ext="edit" aspectratio="f"/>
                  <v:textbox inset="0mm,0mm,0mm,0mm"/>
                </v:shape>
                <v:shape id="Textbox 334" o:spid="_x0000_s1026" o:spt="202" type="#_x0000_t202" style="position:absolute;left:10977;top:9196;height:579755;width:6922770;" filled="f" stroked="f" coordsize="21600,21600" o:gfxdata="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sT9D2/&#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50"/>
                          <w:ind w:left="77"/>
                          <w:rPr>
                            <w:b/>
                            <w:sz w:val="20"/>
                          </w:rPr>
                        </w:pPr>
                        <w:r>
                          <w:rPr>
                            <w:b/>
                            <w:color w:val="1C2025"/>
                            <w:sz w:val="13"/>
                          </w:rPr>
                          <w:t>Question</w:t>
                        </w:r>
                        <w:r>
                          <w:rPr>
                            <w:b/>
                            <w:color w:val="1C2025"/>
                            <w:spacing w:val="12"/>
                            <w:sz w:val="13"/>
                          </w:rPr>
                          <w:t xml:space="preserve"> </w:t>
                        </w:r>
                        <w:r>
                          <w:rPr>
                            <w:b/>
                            <w:color w:val="1C2025"/>
                            <w:spacing w:val="-5"/>
                            <w:sz w:val="20"/>
                          </w:rPr>
                          <w:t>35</w:t>
                        </w:r>
                      </w:p>
                      <w:p>
                        <w:pPr>
                          <w:spacing w:before="67"/>
                          <w:ind w:left="77"/>
                          <w:rPr>
                            <w:sz w:val="13"/>
                          </w:rPr>
                        </w:pPr>
                        <w:r>
                          <w:rPr>
                            <w:color w:val="1C2025"/>
                            <w:sz w:val="13"/>
                          </w:rPr>
                          <w:t>Not</w:t>
                        </w:r>
                        <w:r>
                          <w:rPr>
                            <w:color w:val="1C2025"/>
                            <w:spacing w:val="3"/>
                            <w:sz w:val="13"/>
                          </w:rPr>
                          <w:t xml:space="preserve"> </w:t>
                        </w:r>
                        <w:r>
                          <w:rPr>
                            <w:color w:val="1C2025"/>
                            <w:sz w:val="13"/>
                          </w:rPr>
                          <w:t>yet</w:t>
                        </w:r>
                        <w:r>
                          <w:rPr>
                            <w:color w:val="1C2025"/>
                            <w:spacing w:val="4"/>
                            <w:sz w:val="13"/>
                          </w:rPr>
                          <w:t xml:space="preserve"> </w:t>
                        </w:r>
                        <w:r>
                          <w:rPr>
                            <w:color w:val="1C2025"/>
                            <w:spacing w:val="-2"/>
                            <w:sz w:val="13"/>
                          </w:rPr>
                          <w:t>answered</w:t>
                        </w:r>
                      </w:p>
                      <w:p>
                        <w:pPr>
                          <w:spacing w:before="84"/>
                          <w:ind w:left="138"/>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pPr>
    </w:p>
    <w:p>
      <w:pPr>
        <w:pStyle w:val="4"/>
        <w:spacing w:before="29"/>
      </w:pPr>
    </w:p>
    <w:p>
      <w:pPr>
        <w:pStyle w:val="4"/>
        <w:ind w:left="468"/>
      </w:pPr>
      <w:r>
        <w:rPr>
          <w:color w:val="001A1D"/>
          <w:w w:val="105"/>
        </w:rPr>
        <w:t>Trong</w:t>
      </w:r>
      <w:r>
        <w:rPr>
          <w:color w:val="001A1D"/>
          <w:spacing w:val="-6"/>
          <w:w w:val="105"/>
        </w:rPr>
        <w:t xml:space="preserve"> </w:t>
      </w:r>
      <w:r>
        <w:rPr>
          <w:color w:val="001A1D"/>
          <w:w w:val="105"/>
        </w:rPr>
        <w:t>tổ</w:t>
      </w:r>
      <w:r>
        <w:rPr>
          <w:color w:val="001A1D"/>
          <w:spacing w:val="-5"/>
          <w:w w:val="105"/>
        </w:rPr>
        <w:t xml:space="preserve"> </w:t>
      </w:r>
      <w:r>
        <w:rPr>
          <w:color w:val="001A1D"/>
          <w:w w:val="105"/>
        </w:rPr>
        <w:t>chức</w:t>
      </w:r>
      <w:r>
        <w:rPr>
          <w:color w:val="001A1D"/>
          <w:spacing w:val="-6"/>
          <w:w w:val="105"/>
        </w:rPr>
        <w:t xml:space="preserve"> </w:t>
      </w:r>
      <w:r>
        <w:rPr>
          <w:color w:val="001A1D"/>
          <w:w w:val="105"/>
        </w:rPr>
        <w:t>bộ</w:t>
      </w:r>
      <w:r>
        <w:rPr>
          <w:color w:val="001A1D"/>
          <w:spacing w:val="-5"/>
          <w:w w:val="105"/>
        </w:rPr>
        <w:t xml:space="preserve"> </w:t>
      </w:r>
      <w:r>
        <w:rPr>
          <w:color w:val="001A1D"/>
          <w:w w:val="105"/>
        </w:rPr>
        <w:t>nhớ</w:t>
      </w:r>
      <w:r>
        <w:rPr>
          <w:color w:val="001A1D"/>
          <w:spacing w:val="-5"/>
          <w:w w:val="105"/>
        </w:rPr>
        <w:t xml:space="preserve"> </w:t>
      </w:r>
      <w:r>
        <w:rPr>
          <w:color w:val="001A1D"/>
          <w:w w:val="105"/>
        </w:rPr>
        <w:t>của</w:t>
      </w:r>
      <w:r>
        <w:rPr>
          <w:color w:val="001A1D"/>
          <w:spacing w:val="-6"/>
          <w:w w:val="105"/>
        </w:rPr>
        <w:t xml:space="preserve"> </w:t>
      </w:r>
      <w:r>
        <w:rPr>
          <w:color w:val="001A1D"/>
          <w:w w:val="105"/>
        </w:rPr>
        <w:t>chương</w:t>
      </w:r>
      <w:r>
        <w:rPr>
          <w:color w:val="001A1D"/>
          <w:spacing w:val="-5"/>
          <w:w w:val="105"/>
        </w:rPr>
        <w:t xml:space="preserve"> </w:t>
      </w:r>
      <w:r>
        <w:rPr>
          <w:color w:val="001A1D"/>
          <w:w w:val="105"/>
        </w:rPr>
        <w:t>trình</w:t>
      </w:r>
      <w:r>
        <w:rPr>
          <w:color w:val="001A1D"/>
          <w:spacing w:val="-5"/>
          <w:w w:val="105"/>
        </w:rPr>
        <w:t xml:space="preserve"> </w:t>
      </w:r>
      <w:r>
        <w:rPr>
          <w:color w:val="001A1D"/>
          <w:w w:val="105"/>
        </w:rPr>
        <w:t>C,</w:t>
      </w:r>
      <w:r>
        <w:rPr>
          <w:color w:val="001A1D"/>
          <w:spacing w:val="-6"/>
          <w:w w:val="105"/>
        </w:rPr>
        <w:t xml:space="preserve"> </w:t>
      </w:r>
      <w:r>
        <w:rPr>
          <w:color w:val="001A1D"/>
          <w:w w:val="105"/>
        </w:rPr>
        <w:t>phần</w:t>
      </w:r>
      <w:r>
        <w:rPr>
          <w:color w:val="001A1D"/>
          <w:spacing w:val="-5"/>
          <w:w w:val="105"/>
        </w:rPr>
        <w:t xml:space="preserve"> </w:t>
      </w:r>
      <w:r>
        <w:rPr>
          <w:color w:val="001A1D"/>
          <w:w w:val="105"/>
        </w:rPr>
        <w:t>Data-Segment</w:t>
      </w:r>
      <w:r>
        <w:rPr>
          <w:color w:val="001A1D"/>
          <w:spacing w:val="-5"/>
          <w:w w:val="105"/>
        </w:rPr>
        <w:t xml:space="preserve"> </w:t>
      </w:r>
      <w:r>
        <w:rPr>
          <w:color w:val="001A1D"/>
          <w:w w:val="105"/>
        </w:rPr>
        <w:t>lưu</w:t>
      </w:r>
      <w:r>
        <w:rPr>
          <w:color w:val="001A1D"/>
          <w:spacing w:val="-6"/>
          <w:w w:val="105"/>
        </w:rPr>
        <w:t xml:space="preserve"> </w:t>
      </w:r>
      <w:r>
        <w:rPr>
          <w:color w:val="001A1D"/>
          <w:w w:val="105"/>
        </w:rPr>
        <w:t>các</w:t>
      </w:r>
      <w:r>
        <w:rPr>
          <w:color w:val="001A1D"/>
          <w:spacing w:val="-5"/>
          <w:w w:val="105"/>
        </w:rPr>
        <w:t xml:space="preserve"> </w:t>
      </w:r>
      <w:r>
        <w:rPr>
          <w:color w:val="001A1D"/>
          <w:w w:val="105"/>
        </w:rPr>
        <w:t>thông</w:t>
      </w:r>
      <w:r>
        <w:rPr>
          <w:color w:val="001A1D"/>
          <w:spacing w:val="-5"/>
          <w:w w:val="105"/>
        </w:rPr>
        <w:t xml:space="preserve"> </w:t>
      </w:r>
      <w:r>
        <w:rPr>
          <w:color w:val="001A1D"/>
          <w:w w:val="105"/>
        </w:rPr>
        <w:t>tin</w:t>
      </w:r>
      <w:r>
        <w:rPr>
          <w:color w:val="001A1D"/>
          <w:spacing w:val="-6"/>
          <w:w w:val="105"/>
        </w:rPr>
        <w:t xml:space="preserve"> </w:t>
      </w:r>
      <w:r>
        <w:rPr>
          <w:color w:val="001A1D"/>
          <w:w w:val="105"/>
        </w:rPr>
        <w:t>gì</w:t>
      </w:r>
      <w:r>
        <w:rPr>
          <w:color w:val="001A1D"/>
          <w:spacing w:val="-5"/>
          <w:w w:val="105"/>
        </w:rPr>
        <w:t xml:space="preserve"> </w:t>
      </w:r>
      <w:r>
        <w:rPr>
          <w:color w:val="001A1D"/>
          <w:w w:val="105"/>
        </w:rPr>
        <w:t>của</w:t>
      </w:r>
      <w:r>
        <w:rPr>
          <w:color w:val="001A1D"/>
          <w:spacing w:val="-5"/>
          <w:w w:val="105"/>
        </w:rPr>
        <w:t xml:space="preserve"> </w:t>
      </w:r>
      <w:r>
        <w:rPr>
          <w:color w:val="001A1D"/>
          <w:w w:val="105"/>
        </w:rPr>
        <w:t>chương</w:t>
      </w:r>
      <w:r>
        <w:rPr>
          <w:color w:val="001A1D"/>
          <w:spacing w:val="-6"/>
          <w:w w:val="105"/>
        </w:rPr>
        <w:t xml:space="preserve"> </w:t>
      </w:r>
      <w:r>
        <w:rPr>
          <w:color w:val="001A1D"/>
          <w:spacing w:val="-2"/>
          <w:w w:val="105"/>
        </w:rPr>
        <w:t>trình?</w:t>
      </w:r>
    </w:p>
    <w:p>
      <w:pPr>
        <w:pStyle w:val="4"/>
        <w:spacing w:before="112"/>
      </w:pPr>
    </w:p>
    <w:p>
      <w:pPr>
        <w:pStyle w:val="5"/>
        <w:numPr>
          <w:ilvl w:val="0"/>
          <w:numId w:val="71"/>
        </w:numPr>
        <w:tabs>
          <w:tab w:val="left" w:pos="1098"/>
        </w:tabs>
        <w:spacing w:before="0"/>
        <w:ind w:left="1098" w:hanging="294"/>
        <w:rPr>
          <w:sz w:val="16"/>
        </w:rPr>
      </w:pPr>
      <w:r>
        <w:drawing>
          <wp:anchor distT="0" distB="0" distL="0" distR="0" simplePos="0" relativeHeight="251749376"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335" name="Image 335"/>
            <wp:cNvGraphicFramePr/>
            <a:graphic xmlns:a="http://schemas.openxmlformats.org/drawingml/2006/main">
              <a:graphicData uri="http://schemas.openxmlformats.org/drawingml/2006/picture">
                <pic:pic xmlns:pic="http://schemas.openxmlformats.org/drawingml/2006/picture">
                  <pic:nvPicPr>
                    <pic:cNvPr id="335" name="Image 335"/>
                    <pic:cNvPicPr/>
                  </pic:nvPicPr>
                  <pic:blipFill>
                    <a:blip r:embed="rId255" cstate="print"/>
                    <a:stretch>
                      <a:fillRect/>
                    </a:stretch>
                  </pic:blipFill>
                  <pic:spPr>
                    <a:xfrm>
                      <a:off x="0" y="0"/>
                      <a:ext cx="92494" cy="92494"/>
                    </a:xfrm>
                    <a:prstGeom prst="rect">
                      <a:avLst/>
                    </a:prstGeom>
                  </pic:spPr>
                </pic:pic>
              </a:graphicData>
            </a:graphic>
          </wp:anchor>
        </w:drawing>
      </w:r>
      <w:r>
        <w:rPr>
          <w:color w:val="001A1D"/>
          <w:w w:val="105"/>
          <w:sz w:val="16"/>
        </w:rPr>
        <w:t>Lưu</w:t>
      </w:r>
      <w:r>
        <w:rPr>
          <w:color w:val="001A1D"/>
          <w:spacing w:val="-5"/>
          <w:w w:val="105"/>
          <w:sz w:val="16"/>
        </w:rPr>
        <w:t xml:space="preserve"> </w:t>
      </w:r>
      <w:r>
        <w:rPr>
          <w:color w:val="001A1D"/>
          <w:w w:val="105"/>
          <w:sz w:val="16"/>
        </w:rPr>
        <w:t>mã</w:t>
      </w:r>
      <w:r>
        <w:rPr>
          <w:color w:val="001A1D"/>
          <w:spacing w:val="-4"/>
          <w:w w:val="105"/>
          <w:sz w:val="16"/>
        </w:rPr>
        <w:t xml:space="preserve"> </w:t>
      </w:r>
      <w:r>
        <w:rPr>
          <w:color w:val="001A1D"/>
          <w:w w:val="105"/>
          <w:sz w:val="16"/>
        </w:rPr>
        <w:t>nguồn</w:t>
      </w:r>
      <w:r>
        <w:rPr>
          <w:color w:val="001A1D"/>
          <w:spacing w:val="-4"/>
          <w:w w:val="105"/>
          <w:sz w:val="16"/>
        </w:rPr>
        <w:t xml:space="preserve"> </w:t>
      </w:r>
      <w:r>
        <w:rPr>
          <w:color w:val="001A1D"/>
          <w:w w:val="105"/>
          <w:sz w:val="16"/>
        </w:rPr>
        <w:t>thực</w:t>
      </w:r>
      <w:r>
        <w:rPr>
          <w:color w:val="001A1D"/>
          <w:spacing w:val="-5"/>
          <w:w w:val="105"/>
          <w:sz w:val="16"/>
        </w:rPr>
        <w:t xml:space="preserve"> thi</w:t>
      </w:r>
    </w:p>
    <w:p>
      <w:pPr>
        <w:pStyle w:val="5"/>
        <w:numPr>
          <w:ilvl w:val="0"/>
          <w:numId w:val="71"/>
        </w:numPr>
        <w:tabs>
          <w:tab w:val="left" w:pos="1098"/>
        </w:tabs>
        <w:ind w:left="1098" w:hanging="294"/>
        <w:rPr>
          <w:sz w:val="16"/>
        </w:rPr>
      </w:pPr>
      <w:r>
        <w:drawing>
          <wp:anchor distT="0" distB="0" distL="0" distR="0" simplePos="0" relativeHeight="251750400"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336" name="Image 336"/>
            <wp:cNvGraphicFramePr/>
            <a:graphic xmlns:a="http://schemas.openxmlformats.org/drawingml/2006/main">
              <a:graphicData uri="http://schemas.openxmlformats.org/drawingml/2006/picture">
                <pic:pic xmlns:pic="http://schemas.openxmlformats.org/drawingml/2006/picture">
                  <pic:nvPicPr>
                    <pic:cNvPr id="336" name="Image 336"/>
                    <pic:cNvPicPr/>
                  </pic:nvPicPr>
                  <pic:blipFill>
                    <a:blip r:embed="rId184" cstate="print"/>
                    <a:stretch>
                      <a:fillRect/>
                    </a:stretch>
                  </pic:blipFill>
                  <pic:spPr>
                    <a:xfrm>
                      <a:off x="0" y="0"/>
                      <a:ext cx="92494" cy="92494"/>
                    </a:xfrm>
                    <a:prstGeom prst="rect">
                      <a:avLst/>
                    </a:prstGeom>
                  </pic:spPr>
                </pic:pic>
              </a:graphicData>
            </a:graphic>
          </wp:anchor>
        </w:drawing>
      </w:r>
      <w:r>
        <w:rPr>
          <w:color w:val="001A1D"/>
          <w:w w:val="105"/>
          <w:sz w:val="16"/>
        </w:rPr>
        <w:t>Lưu</w:t>
      </w:r>
      <w:r>
        <w:rPr>
          <w:color w:val="001A1D"/>
          <w:spacing w:val="-4"/>
          <w:w w:val="105"/>
          <w:sz w:val="16"/>
        </w:rPr>
        <w:t xml:space="preserve"> </w:t>
      </w:r>
      <w:r>
        <w:rPr>
          <w:color w:val="001A1D"/>
          <w:w w:val="105"/>
          <w:sz w:val="16"/>
        </w:rPr>
        <w:t>các</w:t>
      </w:r>
      <w:r>
        <w:rPr>
          <w:color w:val="001A1D"/>
          <w:spacing w:val="-4"/>
          <w:w w:val="105"/>
          <w:sz w:val="16"/>
        </w:rPr>
        <w:t xml:space="preserve"> </w:t>
      </w:r>
      <w:r>
        <w:rPr>
          <w:color w:val="001A1D"/>
          <w:w w:val="105"/>
          <w:sz w:val="16"/>
        </w:rPr>
        <w:t>đối</w:t>
      </w:r>
      <w:r>
        <w:rPr>
          <w:color w:val="001A1D"/>
          <w:spacing w:val="-3"/>
          <w:w w:val="105"/>
          <w:sz w:val="16"/>
        </w:rPr>
        <w:t xml:space="preserve"> </w:t>
      </w:r>
      <w:r>
        <w:rPr>
          <w:color w:val="001A1D"/>
          <w:w w:val="105"/>
          <w:sz w:val="16"/>
        </w:rPr>
        <w:t>số</w:t>
      </w:r>
      <w:r>
        <w:rPr>
          <w:color w:val="001A1D"/>
          <w:spacing w:val="-4"/>
          <w:w w:val="105"/>
          <w:sz w:val="16"/>
        </w:rPr>
        <w:t xml:space="preserve"> </w:t>
      </w:r>
      <w:r>
        <w:rPr>
          <w:color w:val="001A1D"/>
          <w:w w:val="105"/>
          <w:sz w:val="16"/>
        </w:rPr>
        <w:t>của</w:t>
      </w:r>
      <w:r>
        <w:rPr>
          <w:color w:val="001A1D"/>
          <w:spacing w:val="-3"/>
          <w:w w:val="105"/>
          <w:sz w:val="16"/>
        </w:rPr>
        <w:t xml:space="preserve"> </w:t>
      </w:r>
      <w:r>
        <w:rPr>
          <w:color w:val="001A1D"/>
          <w:w w:val="105"/>
          <w:sz w:val="16"/>
        </w:rPr>
        <w:t>một</w:t>
      </w:r>
      <w:r>
        <w:rPr>
          <w:color w:val="001A1D"/>
          <w:spacing w:val="-4"/>
          <w:w w:val="105"/>
          <w:sz w:val="16"/>
        </w:rPr>
        <w:t xml:space="preserve"> </w:t>
      </w:r>
      <w:r>
        <w:rPr>
          <w:color w:val="001A1D"/>
          <w:spacing w:val="-5"/>
          <w:w w:val="105"/>
          <w:sz w:val="16"/>
        </w:rPr>
        <w:t>hàm</w:t>
      </w:r>
    </w:p>
    <w:p>
      <w:pPr>
        <w:pStyle w:val="5"/>
        <w:numPr>
          <w:ilvl w:val="0"/>
          <w:numId w:val="71"/>
        </w:numPr>
        <w:tabs>
          <w:tab w:val="left" w:pos="1098"/>
        </w:tabs>
        <w:ind w:left="1098" w:hanging="294"/>
        <w:rPr>
          <w:sz w:val="16"/>
        </w:rPr>
      </w:pPr>
      <w:r>
        <w:drawing>
          <wp:anchor distT="0" distB="0" distL="0" distR="0" simplePos="0" relativeHeight="251750400"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337" name="Image 337"/>
            <wp:cNvGraphicFramePr/>
            <a:graphic xmlns:a="http://schemas.openxmlformats.org/drawingml/2006/main">
              <a:graphicData uri="http://schemas.openxmlformats.org/drawingml/2006/picture">
                <pic:pic xmlns:pic="http://schemas.openxmlformats.org/drawingml/2006/picture">
                  <pic:nvPicPr>
                    <pic:cNvPr id="337" name="Image 337"/>
                    <pic:cNvPicPr/>
                  </pic:nvPicPr>
                  <pic:blipFill>
                    <a:blip r:embed="rId256" cstate="print"/>
                    <a:stretch>
                      <a:fillRect/>
                    </a:stretch>
                  </pic:blipFill>
                  <pic:spPr>
                    <a:xfrm>
                      <a:off x="0" y="0"/>
                      <a:ext cx="92494" cy="92494"/>
                    </a:xfrm>
                    <a:prstGeom prst="rect">
                      <a:avLst/>
                    </a:prstGeom>
                  </pic:spPr>
                </pic:pic>
              </a:graphicData>
            </a:graphic>
          </wp:anchor>
        </w:drawing>
      </w:r>
      <w:r>
        <w:rPr>
          <w:color w:val="001A1D"/>
          <w:w w:val="105"/>
          <w:sz w:val="16"/>
        </w:rPr>
        <w:t>Lưu</w:t>
      </w:r>
      <w:r>
        <w:rPr>
          <w:color w:val="001A1D"/>
          <w:spacing w:val="-5"/>
          <w:w w:val="105"/>
          <w:sz w:val="16"/>
        </w:rPr>
        <w:t xml:space="preserve"> </w:t>
      </w:r>
      <w:r>
        <w:rPr>
          <w:color w:val="001A1D"/>
          <w:w w:val="105"/>
          <w:sz w:val="16"/>
        </w:rPr>
        <w:t>các</w:t>
      </w:r>
      <w:r>
        <w:rPr>
          <w:color w:val="001A1D"/>
          <w:spacing w:val="-4"/>
          <w:w w:val="105"/>
          <w:sz w:val="16"/>
        </w:rPr>
        <w:t xml:space="preserve"> </w:t>
      </w:r>
      <w:r>
        <w:rPr>
          <w:color w:val="001A1D"/>
          <w:w w:val="105"/>
          <w:sz w:val="16"/>
        </w:rPr>
        <w:t>biến</w:t>
      </w:r>
      <w:r>
        <w:rPr>
          <w:color w:val="001A1D"/>
          <w:spacing w:val="-4"/>
          <w:w w:val="105"/>
          <w:sz w:val="16"/>
        </w:rPr>
        <w:t xml:space="preserve"> </w:t>
      </w:r>
      <w:r>
        <w:rPr>
          <w:color w:val="001A1D"/>
          <w:w w:val="105"/>
          <w:sz w:val="16"/>
        </w:rPr>
        <w:t>cục</w:t>
      </w:r>
      <w:r>
        <w:rPr>
          <w:color w:val="001A1D"/>
          <w:spacing w:val="-5"/>
          <w:w w:val="105"/>
          <w:sz w:val="16"/>
        </w:rPr>
        <w:t xml:space="preserve"> </w:t>
      </w:r>
      <w:r>
        <w:rPr>
          <w:color w:val="001A1D"/>
          <w:w w:val="105"/>
          <w:sz w:val="16"/>
        </w:rPr>
        <w:t>bộ</w:t>
      </w:r>
      <w:r>
        <w:rPr>
          <w:color w:val="001A1D"/>
          <w:spacing w:val="-4"/>
          <w:w w:val="105"/>
          <w:sz w:val="16"/>
        </w:rPr>
        <w:t xml:space="preserve"> </w:t>
      </w:r>
      <w:r>
        <w:rPr>
          <w:color w:val="001A1D"/>
          <w:w w:val="105"/>
          <w:sz w:val="16"/>
        </w:rPr>
        <w:t>trong</w:t>
      </w:r>
      <w:r>
        <w:rPr>
          <w:color w:val="001A1D"/>
          <w:spacing w:val="-4"/>
          <w:w w:val="105"/>
          <w:sz w:val="16"/>
        </w:rPr>
        <w:t xml:space="preserve"> </w:t>
      </w:r>
      <w:r>
        <w:rPr>
          <w:color w:val="001A1D"/>
          <w:w w:val="105"/>
          <w:sz w:val="16"/>
        </w:rPr>
        <w:t>chương</w:t>
      </w:r>
      <w:r>
        <w:rPr>
          <w:color w:val="001A1D"/>
          <w:spacing w:val="-4"/>
          <w:w w:val="105"/>
          <w:sz w:val="16"/>
        </w:rPr>
        <w:t xml:space="preserve"> </w:t>
      </w:r>
      <w:r>
        <w:rPr>
          <w:color w:val="001A1D"/>
          <w:spacing w:val="-2"/>
          <w:w w:val="105"/>
          <w:sz w:val="16"/>
        </w:rPr>
        <w:t>trình</w:t>
      </w:r>
    </w:p>
    <w:p>
      <w:pPr>
        <w:pStyle w:val="5"/>
        <w:numPr>
          <w:ilvl w:val="0"/>
          <w:numId w:val="71"/>
        </w:numPr>
        <w:tabs>
          <w:tab w:val="left" w:pos="1098"/>
        </w:tabs>
        <w:spacing w:before="169"/>
        <w:ind w:left="1098" w:hanging="294"/>
        <w:rPr>
          <w:sz w:val="16"/>
        </w:rPr>
      </w:pPr>
      <w:r>
        <w:drawing>
          <wp:anchor distT="0" distB="0" distL="0" distR="0" simplePos="0" relativeHeight="251751424" behindDoc="0" locked="0" layoutInCell="1" allowOverlap="1">
            <wp:simplePos x="0" y="0"/>
            <wp:positionH relativeFrom="page">
              <wp:posOffset>611505</wp:posOffset>
            </wp:positionH>
            <wp:positionV relativeFrom="paragraph">
              <wp:posOffset>131445</wp:posOffset>
            </wp:positionV>
            <wp:extent cx="92710" cy="92710"/>
            <wp:effectExtent l="0" t="0" r="0" b="0"/>
            <wp:wrapNone/>
            <wp:docPr id="338" name="Image 338"/>
            <wp:cNvGraphicFramePr/>
            <a:graphic xmlns:a="http://schemas.openxmlformats.org/drawingml/2006/main">
              <a:graphicData uri="http://schemas.openxmlformats.org/drawingml/2006/picture">
                <pic:pic xmlns:pic="http://schemas.openxmlformats.org/drawingml/2006/picture">
                  <pic:nvPicPr>
                    <pic:cNvPr id="338" name="Image 338"/>
                    <pic:cNvPicPr/>
                  </pic:nvPicPr>
                  <pic:blipFill>
                    <a:blip r:embed="rId257" cstate="print"/>
                    <a:stretch>
                      <a:fillRect/>
                    </a:stretch>
                  </pic:blipFill>
                  <pic:spPr>
                    <a:xfrm>
                      <a:off x="0" y="0"/>
                      <a:ext cx="92494" cy="92494"/>
                    </a:xfrm>
                    <a:prstGeom prst="rect">
                      <a:avLst/>
                    </a:prstGeom>
                  </pic:spPr>
                </pic:pic>
              </a:graphicData>
            </a:graphic>
          </wp:anchor>
        </w:drawing>
      </w:r>
      <w:r>
        <w:rPr>
          <w:color w:val="001A1D"/>
          <w:w w:val="105"/>
          <w:sz w:val="16"/>
        </w:rPr>
        <w:t>Lưu</w:t>
      </w:r>
      <w:r>
        <w:rPr>
          <w:color w:val="001A1D"/>
          <w:spacing w:val="-5"/>
          <w:w w:val="105"/>
          <w:sz w:val="16"/>
        </w:rPr>
        <w:t xml:space="preserve"> </w:t>
      </w:r>
      <w:r>
        <w:rPr>
          <w:color w:val="001A1D"/>
          <w:w w:val="105"/>
          <w:sz w:val="16"/>
        </w:rPr>
        <w:t>các</w:t>
      </w:r>
      <w:r>
        <w:rPr>
          <w:color w:val="001A1D"/>
          <w:spacing w:val="-5"/>
          <w:w w:val="105"/>
          <w:sz w:val="16"/>
        </w:rPr>
        <w:t xml:space="preserve"> </w:t>
      </w:r>
      <w:r>
        <w:rPr>
          <w:color w:val="001A1D"/>
          <w:w w:val="105"/>
          <w:sz w:val="16"/>
        </w:rPr>
        <w:t>biến</w:t>
      </w:r>
      <w:r>
        <w:rPr>
          <w:color w:val="001A1D"/>
          <w:spacing w:val="-5"/>
          <w:w w:val="105"/>
          <w:sz w:val="16"/>
        </w:rPr>
        <w:t xml:space="preserve"> </w:t>
      </w:r>
      <w:r>
        <w:rPr>
          <w:color w:val="001A1D"/>
          <w:w w:val="105"/>
          <w:sz w:val="16"/>
        </w:rPr>
        <w:t>static/global</w:t>
      </w:r>
      <w:r>
        <w:rPr>
          <w:color w:val="001A1D"/>
          <w:spacing w:val="-5"/>
          <w:w w:val="105"/>
          <w:sz w:val="16"/>
        </w:rPr>
        <w:t xml:space="preserve"> </w:t>
      </w:r>
      <w:r>
        <w:rPr>
          <w:color w:val="001A1D"/>
          <w:w w:val="105"/>
          <w:sz w:val="16"/>
        </w:rPr>
        <w:t>đã</w:t>
      </w:r>
      <w:r>
        <w:rPr>
          <w:color w:val="001A1D"/>
          <w:spacing w:val="-5"/>
          <w:w w:val="105"/>
          <w:sz w:val="16"/>
        </w:rPr>
        <w:t xml:space="preserve"> </w:t>
      </w:r>
      <w:r>
        <w:rPr>
          <w:color w:val="001A1D"/>
          <w:w w:val="105"/>
          <w:sz w:val="16"/>
        </w:rPr>
        <w:t>được</w:t>
      </w:r>
      <w:r>
        <w:rPr>
          <w:color w:val="001A1D"/>
          <w:spacing w:val="-5"/>
          <w:w w:val="105"/>
          <w:sz w:val="16"/>
        </w:rPr>
        <w:t xml:space="preserve"> </w:t>
      </w:r>
      <w:r>
        <w:rPr>
          <w:color w:val="001A1D"/>
          <w:w w:val="105"/>
          <w:sz w:val="16"/>
        </w:rPr>
        <w:t>khởi</w:t>
      </w:r>
      <w:r>
        <w:rPr>
          <w:color w:val="001A1D"/>
          <w:spacing w:val="-4"/>
          <w:w w:val="105"/>
          <w:sz w:val="16"/>
        </w:rPr>
        <w:t xml:space="preserve"> </w:t>
      </w:r>
      <w:r>
        <w:rPr>
          <w:color w:val="001A1D"/>
          <w:w w:val="105"/>
          <w:sz w:val="16"/>
        </w:rPr>
        <w:t>tạo</w:t>
      </w:r>
      <w:r>
        <w:rPr>
          <w:color w:val="001A1D"/>
          <w:spacing w:val="-5"/>
          <w:w w:val="105"/>
          <w:sz w:val="16"/>
        </w:rPr>
        <w:t xml:space="preserve"> </w:t>
      </w:r>
      <w:r>
        <w:rPr>
          <w:color w:val="001A1D"/>
          <w:w w:val="105"/>
          <w:sz w:val="16"/>
        </w:rPr>
        <w:t>trong</w:t>
      </w:r>
      <w:r>
        <w:rPr>
          <w:color w:val="001A1D"/>
          <w:spacing w:val="-5"/>
          <w:w w:val="105"/>
          <w:sz w:val="16"/>
        </w:rPr>
        <w:t xml:space="preserve"> </w:t>
      </w:r>
      <w:r>
        <w:rPr>
          <w:color w:val="001A1D"/>
          <w:w w:val="105"/>
          <w:sz w:val="16"/>
        </w:rPr>
        <w:t>chương</w:t>
      </w:r>
      <w:r>
        <w:rPr>
          <w:color w:val="001A1D"/>
          <w:spacing w:val="-5"/>
          <w:w w:val="105"/>
          <w:sz w:val="16"/>
        </w:rPr>
        <w:t xml:space="preserve"> </w:t>
      </w:r>
      <w:r>
        <w:rPr>
          <w:color w:val="001A1D"/>
          <w:spacing w:val="-2"/>
          <w:w w:val="105"/>
          <w:sz w:val="16"/>
        </w:rPr>
        <w:t>trình</w:t>
      </w:r>
    </w:p>
    <w:p>
      <w:pPr>
        <w:pStyle w:val="5"/>
        <w:numPr>
          <w:ilvl w:val="0"/>
          <w:numId w:val="71"/>
        </w:numPr>
        <w:tabs>
          <w:tab w:val="left" w:pos="1098"/>
        </w:tabs>
        <w:spacing w:line="456" w:lineRule="auto"/>
        <w:ind w:left="793" w:right="5481" w:firstLine="11"/>
        <w:rPr>
          <w:sz w:val="16"/>
        </w:rPr>
      </w:pPr>
      <w:r>
        <w:drawing>
          <wp:anchor distT="0" distB="0" distL="0" distR="0" simplePos="0" relativeHeight="251751424" behindDoc="0" locked="0" layoutInCell="1" allowOverlap="1">
            <wp:simplePos x="0" y="0"/>
            <wp:positionH relativeFrom="page">
              <wp:posOffset>611505</wp:posOffset>
            </wp:positionH>
            <wp:positionV relativeFrom="paragraph">
              <wp:posOffset>123190</wp:posOffset>
            </wp:positionV>
            <wp:extent cx="92710" cy="92710"/>
            <wp:effectExtent l="0" t="0" r="0" b="0"/>
            <wp:wrapNone/>
            <wp:docPr id="339" name="Image 339"/>
            <wp:cNvGraphicFramePr/>
            <a:graphic xmlns:a="http://schemas.openxmlformats.org/drawingml/2006/main">
              <a:graphicData uri="http://schemas.openxmlformats.org/drawingml/2006/picture">
                <pic:pic xmlns:pic="http://schemas.openxmlformats.org/drawingml/2006/picture">
                  <pic:nvPicPr>
                    <pic:cNvPr id="339" name="Image 339"/>
                    <pic:cNvPicPr/>
                  </pic:nvPicPr>
                  <pic:blipFill>
                    <a:blip r:embed="rId258" cstate="print"/>
                    <a:stretch>
                      <a:fillRect/>
                    </a:stretch>
                  </pic:blipFill>
                  <pic:spPr>
                    <a:xfrm>
                      <a:off x="0" y="0"/>
                      <a:ext cx="92494" cy="92494"/>
                    </a:xfrm>
                    <a:prstGeom prst="rect">
                      <a:avLst/>
                    </a:prstGeom>
                  </pic:spPr>
                </pic:pic>
              </a:graphicData>
            </a:graphic>
          </wp:anchor>
        </w:drawing>
      </w:r>
      <w:r>
        <w:rPr>
          <w:color w:val="001A1D"/>
          <w:w w:val="105"/>
          <w:sz w:val="16"/>
        </w:rPr>
        <w:t>Lưu</w:t>
      </w:r>
      <w:r>
        <w:rPr>
          <w:color w:val="001A1D"/>
          <w:spacing w:val="-7"/>
          <w:w w:val="105"/>
          <w:sz w:val="16"/>
        </w:rPr>
        <w:t xml:space="preserve"> </w:t>
      </w:r>
      <w:r>
        <w:rPr>
          <w:color w:val="001A1D"/>
          <w:w w:val="105"/>
          <w:sz w:val="16"/>
        </w:rPr>
        <w:t>các</w:t>
      </w:r>
      <w:r>
        <w:rPr>
          <w:color w:val="001A1D"/>
          <w:spacing w:val="-7"/>
          <w:w w:val="105"/>
          <w:sz w:val="16"/>
        </w:rPr>
        <w:t xml:space="preserve"> </w:t>
      </w:r>
      <w:r>
        <w:rPr>
          <w:color w:val="001A1D"/>
          <w:w w:val="105"/>
          <w:sz w:val="16"/>
        </w:rPr>
        <w:t>biến</w:t>
      </w:r>
      <w:r>
        <w:rPr>
          <w:color w:val="001A1D"/>
          <w:spacing w:val="-7"/>
          <w:w w:val="105"/>
          <w:sz w:val="16"/>
        </w:rPr>
        <w:t xml:space="preserve"> </w:t>
      </w:r>
      <w:r>
        <w:rPr>
          <w:color w:val="001A1D"/>
          <w:w w:val="105"/>
          <w:sz w:val="16"/>
        </w:rPr>
        <w:t>static/global</w:t>
      </w:r>
      <w:r>
        <w:rPr>
          <w:color w:val="001A1D"/>
          <w:spacing w:val="-7"/>
          <w:w w:val="105"/>
          <w:sz w:val="16"/>
        </w:rPr>
        <w:t xml:space="preserve"> </w:t>
      </w:r>
      <w:r>
        <w:rPr>
          <w:color w:val="001A1D"/>
          <w:w w:val="105"/>
          <w:sz w:val="16"/>
        </w:rPr>
        <w:t>chưa</w:t>
      </w:r>
      <w:r>
        <w:rPr>
          <w:color w:val="001A1D"/>
          <w:spacing w:val="-7"/>
          <w:w w:val="105"/>
          <w:sz w:val="16"/>
        </w:rPr>
        <w:t xml:space="preserve"> </w:t>
      </w:r>
      <w:r>
        <w:rPr>
          <w:color w:val="001A1D"/>
          <w:w w:val="105"/>
          <w:sz w:val="16"/>
        </w:rPr>
        <w:t>được</w:t>
      </w:r>
      <w:r>
        <w:rPr>
          <w:color w:val="001A1D"/>
          <w:spacing w:val="-7"/>
          <w:w w:val="105"/>
          <w:sz w:val="16"/>
        </w:rPr>
        <w:t xml:space="preserve"> </w:t>
      </w:r>
      <w:r>
        <w:rPr>
          <w:color w:val="001A1D"/>
          <w:w w:val="105"/>
          <w:sz w:val="16"/>
        </w:rPr>
        <w:t>khởi</w:t>
      </w:r>
      <w:r>
        <w:rPr>
          <w:color w:val="001A1D"/>
          <w:spacing w:val="-7"/>
          <w:w w:val="105"/>
          <w:sz w:val="16"/>
        </w:rPr>
        <w:t xml:space="preserve"> </w:t>
      </w:r>
      <w:r>
        <w:rPr>
          <w:color w:val="001A1D"/>
          <w:w w:val="105"/>
          <w:sz w:val="16"/>
        </w:rPr>
        <w:t>tạo</w:t>
      </w:r>
      <w:r>
        <w:rPr>
          <w:color w:val="001A1D"/>
          <w:spacing w:val="-7"/>
          <w:w w:val="105"/>
          <w:sz w:val="16"/>
        </w:rPr>
        <w:t xml:space="preserve"> </w:t>
      </w:r>
      <w:r>
        <w:rPr>
          <w:color w:val="001A1D"/>
          <w:w w:val="105"/>
          <w:sz w:val="16"/>
        </w:rPr>
        <w:t>trong</w:t>
      </w:r>
      <w:r>
        <w:rPr>
          <w:color w:val="001A1D"/>
          <w:spacing w:val="-7"/>
          <w:w w:val="105"/>
          <w:sz w:val="16"/>
        </w:rPr>
        <w:t xml:space="preserve"> </w:t>
      </w:r>
      <w:r>
        <w:rPr>
          <w:color w:val="001A1D"/>
          <w:w w:val="105"/>
          <w:sz w:val="16"/>
        </w:rPr>
        <w:t>chương</w:t>
      </w:r>
      <w:r>
        <w:rPr>
          <w:color w:val="001A1D"/>
          <w:spacing w:val="-7"/>
          <w:w w:val="105"/>
          <w:sz w:val="16"/>
        </w:rPr>
        <w:t xml:space="preserve"> </w:t>
      </w:r>
      <w:r>
        <w:rPr>
          <w:color w:val="001A1D"/>
          <w:w w:val="105"/>
          <w:sz w:val="16"/>
        </w:rPr>
        <w:t xml:space="preserve">trình </w:t>
      </w:r>
      <w:r>
        <w:rPr>
          <w:color w:val="0E6BBE"/>
          <w:w w:val="105"/>
          <w:sz w:val="16"/>
        </w:rPr>
        <w:t>Clear my choice</w:t>
      </w:r>
    </w:p>
    <w:p>
      <w:pPr>
        <w:spacing w:line="456" w:lineRule="auto"/>
        <w:rPr>
          <w:sz w:val="16"/>
        </w:rPr>
        <w:sectPr>
          <w:pgSz w:w="12240" w:h="15840"/>
          <w:pgMar w:top="220" w:right="460" w:bottom="440" w:left="400" w:header="0" w:footer="260" w:gutter="0"/>
          <w:cols w:space="720" w:num="1"/>
        </w:sectPr>
      </w:pPr>
    </w:p>
    <w:p>
      <w:pPr>
        <w:pStyle w:val="4"/>
        <w:tabs>
          <w:tab w:val="left" w:pos="5991"/>
        </w:tabs>
        <w:spacing w:before="65"/>
        <w:ind w:left="110"/>
        <w:rPr>
          <w:rFonts w:ascii="Arial MT" w:hAnsi="Arial MT"/>
        </w:rPr>
      </w:pPr>
      <w:r>
        <w:rPr>
          <w:rFonts w:ascii="Arial MT" w:hAnsi="Arial MT"/>
        </w:rPr>
        <w:t>11/15/23,</w:t>
      </w:r>
      <w:r>
        <w:rPr>
          <w:rFonts w:ascii="Arial MT" w:hAnsi="Arial MT"/>
          <w:spacing w:val="-7"/>
        </w:rPr>
        <w:t xml:space="preserve"> </w:t>
      </w:r>
      <w:r>
        <w:rPr>
          <w:rFonts w:ascii="Arial MT" w:hAnsi="Arial MT"/>
        </w:rPr>
        <w:t>10:23</w:t>
      </w:r>
      <w:r>
        <w:rPr>
          <w:rFonts w:ascii="Arial MT" w:hAnsi="Arial MT"/>
          <w:spacing w:val="-7"/>
        </w:rPr>
        <w:t xml:space="preserve"> </w:t>
      </w:r>
      <w:r>
        <w:rPr>
          <w:rFonts w:ascii="Arial MT" w:hAnsi="Arial MT"/>
          <w:spacing w:val="-5"/>
          <w:w w:val="95"/>
        </w:rPr>
        <w:t>PM</w:t>
      </w:r>
      <w:r>
        <w:rPr>
          <w:rFonts w:ascii="Arial MT" w:hAnsi="Arial MT"/>
        </w:rPr>
        <w:tab/>
      </w:r>
      <w:r>
        <w:rPr>
          <w:rFonts w:ascii="Arial MT" w:hAnsi="Arial MT"/>
          <w:w w:val="80"/>
        </w:rPr>
        <w:t>Đề</w:t>
      </w:r>
      <w:r>
        <w:rPr>
          <w:rFonts w:ascii="Arial MT" w:hAnsi="Arial MT"/>
          <w:spacing w:val="-1"/>
          <w:w w:val="80"/>
        </w:rPr>
        <w:t xml:space="preserve"> </w:t>
      </w:r>
      <w:r>
        <w:rPr>
          <w:rFonts w:ascii="Arial MT" w:hAnsi="Arial MT"/>
          <w:w w:val="80"/>
        </w:rPr>
        <w:t>thi</w:t>
      </w:r>
      <w:r>
        <w:rPr>
          <w:rFonts w:ascii="Arial MT" w:hAnsi="Arial MT"/>
          <w:spacing w:val="-9"/>
        </w:rPr>
        <w:t xml:space="preserve"> </w:t>
      </w:r>
      <w:r>
        <w:rPr>
          <w:rFonts w:ascii="Arial MT" w:hAnsi="Arial MT"/>
          <w:w w:val="80"/>
        </w:rPr>
        <w:t>cuối</w:t>
      </w:r>
      <w:r>
        <w:rPr>
          <w:rFonts w:ascii="Arial MT" w:hAnsi="Arial MT"/>
          <w:spacing w:val="-1"/>
          <w:w w:val="80"/>
        </w:rPr>
        <w:t xml:space="preserve"> </w:t>
      </w:r>
      <w:r>
        <w:rPr>
          <w:rFonts w:ascii="Arial MT" w:hAnsi="Arial MT"/>
          <w:w w:val="80"/>
        </w:rPr>
        <w:t>kỳ</w:t>
      </w:r>
      <w:r>
        <w:rPr>
          <w:rFonts w:ascii="Arial MT" w:hAnsi="Arial MT"/>
          <w:spacing w:val="-9"/>
        </w:rPr>
        <w:t xml:space="preserve"> </w:t>
      </w:r>
      <w:r>
        <w:rPr>
          <w:rFonts w:ascii="Arial MT" w:hAnsi="Arial MT"/>
          <w:w w:val="80"/>
        </w:rPr>
        <w:t>|</w:t>
      </w:r>
      <w:r>
        <w:rPr>
          <w:rFonts w:ascii="Arial MT" w:hAnsi="Arial MT"/>
          <w:spacing w:val="-1"/>
          <w:w w:val="80"/>
        </w:rPr>
        <w:t xml:space="preserve"> </w:t>
      </w:r>
      <w:r>
        <w:rPr>
          <w:rFonts w:ascii="Arial MT" w:hAnsi="Arial MT"/>
          <w:spacing w:val="-5"/>
          <w:w w:val="80"/>
        </w:rPr>
        <w:t>MMS</w:t>
      </w:r>
    </w:p>
    <w:p>
      <w:pPr>
        <w:pStyle w:val="4"/>
        <w:spacing w:before="4"/>
        <w:rPr>
          <w:rFonts w:ascii="Arial MT"/>
          <w:sz w:val="5"/>
        </w:rPr>
      </w:pPr>
      <w:r>
        <mc:AlternateContent>
          <mc:Choice Requires="wpg">
            <w:drawing>
              <wp:anchor distT="0" distB="0" distL="0" distR="0" simplePos="0" relativeHeight="251814912" behindDoc="1" locked="0" layoutInCell="1" allowOverlap="1">
                <wp:simplePos x="0" y="0"/>
                <wp:positionH relativeFrom="page">
                  <wp:posOffset>408940</wp:posOffset>
                </wp:positionH>
                <wp:positionV relativeFrom="paragraph">
                  <wp:posOffset>54610</wp:posOffset>
                </wp:positionV>
                <wp:extent cx="6944360" cy="590550"/>
                <wp:effectExtent l="0" t="0" r="0" b="0"/>
                <wp:wrapTopAndBottom/>
                <wp:docPr id="340" name="Group 340"/>
                <wp:cNvGraphicFramePr/>
                <a:graphic xmlns:a="http://schemas.openxmlformats.org/drawingml/2006/main">
                  <a:graphicData uri="http://schemas.microsoft.com/office/word/2010/wordprocessingGroup">
                    <wpg:wgp>
                      <wpg:cNvGrpSpPr/>
                      <wpg:grpSpPr>
                        <a:xfrm>
                          <a:off x="0" y="0"/>
                          <a:ext cx="6944359" cy="590550"/>
                          <a:chOff x="0" y="0"/>
                          <a:chExt cx="6944359" cy="590550"/>
                        </a:xfrm>
                      </wpg:grpSpPr>
                      <wps:wsp>
                        <wps:cNvPr id="341" name="Graphic 341"/>
                        <wps:cNvSpPr/>
                        <wps:spPr>
                          <a:xfrm>
                            <a:off x="3557" y="3557"/>
                            <a:ext cx="6937375" cy="583565"/>
                          </a:xfrm>
                          <a:custGeom>
                            <a:avLst/>
                            <a:gdLst/>
                            <a:ahLst/>
                            <a:cxnLst/>
                            <a:rect l="l" t="t" r="r" b="b"/>
                            <a:pathLst>
                              <a:path w="6937375" h="583565">
                                <a:moveTo>
                                  <a:pt x="0" y="572753"/>
                                </a:moveTo>
                                <a:lnTo>
                                  <a:pt x="0" y="10672"/>
                                </a:lnTo>
                                <a:lnTo>
                                  <a:pt x="0" y="7719"/>
                                </a:lnTo>
                                <a:lnTo>
                                  <a:pt x="1041" y="5197"/>
                                </a:lnTo>
                                <a:lnTo>
                                  <a:pt x="3125" y="3119"/>
                                </a:lnTo>
                                <a:lnTo>
                                  <a:pt x="5209" y="1042"/>
                                </a:lnTo>
                                <a:lnTo>
                                  <a:pt x="7725" y="0"/>
                                </a:lnTo>
                                <a:lnTo>
                                  <a:pt x="10672" y="0"/>
                                </a:lnTo>
                                <a:lnTo>
                                  <a:pt x="6926398" y="0"/>
                                </a:lnTo>
                                <a:lnTo>
                                  <a:pt x="6929345" y="0"/>
                                </a:lnTo>
                                <a:lnTo>
                                  <a:pt x="6931860" y="1042"/>
                                </a:lnTo>
                                <a:lnTo>
                                  <a:pt x="6933944" y="3119"/>
                                </a:lnTo>
                                <a:lnTo>
                                  <a:pt x="6936028" y="5197"/>
                                </a:lnTo>
                                <a:lnTo>
                                  <a:pt x="6937070" y="7719"/>
                                </a:lnTo>
                                <a:lnTo>
                                  <a:pt x="6937071" y="10672"/>
                                </a:lnTo>
                                <a:lnTo>
                                  <a:pt x="6937071" y="572753"/>
                                </a:lnTo>
                                <a:lnTo>
                                  <a:pt x="6937070" y="575699"/>
                                </a:lnTo>
                                <a:lnTo>
                                  <a:pt x="6936028" y="578214"/>
                                </a:lnTo>
                                <a:lnTo>
                                  <a:pt x="6933944" y="580298"/>
                                </a:lnTo>
                                <a:lnTo>
                                  <a:pt x="6931860" y="582383"/>
                                </a:lnTo>
                                <a:lnTo>
                                  <a:pt x="6929345" y="583425"/>
                                </a:lnTo>
                                <a:lnTo>
                                  <a:pt x="6926398" y="583425"/>
                                </a:lnTo>
                                <a:lnTo>
                                  <a:pt x="10672" y="583425"/>
                                </a:lnTo>
                                <a:lnTo>
                                  <a:pt x="7725" y="583425"/>
                                </a:lnTo>
                                <a:lnTo>
                                  <a:pt x="5209" y="582383"/>
                                </a:lnTo>
                                <a:lnTo>
                                  <a:pt x="3125" y="580298"/>
                                </a:lnTo>
                                <a:lnTo>
                                  <a:pt x="1041" y="578214"/>
                                </a:lnTo>
                                <a:lnTo>
                                  <a:pt x="0" y="575699"/>
                                </a:lnTo>
                                <a:lnTo>
                                  <a:pt x="0" y="572753"/>
                                </a:lnTo>
                                <a:close/>
                              </a:path>
                            </a:pathLst>
                          </a:custGeom>
                          <a:ln w="7114">
                            <a:solidFill>
                              <a:srgbClr val="CAD0D6"/>
                            </a:solidFill>
                            <a:prstDash val="solid"/>
                          </a:ln>
                        </wps:spPr>
                        <wps:bodyPr wrap="square" lIns="0" tIns="0" rIns="0" bIns="0" rtlCol="0">
                          <a:noAutofit/>
                        </wps:bodyPr>
                      </wps:wsp>
                      <wps:wsp>
                        <wps:cNvPr id="342" name="Graphic 342"/>
                        <wps:cNvSpPr/>
                        <wps:spPr>
                          <a:xfrm>
                            <a:off x="60477" y="401994"/>
                            <a:ext cx="448309" cy="128270"/>
                          </a:xfrm>
                          <a:custGeom>
                            <a:avLst/>
                            <a:gdLst/>
                            <a:ahLst/>
                            <a:cxnLst/>
                            <a:rect l="l" t="t" r="r" b="b"/>
                            <a:pathLst>
                              <a:path w="448309" h="128270">
                                <a:moveTo>
                                  <a:pt x="0" y="74706"/>
                                </a:moveTo>
                                <a:lnTo>
                                  <a:pt x="0" y="53362"/>
                                </a:lnTo>
                                <a:lnTo>
                                  <a:pt x="0" y="49852"/>
                                </a:lnTo>
                                <a:lnTo>
                                  <a:pt x="341" y="46379"/>
                                </a:lnTo>
                                <a:lnTo>
                                  <a:pt x="1025" y="42932"/>
                                </a:lnTo>
                                <a:lnTo>
                                  <a:pt x="1708" y="39493"/>
                                </a:lnTo>
                                <a:lnTo>
                                  <a:pt x="2721" y="36158"/>
                                </a:lnTo>
                                <a:lnTo>
                                  <a:pt x="4061" y="32920"/>
                                </a:lnTo>
                                <a:lnTo>
                                  <a:pt x="5402" y="29682"/>
                                </a:lnTo>
                                <a:lnTo>
                                  <a:pt x="7046" y="26611"/>
                                </a:lnTo>
                                <a:lnTo>
                                  <a:pt x="8993" y="23700"/>
                                </a:lnTo>
                                <a:lnTo>
                                  <a:pt x="10939" y="20789"/>
                                </a:lnTo>
                                <a:lnTo>
                                  <a:pt x="46388" y="340"/>
                                </a:lnTo>
                                <a:lnTo>
                                  <a:pt x="49858" y="0"/>
                                </a:lnTo>
                                <a:lnTo>
                                  <a:pt x="53362" y="0"/>
                                </a:lnTo>
                                <a:lnTo>
                                  <a:pt x="394879" y="0"/>
                                </a:lnTo>
                                <a:lnTo>
                                  <a:pt x="398383" y="0"/>
                                </a:lnTo>
                                <a:lnTo>
                                  <a:pt x="401853" y="340"/>
                                </a:lnTo>
                                <a:lnTo>
                                  <a:pt x="437301" y="20789"/>
                                </a:lnTo>
                                <a:lnTo>
                                  <a:pt x="439248" y="23700"/>
                                </a:lnTo>
                                <a:lnTo>
                                  <a:pt x="441194" y="26611"/>
                                </a:lnTo>
                                <a:lnTo>
                                  <a:pt x="442838" y="29682"/>
                                </a:lnTo>
                                <a:lnTo>
                                  <a:pt x="444179" y="32920"/>
                                </a:lnTo>
                                <a:lnTo>
                                  <a:pt x="445520" y="36158"/>
                                </a:lnTo>
                                <a:lnTo>
                                  <a:pt x="446532" y="39493"/>
                                </a:lnTo>
                                <a:lnTo>
                                  <a:pt x="447216" y="42932"/>
                                </a:lnTo>
                                <a:lnTo>
                                  <a:pt x="447899" y="46379"/>
                                </a:lnTo>
                                <a:lnTo>
                                  <a:pt x="448241" y="49852"/>
                                </a:lnTo>
                                <a:lnTo>
                                  <a:pt x="448241" y="53362"/>
                                </a:lnTo>
                                <a:lnTo>
                                  <a:pt x="448241" y="74706"/>
                                </a:lnTo>
                                <a:lnTo>
                                  <a:pt x="448241" y="78201"/>
                                </a:lnTo>
                                <a:lnTo>
                                  <a:pt x="447899" y="81668"/>
                                </a:lnTo>
                                <a:lnTo>
                                  <a:pt x="447216" y="85101"/>
                                </a:lnTo>
                                <a:lnTo>
                                  <a:pt x="446532" y="88534"/>
                                </a:lnTo>
                                <a:lnTo>
                                  <a:pt x="445520" y="91868"/>
                                </a:lnTo>
                                <a:lnTo>
                                  <a:pt x="444179" y="95106"/>
                                </a:lnTo>
                                <a:lnTo>
                                  <a:pt x="442838" y="98344"/>
                                </a:lnTo>
                                <a:lnTo>
                                  <a:pt x="441194" y="101422"/>
                                </a:lnTo>
                                <a:lnTo>
                                  <a:pt x="439248" y="104334"/>
                                </a:lnTo>
                                <a:lnTo>
                                  <a:pt x="437301" y="107252"/>
                                </a:lnTo>
                                <a:lnTo>
                                  <a:pt x="405289" y="127033"/>
                                </a:lnTo>
                                <a:lnTo>
                                  <a:pt x="401853" y="127721"/>
                                </a:lnTo>
                                <a:lnTo>
                                  <a:pt x="398383" y="128061"/>
                                </a:lnTo>
                                <a:lnTo>
                                  <a:pt x="394879" y="128069"/>
                                </a:lnTo>
                                <a:lnTo>
                                  <a:pt x="53362" y="128069"/>
                                </a:lnTo>
                                <a:lnTo>
                                  <a:pt x="15629" y="112428"/>
                                </a:lnTo>
                                <a:lnTo>
                                  <a:pt x="8993" y="104334"/>
                                </a:lnTo>
                                <a:lnTo>
                                  <a:pt x="7046" y="101422"/>
                                </a:lnTo>
                                <a:lnTo>
                                  <a:pt x="0" y="78201"/>
                                </a:lnTo>
                                <a:lnTo>
                                  <a:pt x="0" y="74706"/>
                                </a:lnTo>
                                <a:close/>
                              </a:path>
                            </a:pathLst>
                          </a:custGeom>
                          <a:ln w="7114">
                            <a:solidFill>
                              <a:srgbClr val="000000"/>
                            </a:solidFill>
                            <a:prstDash val="solid"/>
                          </a:ln>
                        </wps:spPr>
                        <wps:bodyPr wrap="square" lIns="0" tIns="0" rIns="0" bIns="0" rtlCol="0">
                          <a:noAutofit/>
                        </wps:bodyPr>
                      </wps:wsp>
                      <wps:wsp>
                        <wps:cNvPr id="343" name="Textbox 343"/>
                        <wps:cNvSpPr txBox="1"/>
                        <wps:spPr>
                          <a:xfrm>
                            <a:off x="10977" y="9196"/>
                            <a:ext cx="6922770" cy="572770"/>
                          </a:xfrm>
                          <a:prstGeom prst="rect">
                            <a:avLst/>
                          </a:prstGeom>
                        </wps:spPr>
                        <wps:txbx>
                          <w:txbxContent>
                            <w:p>
                              <w:pPr>
                                <w:spacing w:before="38" w:line="333" w:lineRule="auto"/>
                                <w:ind w:left="77" w:right="9784"/>
                                <w:rPr>
                                  <w:b/>
                                  <w:sz w:val="12"/>
                                </w:rPr>
                              </w:pPr>
                              <w:r>
                                <w:rPr>
                                  <w:b/>
                                  <w:color w:val="1C2025"/>
                                  <w:sz w:val="13"/>
                                </w:rPr>
                                <w:t>Question</w:t>
                              </w:r>
                              <w:r>
                                <w:rPr>
                                  <w:b/>
                                  <w:color w:val="1C2025"/>
                                  <w:spacing w:val="-3"/>
                                  <w:sz w:val="13"/>
                                </w:rPr>
                                <w:t xml:space="preserve"> </w:t>
                              </w:r>
                              <w:r>
                                <w:rPr>
                                  <w:b/>
                                  <w:color w:val="1C2025"/>
                                  <w:sz w:val="20"/>
                                </w:rPr>
                                <w:t xml:space="preserve">36 </w:t>
                              </w:r>
                              <w:r>
                                <w:rPr>
                                  <w:color w:val="1C2025"/>
                                  <w:sz w:val="13"/>
                                </w:rPr>
                                <w:t>Not</w:t>
                              </w:r>
                              <w:r>
                                <w:rPr>
                                  <w:color w:val="1C2025"/>
                                  <w:spacing w:val="-5"/>
                                  <w:sz w:val="13"/>
                                </w:rPr>
                                <w:t xml:space="preserve"> </w:t>
                              </w:r>
                              <w:r>
                                <w:rPr>
                                  <w:color w:val="1C2025"/>
                                  <w:sz w:val="13"/>
                                </w:rPr>
                                <w:t>yet</w:t>
                              </w:r>
                              <w:r>
                                <w:rPr>
                                  <w:color w:val="1C2025"/>
                                  <w:spacing w:val="-5"/>
                                  <w:sz w:val="13"/>
                                </w:rPr>
                                <w:t xml:space="preserve"> </w:t>
                              </w:r>
                              <w:r>
                                <w:rPr>
                                  <w:color w:val="1C2025"/>
                                  <w:sz w:val="13"/>
                                </w:rPr>
                                <w:t>answered</w:t>
                              </w:r>
                              <w:r>
                                <w:rPr>
                                  <w:color w:val="1C2025"/>
                                  <w:spacing w:val="40"/>
                                  <w:sz w:val="13"/>
                                </w:rPr>
                                <w:t xml:space="preserve"> </w:t>
                              </w:r>
                              <w:r>
                                <w:rPr>
                                  <w:b/>
                                  <w:color w:val="A5A5A6"/>
                                  <w:sz w:val="12"/>
                                </w:rPr>
                                <w:t>v1</w:t>
                              </w:r>
                              <w:r>
                                <w:rPr>
                                  <w:b/>
                                  <w:color w:val="A5A5A6"/>
                                  <w:spacing w:val="-6"/>
                                  <w:sz w:val="12"/>
                                </w:rPr>
                                <w:t xml:space="preserve"> </w:t>
                              </w:r>
                              <w:r>
                                <w:rPr>
                                  <w:b/>
                                  <w:color w:val="A5A5A6"/>
                                  <w:sz w:val="12"/>
                                </w:rPr>
                                <w:t>(latest)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4.3pt;height:46.5pt;width:546.8pt;mso-position-horizontal-relative:page;mso-wrap-distance-bottom:0pt;mso-wrap-distance-top:0pt;z-index:-251501568;mso-width-relative:page;mso-height-relative:page;" coordsize="6944359,590550" o:gfxdata="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">
                <o:lock v:ext="edit" aspectratio="f"/>
                <v:shape id="Graphic 341" o:spid="_x0000_s1026" o:spt="100" style="position:absolute;left:3557;top:3557;height:583565;width:6937375;" filled="f" stroked="t" coordsize="6937375,583565" o:gfxdata="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hMsbvQAA&#10;ANwAAAAPAAAAAAAAAAEAIAAAACIAAABkcnMvZG93bnJldi54bWxQSwECFAAUAAAACACHTuJAMy8F&#10;njsAAAA5AAAAEAAAAAAAAAABACAAAAAMAQAAZHJzL3NoYXBleG1sLnhtbFBLBQYAAAAABgAGAFsB&#10;AAC2AwAAAAA=&#10;" path="m0,572753l0,10672,0,7719,1041,5197,3125,3119,5209,1042,7725,0,10672,0,6926398,0,6929345,0,6931860,1042,6933944,3119,6936028,5197,6937070,7719,6937071,10672,6937071,572753,6937070,575699,6936028,578214,6933944,580298,6931860,582383,6929345,583425,6926398,583425,10672,583425,7725,583425,5209,582383,3125,580298,1041,578214,0,575699,0,572753xe">
                  <v:fill on="f" focussize="0,0"/>
                  <v:stroke weight="0.560157480314961pt" color="#CAD0D6" joinstyle="round"/>
                  <v:imagedata o:title=""/>
                  <o:lock v:ext="edit" aspectratio="f"/>
                  <v:textbox inset="0mm,0mm,0mm,0mm"/>
                </v:shape>
                <v:shape id="Graphic 342" o:spid="_x0000_s1026" o:spt="100" style="position:absolute;left:60477;top:401994;height:128270;width:448309;" filled="f" stroked="t" coordsize="448309,128270" o:gfxdata="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idz7vQAA&#10;ANwAAAAPAAAAAAAAAAEAIAAAACIAAABkcnMvZG93bnJldi54bWxQSwECFAAUAAAACACHTuJAMy8F&#10;njsAAAA5AAAAEAAAAAAAAAABACAAAAAMAQAAZHJzL3NoYXBleG1sLnhtbFBLBQYAAAAABgAGAFsB&#10;AAC2AwAAAAA=&#10;" path="m0,74706l0,53362,0,49852,341,46379,1025,42932,1708,39493,2721,36158,4061,32920,5402,29682,7046,26611,8993,23700,10939,20789,46388,340,49858,0,53362,0,394879,0,398383,0,401853,340,437301,20789,439248,23700,441194,26611,442838,29682,444179,32920,445520,36158,446532,39493,447216,42932,447899,46379,448241,49852,448241,53362,448241,74706,448241,78201,447899,81668,447216,85101,446532,88534,445520,91868,444179,95106,442838,98344,441194,101422,439248,104334,437301,107252,405289,127033,401853,127721,398383,128061,394879,128069,53362,128069,15629,112428,8993,104334,7046,101422,0,78201,0,74706xe">
                  <v:fill on="f" focussize="0,0"/>
                  <v:stroke weight="0.560157480314961pt" color="#000000" joinstyle="round"/>
                  <v:imagedata o:title=""/>
                  <o:lock v:ext="edit" aspectratio="f"/>
                  <v:textbox inset="0mm,0mm,0mm,0mm"/>
                </v:shape>
                <v:shape id="Textbox 343" o:spid="_x0000_s1026" o:spt="202" type="#_x0000_t202" style="position:absolute;left:10977;top:9196;height:572770;width:6922770;" filled="f" stroked="f" coordsize="21600,21600" o:gfxdata="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z8Hz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38" w:line="333" w:lineRule="auto"/>
                          <w:ind w:left="77" w:right="9784"/>
                          <w:rPr>
                            <w:b/>
                            <w:sz w:val="12"/>
                          </w:rPr>
                        </w:pPr>
                        <w:r>
                          <w:rPr>
                            <w:b/>
                            <w:color w:val="1C2025"/>
                            <w:sz w:val="13"/>
                          </w:rPr>
                          <w:t>Question</w:t>
                        </w:r>
                        <w:r>
                          <w:rPr>
                            <w:b/>
                            <w:color w:val="1C2025"/>
                            <w:spacing w:val="-3"/>
                            <w:sz w:val="13"/>
                          </w:rPr>
                          <w:t xml:space="preserve"> </w:t>
                        </w:r>
                        <w:r>
                          <w:rPr>
                            <w:b/>
                            <w:color w:val="1C2025"/>
                            <w:sz w:val="20"/>
                          </w:rPr>
                          <w:t xml:space="preserve">36 </w:t>
                        </w:r>
                        <w:r>
                          <w:rPr>
                            <w:color w:val="1C2025"/>
                            <w:sz w:val="13"/>
                          </w:rPr>
                          <w:t>Not</w:t>
                        </w:r>
                        <w:r>
                          <w:rPr>
                            <w:color w:val="1C2025"/>
                            <w:spacing w:val="-5"/>
                            <w:sz w:val="13"/>
                          </w:rPr>
                          <w:t xml:space="preserve"> </w:t>
                        </w:r>
                        <w:r>
                          <w:rPr>
                            <w:color w:val="1C2025"/>
                            <w:sz w:val="13"/>
                          </w:rPr>
                          <w:t>yet</w:t>
                        </w:r>
                        <w:r>
                          <w:rPr>
                            <w:color w:val="1C2025"/>
                            <w:spacing w:val="-5"/>
                            <w:sz w:val="13"/>
                          </w:rPr>
                          <w:t xml:space="preserve"> </w:t>
                        </w:r>
                        <w:r>
                          <w:rPr>
                            <w:color w:val="1C2025"/>
                            <w:sz w:val="13"/>
                          </w:rPr>
                          <w:t>answered</w:t>
                        </w:r>
                        <w:r>
                          <w:rPr>
                            <w:color w:val="1C2025"/>
                            <w:spacing w:val="40"/>
                            <w:sz w:val="13"/>
                          </w:rPr>
                          <w:t xml:space="preserve"> </w:t>
                        </w:r>
                        <w:r>
                          <w:rPr>
                            <w:b/>
                            <w:color w:val="A5A5A6"/>
                            <w:sz w:val="12"/>
                          </w:rPr>
                          <w:t>v1</w:t>
                        </w:r>
                        <w:r>
                          <w:rPr>
                            <w:b/>
                            <w:color w:val="A5A5A6"/>
                            <w:spacing w:val="-6"/>
                            <w:sz w:val="12"/>
                          </w:rPr>
                          <w:t xml:space="preserve"> </w:t>
                        </w:r>
                        <w:r>
                          <w:rPr>
                            <w:b/>
                            <w:color w:val="A5A5A6"/>
                            <w:sz w:val="12"/>
                          </w:rPr>
                          <w:t>(latest)</w:t>
                        </w:r>
                      </w:p>
                    </w:txbxContent>
                  </v:textbox>
                </v:shape>
                <w10:wrap type="topAndBottom"/>
              </v:group>
            </w:pict>
          </mc:Fallback>
        </mc:AlternateContent>
      </w:r>
    </w:p>
    <w:p>
      <w:pPr>
        <w:pStyle w:val="4"/>
        <w:rPr>
          <w:rFonts w:ascii="Arial MT"/>
        </w:rPr>
      </w:pPr>
    </w:p>
    <w:p>
      <w:pPr>
        <w:pStyle w:val="4"/>
        <w:spacing w:before="86"/>
        <w:rPr>
          <w:rFonts w:ascii="Arial MT"/>
        </w:rPr>
      </w:pPr>
    </w:p>
    <w:p>
      <w:pPr>
        <w:pStyle w:val="4"/>
        <w:spacing w:before="1"/>
        <w:ind w:left="468"/>
      </w:pPr>
      <w:r>
        <w:rPr>
          <w:color w:val="001A1D"/>
          <w:w w:val="105"/>
        </w:rPr>
        <w:t>Câu</w:t>
      </w:r>
      <w:r>
        <w:rPr>
          <w:color w:val="001A1D"/>
          <w:spacing w:val="-4"/>
          <w:w w:val="105"/>
        </w:rPr>
        <w:t xml:space="preserve"> </w:t>
      </w:r>
      <w:r>
        <w:rPr>
          <w:color w:val="001A1D"/>
          <w:w w:val="105"/>
        </w:rPr>
        <w:t>nào</w:t>
      </w:r>
      <w:r>
        <w:rPr>
          <w:color w:val="001A1D"/>
          <w:spacing w:val="-4"/>
          <w:w w:val="105"/>
        </w:rPr>
        <w:t xml:space="preserve"> </w:t>
      </w:r>
      <w:r>
        <w:rPr>
          <w:color w:val="001A1D"/>
          <w:w w:val="105"/>
        </w:rPr>
        <w:t>sau</w:t>
      </w:r>
      <w:r>
        <w:rPr>
          <w:color w:val="001A1D"/>
          <w:spacing w:val="-4"/>
          <w:w w:val="105"/>
        </w:rPr>
        <w:t xml:space="preserve"> </w:t>
      </w:r>
      <w:r>
        <w:rPr>
          <w:color w:val="001A1D"/>
          <w:w w:val="105"/>
        </w:rPr>
        <w:t>đây</w:t>
      </w:r>
      <w:r>
        <w:rPr>
          <w:color w:val="001A1D"/>
          <w:spacing w:val="-4"/>
          <w:w w:val="105"/>
        </w:rPr>
        <w:t xml:space="preserve"> </w:t>
      </w:r>
      <w:r>
        <w:rPr>
          <w:color w:val="001A1D"/>
          <w:w w:val="105"/>
        </w:rPr>
        <w:t>không</w:t>
      </w:r>
      <w:r>
        <w:rPr>
          <w:color w:val="001A1D"/>
          <w:spacing w:val="-4"/>
          <w:w w:val="105"/>
        </w:rPr>
        <w:t xml:space="preserve"> </w:t>
      </w:r>
      <w:r>
        <w:rPr>
          <w:color w:val="001A1D"/>
          <w:w w:val="105"/>
        </w:rPr>
        <w:t>phải</w:t>
      </w:r>
      <w:r>
        <w:rPr>
          <w:color w:val="001A1D"/>
          <w:spacing w:val="-4"/>
          <w:w w:val="105"/>
        </w:rPr>
        <w:t xml:space="preserve"> </w:t>
      </w:r>
      <w:r>
        <w:rPr>
          <w:color w:val="001A1D"/>
          <w:w w:val="105"/>
        </w:rPr>
        <w:t>là</w:t>
      </w:r>
      <w:r>
        <w:rPr>
          <w:color w:val="001A1D"/>
          <w:spacing w:val="-4"/>
          <w:w w:val="105"/>
        </w:rPr>
        <w:t xml:space="preserve"> </w:t>
      </w:r>
      <w:r>
        <w:rPr>
          <w:color w:val="001A1D"/>
          <w:w w:val="105"/>
        </w:rPr>
        <w:t>một</w:t>
      </w:r>
      <w:r>
        <w:rPr>
          <w:color w:val="001A1D"/>
          <w:spacing w:val="-4"/>
          <w:w w:val="105"/>
        </w:rPr>
        <w:t xml:space="preserve"> </w:t>
      </w:r>
      <w:r>
        <w:rPr>
          <w:color w:val="001A1D"/>
          <w:w w:val="105"/>
        </w:rPr>
        <w:t>cơ</w:t>
      </w:r>
      <w:r>
        <w:rPr>
          <w:color w:val="001A1D"/>
          <w:spacing w:val="-4"/>
          <w:w w:val="105"/>
        </w:rPr>
        <w:t xml:space="preserve"> </w:t>
      </w:r>
      <w:r>
        <w:rPr>
          <w:color w:val="001A1D"/>
          <w:w w:val="105"/>
        </w:rPr>
        <w:t>chế</w:t>
      </w:r>
      <w:r>
        <w:rPr>
          <w:color w:val="001A1D"/>
          <w:spacing w:val="-4"/>
          <w:w w:val="105"/>
        </w:rPr>
        <w:t xml:space="preserve"> </w:t>
      </w:r>
      <w:r>
        <w:rPr>
          <w:color w:val="001A1D"/>
          <w:w w:val="105"/>
        </w:rPr>
        <w:t>điều</w:t>
      </w:r>
      <w:r>
        <w:rPr>
          <w:color w:val="001A1D"/>
          <w:spacing w:val="-4"/>
          <w:w w:val="105"/>
        </w:rPr>
        <w:t xml:space="preserve"> </w:t>
      </w:r>
      <w:r>
        <w:rPr>
          <w:color w:val="001A1D"/>
          <w:w w:val="105"/>
        </w:rPr>
        <w:t>khiển</w:t>
      </w:r>
      <w:r>
        <w:rPr>
          <w:color w:val="001A1D"/>
          <w:spacing w:val="-4"/>
          <w:w w:val="105"/>
        </w:rPr>
        <w:t xml:space="preserve"> </w:t>
      </w:r>
      <w:r>
        <w:rPr>
          <w:color w:val="001A1D"/>
          <w:w w:val="105"/>
        </w:rPr>
        <w:t>truy</w:t>
      </w:r>
      <w:r>
        <w:rPr>
          <w:color w:val="001A1D"/>
          <w:spacing w:val="-4"/>
          <w:w w:val="105"/>
        </w:rPr>
        <w:t xml:space="preserve"> cập?</w:t>
      </w:r>
    </w:p>
    <w:p>
      <w:pPr>
        <w:pStyle w:val="4"/>
        <w:spacing w:before="123"/>
      </w:pPr>
    </w:p>
    <w:p>
      <w:pPr>
        <w:pStyle w:val="5"/>
        <w:numPr>
          <w:ilvl w:val="0"/>
          <w:numId w:val="72"/>
        </w:numPr>
        <w:tabs>
          <w:tab w:val="left" w:pos="1098"/>
        </w:tabs>
        <w:spacing w:before="0"/>
        <w:ind w:left="1098" w:hanging="294"/>
        <w:rPr>
          <w:sz w:val="16"/>
        </w:rPr>
      </w:pPr>
      <w:r>
        <w:drawing>
          <wp:anchor distT="0" distB="0" distL="0" distR="0" simplePos="0" relativeHeight="251753472"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344" name="Image 344"/>
            <wp:cNvGraphicFramePr/>
            <a:graphic xmlns:a="http://schemas.openxmlformats.org/drawingml/2006/main">
              <a:graphicData uri="http://schemas.openxmlformats.org/drawingml/2006/picture">
                <pic:pic xmlns:pic="http://schemas.openxmlformats.org/drawingml/2006/picture">
                  <pic:nvPicPr>
                    <pic:cNvPr id="344" name="Image 344"/>
                    <pic:cNvPicPr/>
                  </pic:nvPicPr>
                  <pic:blipFill>
                    <a:blip r:embed="rId259" cstate="print"/>
                    <a:stretch>
                      <a:fillRect/>
                    </a:stretch>
                  </pic:blipFill>
                  <pic:spPr>
                    <a:xfrm>
                      <a:off x="0" y="0"/>
                      <a:ext cx="92494" cy="92494"/>
                    </a:xfrm>
                    <a:prstGeom prst="rect">
                      <a:avLst/>
                    </a:prstGeom>
                  </pic:spPr>
                </pic:pic>
              </a:graphicData>
            </a:graphic>
          </wp:anchor>
        </w:drawing>
      </w:r>
      <w:r>
        <w:rPr>
          <w:color w:val="001A1D"/>
          <w:w w:val="105"/>
          <w:sz w:val="16"/>
        </w:rPr>
        <w:t>Mandatory</w:t>
      </w:r>
      <w:r>
        <w:rPr>
          <w:color w:val="001A1D"/>
          <w:spacing w:val="-8"/>
          <w:w w:val="105"/>
          <w:sz w:val="16"/>
        </w:rPr>
        <w:t xml:space="preserve"> </w:t>
      </w:r>
      <w:r>
        <w:rPr>
          <w:color w:val="001A1D"/>
          <w:w w:val="105"/>
          <w:sz w:val="16"/>
        </w:rPr>
        <w:t>Access</w:t>
      </w:r>
      <w:r>
        <w:rPr>
          <w:color w:val="001A1D"/>
          <w:spacing w:val="-7"/>
          <w:w w:val="105"/>
          <w:sz w:val="16"/>
        </w:rPr>
        <w:t xml:space="preserve"> </w:t>
      </w:r>
      <w:r>
        <w:rPr>
          <w:color w:val="001A1D"/>
          <w:w w:val="105"/>
          <w:sz w:val="16"/>
        </w:rPr>
        <w:t>Control</w:t>
      </w:r>
      <w:r>
        <w:rPr>
          <w:color w:val="001A1D"/>
          <w:spacing w:val="-7"/>
          <w:w w:val="105"/>
          <w:sz w:val="16"/>
        </w:rPr>
        <w:t xml:space="preserve"> </w:t>
      </w:r>
      <w:r>
        <w:rPr>
          <w:color w:val="001A1D"/>
          <w:spacing w:val="-4"/>
          <w:w w:val="105"/>
          <w:sz w:val="16"/>
        </w:rPr>
        <w:t>(MAC)</w:t>
      </w:r>
    </w:p>
    <w:p>
      <w:pPr>
        <w:pStyle w:val="5"/>
        <w:numPr>
          <w:ilvl w:val="0"/>
          <w:numId w:val="72"/>
        </w:numPr>
        <w:tabs>
          <w:tab w:val="left" w:pos="1098"/>
        </w:tabs>
        <w:ind w:left="1098" w:hanging="294"/>
        <w:rPr>
          <w:sz w:val="16"/>
        </w:rPr>
      </w:pPr>
      <w:r>
        <w:drawing>
          <wp:anchor distT="0" distB="0" distL="0" distR="0" simplePos="0" relativeHeight="251753472"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345" name="Image 345"/>
            <wp:cNvGraphicFramePr/>
            <a:graphic xmlns:a="http://schemas.openxmlformats.org/drawingml/2006/main">
              <a:graphicData uri="http://schemas.openxmlformats.org/drawingml/2006/picture">
                <pic:pic xmlns:pic="http://schemas.openxmlformats.org/drawingml/2006/picture">
                  <pic:nvPicPr>
                    <pic:cNvPr id="345" name="Image 345"/>
                    <pic:cNvPicPr/>
                  </pic:nvPicPr>
                  <pic:blipFill>
                    <a:blip r:embed="rId260" cstate="print"/>
                    <a:stretch>
                      <a:fillRect/>
                    </a:stretch>
                  </pic:blipFill>
                  <pic:spPr>
                    <a:xfrm>
                      <a:off x="0" y="0"/>
                      <a:ext cx="92494" cy="92494"/>
                    </a:xfrm>
                    <a:prstGeom prst="rect">
                      <a:avLst/>
                    </a:prstGeom>
                  </pic:spPr>
                </pic:pic>
              </a:graphicData>
            </a:graphic>
          </wp:anchor>
        </w:drawing>
      </w:r>
      <w:r>
        <w:rPr>
          <w:color w:val="001A1D"/>
          <w:w w:val="105"/>
          <w:sz w:val="16"/>
        </w:rPr>
        <w:t>Subjective</w:t>
      </w:r>
      <w:r>
        <w:rPr>
          <w:color w:val="001A1D"/>
          <w:spacing w:val="-8"/>
          <w:w w:val="105"/>
          <w:sz w:val="16"/>
        </w:rPr>
        <w:t xml:space="preserve"> </w:t>
      </w:r>
      <w:r>
        <w:rPr>
          <w:color w:val="001A1D"/>
          <w:w w:val="105"/>
          <w:sz w:val="16"/>
        </w:rPr>
        <w:t>Access</w:t>
      </w:r>
      <w:r>
        <w:rPr>
          <w:color w:val="001A1D"/>
          <w:spacing w:val="-7"/>
          <w:w w:val="105"/>
          <w:sz w:val="16"/>
        </w:rPr>
        <w:t xml:space="preserve"> </w:t>
      </w:r>
      <w:r>
        <w:rPr>
          <w:color w:val="001A1D"/>
          <w:spacing w:val="-2"/>
          <w:w w:val="105"/>
          <w:sz w:val="16"/>
        </w:rPr>
        <w:t>Control</w:t>
      </w:r>
    </w:p>
    <w:p>
      <w:pPr>
        <w:pStyle w:val="5"/>
        <w:numPr>
          <w:ilvl w:val="0"/>
          <w:numId w:val="72"/>
        </w:numPr>
        <w:tabs>
          <w:tab w:val="left" w:pos="1098"/>
        </w:tabs>
        <w:ind w:left="1098" w:hanging="294"/>
        <w:rPr>
          <w:sz w:val="16"/>
        </w:rPr>
      </w:pPr>
      <w:r>
        <w:drawing>
          <wp:anchor distT="0" distB="0" distL="0" distR="0" simplePos="0" relativeHeight="251754496"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346" name="Image 346"/>
            <wp:cNvGraphicFramePr/>
            <a:graphic xmlns:a="http://schemas.openxmlformats.org/drawingml/2006/main">
              <a:graphicData uri="http://schemas.openxmlformats.org/drawingml/2006/picture">
                <pic:pic xmlns:pic="http://schemas.openxmlformats.org/drawingml/2006/picture">
                  <pic:nvPicPr>
                    <pic:cNvPr id="346" name="Image 346"/>
                    <pic:cNvPicPr/>
                  </pic:nvPicPr>
                  <pic:blipFill>
                    <a:blip r:embed="rId261" cstate="print"/>
                    <a:stretch>
                      <a:fillRect/>
                    </a:stretch>
                  </pic:blipFill>
                  <pic:spPr>
                    <a:xfrm>
                      <a:off x="0" y="0"/>
                      <a:ext cx="92494" cy="92494"/>
                    </a:xfrm>
                    <a:prstGeom prst="rect">
                      <a:avLst/>
                    </a:prstGeom>
                  </pic:spPr>
                </pic:pic>
              </a:graphicData>
            </a:graphic>
          </wp:anchor>
        </w:drawing>
      </w:r>
      <w:r>
        <w:rPr>
          <w:color w:val="001A1D"/>
          <w:w w:val="105"/>
          <w:sz w:val="16"/>
        </w:rPr>
        <w:t>Role</w:t>
      </w:r>
      <w:r>
        <w:rPr>
          <w:color w:val="001A1D"/>
          <w:spacing w:val="-7"/>
          <w:w w:val="105"/>
          <w:sz w:val="16"/>
        </w:rPr>
        <w:t xml:space="preserve"> </w:t>
      </w:r>
      <w:r>
        <w:rPr>
          <w:color w:val="001A1D"/>
          <w:w w:val="105"/>
          <w:sz w:val="16"/>
        </w:rPr>
        <w:t>Based</w:t>
      </w:r>
      <w:r>
        <w:rPr>
          <w:color w:val="001A1D"/>
          <w:spacing w:val="-7"/>
          <w:w w:val="105"/>
          <w:sz w:val="16"/>
        </w:rPr>
        <w:t xml:space="preserve"> </w:t>
      </w:r>
      <w:r>
        <w:rPr>
          <w:color w:val="001A1D"/>
          <w:w w:val="105"/>
          <w:sz w:val="16"/>
        </w:rPr>
        <w:t>Access</w:t>
      </w:r>
      <w:r>
        <w:rPr>
          <w:color w:val="001A1D"/>
          <w:spacing w:val="-7"/>
          <w:w w:val="105"/>
          <w:sz w:val="16"/>
        </w:rPr>
        <w:t xml:space="preserve"> </w:t>
      </w:r>
      <w:r>
        <w:rPr>
          <w:color w:val="001A1D"/>
          <w:spacing w:val="-2"/>
          <w:w w:val="105"/>
          <w:sz w:val="16"/>
        </w:rPr>
        <w:t>Control</w:t>
      </w:r>
    </w:p>
    <w:p>
      <w:pPr>
        <w:pStyle w:val="5"/>
        <w:numPr>
          <w:ilvl w:val="0"/>
          <w:numId w:val="72"/>
        </w:numPr>
        <w:tabs>
          <w:tab w:val="left" w:pos="1098"/>
        </w:tabs>
        <w:spacing w:before="157"/>
        <w:ind w:left="1098" w:hanging="294"/>
        <w:rPr>
          <w:sz w:val="16"/>
        </w:rPr>
      </w:pPr>
      <w:r>
        <w:drawing>
          <wp:anchor distT="0" distB="0" distL="0" distR="0" simplePos="0" relativeHeight="251754496"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347" name="Image 347"/>
            <wp:cNvGraphicFramePr/>
            <a:graphic xmlns:a="http://schemas.openxmlformats.org/drawingml/2006/main">
              <a:graphicData uri="http://schemas.openxmlformats.org/drawingml/2006/picture">
                <pic:pic xmlns:pic="http://schemas.openxmlformats.org/drawingml/2006/picture">
                  <pic:nvPicPr>
                    <pic:cNvPr id="347" name="Image 347"/>
                    <pic:cNvPicPr/>
                  </pic:nvPicPr>
                  <pic:blipFill>
                    <a:blip r:embed="rId262" cstate="print"/>
                    <a:stretch>
                      <a:fillRect/>
                    </a:stretch>
                  </pic:blipFill>
                  <pic:spPr>
                    <a:xfrm>
                      <a:off x="0" y="0"/>
                      <a:ext cx="92494" cy="92494"/>
                    </a:xfrm>
                    <a:prstGeom prst="rect">
                      <a:avLst/>
                    </a:prstGeom>
                  </pic:spPr>
                </pic:pic>
              </a:graphicData>
            </a:graphic>
          </wp:anchor>
        </w:drawing>
      </w:r>
      <w:r>
        <w:rPr>
          <w:color w:val="001A1D"/>
          <w:w w:val="105"/>
          <w:sz w:val="16"/>
        </w:rPr>
        <w:t>Attribute</w:t>
      </w:r>
      <w:r>
        <w:rPr>
          <w:color w:val="001A1D"/>
          <w:spacing w:val="-7"/>
          <w:w w:val="105"/>
          <w:sz w:val="16"/>
        </w:rPr>
        <w:t xml:space="preserve"> </w:t>
      </w:r>
      <w:r>
        <w:rPr>
          <w:color w:val="001A1D"/>
          <w:w w:val="105"/>
          <w:sz w:val="16"/>
        </w:rPr>
        <w:t>Based</w:t>
      </w:r>
      <w:r>
        <w:rPr>
          <w:color w:val="001A1D"/>
          <w:spacing w:val="-6"/>
          <w:w w:val="105"/>
          <w:sz w:val="16"/>
        </w:rPr>
        <w:t xml:space="preserve"> </w:t>
      </w:r>
      <w:r>
        <w:rPr>
          <w:color w:val="001A1D"/>
          <w:w w:val="105"/>
          <w:sz w:val="16"/>
        </w:rPr>
        <w:t>Access</w:t>
      </w:r>
      <w:r>
        <w:rPr>
          <w:color w:val="001A1D"/>
          <w:spacing w:val="-6"/>
          <w:w w:val="105"/>
          <w:sz w:val="16"/>
        </w:rPr>
        <w:t xml:space="preserve"> </w:t>
      </w:r>
      <w:r>
        <w:rPr>
          <w:color w:val="001A1D"/>
          <w:spacing w:val="-2"/>
          <w:w w:val="105"/>
          <w:sz w:val="16"/>
        </w:rPr>
        <w:t>Control</w:t>
      </w:r>
    </w:p>
    <w:p>
      <w:pPr>
        <w:pStyle w:val="5"/>
        <w:numPr>
          <w:ilvl w:val="0"/>
          <w:numId w:val="72"/>
        </w:numPr>
        <w:tabs>
          <w:tab w:val="left" w:pos="1098"/>
        </w:tabs>
        <w:spacing w:line="468" w:lineRule="auto"/>
        <w:ind w:left="793" w:right="7715" w:firstLine="11"/>
        <w:rPr>
          <w:sz w:val="16"/>
        </w:rPr>
      </w:pPr>
      <w:r>
        <w:drawing>
          <wp:anchor distT="0" distB="0" distL="0" distR="0" simplePos="0" relativeHeight="251755520"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348" name="Image 348"/>
            <wp:cNvGraphicFramePr/>
            <a:graphic xmlns:a="http://schemas.openxmlformats.org/drawingml/2006/main">
              <a:graphicData uri="http://schemas.openxmlformats.org/drawingml/2006/picture">
                <pic:pic xmlns:pic="http://schemas.openxmlformats.org/drawingml/2006/picture">
                  <pic:nvPicPr>
                    <pic:cNvPr id="348" name="Image 348"/>
                    <pic:cNvPicPr/>
                  </pic:nvPicPr>
                  <pic:blipFill>
                    <a:blip r:embed="rId263" cstate="print"/>
                    <a:stretch>
                      <a:fillRect/>
                    </a:stretch>
                  </pic:blipFill>
                  <pic:spPr>
                    <a:xfrm>
                      <a:off x="0" y="0"/>
                      <a:ext cx="92494" cy="92494"/>
                    </a:xfrm>
                    <a:prstGeom prst="rect">
                      <a:avLst/>
                    </a:prstGeom>
                  </pic:spPr>
                </pic:pic>
              </a:graphicData>
            </a:graphic>
          </wp:anchor>
        </w:drawing>
      </w:r>
      <w:r>
        <w:rPr>
          <w:color w:val="001A1D"/>
          <w:w w:val="105"/>
          <w:sz w:val="16"/>
        </w:rPr>
        <w:t>Discretionary</w:t>
      </w:r>
      <w:r>
        <w:rPr>
          <w:color w:val="001A1D"/>
          <w:spacing w:val="-12"/>
          <w:w w:val="105"/>
          <w:sz w:val="16"/>
        </w:rPr>
        <w:t xml:space="preserve"> </w:t>
      </w:r>
      <w:r>
        <w:rPr>
          <w:color w:val="001A1D"/>
          <w:w w:val="105"/>
          <w:sz w:val="16"/>
        </w:rPr>
        <w:t>Access</w:t>
      </w:r>
      <w:r>
        <w:rPr>
          <w:color w:val="001A1D"/>
          <w:spacing w:val="-11"/>
          <w:w w:val="105"/>
          <w:sz w:val="16"/>
        </w:rPr>
        <w:t xml:space="preserve"> </w:t>
      </w:r>
      <w:r>
        <w:rPr>
          <w:color w:val="001A1D"/>
          <w:w w:val="105"/>
          <w:sz w:val="16"/>
        </w:rPr>
        <w:t>Control</w:t>
      </w:r>
      <w:r>
        <w:rPr>
          <w:color w:val="001A1D"/>
          <w:spacing w:val="-12"/>
          <w:w w:val="105"/>
          <w:sz w:val="16"/>
        </w:rPr>
        <w:t xml:space="preserve"> </w:t>
      </w:r>
      <w:r>
        <w:rPr>
          <w:color w:val="001A1D"/>
          <w:w w:val="105"/>
          <w:sz w:val="16"/>
        </w:rPr>
        <w:t xml:space="preserve">(DAC) </w:t>
      </w:r>
      <w:r>
        <w:rPr>
          <w:color w:val="0E6BBE"/>
          <w:w w:val="105"/>
          <w:sz w:val="16"/>
        </w:rPr>
        <w:t>Clear my choice</w:t>
      </w:r>
    </w:p>
    <w:p>
      <w:pPr>
        <w:pStyle w:val="4"/>
        <w:spacing w:before="94"/>
        <w:rPr>
          <w:sz w:val="20"/>
        </w:rPr>
      </w:pPr>
      <w:r>
        <mc:AlternateContent>
          <mc:Choice Requires="wpg">
            <w:drawing>
              <wp:anchor distT="0" distB="0" distL="0" distR="0" simplePos="0" relativeHeight="251814912" behindDoc="1" locked="0" layoutInCell="1" allowOverlap="1">
                <wp:simplePos x="0" y="0"/>
                <wp:positionH relativeFrom="page">
                  <wp:posOffset>408940</wp:posOffset>
                </wp:positionH>
                <wp:positionV relativeFrom="paragraph">
                  <wp:posOffset>244475</wp:posOffset>
                </wp:positionV>
                <wp:extent cx="6944360" cy="590550"/>
                <wp:effectExtent l="0" t="0" r="0" b="0"/>
                <wp:wrapTopAndBottom/>
                <wp:docPr id="349" name="Group 349"/>
                <wp:cNvGraphicFramePr/>
                <a:graphic xmlns:a="http://schemas.openxmlformats.org/drawingml/2006/main">
                  <a:graphicData uri="http://schemas.microsoft.com/office/word/2010/wordprocessingGroup">
                    <wpg:wgp>
                      <wpg:cNvGrpSpPr/>
                      <wpg:grpSpPr>
                        <a:xfrm>
                          <a:off x="0" y="0"/>
                          <a:ext cx="6944359" cy="590550"/>
                          <a:chOff x="0" y="0"/>
                          <a:chExt cx="6944359" cy="590550"/>
                        </a:xfrm>
                      </wpg:grpSpPr>
                      <wps:wsp>
                        <wps:cNvPr id="350" name="Graphic 350"/>
                        <wps:cNvSpPr/>
                        <wps:spPr>
                          <a:xfrm>
                            <a:off x="3557" y="3557"/>
                            <a:ext cx="6937375" cy="583565"/>
                          </a:xfrm>
                          <a:custGeom>
                            <a:avLst/>
                            <a:gdLst/>
                            <a:ahLst/>
                            <a:cxnLst/>
                            <a:rect l="l" t="t" r="r" b="b"/>
                            <a:pathLst>
                              <a:path w="6937375" h="583565">
                                <a:moveTo>
                                  <a:pt x="0" y="572753"/>
                                </a:moveTo>
                                <a:lnTo>
                                  <a:pt x="0" y="10672"/>
                                </a:lnTo>
                                <a:lnTo>
                                  <a:pt x="0" y="7719"/>
                                </a:lnTo>
                                <a:lnTo>
                                  <a:pt x="1041" y="5197"/>
                                </a:lnTo>
                                <a:lnTo>
                                  <a:pt x="3125" y="3112"/>
                                </a:lnTo>
                                <a:lnTo>
                                  <a:pt x="5209" y="1035"/>
                                </a:lnTo>
                                <a:lnTo>
                                  <a:pt x="7725" y="0"/>
                                </a:lnTo>
                                <a:lnTo>
                                  <a:pt x="10672" y="0"/>
                                </a:lnTo>
                                <a:lnTo>
                                  <a:pt x="6926398" y="0"/>
                                </a:lnTo>
                                <a:lnTo>
                                  <a:pt x="6929345" y="0"/>
                                </a:lnTo>
                                <a:lnTo>
                                  <a:pt x="6931860" y="1035"/>
                                </a:lnTo>
                                <a:lnTo>
                                  <a:pt x="6933944" y="3112"/>
                                </a:lnTo>
                                <a:lnTo>
                                  <a:pt x="6936028" y="5197"/>
                                </a:lnTo>
                                <a:lnTo>
                                  <a:pt x="6937070" y="7719"/>
                                </a:lnTo>
                                <a:lnTo>
                                  <a:pt x="6937071" y="10672"/>
                                </a:lnTo>
                                <a:lnTo>
                                  <a:pt x="6937071" y="572753"/>
                                </a:lnTo>
                                <a:lnTo>
                                  <a:pt x="6926398" y="583425"/>
                                </a:lnTo>
                                <a:lnTo>
                                  <a:pt x="10672" y="583425"/>
                                </a:lnTo>
                                <a:lnTo>
                                  <a:pt x="0" y="575699"/>
                                </a:lnTo>
                                <a:lnTo>
                                  <a:pt x="0" y="572753"/>
                                </a:lnTo>
                                <a:close/>
                              </a:path>
                            </a:pathLst>
                          </a:custGeom>
                          <a:ln w="7114">
                            <a:solidFill>
                              <a:srgbClr val="CAD0D6"/>
                            </a:solidFill>
                            <a:prstDash val="solid"/>
                          </a:ln>
                        </wps:spPr>
                        <wps:bodyPr wrap="square" lIns="0" tIns="0" rIns="0" bIns="0" rtlCol="0">
                          <a:noAutofit/>
                        </wps:bodyPr>
                      </wps:wsp>
                      <wps:wsp>
                        <wps:cNvPr id="351" name="Graphic 351"/>
                        <wps:cNvSpPr/>
                        <wps:spPr>
                          <a:xfrm>
                            <a:off x="60477" y="394879"/>
                            <a:ext cx="448309" cy="128270"/>
                          </a:xfrm>
                          <a:custGeom>
                            <a:avLst/>
                            <a:gdLst/>
                            <a:ahLst/>
                            <a:cxnLst/>
                            <a:rect l="l" t="t" r="r" b="b"/>
                            <a:pathLst>
                              <a:path w="448309" h="128270">
                                <a:moveTo>
                                  <a:pt x="0" y="74706"/>
                                </a:moveTo>
                                <a:lnTo>
                                  <a:pt x="0" y="53362"/>
                                </a:lnTo>
                                <a:lnTo>
                                  <a:pt x="0" y="49852"/>
                                </a:lnTo>
                                <a:lnTo>
                                  <a:pt x="341" y="46379"/>
                                </a:lnTo>
                                <a:lnTo>
                                  <a:pt x="8993" y="23700"/>
                                </a:lnTo>
                                <a:lnTo>
                                  <a:pt x="10939" y="20789"/>
                                </a:lnTo>
                                <a:lnTo>
                                  <a:pt x="13151" y="18093"/>
                                </a:lnTo>
                                <a:lnTo>
                                  <a:pt x="15629" y="15619"/>
                                </a:lnTo>
                                <a:lnTo>
                                  <a:pt x="18106" y="13139"/>
                                </a:lnTo>
                                <a:lnTo>
                                  <a:pt x="20802" y="10929"/>
                                </a:lnTo>
                                <a:lnTo>
                                  <a:pt x="23715" y="8984"/>
                                </a:lnTo>
                                <a:lnTo>
                                  <a:pt x="26629" y="7031"/>
                                </a:lnTo>
                                <a:lnTo>
                                  <a:pt x="49858" y="0"/>
                                </a:lnTo>
                                <a:lnTo>
                                  <a:pt x="53362" y="0"/>
                                </a:lnTo>
                                <a:lnTo>
                                  <a:pt x="394879" y="0"/>
                                </a:lnTo>
                                <a:lnTo>
                                  <a:pt x="398383" y="0"/>
                                </a:lnTo>
                                <a:lnTo>
                                  <a:pt x="401853" y="340"/>
                                </a:lnTo>
                                <a:lnTo>
                                  <a:pt x="405289" y="1021"/>
                                </a:lnTo>
                                <a:lnTo>
                                  <a:pt x="408726" y="1702"/>
                                </a:lnTo>
                                <a:lnTo>
                                  <a:pt x="432612" y="15619"/>
                                </a:lnTo>
                                <a:lnTo>
                                  <a:pt x="435089" y="18093"/>
                                </a:lnTo>
                                <a:lnTo>
                                  <a:pt x="447216" y="42940"/>
                                </a:lnTo>
                                <a:lnTo>
                                  <a:pt x="447899" y="46379"/>
                                </a:lnTo>
                                <a:lnTo>
                                  <a:pt x="448241" y="49852"/>
                                </a:lnTo>
                                <a:lnTo>
                                  <a:pt x="448241" y="53362"/>
                                </a:lnTo>
                                <a:lnTo>
                                  <a:pt x="448241" y="74706"/>
                                </a:lnTo>
                                <a:lnTo>
                                  <a:pt x="448241" y="78201"/>
                                </a:lnTo>
                                <a:lnTo>
                                  <a:pt x="447899" y="81668"/>
                                </a:lnTo>
                                <a:lnTo>
                                  <a:pt x="447216" y="85101"/>
                                </a:lnTo>
                                <a:lnTo>
                                  <a:pt x="446532" y="88540"/>
                                </a:lnTo>
                                <a:lnTo>
                                  <a:pt x="445520" y="91875"/>
                                </a:lnTo>
                                <a:lnTo>
                                  <a:pt x="444179" y="95106"/>
                                </a:lnTo>
                                <a:lnTo>
                                  <a:pt x="442838" y="98344"/>
                                </a:lnTo>
                                <a:lnTo>
                                  <a:pt x="424525" y="119057"/>
                                </a:lnTo>
                                <a:lnTo>
                                  <a:pt x="421612" y="121002"/>
                                </a:lnTo>
                                <a:lnTo>
                                  <a:pt x="405289" y="127026"/>
                                </a:lnTo>
                                <a:lnTo>
                                  <a:pt x="401853" y="127714"/>
                                </a:lnTo>
                                <a:lnTo>
                                  <a:pt x="398383" y="128061"/>
                                </a:lnTo>
                                <a:lnTo>
                                  <a:pt x="394879" y="128069"/>
                                </a:lnTo>
                                <a:lnTo>
                                  <a:pt x="53362" y="128069"/>
                                </a:lnTo>
                                <a:lnTo>
                                  <a:pt x="49858" y="128061"/>
                                </a:lnTo>
                                <a:lnTo>
                                  <a:pt x="46388" y="127714"/>
                                </a:lnTo>
                                <a:lnTo>
                                  <a:pt x="42951" y="127026"/>
                                </a:lnTo>
                                <a:lnTo>
                                  <a:pt x="39515" y="126345"/>
                                </a:lnTo>
                                <a:lnTo>
                                  <a:pt x="7046" y="101422"/>
                                </a:lnTo>
                                <a:lnTo>
                                  <a:pt x="1025" y="85101"/>
                                </a:lnTo>
                                <a:lnTo>
                                  <a:pt x="341" y="81668"/>
                                </a:lnTo>
                                <a:lnTo>
                                  <a:pt x="0" y="78201"/>
                                </a:lnTo>
                                <a:lnTo>
                                  <a:pt x="0" y="74706"/>
                                </a:lnTo>
                                <a:close/>
                              </a:path>
                            </a:pathLst>
                          </a:custGeom>
                          <a:ln w="7114">
                            <a:solidFill>
                              <a:srgbClr val="000000"/>
                            </a:solidFill>
                            <a:prstDash val="solid"/>
                          </a:ln>
                        </wps:spPr>
                        <wps:bodyPr wrap="square" lIns="0" tIns="0" rIns="0" bIns="0" rtlCol="0">
                          <a:noAutofit/>
                        </wps:bodyPr>
                      </wps:wsp>
                      <wps:wsp>
                        <wps:cNvPr id="352" name="Textbox 352"/>
                        <wps:cNvSpPr txBox="1"/>
                        <wps:spPr>
                          <a:xfrm>
                            <a:off x="10977" y="9196"/>
                            <a:ext cx="6922770" cy="572770"/>
                          </a:xfrm>
                          <a:prstGeom prst="rect">
                            <a:avLst/>
                          </a:prstGeom>
                        </wps:spPr>
                        <wps:txbx>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37</w:t>
                              </w:r>
                            </w:p>
                            <w:p>
                              <w:pPr>
                                <w:spacing w:before="68"/>
                                <w:ind w:left="77"/>
                                <w:rPr>
                                  <w:sz w:val="13"/>
                                </w:rPr>
                              </w:pPr>
                              <w:r>
                                <w:rPr>
                                  <w:color w:val="1C2025"/>
                                  <w:sz w:val="13"/>
                                </w:rPr>
                                <w:t>Not</w:t>
                              </w:r>
                              <w:r>
                                <w:rPr>
                                  <w:color w:val="1C2025"/>
                                  <w:spacing w:val="3"/>
                                  <w:sz w:val="13"/>
                                </w:rPr>
                                <w:t xml:space="preserve"> </w:t>
                              </w:r>
                              <w:r>
                                <w:rPr>
                                  <w:color w:val="1C2025"/>
                                  <w:sz w:val="13"/>
                                </w:rPr>
                                <w:t>yet</w:t>
                              </w:r>
                              <w:r>
                                <w:rPr>
                                  <w:color w:val="1C2025"/>
                                  <w:spacing w:val="4"/>
                                  <w:sz w:val="13"/>
                                </w:rPr>
                                <w:t xml:space="preserve"> </w:t>
                              </w:r>
                              <w:r>
                                <w:rPr>
                                  <w:color w:val="1C2025"/>
                                  <w:spacing w:val="-2"/>
                                  <w:sz w:val="13"/>
                                </w:rPr>
                                <w:t>answered</w:t>
                              </w:r>
                            </w:p>
                            <w:p>
                              <w:pPr>
                                <w:spacing w:before="84"/>
                                <w:ind w:left="138"/>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19.25pt;height:46.5pt;width:546.8pt;mso-position-horizontal-relative:page;mso-wrap-distance-bottom:0pt;mso-wrap-distance-top:0pt;z-index:-251501568;mso-width-relative:page;mso-height-relative:page;" coordsize="6944359,590550" o:gfxdata="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">
                <o:lock v:ext="edit" aspectratio="f"/>
                <v:shape id="Graphic 350" o:spid="_x0000_s1026" o:spt="100" style="position:absolute;left:3557;top:3557;height:583565;width:6937375;" filled="f" stroked="t" coordsize="6937375,583565" o:gfxdata="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D4R+F22AAAA3AAAAA8A&#10;AAAAAAAAAQAgAAAAIgAAAGRycy9kb3ducmV2LnhtbFBLAQIUABQAAAAIAIdO4kAzLwWeOwAAADkA&#10;AAAQAAAAAAAAAAEAIAAAAAUBAABkcnMvc2hhcGV4bWwueG1sUEsFBgAAAAAGAAYAWwEAAK8DAAAA&#10;AA==&#10;" path="m0,572753l0,10672,0,7719,1041,5197,3125,3112,5209,1035,7725,0,10672,0,6926398,0,6929345,0,6931860,1035,6933944,3112,6936028,5197,6937070,7719,6937071,10672,6937071,572753,6926398,583425,10672,583425,0,575699,0,572753xe">
                  <v:fill on="f" focussize="0,0"/>
                  <v:stroke weight="0.560157480314961pt" color="#CAD0D6" joinstyle="round"/>
                  <v:imagedata o:title=""/>
                  <o:lock v:ext="edit" aspectratio="f"/>
                  <v:textbox inset="0mm,0mm,0mm,0mm"/>
                </v:shape>
                <v:shape id="Graphic 351" o:spid="_x0000_s1026" o:spt="100" style="position:absolute;left:60477;top:394879;height:128270;width:448309;" filled="f" stroked="t" coordsize="448309,128270" o:gfxdata="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gtRRvQAA&#10;ANwAAAAPAAAAAAAAAAEAIAAAACIAAABkcnMvZG93bnJldi54bWxQSwECFAAUAAAACACHTuJAMy8F&#10;njsAAAA5AAAAEAAAAAAAAAABACAAAAAMAQAAZHJzL3NoYXBleG1sLnhtbFBLBQYAAAAABgAGAFsB&#10;AAC2AwAAAAA=&#10;" path="m0,74706l0,53362,0,49852,341,46379,8993,23700,10939,20789,13151,18093,15629,15619,18106,13139,20802,10929,23715,8984,26629,7031,49858,0,53362,0,394879,0,398383,0,401853,340,405289,1021,408726,1702,432612,15619,435089,18093,447216,42940,447899,46379,448241,49852,448241,53362,448241,74706,448241,78201,447899,81668,447216,85101,446532,88540,445520,91875,444179,95106,442838,98344,424525,119057,421612,121002,405289,127026,401853,127714,398383,128061,394879,128069,53362,128069,49858,128061,46388,127714,42951,127026,39515,126345,7046,101422,1025,85101,341,81668,0,78201,0,74706xe">
                  <v:fill on="f" focussize="0,0"/>
                  <v:stroke weight="0.560157480314961pt" color="#000000" joinstyle="round"/>
                  <v:imagedata o:title=""/>
                  <o:lock v:ext="edit" aspectratio="f"/>
                  <v:textbox inset="0mm,0mm,0mm,0mm"/>
                </v:shape>
                <v:shape id="Textbox 352" o:spid="_x0000_s1026" o:spt="202" type="#_x0000_t202" style="position:absolute;left:10977;top:9196;height:572770;width:6922770;" filled="f" stroked="f" coordsize="21600,21600" o:gfxdata="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ZpLHK/&#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37</w:t>
                        </w:r>
                      </w:p>
                      <w:p>
                        <w:pPr>
                          <w:spacing w:before="68"/>
                          <w:ind w:left="77"/>
                          <w:rPr>
                            <w:sz w:val="13"/>
                          </w:rPr>
                        </w:pPr>
                        <w:r>
                          <w:rPr>
                            <w:color w:val="1C2025"/>
                            <w:sz w:val="13"/>
                          </w:rPr>
                          <w:t>Not</w:t>
                        </w:r>
                        <w:r>
                          <w:rPr>
                            <w:color w:val="1C2025"/>
                            <w:spacing w:val="3"/>
                            <w:sz w:val="13"/>
                          </w:rPr>
                          <w:t xml:space="preserve"> </w:t>
                        </w:r>
                        <w:r>
                          <w:rPr>
                            <w:color w:val="1C2025"/>
                            <w:sz w:val="13"/>
                          </w:rPr>
                          <w:t>yet</w:t>
                        </w:r>
                        <w:r>
                          <w:rPr>
                            <w:color w:val="1C2025"/>
                            <w:spacing w:val="4"/>
                            <w:sz w:val="13"/>
                          </w:rPr>
                          <w:t xml:space="preserve"> </w:t>
                        </w:r>
                        <w:r>
                          <w:rPr>
                            <w:color w:val="1C2025"/>
                            <w:spacing w:val="-2"/>
                            <w:sz w:val="13"/>
                          </w:rPr>
                          <w:t>answered</w:t>
                        </w:r>
                      </w:p>
                      <w:p>
                        <w:pPr>
                          <w:spacing w:before="84"/>
                          <w:ind w:left="138"/>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pPr>
    </w:p>
    <w:p>
      <w:pPr>
        <w:pStyle w:val="4"/>
        <w:spacing w:before="29"/>
      </w:pPr>
    </w:p>
    <w:p>
      <w:pPr>
        <w:pStyle w:val="4"/>
        <w:ind w:left="468"/>
      </w:pPr>
      <w:r>
        <w:rPr>
          <w:color w:val="001A1D"/>
          <w:w w:val="105"/>
        </w:rPr>
        <w:t>Hệ</w:t>
      </w:r>
      <w:r>
        <w:rPr>
          <w:color w:val="001A1D"/>
          <w:spacing w:val="-5"/>
          <w:w w:val="105"/>
        </w:rPr>
        <w:t xml:space="preserve"> </w:t>
      </w:r>
      <w:r>
        <w:rPr>
          <w:color w:val="001A1D"/>
          <w:w w:val="105"/>
        </w:rPr>
        <w:t>thống</w:t>
      </w:r>
      <w:r>
        <w:rPr>
          <w:color w:val="001A1D"/>
          <w:spacing w:val="-5"/>
          <w:w w:val="105"/>
        </w:rPr>
        <w:t xml:space="preserve"> </w:t>
      </w:r>
      <w:r>
        <w:rPr>
          <w:color w:val="001A1D"/>
          <w:w w:val="105"/>
        </w:rPr>
        <w:t>phát</w:t>
      </w:r>
      <w:r>
        <w:rPr>
          <w:color w:val="001A1D"/>
          <w:spacing w:val="-4"/>
          <w:w w:val="105"/>
        </w:rPr>
        <w:t xml:space="preserve"> </w:t>
      </w:r>
      <w:r>
        <w:rPr>
          <w:color w:val="001A1D"/>
          <w:w w:val="105"/>
        </w:rPr>
        <w:t>hiện</w:t>
      </w:r>
      <w:r>
        <w:rPr>
          <w:color w:val="001A1D"/>
          <w:spacing w:val="-5"/>
          <w:w w:val="105"/>
        </w:rPr>
        <w:t xml:space="preserve"> </w:t>
      </w:r>
      <w:r>
        <w:rPr>
          <w:color w:val="001A1D"/>
          <w:w w:val="105"/>
        </w:rPr>
        <w:t>xâm</w:t>
      </w:r>
      <w:r>
        <w:rPr>
          <w:color w:val="001A1D"/>
          <w:spacing w:val="-4"/>
          <w:w w:val="105"/>
        </w:rPr>
        <w:t xml:space="preserve"> </w:t>
      </w:r>
      <w:r>
        <w:rPr>
          <w:color w:val="001A1D"/>
          <w:w w:val="105"/>
        </w:rPr>
        <w:t>nhập</w:t>
      </w:r>
      <w:r>
        <w:rPr>
          <w:color w:val="001A1D"/>
          <w:spacing w:val="-5"/>
          <w:w w:val="105"/>
        </w:rPr>
        <w:t xml:space="preserve"> </w:t>
      </w:r>
      <w:r>
        <w:rPr>
          <w:color w:val="001A1D"/>
          <w:w w:val="105"/>
        </w:rPr>
        <w:t>dựa</w:t>
      </w:r>
      <w:r>
        <w:rPr>
          <w:color w:val="001A1D"/>
          <w:spacing w:val="-5"/>
          <w:w w:val="105"/>
        </w:rPr>
        <w:t xml:space="preserve"> </w:t>
      </w:r>
      <w:r>
        <w:rPr>
          <w:color w:val="001A1D"/>
          <w:w w:val="105"/>
        </w:rPr>
        <w:t>vào</w:t>
      </w:r>
      <w:r>
        <w:rPr>
          <w:color w:val="001A1D"/>
          <w:spacing w:val="-4"/>
          <w:w w:val="105"/>
        </w:rPr>
        <w:t xml:space="preserve"> </w:t>
      </w:r>
      <w:r>
        <w:rPr>
          <w:color w:val="001A1D"/>
          <w:w w:val="105"/>
        </w:rPr>
        <w:t>dấu</w:t>
      </w:r>
      <w:r>
        <w:rPr>
          <w:color w:val="001A1D"/>
          <w:spacing w:val="-5"/>
          <w:w w:val="105"/>
        </w:rPr>
        <w:t xml:space="preserve"> </w:t>
      </w:r>
      <w:r>
        <w:rPr>
          <w:color w:val="001A1D"/>
          <w:w w:val="105"/>
        </w:rPr>
        <w:t>hiệu</w:t>
      </w:r>
      <w:r>
        <w:rPr>
          <w:color w:val="001A1D"/>
          <w:spacing w:val="-4"/>
          <w:w w:val="105"/>
        </w:rPr>
        <w:t xml:space="preserve"> </w:t>
      </w:r>
      <w:r>
        <w:rPr>
          <w:color w:val="001A1D"/>
          <w:w w:val="105"/>
        </w:rPr>
        <w:t>(Signature-based</w:t>
      </w:r>
      <w:r>
        <w:rPr>
          <w:color w:val="001A1D"/>
          <w:spacing w:val="-5"/>
          <w:w w:val="105"/>
        </w:rPr>
        <w:t xml:space="preserve"> </w:t>
      </w:r>
      <w:r>
        <w:rPr>
          <w:color w:val="001A1D"/>
          <w:w w:val="105"/>
        </w:rPr>
        <w:t>IDS)</w:t>
      </w:r>
      <w:r>
        <w:rPr>
          <w:color w:val="001A1D"/>
          <w:spacing w:val="-4"/>
          <w:w w:val="105"/>
        </w:rPr>
        <w:t xml:space="preserve"> </w:t>
      </w:r>
      <w:r>
        <w:rPr>
          <w:color w:val="001A1D"/>
          <w:w w:val="105"/>
        </w:rPr>
        <w:t>hoạt</w:t>
      </w:r>
      <w:r>
        <w:rPr>
          <w:color w:val="001A1D"/>
          <w:spacing w:val="-5"/>
          <w:w w:val="105"/>
        </w:rPr>
        <w:t xml:space="preserve"> </w:t>
      </w:r>
      <w:r>
        <w:rPr>
          <w:color w:val="001A1D"/>
          <w:w w:val="105"/>
        </w:rPr>
        <w:t>động</w:t>
      </w:r>
      <w:r>
        <w:rPr>
          <w:color w:val="001A1D"/>
          <w:spacing w:val="-5"/>
          <w:w w:val="105"/>
        </w:rPr>
        <w:t xml:space="preserve"> </w:t>
      </w:r>
      <w:r>
        <w:rPr>
          <w:color w:val="001A1D"/>
          <w:w w:val="105"/>
        </w:rPr>
        <w:t>dựa</w:t>
      </w:r>
      <w:r>
        <w:rPr>
          <w:color w:val="001A1D"/>
          <w:spacing w:val="-4"/>
          <w:w w:val="105"/>
        </w:rPr>
        <w:t xml:space="preserve"> </w:t>
      </w:r>
      <w:r>
        <w:rPr>
          <w:color w:val="001A1D"/>
          <w:w w:val="105"/>
        </w:rPr>
        <w:t>vào</w:t>
      </w:r>
      <w:r>
        <w:rPr>
          <w:color w:val="001A1D"/>
          <w:spacing w:val="-5"/>
          <w:w w:val="105"/>
        </w:rPr>
        <w:t xml:space="preserve"> </w:t>
      </w:r>
      <w:r>
        <w:rPr>
          <w:color w:val="001A1D"/>
          <w:w w:val="105"/>
        </w:rPr>
        <w:t>yếu</w:t>
      </w:r>
      <w:r>
        <w:rPr>
          <w:color w:val="001A1D"/>
          <w:spacing w:val="-4"/>
          <w:w w:val="105"/>
        </w:rPr>
        <w:t xml:space="preserve"> </w:t>
      </w:r>
      <w:r>
        <w:rPr>
          <w:color w:val="001A1D"/>
          <w:w w:val="105"/>
        </w:rPr>
        <w:t>tố</w:t>
      </w:r>
      <w:r>
        <w:rPr>
          <w:color w:val="001A1D"/>
          <w:spacing w:val="-5"/>
          <w:w w:val="105"/>
        </w:rPr>
        <w:t xml:space="preserve"> </w:t>
      </w:r>
      <w:r>
        <w:rPr>
          <w:color w:val="001A1D"/>
          <w:spacing w:val="-4"/>
          <w:w w:val="105"/>
        </w:rPr>
        <w:t>nào?</w:t>
      </w:r>
    </w:p>
    <w:p>
      <w:pPr>
        <w:pStyle w:val="4"/>
        <w:spacing w:before="123"/>
      </w:pPr>
    </w:p>
    <w:p>
      <w:pPr>
        <w:pStyle w:val="5"/>
        <w:numPr>
          <w:ilvl w:val="0"/>
          <w:numId w:val="73"/>
        </w:numPr>
        <w:tabs>
          <w:tab w:val="left" w:pos="1098"/>
        </w:tabs>
        <w:spacing w:before="0"/>
        <w:ind w:left="1098" w:hanging="294"/>
        <w:rPr>
          <w:sz w:val="16"/>
        </w:rPr>
      </w:pPr>
      <w:r>
        <w:drawing>
          <wp:anchor distT="0" distB="0" distL="0" distR="0" simplePos="0" relativeHeight="251755520" behindDoc="0" locked="0" layoutInCell="1" allowOverlap="1">
            <wp:simplePos x="0" y="0"/>
            <wp:positionH relativeFrom="page">
              <wp:posOffset>611505</wp:posOffset>
            </wp:positionH>
            <wp:positionV relativeFrom="paragraph">
              <wp:posOffset>17145</wp:posOffset>
            </wp:positionV>
            <wp:extent cx="92710" cy="92710"/>
            <wp:effectExtent l="0" t="0" r="0" b="0"/>
            <wp:wrapNone/>
            <wp:docPr id="353" name="Image 353"/>
            <wp:cNvGraphicFramePr/>
            <a:graphic xmlns:a="http://schemas.openxmlformats.org/drawingml/2006/main">
              <a:graphicData uri="http://schemas.openxmlformats.org/drawingml/2006/picture">
                <pic:pic xmlns:pic="http://schemas.openxmlformats.org/drawingml/2006/picture">
                  <pic:nvPicPr>
                    <pic:cNvPr id="353" name="Image 353"/>
                    <pic:cNvPicPr/>
                  </pic:nvPicPr>
                  <pic:blipFill>
                    <a:blip r:embed="rId259" cstate="print"/>
                    <a:stretch>
                      <a:fillRect/>
                    </a:stretch>
                  </pic:blipFill>
                  <pic:spPr>
                    <a:xfrm>
                      <a:off x="0" y="0"/>
                      <a:ext cx="92494" cy="92494"/>
                    </a:xfrm>
                    <a:prstGeom prst="rect">
                      <a:avLst/>
                    </a:prstGeom>
                  </pic:spPr>
                </pic:pic>
              </a:graphicData>
            </a:graphic>
          </wp:anchor>
        </w:drawing>
      </w:r>
      <w:r>
        <w:rPr>
          <w:color w:val="001A1D"/>
          <w:w w:val="105"/>
          <w:sz w:val="16"/>
        </w:rPr>
        <w:t>Các</w:t>
      </w:r>
      <w:r>
        <w:rPr>
          <w:color w:val="001A1D"/>
          <w:spacing w:val="-5"/>
          <w:w w:val="105"/>
          <w:sz w:val="16"/>
        </w:rPr>
        <w:t xml:space="preserve"> </w:t>
      </w:r>
      <w:r>
        <w:rPr>
          <w:color w:val="001A1D"/>
          <w:w w:val="105"/>
          <w:sz w:val="16"/>
        </w:rPr>
        <w:t>dấu</w:t>
      </w:r>
      <w:r>
        <w:rPr>
          <w:color w:val="001A1D"/>
          <w:spacing w:val="-4"/>
          <w:w w:val="105"/>
          <w:sz w:val="16"/>
        </w:rPr>
        <w:t xml:space="preserve"> </w:t>
      </w:r>
      <w:r>
        <w:rPr>
          <w:color w:val="001A1D"/>
          <w:w w:val="105"/>
          <w:sz w:val="16"/>
        </w:rPr>
        <w:t>hiệu</w:t>
      </w:r>
      <w:r>
        <w:rPr>
          <w:color w:val="001A1D"/>
          <w:spacing w:val="-4"/>
          <w:w w:val="105"/>
          <w:sz w:val="16"/>
        </w:rPr>
        <w:t xml:space="preserve"> </w:t>
      </w:r>
      <w:r>
        <w:rPr>
          <w:color w:val="001A1D"/>
          <w:w w:val="105"/>
          <w:sz w:val="16"/>
        </w:rPr>
        <w:t>bình</w:t>
      </w:r>
      <w:r>
        <w:rPr>
          <w:color w:val="001A1D"/>
          <w:spacing w:val="-4"/>
          <w:w w:val="105"/>
          <w:sz w:val="16"/>
        </w:rPr>
        <w:t xml:space="preserve"> </w:t>
      </w:r>
      <w:r>
        <w:rPr>
          <w:color w:val="001A1D"/>
          <w:spacing w:val="-2"/>
          <w:w w:val="105"/>
          <w:sz w:val="16"/>
        </w:rPr>
        <w:t>thường</w:t>
      </w:r>
    </w:p>
    <w:p>
      <w:pPr>
        <w:pStyle w:val="5"/>
        <w:numPr>
          <w:ilvl w:val="0"/>
          <w:numId w:val="73"/>
        </w:numPr>
        <w:tabs>
          <w:tab w:val="left" w:pos="1098"/>
        </w:tabs>
        <w:spacing w:before="157"/>
        <w:ind w:left="1098" w:hanging="294"/>
        <w:rPr>
          <w:sz w:val="16"/>
        </w:rPr>
      </w:pPr>
      <w:r>
        <w:drawing>
          <wp:anchor distT="0" distB="0" distL="0" distR="0" simplePos="0" relativeHeight="251756544"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354" name="Image 354"/>
            <wp:cNvGraphicFramePr/>
            <a:graphic xmlns:a="http://schemas.openxmlformats.org/drawingml/2006/main">
              <a:graphicData uri="http://schemas.openxmlformats.org/drawingml/2006/picture">
                <pic:pic xmlns:pic="http://schemas.openxmlformats.org/drawingml/2006/picture">
                  <pic:nvPicPr>
                    <pic:cNvPr id="354" name="Image 354"/>
                    <pic:cNvPicPr/>
                  </pic:nvPicPr>
                  <pic:blipFill>
                    <a:blip r:embed="rId264" cstate="print"/>
                    <a:stretch>
                      <a:fillRect/>
                    </a:stretch>
                  </pic:blipFill>
                  <pic:spPr>
                    <a:xfrm>
                      <a:off x="0" y="0"/>
                      <a:ext cx="92494" cy="92494"/>
                    </a:xfrm>
                    <a:prstGeom prst="rect">
                      <a:avLst/>
                    </a:prstGeom>
                  </pic:spPr>
                </pic:pic>
              </a:graphicData>
            </a:graphic>
          </wp:anchor>
        </w:drawing>
      </w:r>
      <w:r>
        <mc:AlternateContent>
          <mc:Choice Requires="wpg">
            <w:drawing>
              <wp:anchor distT="0" distB="0" distL="0" distR="0" simplePos="0" relativeHeight="251759616" behindDoc="0" locked="0" layoutInCell="1" allowOverlap="1">
                <wp:simplePos x="0" y="0"/>
                <wp:positionH relativeFrom="page">
                  <wp:posOffset>7025640</wp:posOffset>
                </wp:positionH>
                <wp:positionV relativeFrom="paragraph">
                  <wp:posOffset>73660</wp:posOffset>
                </wp:positionV>
                <wp:extent cx="384810" cy="429895"/>
                <wp:effectExtent l="0" t="0" r="0" b="0"/>
                <wp:wrapNone/>
                <wp:docPr id="355" name="Group 355"/>
                <wp:cNvGraphicFramePr/>
                <a:graphic xmlns:a="http://schemas.openxmlformats.org/drawingml/2006/main">
                  <a:graphicData uri="http://schemas.microsoft.com/office/word/2010/wordprocessingGroup">
                    <wpg:wgp>
                      <wpg:cNvGrpSpPr/>
                      <wpg:grpSpPr>
                        <a:xfrm>
                          <a:off x="0" y="0"/>
                          <a:ext cx="384810" cy="429895"/>
                          <a:chOff x="0" y="0"/>
                          <a:chExt cx="384810" cy="429895"/>
                        </a:xfrm>
                      </wpg:grpSpPr>
                      <wps:wsp>
                        <wps:cNvPr id="356" name="Graphic 356"/>
                        <wps:cNvSpPr/>
                        <wps:spPr>
                          <a:xfrm>
                            <a:off x="0" y="0"/>
                            <a:ext cx="384810" cy="429895"/>
                          </a:xfrm>
                          <a:custGeom>
                            <a:avLst/>
                            <a:gdLst/>
                            <a:ahLst/>
                            <a:cxnLst/>
                            <a:rect l="l" t="t" r="r" b="b"/>
                            <a:pathLst>
                              <a:path w="384810" h="429895">
                                <a:moveTo>
                                  <a:pt x="384810" y="429767"/>
                                </a:moveTo>
                                <a:lnTo>
                                  <a:pt x="0" y="429767"/>
                                </a:lnTo>
                                <a:lnTo>
                                  <a:pt x="0" y="0"/>
                                </a:lnTo>
                                <a:lnTo>
                                  <a:pt x="384810" y="0"/>
                                </a:lnTo>
                                <a:lnTo>
                                  <a:pt x="384810" y="93171"/>
                                </a:lnTo>
                                <a:lnTo>
                                  <a:pt x="214052" y="93171"/>
                                </a:lnTo>
                                <a:lnTo>
                                  <a:pt x="203538" y="93679"/>
                                </a:lnTo>
                                <a:lnTo>
                                  <a:pt x="163691" y="105787"/>
                                </a:lnTo>
                                <a:lnTo>
                                  <a:pt x="131510" y="132223"/>
                                </a:lnTo>
                                <a:lnTo>
                                  <a:pt x="111896" y="168961"/>
                                </a:lnTo>
                                <a:lnTo>
                                  <a:pt x="107327" y="199896"/>
                                </a:lnTo>
                                <a:lnTo>
                                  <a:pt x="107834" y="210409"/>
                                </a:lnTo>
                                <a:lnTo>
                                  <a:pt x="119942" y="250255"/>
                                </a:lnTo>
                                <a:lnTo>
                                  <a:pt x="146378" y="282436"/>
                                </a:lnTo>
                                <a:lnTo>
                                  <a:pt x="183118" y="302050"/>
                                </a:lnTo>
                                <a:lnTo>
                                  <a:pt x="214052" y="306620"/>
                                </a:lnTo>
                                <a:lnTo>
                                  <a:pt x="384810" y="306620"/>
                                </a:lnTo>
                                <a:lnTo>
                                  <a:pt x="384810" y="429767"/>
                                </a:lnTo>
                                <a:close/>
                              </a:path>
                              <a:path w="384810" h="429895">
                                <a:moveTo>
                                  <a:pt x="384810" y="306620"/>
                                </a:moveTo>
                                <a:lnTo>
                                  <a:pt x="214052" y="306620"/>
                                </a:lnTo>
                                <a:lnTo>
                                  <a:pt x="224565" y="306112"/>
                                </a:lnTo>
                                <a:lnTo>
                                  <a:pt x="234876" y="304588"/>
                                </a:lnTo>
                                <a:lnTo>
                                  <a:pt x="273355" y="288650"/>
                                </a:lnTo>
                                <a:lnTo>
                                  <a:pt x="302805" y="259199"/>
                                </a:lnTo>
                                <a:lnTo>
                                  <a:pt x="318744" y="220720"/>
                                </a:lnTo>
                                <a:lnTo>
                                  <a:pt x="320776" y="199896"/>
                                </a:lnTo>
                                <a:lnTo>
                                  <a:pt x="320267" y="189382"/>
                                </a:lnTo>
                                <a:lnTo>
                                  <a:pt x="308159" y="149535"/>
                                </a:lnTo>
                                <a:lnTo>
                                  <a:pt x="281723" y="117355"/>
                                </a:lnTo>
                                <a:lnTo>
                                  <a:pt x="244985" y="97741"/>
                                </a:lnTo>
                                <a:lnTo>
                                  <a:pt x="214052" y="93171"/>
                                </a:lnTo>
                                <a:lnTo>
                                  <a:pt x="384810" y="93171"/>
                                </a:lnTo>
                                <a:lnTo>
                                  <a:pt x="384810" y="306620"/>
                                </a:lnTo>
                                <a:close/>
                              </a:path>
                            </a:pathLst>
                          </a:custGeom>
                          <a:solidFill>
                            <a:srgbClr val="000000">
                              <a:alpha val="19999"/>
                            </a:srgbClr>
                          </a:solidFill>
                        </wps:spPr>
                        <wps:bodyPr wrap="square" lIns="0" tIns="0" rIns="0" bIns="0" rtlCol="0">
                          <a:noAutofit/>
                        </wps:bodyPr>
                      </wps:wsp>
                      <pic:pic xmlns:pic="http://schemas.openxmlformats.org/drawingml/2006/picture">
                        <pic:nvPicPr>
                          <pic:cNvPr id="357" name="Image 357"/>
                          <pic:cNvPicPr/>
                        </pic:nvPicPr>
                        <pic:blipFill>
                          <a:blip r:embed="rId8" cstate="print"/>
                          <a:stretch>
                            <a:fillRect/>
                          </a:stretch>
                        </pic:blipFill>
                        <pic:spPr>
                          <a:xfrm>
                            <a:off x="100212" y="86056"/>
                            <a:ext cx="227678" cy="227678"/>
                          </a:xfrm>
                          <a:prstGeom prst="rect">
                            <a:avLst/>
                          </a:prstGeom>
                        </pic:spPr>
                      </pic:pic>
                    </wpg:wgp>
                  </a:graphicData>
                </a:graphic>
              </wp:anchor>
            </w:drawing>
          </mc:Choice>
          <mc:Fallback>
            <w:pict>
              <v:group id="_x0000_s1026" o:spid="_x0000_s1026" o:spt="203" style="position:absolute;left:0pt;margin-left:553.2pt;margin-top:5.8pt;height:33.85pt;width:30.3pt;mso-position-horizontal-relative:page;z-index:251759616;mso-width-relative:page;mso-height-relative:page;" coordsize="384810,429895" o:gfxdata="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">
                <o:lock v:ext="edit" aspectratio="f"/>
                <v:shape id="Graphic 356" o:spid="_x0000_s1026" o:spt="100" style="position:absolute;left:0;top:0;height:429895;width:384810;" fillcolor="#000000" filled="t" stroked="f" coordsize="384810,429895" o:gfxdata="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pM41C/&#10;AAAA3AAAAA8AAAAAAAAAAQAgAAAAIgAAAGRycy9kb3ducmV2LnhtbFBLAQIUABQAAAAIAIdO4kAz&#10;LwWeOwAAADkAAAAQAAAAAAAAAAEAIAAAAA4BAABkcnMvc2hhcGV4bWwueG1sUEsFBgAAAAAGAAYA&#10;WwEAALgDAAAAAA==&#10;" path="m384810,429767l0,429767,0,0,384810,0,384810,93171,214052,93171,203538,93679,163691,105787,131510,132223,111896,168961,107327,199896,107834,210409,119942,250255,146378,282436,183118,302050,214052,306620,384810,306620,384810,429767xem384810,306620l214052,306620,224565,306112,234876,304588,273355,288650,302805,259199,318744,220720,320776,199896,320267,189382,308159,149535,281723,117355,244985,97741,214052,93171,384810,93171,384810,306620xe">
                  <v:fill on="t" opacity="13106f" focussize="0,0"/>
                  <v:stroke on="f"/>
                  <v:imagedata o:title=""/>
                  <o:lock v:ext="edit" aspectratio="f"/>
                  <v:textbox inset="0mm,0mm,0mm,0mm"/>
                </v:shape>
                <v:shape id="Image 357" o:spid="_x0000_s1026" o:spt="75" type="#_x0000_t75" style="position:absolute;left:100212;top:86056;height:227678;width:227678;" filled="f" o:preferrelative="t" stroked="f" coordsize="21600,21600" o:gfxdata="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e8udvQAA&#10;ANwAAAAPAAAAAAAAAAEAIAAAACIAAABkcnMvZG93bnJldi54bWxQSwECFAAUAAAACACHTuJAMy8F&#10;njsAAAA5AAAAEAAAAAAAAAABACAAAAAMAQAAZHJzL3NoYXBleG1sLnhtbFBLBQYAAAAABgAGAFsB&#10;AAC2AwAAAAA=&#10;">
                  <v:fill on="f" focussize="0,0"/>
                  <v:stroke on="f"/>
                  <v:imagedata r:id="rId8" o:title=""/>
                  <o:lock v:ext="edit" aspectratio="f"/>
                </v:shape>
              </v:group>
            </w:pict>
          </mc:Fallback>
        </mc:AlternateContent>
      </w:r>
      <w:r>
        <w:rPr>
          <w:color w:val="001A1D"/>
          <w:w w:val="105"/>
          <w:sz w:val="16"/>
        </w:rPr>
        <w:t>Các</w:t>
      </w:r>
      <w:r>
        <w:rPr>
          <w:color w:val="001A1D"/>
          <w:spacing w:val="-4"/>
          <w:w w:val="105"/>
          <w:sz w:val="16"/>
        </w:rPr>
        <w:t xml:space="preserve"> </w:t>
      </w:r>
      <w:r>
        <w:rPr>
          <w:color w:val="001A1D"/>
          <w:w w:val="105"/>
          <w:sz w:val="16"/>
        </w:rPr>
        <w:t>dấu</w:t>
      </w:r>
      <w:r>
        <w:rPr>
          <w:color w:val="001A1D"/>
          <w:spacing w:val="-4"/>
          <w:w w:val="105"/>
          <w:sz w:val="16"/>
        </w:rPr>
        <w:t xml:space="preserve"> </w:t>
      </w:r>
      <w:r>
        <w:rPr>
          <w:color w:val="001A1D"/>
          <w:w w:val="105"/>
          <w:sz w:val="16"/>
        </w:rPr>
        <w:t>hiệu</w:t>
      </w:r>
      <w:r>
        <w:rPr>
          <w:color w:val="001A1D"/>
          <w:spacing w:val="-4"/>
          <w:w w:val="105"/>
          <w:sz w:val="16"/>
        </w:rPr>
        <w:t xml:space="preserve"> </w:t>
      </w:r>
      <w:r>
        <w:rPr>
          <w:color w:val="001A1D"/>
          <w:w w:val="105"/>
          <w:sz w:val="16"/>
        </w:rPr>
        <w:t>bất</w:t>
      </w:r>
      <w:r>
        <w:rPr>
          <w:color w:val="001A1D"/>
          <w:spacing w:val="-4"/>
          <w:w w:val="105"/>
          <w:sz w:val="16"/>
        </w:rPr>
        <w:t xml:space="preserve"> </w:t>
      </w:r>
      <w:r>
        <w:rPr>
          <w:color w:val="001A1D"/>
          <w:spacing w:val="-2"/>
          <w:w w:val="105"/>
          <w:sz w:val="16"/>
        </w:rPr>
        <w:t>thường</w:t>
      </w:r>
    </w:p>
    <w:p>
      <w:pPr>
        <w:pStyle w:val="5"/>
        <w:numPr>
          <w:ilvl w:val="0"/>
          <w:numId w:val="73"/>
        </w:numPr>
        <w:tabs>
          <w:tab w:val="left" w:pos="1098"/>
        </w:tabs>
        <w:ind w:left="1098" w:hanging="294"/>
        <w:rPr>
          <w:sz w:val="16"/>
        </w:rPr>
      </w:pPr>
      <w:r>
        <w:drawing>
          <wp:anchor distT="0" distB="0" distL="0" distR="0" simplePos="0" relativeHeight="251756544"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358" name="Image 358"/>
            <wp:cNvGraphicFramePr/>
            <a:graphic xmlns:a="http://schemas.openxmlformats.org/drawingml/2006/main">
              <a:graphicData uri="http://schemas.openxmlformats.org/drawingml/2006/picture">
                <pic:pic xmlns:pic="http://schemas.openxmlformats.org/drawingml/2006/picture">
                  <pic:nvPicPr>
                    <pic:cNvPr id="358" name="Image 358"/>
                    <pic:cNvPicPr/>
                  </pic:nvPicPr>
                  <pic:blipFill>
                    <a:blip r:embed="rId265" cstate="print"/>
                    <a:stretch>
                      <a:fillRect/>
                    </a:stretch>
                  </pic:blipFill>
                  <pic:spPr>
                    <a:xfrm>
                      <a:off x="0" y="0"/>
                      <a:ext cx="92494" cy="92494"/>
                    </a:xfrm>
                    <a:prstGeom prst="rect">
                      <a:avLst/>
                    </a:prstGeom>
                  </pic:spPr>
                </pic:pic>
              </a:graphicData>
            </a:graphic>
          </wp:anchor>
        </w:drawing>
      </w:r>
      <w:r>
        <w:rPr>
          <w:color w:val="001A1D"/>
          <w:w w:val="105"/>
          <w:sz w:val="16"/>
        </w:rPr>
        <w:t>Nội</w:t>
      </w:r>
      <w:r>
        <w:rPr>
          <w:color w:val="001A1D"/>
          <w:spacing w:val="-5"/>
          <w:w w:val="105"/>
          <w:sz w:val="16"/>
        </w:rPr>
        <w:t xml:space="preserve"> </w:t>
      </w:r>
      <w:r>
        <w:rPr>
          <w:color w:val="001A1D"/>
          <w:w w:val="105"/>
          <w:sz w:val="16"/>
        </w:rPr>
        <w:t>dung</w:t>
      </w:r>
      <w:r>
        <w:rPr>
          <w:color w:val="001A1D"/>
          <w:spacing w:val="-4"/>
          <w:w w:val="105"/>
          <w:sz w:val="16"/>
        </w:rPr>
        <w:t xml:space="preserve"> </w:t>
      </w:r>
      <w:r>
        <w:rPr>
          <w:color w:val="001A1D"/>
          <w:spacing w:val="-2"/>
          <w:w w:val="105"/>
          <w:sz w:val="16"/>
        </w:rPr>
        <w:t>website</w:t>
      </w:r>
    </w:p>
    <w:p>
      <w:pPr>
        <w:pStyle w:val="5"/>
        <w:numPr>
          <w:ilvl w:val="0"/>
          <w:numId w:val="73"/>
        </w:numPr>
        <w:tabs>
          <w:tab w:val="left" w:pos="1098"/>
        </w:tabs>
        <w:spacing w:before="169" w:line="468" w:lineRule="auto"/>
        <w:ind w:left="793" w:right="8631" w:firstLine="11"/>
        <w:rPr>
          <w:sz w:val="16"/>
        </w:rPr>
      </w:pPr>
      <w:r>
        <w:drawing>
          <wp:anchor distT="0" distB="0" distL="0" distR="0" simplePos="0" relativeHeight="251757568" behindDoc="0" locked="0" layoutInCell="1" allowOverlap="1">
            <wp:simplePos x="0" y="0"/>
            <wp:positionH relativeFrom="page">
              <wp:posOffset>611505</wp:posOffset>
            </wp:positionH>
            <wp:positionV relativeFrom="paragraph">
              <wp:posOffset>131445</wp:posOffset>
            </wp:positionV>
            <wp:extent cx="92710" cy="92710"/>
            <wp:effectExtent l="0" t="0" r="0" b="0"/>
            <wp:wrapNone/>
            <wp:docPr id="359" name="Image 359"/>
            <wp:cNvGraphicFramePr/>
            <a:graphic xmlns:a="http://schemas.openxmlformats.org/drawingml/2006/main">
              <a:graphicData uri="http://schemas.openxmlformats.org/drawingml/2006/picture">
                <pic:pic xmlns:pic="http://schemas.openxmlformats.org/drawingml/2006/picture">
                  <pic:nvPicPr>
                    <pic:cNvPr id="359" name="Image 359"/>
                    <pic:cNvPicPr/>
                  </pic:nvPicPr>
                  <pic:blipFill>
                    <a:blip r:embed="rId266" cstate="print"/>
                    <a:stretch>
                      <a:fillRect/>
                    </a:stretch>
                  </pic:blipFill>
                  <pic:spPr>
                    <a:xfrm>
                      <a:off x="0" y="0"/>
                      <a:ext cx="92494" cy="92494"/>
                    </a:xfrm>
                    <a:prstGeom prst="rect">
                      <a:avLst/>
                    </a:prstGeom>
                  </pic:spPr>
                </pic:pic>
              </a:graphicData>
            </a:graphic>
          </wp:anchor>
        </w:drawing>
      </w:r>
      <w:r>
        <w:rPr>
          <w:color w:val="001A1D"/>
          <w:w w:val="105"/>
          <w:sz w:val="16"/>
        </w:rPr>
        <w:t>Các</w:t>
      </w:r>
      <w:r>
        <w:rPr>
          <w:color w:val="001A1D"/>
          <w:spacing w:val="-12"/>
          <w:w w:val="105"/>
          <w:sz w:val="16"/>
        </w:rPr>
        <w:t xml:space="preserve"> </w:t>
      </w:r>
      <w:r>
        <w:rPr>
          <w:color w:val="001A1D"/>
          <w:w w:val="105"/>
          <w:sz w:val="16"/>
        </w:rPr>
        <w:t>dấu</w:t>
      </w:r>
      <w:r>
        <w:rPr>
          <w:color w:val="001A1D"/>
          <w:spacing w:val="-11"/>
          <w:w w:val="105"/>
          <w:sz w:val="16"/>
        </w:rPr>
        <w:t xml:space="preserve"> </w:t>
      </w:r>
      <w:r>
        <w:rPr>
          <w:color w:val="001A1D"/>
          <w:w w:val="105"/>
          <w:sz w:val="16"/>
        </w:rPr>
        <w:t>hiệu</w:t>
      </w:r>
      <w:r>
        <w:rPr>
          <w:color w:val="001A1D"/>
          <w:spacing w:val="-12"/>
          <w:w w:val="105"/>
          <w:sz w:val="16"/>
        </w:rPr>
        <w:t xml:space="preserve"> </w:t>
      </w:r>
      <w:r>
        <w:rPr>
          <w:color w:val="001A1D"/>
          <w:w w:val="105"/>
          <w:sz w:val="16"/>
        </w:rPr>
        <w:t>tấn</w:t>
      </w:r>
      <w:r>
        <w:rPr>
          <w:color w:val="001A1D"/>
          <w:spacing w:val="-12"/>
          <w:w w:val="105"/>
          <w:sz w:val="16"/>
        </w:rPr>
        <w:t xml:space="preserve"> </w:t>
      </w:r>
      <w:r>
        <w:rPr>
          <w:color w:val="001A1D"/>
          <w:w w:val="105"/>
          <w:sz w:val="16"/>
        </w:rPr>
        <w:t xml:space="preserve">công </w:t>
      </w:r>
      <w:r>
        <w:rPr>
          <w:color w:val="0E6BBE"/>
          <w:w w:val="105"/>
          <w:sz w:val="16"/>
        </w:rPr>
        <w:t>Clear my choice</w:t>
      </w:r>
    </w:p>
    <w:p>
      <w:pPr>
        <w:pStyle w:val="4"/>
        <w:spacing w:before="94"/>
        <w:rPr>
          <w:sz w:val="20"/>
        </w:rPr>
      </w:pPr>
      <w:r>
        <mc:AlternateContent>
          <mc:Choice Requires="wpg">
            <w:drawing>
              <wp:anchor distT="0" distB="0" distL="0" distR="0" simplePos="0" relativeHeight="251815936" behindDoc="1" locked="0" layoutInCell="1" allowOverlap="1">
                <wp:simplePos x="0" y="0"/>
                <wp:positionH relativeFrom="page">
                  <wp:posOffset>408940</wp:posOffset>
                </wp:positionH>
                <wp:positionV relativeFrom="paragraph">
                  <wp:posOffset>243840</wp:posOffset>
                </wp:positionV>
                <wp:extent cx="6944360" cy="590550"/>
                <wp:effectExtent l="0" t="0" r="0" b="0"/>
                <wp:wrapTopAndBottom/>
                <wp:docPr id="360" name="Group 360"/>
                <wp:cNvGraphicFramePr/>
                <a:graphic xmlns:a="http://schemas.openxmlformats.org/drawingml/2006/main">
                  <a:graphicData uri="http://schemas.microsoft.com/office/word/2010/wordprocessingGroup">
                    <wpg:wgp>
                      <wpg:cNvGrpSpPr/>
                      <wpg:grpSpPr>
                        <a:xfrm>
                          <a:off x="0" y="0"/>
                          <a:ext cx="6944359" cy="590550"/>
                          <a:chOff x="0" y="0"/>
                          <a:chExt cx="6944359" cy="590550"/>
                        </a:xfrm>
                      </wpg:grpSpPr>
                      <wps:wsp>
                        <wps:cNvPr id="361" name="Graphic 361"/>
                        <wps:cNvSpPr/>
                        <wps:spPr>
                          <a:xfrm>
                            <a:off x="3557" y="3557"/>
                            <a:ext cx="6937375" cy="583565"/>
                          </a:xfrm>
                          <a:custGeom>
                            <a:avLst/>
                            <a:gdLst/>
                            <a:ahLst/>
                            <a:cxnLst/>
                            <a:rect l="l" t="t" r="r" b="b"/>
                            <a:pathLst>
                              <a:path w="6937375" h="583565">
                                <a:moveTo>
                                  <a:pt x="0" y="572753"/>
                                </a:moveTo>
                                <a:lnTo>
                                  <a:pt x="0" y="10672"/>
                                </a:lnTo>
                                <a:lnTo>
                                  <a:pt x="0" y="7712"/>
                                </a:lnTo>
                                <a:lnTo>
                                  <a:pt x="1041" y="5197"/>
                                </a:lnTo>
                                <a:lnTo>
                                  <a:pt x="3125" y="3112"/>
                                </a:lnTo>
                                <a:lnTo>
                                  <a:pt x="5209" y="1042"/>
                                </a:lnTo>
                                <a:lnTo>
                                  <a:pt x="7725" y="0"/>
                                </a:lnTo>
                                <a:lnTo>
                                  <a:pt x="10672" y="0"/>
                                </a:lnTo>
                                <a:lnTo>
                                  <a:pt x="6926398" y="0"/>
                                </a:lnTo>
                                <a:lnTo>
                                  <a:pt x="6929345" y="0"/>
                                </a:lnTo>
                                <a:lnTo>
                                  <a:pt x="6931860" y="1042"/>
                                </a:lnTo>
                                <a:lnTo>
                                  <a:pt x="6933944" y="3112"/>
                                </a:lnTo>
                                <a:lnTo>
                                  <a:pt x="6936028" y="5197"/>
                                </a:lnTo>
                                <a:lnTo>
                                  <a:pt x="6937070" y="7712"/>
                                </a:lnTo>
                                <a:lnTo>
                                  <a:pt x="6937071" y="10672"/>
                                </a:lnTo>
                                <a:lnTo>
                                  <a:pt x="6937071" y="572753"/>
                                </a:lnTo>
                                <a:lnTo>
                                  <a:pt x="6926398" y="583425"/>
                                </a:lnTo>
                                <a:lnTo>
                                  <a:pt x="10672" y="583425"/>
                                </a:lnTo>
                                <a:lnTo>
                                  <a:pt x="7725" y="583411"/>
                                </a:lnTo>
                                <a:lnTo>
                                  <a:pt x="5209" y="582369"/>
                                </a:lnTo>
                                <a:lnTo>
                                  <a:pt x="3125" y="580284"/>
                                </a:lnTo>
                                <a:lnTo>
                                  <a:pt x="1041" y="578200"/>
                                </a:lnTo>
                                <a:lnTo>
                                  <a:pt x="0" y="575685"/>
                                </a:lnTo>
                                <a:lnTo>
                                  <a:pt x="0" y="572753"/>
                                </a:lnTo>
                                <a:close/>
                              </a:path>
                            </a:pathLst>
                          </a:custGeom>
                          <a:ln w="7114">
                            <a:solidFill>
                              <a:srgbClr val="CAD0D6"/>
                            </a:solidFill>
                            <a:prstDash val="solid"/>
                          </a:ln>
                        </wps:spPr>
                        <wps:bodyPr wrap="square" lIns="0" tIns="0" rIns="0" bIns="0" rtlCol="0">
                          <a:noAutofit/>
                        </wps:bodyPr>
                      </wps:wsp>
                      <wps:wsp>
                        <wps:cNvPr id="362" name="Graphic 362"/>
                        <wps:cNvSpPr/>
                        <wps:spPr>
                          <a:xfrm>
                            <a:off x="60477" y="394879"/>
                            <a:ext cx="448309" cy="128270"/>
                          </a:xfrm>
                          <a:custGeom>
                            <a:avLst/>
                            <a:gdLst/>
                            <a:ahLst/>
                            <a:cxnLst/>
                            <a:rect l="l" t="t" r="r" b="b"/>
                            <a:pathLst>
                              <a:path w="448309" h="128270">
                                <a:moveTo>
                                  <a:pt x="0" y="74706"/>
                                </a:moveTo>
                                <a:lnTo>
                                  <a:pt x="0" y="53362"/>
                                </a:lnTo>
                                <a:lnTo>
                                  <a:pt x="0" y="49846"/>
                                </a:lnTo>
                                <a:lnTo>
                                  <a:pt x="341" y="46372"/>
                                </a:lnTo>
                                <a:lnTo>
                                  <a:pt x="1025" y="42940"/>
                                </a:lnTo>
                                <a:lnTo>
                                  <a:pt x="1708" y="39507"/>
                                </a:lnTo>
                                <a:lnTo>
                                  <a:pt x="2721" y="36158"/>
                                </a:lnTo>
                                <a:lnTo>
                                  <a:pt x="4061" y="32920"/>
                                </a:lnTo>
                                <a:lnTo>
                                  <a:pt x="5402" y="29682"/>
                                </a:lnTo>
                                <a:lnTo>
                                  <a:pt x="7046" y="26597"/>
                                </a:lnTo>
                                <a:lnTo>
                                  <a:pt x="8993" y="23693"/>
                                </a:lnTo>
                                <a:lnTo>
                                  <a:pt x="10939" y="20789"/>
                                </a:lnTo>
                                <a:lnTo>
                                  <a:pt x="13151" y="18093"/>
                                </a:lnTo>
                                <a:lnTo>
                                  <a:pt x="15629" y="15619"/>
                                </a:lnTo>
                                <a:lnTo>
                                  <a:pt x="18106" y="13146"/>
                                </a:lnTo>
                                <a:lnTo>
                                  <a:pt x="20802" y="10936"/>
                                </a:lnTo>
                                <a:lnTo>
                                  <a:pt x="23715" y="8991"/>
                                </a:lnTo>
                                <a:lnTo>
                                  <a:pt x="26629" y="7045"/>
                                </a:lnTo>
                                <a:lnTo>
                                  <a:pt x="49858" y="0"/>
                                </a:lnTo>
                                <a:lnTo>
                                  <a:pt x="53362" y="0"/>
                                </a:lnTo>
                                <a:lnTo>
                                  <a:pt x="394879" y="0"/>
                                </a:lnTo>
                                <a:lnTo>
                                  <a:pt x="398383" y="0"/>
                                </a:lnTo>
                                <a:lnTo>
                                  <a:pt x="401853" y="347"/>
                                </a:lnTo>
                                <a:lnTo>
                                  <a:pt x="424525" y="8991"/>
                                </a:lnTo>
                                <a:lnTo>
                                  <a:pt x="427439" y="10936"/>
                                </a:lnTo>
                                <a:lnTo>
                                  <a:pt x="439248" y="23693"/>
                                </a:lnTo>
                                <a:lnTo>
                                  <a:pt x="441194" y="26597"/>
                                </a:lnTo>
                                <a:lnTo>
                                  <a:pt x="442838" y="29682"/>
                                </a:lnTo>
                                <a:lnTo>
                                  <a:pt x="444179" y="32920"/>
                                </a:lnTo>
                                <a:lnTo>
                                  <a:pt x="445520" y="36158"/>
                                </a:lnTo>
                                <a:lnTo>
                                  <a:pt x="446532" y="39507"/>
                                </a:lnTo>
                                <a:lnTo>
                                  <a:pt x="447216" y="42940"/>
                                </a:lnTo>
                                <a:lnTo>
                                  <a:pt x="447899" y="46372"/>
                                </a:lnTo>
                                <a:lnTo>
                                  <a:pt x="448241" y="49846"/>
                                </a:lnTo>
                                <a:lnTo>
                                  <a:pt x="448241" y="53362"/>
                                </a:lnTo>
                                <a:lnTo>
                                  <a:pt x="448241" y="74706"/>
                                </a:lnTo>
                                <a:lnTo>
                                  <a:pt x="448241" y="78208"/>
                                </a:lnTo>
                                <a:lnTo>
                                  <a:pt x="447899" y="81668"/>
                                </a:lnTo>
                                <a:lnTo>
                                  <a:pt x="447216" y="85101"/>
                                </a:lnTo>
                                <a:lnTo>
                                  <a:pt x="446532" y="88534"/>
                                </a:lnTo>
                                <a:lnTo>
                                  <a:pt x="445520" y="91868"/>
                                </a:lnTo>
                                <a:lnTo>
                                  <a:pt x="444179" y="95106"/>
                                </a:lnTo>
                                <a:lnTo>
                                  <a:pt x="442838" y="98344"/>
                                </a:lnTo>
                                <a:lnTo>
                                  <a:pt x="415300" y="123997"/>
                                </a:lnTo>
                                <a:lnTo>
                                  <a:pt x="412063" y="125345"/>
                                </a:lnTo>
                                <a:lnTo>
                                  <a:pt x="408726" y="126345"/>
                                </a:lnTo>
                                <a:lnTo>
                                  <a:pt x="405289" y="127026"/>
                                </a:lnTo>
                                <a:lnTo>
                                  <a:pt x="401853" y="127721"/>
                                </a:lnTo>
                                <a:lnTo>
                                  <a:pt x="398383" y="128069"/>
                                </a:lnTo>
                                <a:lnTo>
                                  <a:pt x="394879" y="128069"/>
                                </a:lnTo>
                                <a:lnTo>
                                  <a:pt x="53362" y="128069"/>
                                </a:lnTo>
                                <a:lnTo>
                                  <a:pt x="49858" y="128069"/>
                                </a:lnTo>
                                <a:lnTo>
                                  <a:pt x="46388" y="127721"/>
                                </a:lnTo>
                                <a:lnTo>
                                  <a:pt x="42951" y="127026"/>
                                </a:lnTo>
                                <a:lnTo>
                                  <a:pt x="39515" y="126345"/>
                                </a:lnTo>
                                <a:lnTo>
                                  <a:pt x="36178" y="125345"/>
                                </a:lnTo>
                                <a:lnTo>
                                  <a:pt x="32941" y="123997"/>
                                </a:lnTo>
                                <a:lnTo>
                                  <a:pt x="29704" y="122649"/>
                                </a:lnTo>
                                <a:lnTo>
                                  <a:pt x="4061" y="95106"/>
                                </a:lnTo>
                                <a:lnTo>
                                  <a:pt x="2721" y="91868"/>
                                </a:lnTo>
                                <a:lnTo>
                                  <a:pt x="1708" y="88534"/>
                                </a:lnTo>
                                <a:lnTo>
                                  <a:pt x="1025" y="85101"/>
                                </a:lnTo>
                                <a:lnTo>
                                  <a:pt x="341" y="81668"/>
                                </a:lnTo>
                                <a:lnTo>
                                  <a:pt x="0" y="78208"/>
                                </a:lnTo>
                                <a:lnTo>
                                  <a:pt x="0" y="74706"/>
                                </a:lnTo>
                                <a:close/>
                              </a:path>
                            </a:pathLst>
                          </a:custGeom>
                          <a:ln w="7114">
                            <a:solidFill>
                              <a:srgbClr val="000000"/>
                            </a:solidFill>
                            <a:prstDash val="solid"/>
                          </a:ln>
                        </wps:spPr>
                        <wps:bodyPr wrap="square" lIns="0" tIns="0" rIns="0" bIns="0" rtlCol="0">
                          <a:noAutofit/>
                        </wps:bodyPr>
                      </wps:wsp>
                      <wps:wsp>
                        <wps:cNvPr id="363" name="Textbox 363"/>
                        <wps:cNvSpPr txBox="1"/>
                        <wps:spPr>
                          <a:xfrm>
                            <a:off x="10977" y="9192"/>
                            <a:ext cx="6922770" cy="572770"/>
                          </a:xfrm>
                          <a:prstGeom prst="rect">
                            <a:avLst/>
                          </a:prstGeom>
                        </wps:spPr>
                        <wps:txbx>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38</w:t>
                              </w:r>
                            </w:p>
                            <w:p>
                              <w:pPr>
                                <w:spacing w:before="68"/>
                                <w:ind w:left="77"/>
                                <w:rPr>
                                  <w:sz w:val="13"/>
                                </w:rPr>
                              </w:pPr>
                              <w:r>
                                <w:rPr>
                                  <w:color w:val="1C2025"/>
                                  <w:sz w:val="13"/>
                                </w:rPr>
                                <w:t>Not</w:t>
                              </w:r>
                              <w:r>
                                <w:rPr>
                                  <w:color w:val="1C2025"/>
                                  <w:spacing w:val="3"/>
                                  <w:sz w:val="13"/>
                                </w:rPr>
                                <w:t xml:space="preserve"> </w:t>
                              </w:r>
                              <w:r>
                                <w:rPr>
                                  <w:color w:val="1C2025"/>
                                  <w:sz w:val="13"/>
                                </w:rPr>
                                <w:t>yet</w:t>
                              </w:r>
                              <w:r>
                                <w:rPr>
                                  <w:color w:val="1C2025"/>
                                  <w:spacing w:val="4"/>
                                  <w:sz w:val="13"/>
                                </w:rPr>
                                <w:t xml:space="preserve"> </w:t>
                              </w:r>
                              <w:r>
                                <w:rPr>
                                  <w:color w:val="1C2025"/>
                                  <w:spacing w:val="-2"/>
                                  <w:sz w:val="13"/>
                                </w:rPr>
                                <w:t>answered</w:t>
                              </w:r>
                            </w:p>
                            <w:p>
                              <w:pPr>
                                <w:spacing w:before="84"/>
                                <w:ind w:left="138"/>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19.2pt;height:46.5pt;width:546.8pt;mso-position-horizontal-relative:page;mso-wrap-distance-bottom:0pt;mso-wrap-distance-top:0pt;z-index:-251500544;mso-width-relative:page;mso-height-relative:page;" coordsize="6944359,590550" o:gfxdata="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">
                <o:lock v:ext="edit" aspectratio="f"/>
                <v:shape id="Graphic 361" o:spid="_x0000_s1026" o:spt="100" style="position:absolute;left:3557;top:3557;height:583565;width:6937375;" filled="f" stroked="t" coordsize="6937375,583565" o:gfxdata="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8xl3u5AAAA3AAA&#10;AA8AAAAAAAAAAQAgAAAAIgAAAGRycy9kb3ducmV2LnhtbFBLAQIUABQAAAAIAIdO4kAzLwWeOwAA&#10;ADkAAAAQAAAAAAAAAAEAIAAAAAgBAABkcnMvc2hhcGV4bWwueG1sUEsFBgAAAAAGAAYAWwEAALID&#10;AAAAAA==&#10;" path="m0,572753l0,10672,0,7712,1041,5197,3125,3112,5209,1042,7725,0,10672,0,6926398,0,6929345,0,6931860,1042,6933944,3112,6936028,5197,6937070,7712,6937071,10672,6937071,572753,6926398,583425,10672,583425,7725,583411,5209,582369,3125,580284,1041,578200,0,575685,0,572753xe">
                  <v:fill on="f" focussize="0,0"/>
                  <v:stroke weight="0.560157480314961pt" color="#CAD0D6" joinstyle="round"/>
                  <v:imagedata o:title=""/>
                  <o:lock v:ext="edit" aspectratio="f"/>
                  <v:textbox inset="0mm,0mm,0mm,0mm"/>
                </v:shape>
                <v:shape id="Graphic 362" o:spid="_x0000_s1026" o:spt="100" style="position:absolute;left:60477;top:394879;height:128270;width:448309;" filled="f" stroked="t" coordsize="448309,128270" o:gfxdata="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PICbvQAA&#10;ANwAAAAPAAAAAAAAAAEAIAAAACIAAABkcnMvZG93bnJldi54bWxQSwECFAAUAAAACACHTuJAMy8F&#10;njsAAAA5AAAAEAAAAAAAAAABACAAAAAMAQAAZHJzL3NoYXBleG1sLnhtbFBLBQYAAAAABgAGAFsB&#10;AAC2AwAAAAA=&#10;" path="m0,74706l0,53362,0,49846,341,46372,1025,42940,1708,39507,2721,36158,4061,32920,5402,29682,7046,26597,8993,23693,10939,20789,13151,18093,15629,15619,18106,13146,20802,10936,23715,8991,26629,7045,49858,0,53362,0,394879,0,398383,0,401853,347,424525,8991,427439,10936,439248,23693,441194,26597,442838,29682,444179,32920,445520,36158,446532,39507,447216,42940,447899,46372,448241,49846,448241,53362,448241,74706,448241,78208,447899,81668,447216,85101,446532,88534,445520,91868,444179,95106,442838,98344,415300,123997,412063,125345,408726,126345,405289,127026,401853,127721,398383,128069,394879,128069,53362,128069,49858,128069,46388,127721,42951,127026,39515,126345,36178,125345,32941,123997,29704,122649,4061,95106,2721,91868,1708,88534,1025,85101,341,81668,0,78208,0,74706xe">
                  <v:fill on="f" focussize="0,0"/>
                  <v:stroke weight="0.560157480314961pt" color="#000000" joinstyle="round"/>
                  <v:imagedata o:title=""/>
                  <o:lock v:ext="edit" aspectratio="f"/>
                  <v:textbox inset="0mm,0mm,0mm,0mm"/>
                </v:shape>
                <v:shape id="Textbox 363" o:spid="_x0000_s1026" o:spt="202" type="#_x0000_t202" style="position:absolute;left:10977;top:9192;height:572770;width:6922770;" filled="f" stroked="f" coordsize="21600,21600" o:gfxdata="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0lDV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38</w:t>
                        </w:r>
                      </w:p>
                      <w:p>
                        <w:pPr>
                          <w:spacing w:before="68"/>
                          <w:ind w:left="77"/>
                          <w:rPr>
                            <w:sz w:val="13"/>
                          </w:rPr>
                        </w:pPr>
                        <w:r>
                          <w:rPr>
                            <w:color w:val="1C2025"/>
                            <w:sz w:val="13"/>
                          </w:rPr>
                          <w:t>Not</w:t>
                        </w:r>
                        <w:r>
                          <w:rPr>
                            <w:color w:val="1C2025"/>
                            <w:spacing w:val="3"/>
                            <w:sz w:val="13"/>
                          </w:rPr>
                          <w:t xml:space="preserve"> </w:t>
                        </w:r>
                        <w:r>
                          <w:rPr>
                            <w:color w:val="1C2025"/>
                            <w:sz w:val="13"/>
                          </w:rPr>
                          <w:t>yet</w:t>
                        </w:r>
                        <w:r>
                          <w:rPr>
                            <w:color w:val="1C2025"/>
                            <w:spacing w:val="4"/>
                            <w:sz w:val="13"/>
                          </w:rPr>
                          <w:t xml:space="preserve"> </w:t>
                        </w:r>
                        <w:r>
                          <w:rPr>
                            <w:color w:val="1C2025"/>
                            <w:spacing w:val="-2"/>
                            <w:sz w:val="13"/>
                          </w:rPr>
                          <w:t>answered</w:t>
                        </w:r>
                      </w:p>
                      <w:p>
                        <w:pPr>
                          <w:spacing w:before="84"/>
                          <w:ind w:left="138"/>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pPr>
    </w:p>
    <w:p>
      <w:pPr>
        <w:pStyle w:val="4"/>
        <w:spacing w:before="29"/>
      </w:pPr>
    </w:p>
    <w:p>
      <w:pPr>
        <w:pStyle w:val="4"/>
        <w:ind w:left="468"/>
      </w:pPr>
      <w:r>
        <w:rPr>
          <w:color w:val="001A1D"/>
          <w:w w:val="105"/>
        </w:rPr>
        <w:t>Mục</w:t>
      </w:r>
      <w:r>
        <w:rPr>
          <w:color w:val="001A1D"/>
          <w:spacing w:val="-5"/>
          <w:w w:val="105"/>
        </w:rPr>
        <w:t xml:space="preserve"> </w:t>
      </w:r>
      <w:r>
        <w:rPr>
          <w:color w:val="001A1D"/>
          <w:w w:val="105"/>
        </w:rPr>
        <w:t>đích</w:t>
      </w:r>
      <w:r>
        <w:rPr>
          <w:color w:val="001A1D"/>
          <w:spacing w:val="-4"/>
          <w:w w:val="105"/>
        </w:rPr>
        <w:t xml:space="preserve"> </w:t>
      </w:r>
      <w:r>
        <w:rPr>
          <w:color w:val="001A1D"/>
          <w:w w:val="105"/>
        </w:rPr>
        <w:t>chính</w:t>
      </w:r>
      <w:r>
        <w:rPr>
          <w:color w:val="001A1D"/>
          <w:spacing w:val="-5"/>
          <w:w w:val="105"/>
        </w:rPr>
        <w:t xml:space="preserve"> </w:t>
      </w:r>
      <w:r>
        <w:rPr>
          <w:color w:val="001A1D"/>
          <w:w w:val="105"/>
        </w:rPr>
        <w:t>của</w:t>
      </w:r>
      <w:r>
        <w:rPr>
          <w:color w:val="001A1D"/>
          <w:spacing w:val="-4"/>
          <w:w w:val="105"/>
        </w:rPr>
        <w:t xml:space="preserve"> </w:t>
      </w:r>
      <w:r>
        <w:rPr>
          <w:color w:val="001A1D"/>
          <w:w w:val="105"/>
        </w:rPr>
        <w:t>chương</w:t>
      </w:r>
      <w:r>
        <w:rPr>
          <w:color w:val="001A1D"/>
          <w:spacing w:val="-5"/>
          <w:w w:val="105"/>
        </w:rPr>
        <w:t xml:space="preserve"> </w:t>
      </w:r>
      <w:r>
        <w:rPr>
          <w:color w:val="001A1D"/>
          <w:w w:val="105"/>
        </w:rPr>
        <w:t>trình</w:t>
      </w:r>
      <w:r>
        <w:rPr>
          <w:color w:val="001A1D"/>
          <w:spacing w:val="-4"/>
          <w:w w:val="105"/>
        </w:rPr>
        <w:t xml:space="preserve"> </w:t>
      </w:r>
      <w:r>
        <w:rPr>
          <w:color w:val="001A1D"/>
          <w:w w:val="105"/>
        </w:rPr>
        <w:t>nâng</w:t>
      </w:r>
      <w:r>
        <w:rPr>
          <w:color w:val="001A1D"/>
          <w:spacing w:val="-5"/>
          <w:w w:val="105"/>
        </w:rPr>
        <w:t xml:space="preserve"> </w:t>
      </w:r>
      <w:r>
        <w:rPr>
          <w:color w:val="001A1D"/>
          <w:w w:val="105"/>
        </w:rPr>
        <w:t>cao</w:t>
      </w:r>
      <w:r>
        <w:rPr>
          <w:color w:val="001A1D"/>
          <w:spacing w:val="-4"/>
          <w:w w:val="105"/>
        </w:rPr>
        <w:t xml:space="preserve"> </w:t>
      </w:r>
      <w:r>
        <w:rPr>
          <w:color w:val="001A1D"/>
          <w:w w:val="105"/>
        </w:rPr>
        <w:t>nhận</w:t>
      </w:r>
      <w:r>
        <w:rPr>
          <w:color w:val="001A1D"/>
          <w:spacing w:val="-5"/>
          <w:w w:val="105"/>
        </w:rPr>
        <w:t xml:space="preserve"> </w:t>
      </w:r>
      <w:r>
        <w:rPr>
          <w:color w:val="001A1D"/>
          <w:w w:val="105"/>
        </w:rPr>
        <w:t>thức</w:t>
      </w:r>
      <w:r>
        <w:rPr>
          <w:color w:val="001A1D"/>
          <w:spacing w:val="-4"/>
          <w:w w:val="105"/>
        </w:rPr>
        <w:t xml:space="preserve"> </w:t>
      </w:r>
      <w:r>
        <w:rPr>
          <w:color w:val="001A1D"/>
          <w:w w:val="105"/>
        </w:rPr>
        <w:t>bảo</w:t>
      </w:r>
      <w:r>
        <w:rPr>
          <w:color w:val="001A1D"/>
          <w:spacing w:val="-5"/>
          <w:w w:val="105"/>
        </w:rPr>
        <w:t xml:space="preserve"> </w:t>
      </w:r>
      <w:r>
        <w:rPr>
          <w:color w:val="001A1D"/>
          <w:w w:val="105"/>
        </w:rPr>
        <w:t>mật</w:t>
      </w:r>
      <w:r>
        <w:rPr>
          <w:color w:val="001A1D"/>
          <w:spacing w:val="-4"/>
          <w:w w:val="105"/>
        </w:rPr>
        <w:t xml:space="preserve"> </w:t>
      </w:r>
      <w:r>
        <w:rPr>
          <w:color w:val="001A1D"/>
          <w:spacing w:val="-5"/>
          <w:w w:val="105"/>
        </w:rPr>
        <w:t>là?</w:t>
      </w:r>
    </w:p>
    <w:p>
      <w:pPr>
        <w:pStyle w:val="4"/>
        <w:spacing w:before="112"/>
      </w:pPr>
    </w:p>
    <w:p>
      <w:pPr>
        <w:pStyle w:val="5"/>
        <w:numPr>
          <w:ilvl w:val="0"/>
          <w:numId w:val="74"/>
        </w:numPr>
        <w:tabs>
          <w:tab w:val="left" w:pos="1098"/>
        </w:tabs>
        <w:spacing w:before="0"/>
        <w:ind w:left="1098" w:hanging="294"/>
        <w:rPr>
          <w:sz w:val="16"/>
        </w:rPr>
      </w:pPr>
      <w:r>
        <w:drawing>
          <wp:anchor distT="0" distB="0" distL="0" distR="0" simplePos="0" relativeHeight="251757568"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364" name="Image 364"/>
            <wp:cNvGraphicFramePr/>
            <a:graphic xmlns:a="http://schemas.openxmlformats.org/drawingml/2006/main">
              <a:graphicData uri="http://schemas.openxmlformats.org/drawingml/2006/picture">
                <pic:pic xmlns:pic="http://schemas.openxmlformats.org/drawingml/2006/picture">
                  <pic:nvPicPr>
                    <pic:cNvPr id="364" name="Image 364"/>
                    <pic:cNvPicPr/>
                  </pic:nvPicPr>
                  <pic:blipFill>
                    <a:blip r:embed="rId267" cstate="print"/>
                    <a:stretch>
                      <a:fillRect/>
                    </a:stretch>
                  </pic:blipFill>
                  <pic:spPr>
                    <a:xfrm>
                      <a:off x="0" y="0"/>
                      <a:ext cx="92494" cy="92494"/>
                    </a:xfrm>
                    <a:prstGeom prst="rect">
                      <a:avLst/>
                    </a:prstGeom>
                  </pic:spPr>
                </pic:pic>
              </a:graphicData>
            </a:graphic>
          </wp:anchor>
        </w:drawing>
      </w:r>
      <w:r>
        <w:rPr>
          <w:color w:val="001A1D"/>
          <w:w w:val="105"/>
          <w:sz w:val="16"/>
        </w:rPr>
        <w:t>Thông</w:t>
      </w:r>
      <w:r>
        <w:rPr>
          <w:color w:val="001A1D"/>
          <w:spacing w:val="-4"/>
          <w:w w:val="105"/>
          <w:sz w:val="16"/>
        </w:rPr>
        <w:t xml:space="preserve"> </w:t>
      </w:r>
      <w:r>
        <w:rPr>
          <w:color w:val="001A1D"/>
          <w:w w:val="105"/>
          <w:sz w:val="16"/>
        </w:rPr>
        <w:t>báo</w:t>
      </w:r>
      <w:r>
        <w:rPr>
          <w:color w:val="001A1D"/>
          <w:spacing w:val="-4"/>
          <w:w w:val="105"/>
          <w:sz w:val="16"/>
        </w:rPr>
        <w:t xml:space="preserve"> </w:t>
      </w:r>
      <w:r>
        <w:rPr>
          <w:color w:val="001A1D"/>
          <w:w w:val="105"/>
          <w:sz w:val="16"/>
        </w:rPr>
        <w:t>cho</w:t>
      </w:r>
      <w:r>
        <w:rPr>
          <w:color w:val="001A1D"/>
          <w:spacing w:val="-5"/>
          <w:w w:val="105"/>
          <w:sz w:val="16"/>
        </w:rPr>
        <w:t xml:space="preserve"> </w:t>
      </w:r>
      <w:r>
        <w:rPr>
          <w:color w:val="001A1D"/>
          <w:w w:val="105"/>
          <w:sz w:val="16"/>
        </w:rPr>
        <w:t>người</w:t>
      </w:r>
      <w:r>
        <w:rPr>
          <w:color w:val="001A1D"/>
          <w:spacing w:val="-4"/>
          <w:w w:val="105"/>
          <w:sz w:val="16"/>
        </w:rPr>
        <w:t xml:space="preserve"> </w:t>
      </w:r>
      <w:r>
        <w:rPr>
          <w:color w:val="001A1D"/>
          <w:w w:val="105"/>
          <w:sz w:val="16"/>
        </w:rPr>
        <w:t>dùng</w:t>
      </w:r>
      <w:r>
        <w:rPr>
          <w:color w:val="001A1D"/>
          <w:spacing w:val="-4"/>
          <w:w w:val="105"/>
          <w:sz w:val="16"/>
        </w:rPr>
        <w:t xml:space="preserve"> </w:t>
      </w:r>
      <w:r>
        <w:rPr>
          <w:color w:val="001A1D"/>
          <w:w w:val="105"/>
          <w:sz w:val="16"/>
        </w:rPr>
        <w:t>để</w:t>
      </w:r>
      <w:r>
        <w:rPr>
          <w:color w:val="001A1D"/>
          <w:spacing w:val="-4"/>
          <w:w w:val="105"/>
          <w:sz w:val="16"/>
        </w:rPr>
        <w:t xml:space="preserve"> </w:t>
      </w:r>
      <w:r>
        <w:rPr>
          <w:color w:val="001A1D"/>
          <w:w w:val="105"/>
          <w:sz w:val="16"/>
        </w:rPr>
        <w:t>tuân</w:t>
      </w:r>
      <w:r>
        <w:rPr>
          <w:color w:val="001A1D"/>
          <w:spacing w:val="-4"/>
          <w:w w:val="105"/>
          <w:sz w:val="16"/>
        </w:rPr>
        <w:t xml:space="preserve"> </w:t>
      </w:r>
      <w:r>
        <w:rPr>
          <w:color w:val="001A1D"/>
          <w:w w:val="105"/>
          <w:sz w:val="16"/>
        </w:rPr>
        <w:t>thủ</w:t>
      </w:r>
      <w:r>
        <w:rPr>
          <w:color w:val="001A1D"/>
          <w:spacing w:val="-4"/>
          <w:w w:val="105"/>
          <w:sz w:val="16"/>
        </w:rPr>
        <w:t xml:space="preserve"> </w:t>
      </w:r>
      <w:r>
        <w:rPr>
          <w:color w:val="001A1D"/>
          <w:w w:val="105"/>
          <w:sz w:val="16"/>
        </w:rPr>
        <w:t>các</w:t>
      </w:r>
      <w:r>
        <w:rPr>
          <w:color w:val="001A1D"/>
          <w:spacing w:val="-4"/>
          <w:w w:val="105"/>
          <w:sz w:val="16"/>
        </w:rPr>
        <w:t xml:space="preserve"> </w:t>
      </w:r>
      <w:r>
        <w:rPr>
          <w:color w:val="001A1D"/>
          <w:w w:val="105"/>
          <w:sz w:val="16"/>
        </w:rPr>
        <w:t>quy</w:t>
      </w:r>
      <w:r>
        <w:rPr>
          <w:color w:val="001A1D"/>
          <w:spacing w:val="-4"/>
          <w:w w:val="105"/>
          <w:sz w:val="16"/>
        </w:rPr>
        <w:t xml:space="preserve"> </w:t>
      </w:r>
      <w:r>
        <w:rPr>
          <w:color w:val="001A1D"/>
          <w:w w:val="105"/>
          <w:sz w:val="16"/>
        </w:rPr>
        <w:t>định</w:t>
      </w:r>
      <w:r>
        <w:rPr>
          <w:color w:val="001A1D"/>
          <w:spacing w:val="-4"/>
          <w:w w:val="105"/>
          <w:sz w:val="16"/>
        </w:rPr>
        <w:t xml:space="preserve"> </w:t>
      </w:r>
      <w:r>
        <w:rPr>
          <w:color w:val="001A1D"/>
          <w:w w:val="105"/>
          <w:sz w:val="16"/>
        </w:rPr>
        <w:t>liên</w:t>
      </w:r>
      <w:r>
        <w:rPr>
          <w:color w:val="001A1D"/>
          <w:spacing w:val="-4"/>
          <w:w w:val="105"/>
          <w:sz w:val="16"/>
        </w:rPr>
        <w:t xml:space="preserve"> </w:t>
      </w:r>
      <w:r>
        <w:rPr>
          <w:color w:val="001A1D"/>
          <w:w w:val="105"/>
          <w:sz w:val="16"/>
        </w:rPr>
        <w:t>quan</w:t>
      </w:r>
      <w:r>
        <w:rPr>
          <w:color w:val="001A1D"/>
          <w:spacing w:val="-4"/>
          <w:w w:val="105"/>
          <w:sz w:val="16"/>
        </w:rPr>
        <w:t xml:space="preserve"> </w:t>
      </w:r>
      <w:r>
        <w:rPr>
          <w:color w:val="001A1D"/>
          <w:w w:val="105"/>
          <w:sz w:val="16"/>
        </w:rPr>
        <w:t>đến</w:t>
      </w:r>
      <w:r>
        <w:rPr>
          <w:color w:val="001A1D"/>
          <w:spacing w:val="-4"/>
          <w:w w:val="105"/>
          <w:sz w:val="16"/>
        </w:rPr>
        <w:t xml:space="preserve"> </w:t>
      </w:r>
      <w:r>
        <w:rPr>
          <w:color w:val="001A1D"/>
          <w:w w:val="105"/>
          <w:sz w:val="16"/>
        </w:rPr>
        <w:t>bảo</w:t>
      </w:r>
      <w:r>
        <w:rPr>
          <w:color w:val="001A1D"/>
          <w:spacing w:val="-4"/>
          <w:w w:val="105"/>
          <w:sz w:val="16"/>
        </w:rPr>
        <w:t xml:space="preserve"> </w:t>
      </w:r>
      <w:r>
        <w:rPr>
          <w:color w:val="001A1D"/>
          <w:w w:val="105"/>
          <w:sz w:val="16"/>
        </w:rPr>
        <w:t>vệ</w:t>
      </w:r>
      <w:r>
        <w:rPr>
          <w:color w:val="001A1D"/>
          <w:spacing w:val="-4"/>
          <w:w w:val="105"/>
          <w:sz w:val="16"/>
        </w:rPr>
        <w:t xml:space="preserve"> </w:t>
      </w:r>
      <w:r>
        <w:rPr>
          <w:color w:val="001A1D"/>
          <w:w w:val="105"/>
          <w:sz w:val="16"/>
        </w:rPr>
        <w:t>dữ</w:t>
      </w:r>
      <w:r>
        <w:rPr>
          <w:color w:val="001A1D"/>
          <w:spacing w:val="-4"/>
          <w:w w:val="105"/>
          <w:sz w:val="16"/>
        </w:rPr>
        <w:t xml:space="preserve"> </w:t>
      </w:r>
      <w:r>
        <w:rPr>
          <w:color w:val="001A1D"/>
          <w:w w:val="105"/>
          <w:sz w:val="16"/>
        </w:rPr>
        <w:t>liệu</w:t>
      </w:r>
      <w:r>
        <w:rPr>
          <w:color w:val="001A1D"/>
          <w:spacing w:val="-4"/>
          <w:w w:val="105"/>
          <w:sz w:val="16"/>
        </w:rPr>
        <w:t xml:space="preserve"> </w:t>
      </w:r>
      <w:r>
        <w:rPr>
          <w:color w:val="001A1D"/>
          <w:w w:val="105"/>
          <w:sz w:val="16"/>
        </w:rPr>
        <w:t>và</w:t>
      </w:r>
      <w:r>
        <w:rPr>
          <w:color w:val="001A1D"/>
          <w:spacing w:val="-4"/>
          <w:w w:val="105"/>
          <w:sz w:val="16"/>
        </w:rPr>
        <w:t xml:space="preserve"> </w:t>
      </w:r>
      <w:r>
        <w:rPr>
          <w:color w:val="001A1D"/>
          <w:w w:val="105"/>
          <w:sz w:val="16"/>
        </w:rPr>
        <w:t>thông</w:t>
      </w:r>
      <w:r>
        <w:rPr>
          <w:color w:val="001A1D"/>
          <w:spacing w:val="-4"/>
          <w:w w:val="105"/>
          <w:sz w:val="16"/>
        </w:rPr>
        <w:t xml:space="preserve"> </w:t>
      </w:r>
      <w:r>
        <w:rPr>
          <w:color w:val="001A1D"/>
          <w:spacing w:val="-5"/>
          <w:w w:val="105"/>
          <w:sz w:val="16"/>
        </w:rPr>
        <w:t>tin</w:t>
      </w:r>
    </w:p>
    <w:p>
      <w:pPr>
        <w:pStyle w:val="5"/>
        <w:numPr>
          <w:ilvl w:val="0"/>
          <w:numId w:val="74"/>
        </w:numPr>
        <w:tabs>
          <w:tab w:val="left" w:pos="1098"/>
        </w:tabs>
        <w:ind w:left="1098" w:hanging="294"/>
        <w:rPr>
          <w:sz w:val="16"/>
        </w:rPr>
      </w:pPr>
      <w:r>
        <w:drawing>
          <wp:anchor distT="0" distB="0" distL="0" distR="0" simplePos="0" relativeHeight="251758592"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365" name="Image 365"/>
            <wp:cNvGraphicFramePr/>
            <a:graphic xmlns:a="http://schemas.openxmlformats.org/drawingml/2006/main">
              <a:graphicData uri="http://schemas.openxmlformats.org/drawingml/2006/picture">
                <pic:pic xmlns:pic="http://schemas.openxmlformats.org/drawingml/2006/picture">
                  <pic:nvPicPr>
                    <pic:cNvPr id="365" name="Image 365"/>
                    <pic:cNvPicPr/>
                  </pic:nvPicPr>
                  <pic:blipFill>
                    <a:blip r:embed="rId268" cstate="print"/>
                    <a:stretch>
                      <a:fillRect/>
                    </a:stretch>
                  </pic:blipFill>
                  <pic:spPr>
                    <a:xfrm>
                      <a:off x="0" y="0"/>
                      <a:ext cx="92494" cy="92494"/>
                    </a:xfrm>
                    <a:prstGeom prst="rect">
                      <a:avLst/>
                    </a:prstGeom>
                  </pic:spPr>
                </pic:pic>
              </a:graphicData>
            </a:graphic>
          </wp:anchor>
        </w:drawing>
      </w:r>
      <w:r>
        <w:rPr>
          <w:color w:val="001A1D"/>
          <w:w w:val="105"/>
          <w:sz w:val="16"/>
        </w:rPr>
        <w:t>Thông</w:t>
      </w:r>
      <w:r>
        <w:rPr>
          <w:color w:val="001A1D"/>
          <w:spacing w:val="-5"/>
          <w:w w:val="105"/>
          <w:sz w:val="16"/>
        </w:rPr>
        <w:t xml:space="preserve"> </w:t>
      </w:r>
      <w:r>
        <w:rPr>
          <w:color w:val="001A1D"/>
          <w:w w:val="105"/>
          <w:sz w:val="16"/>
        </w:rPr>
        <w:t>báo</w:t>
      </w:r>
      <w:r>
        <w:rPr>
          <w:color w:val="001A1D"/>
          <w:spacing w:val="-4"/>
          <w:w w:val="105"/>
          <w:sz w:val="16"/>
        </w:rPr>
        <w:t xml:space="preserve"> </w:t>
      </w:r>
      <w:r>
        <w:rPr>
          <w:color w:val="001A1D"/>
          <w:w w:val="105"/>
          <w:sz w:val="16"/>
        </w:rPr>
        <w:t>cho</w:t>
      </w:r>
      <w:r>
        <w:rPr>
          <w:color w:val="001A1D"/>
          <w:spacing w:val="-4"/>
          <w:w w:val="105"/>
          <w:sz w:val="16"/>
        </w:rPr>
        <w:t xml:space="preserve"> </w:t>
      </w:r>
      <w:r>
        <w:rPr>
          <w:color w:val="001A1D"/>
          <w:w w:val="105"/>
          <w:sz w:val="16"/>
        </w:rPr>
        <w:t>mọi</w:t>
      </w:r>
      <w:r>
        <w:rPr>
          <w:color w:val="001A1D"/>
          <w:spacing w:val="-4"/>
          <w:w w:val="105"/>
          <w:sz w:val="16"/>
        </w:rPr>
        <w:t xml:space="preserve"> </w:t>
      </w:r>
      <w:r>
        <w:rPr>
          <w:color w:val="001A1D"/>
          <w:w w:val="105"/>
          <w:sz w:val="16"/>
        </w:rPr>
        <w:t>người</w:t>
      </w:r>
      <w:r>
        <w:rPr>
          <w:color w:val="001A1D"/>
          <w:spacing w:val="-4"/>
          <w:w w:val="105"/>
          <w:sz w:val="16"/>
        </w:rPr>
        <w:t xml:space="preserve"> </w:t>
      </w:r>
      <w:r>
        <w:rPr>
          <w:color w:val="001A1D"/>
          <w:w w:val="105"/>
          <w:sz w:val="16"/>
        </w:rPr>
        <w:t>rằng</w:t>
      </w:r>
      <w:r>
        <w:rPr>
          <w:color w:val="001A1D"/>
          <w:spacing w:val="-4"/>
          <w:w w:val="105"/>
          <w:sz w:val="16"/>
        </w:rPr>
        <w:t xml:space="preserve"> </w:t>
      </w:r>
      <w:r>
        <w:rPr>
          <w:color w:val="001A1D"/>
          <w:w w:val="105"/>
          <w:sz w:val="16"/>
        </w:rPr>
        <w:t>quyền</w:t>
      </w:r>
      <w:r>
        <w:rPr>
          <w:color w:val="001A1D"/>
          <w:spacing w:val="-4"/>
          <w:w w:val="105"/>
          <w:sz w:val="16"/>
        </w:rPr>
        <w:t xml:space="preserve"> </w:t>
      </w:r>
      <w:r>
        <w:rPr>
          <w:color w:val="001A1D"/>
          <w:w w:val="105"/>
          <w:sz w:val="16"/>
        </w:rPr>
        <w:t>truy</w:t>
      </w:r>
      <w:r>
        <w:rPr>
          <w:color w:val="001A1D"/>
          <w:spacing w:val="-4"/>
          <w:w w:val="105"/>
          <w:sz w:val="16"/>
        </w:rPr>
        <w:t xml:space="preserve"> </w:t>
      </w:r>
      <w:r>
        <w:rPr>
          <w:color w:val="001A1D"/>
          <w:w w:val="105"/>
          <w:sz w:val="16"/>
        </w:rPr>
        <w:t>cập</w:t>
      </w:r>
      <w:r>
        <w:rPr>
          <w:color w:val="001A1D"/>
          <w:spacing w:val="-5"/>
          <w:w w:val="105"/>
          <w:sz w:val="16"/>
        </w:rPr>
        <w:t xml:space="preserve"> </w:t>
      </w:r>
      <w:r>
        <w:rPr>
          <w:color w:val="001A1D"/>
          <w:w w:val="105"/>
          <w:sz w:val="16"/>
        </w:rPr>
        <w:t>vào</w:t>
      </w:r>
      <w:r>
        <w:rPr>
          <w:color w:val="001A1D"/>
          <w:spacing w:val="-4"/>
          <w:w w:val="105"/>
          <w:sz w:val="16"/>
        </w:rPr>
        <w:t xml:space="preserve"> </w:t>
      </w:r>
      <w:r>
        <w:rPr>
          <w:color w:val="001A1D"/>
          <w:w w:val="105"/>
          <w:sz w:val="16"/>
        </w:rPr>
        <w:t>thông</w:t>
      </w:r>
      <w:r>
        <w:rPr>
          <w:color w:val="001A1D"/>
          <w:spacing w:val="-4"/>
          <w:w w:val="105"/>
          <w:sz w:val="16"/>
        </w:rPr>
        <w:t xml:space="preserve"> </w:t>
      </w:r>
      <w:r>
        <w:rPr>
          <w:color w:val="001A1D"/>
          <w:w w:val="105"/>
          <w:sz w:val="16"/>
        </w:rPr>
        <w:t>tin</w:t>
      </w:r>
      <w:r>
        <w:rPr>
          <w:color w:val="001A1D"/>
          <w:spacing w:val="-4"/>
          <w:w w:val="105"/>
          <w:sz w:val="16"/>
        </w:rPr>
        <w:t xml:space="preserve"> </w:t>
      </w:r>
      <w:r>
        <w:rPr>
          <w:color w:val="001A1D"/>
          <w:w w:val="105"/>
          <w:sz w:val="16"/>
        </w:rPr>
        <w:t>sẽ</w:t>
      </w:r>
      <w:r>
        <w:rPr>
          <w:color w:val="001A1D"/>
          <w:spacing w:val="-4"/>
          <w:w w:val="105"/>
          <w:sz w:val="16"/>
        </w:rPr>
        <w:t xml:space="preserve"> </w:t>
      </w:r>
      <w:r>
        <w:rPr>
          <w:color w:val="001A1D"/>
          <w:w w:val="105"/>
          <w:sz w:val="16"/>
        </w:rPr>
        <w:t>được</w:t>
      </w:r>
      <w:r>
        <w:rPr>
          <w:color w:val="001A1D"/>
          <w:spacing w:val="-4"/>
          <w:w w:val="105"/>
          <w:sz w:val="16"/>
        </w:rPr>
        <w:t xml:space="preserve"> </w:t>
      </w:r>
      <w:r>
        <w:rPr>
          <w:color w:val="001A1D"/>
          <w:w w:val="105"/>
          <w:sz w:val="16"/>
        </w:rPr>
        <w:t>cấp</w:t>
      </w:r>
      <w:r>
        <w:rPr>
          <w:color w:val="001A1D"/>
          <w:spacing w:val="-4"/>
          <w:w w:val="105"/>
          <w:sz w:val="16"/>
        </w:rPr>
        <w:t xml:space="preserve"> </w:t>
      </w:r>
      <w:r>
        <w:rPr>
          <w:color w:val="001A1D"/>
          <w:w w:val="105"/>
          <w:sz w:val="16"/>
        </w:rPr>
        <w:t>khi</w:t>
      </w:r>
      <w:r>
        <w:rPr>
          <w:color w:val="001A1D"/>
          <w:spacing w:val="-4"/>
          <w:w w:val="105"/>
          <w:sz w:val="16"/>
        </w:rPr>
        <w:t xml:space="preserve"> </w:t>
      </w:r>
      <w:r>
        <w:rPr>
          <w:color w:val="001A1D"/>
          <w:w w:val="105"/>
          <w:sz w:val="16"/>
        </w:rPr>
        <w:t>người</w:t>
      </w:r>
      <w:r>
        <w:rPr>
          <w:color w:val="001A1D"/>
          <w:spacing w:val="-4"/>
          <w:w w:val="105"/>
          <w:sz w:val="16"/>
        </w:rPr>
        <w:t xml:space="preserve"> </w:t>
      </w:r>
      <w:r>
        <w:rPr>
          <w:color w:val="001A1D"/>
          <w:w w:val="105"/>
          <w:sz w:val="16"/>
        </w:rPr>
        <w:t>sử</w:t>
      </w:r>
      <w:r>
        <w:rPr>
          <w:color w:val="001A1D"/>
          <w:spacing w:val="-5"/>
          <w:w w:val="105"/>
          <w:sz w:val="16"/>
        </w:rPr>
        <w:t xml:space="preserve"> </w:t>
      </w:r>
      <w:r>
        <w:rPr>
          <w:color w:val="001A1D"/>
          <w:w w:val="105"/>
          <w:sz w:val="16"/>
        </w:rPr>
        <w:t>dụng</w:t>
      </w:r>
      <w:r>
        <w:rPr>
          <w:color w:val="001A1D"/>
          <w:spacing w:val="-4"/>
          <w:w w:val="105"/>
          <w:sz w:val="16"/>
        </w:rPr>
        <w:t xml:space="preserve"> </w:t>
      </w:r>
      <w:r>
        <w:rPr>
          <w:color w:val="001A1D"/>
          <w:w w:val="105"/>
          <w:sz w:val="16"/>
        </w:rPr>
        <w:t>có</w:t>
      </w:r>
      <w:r>
        <w:rPr>
          <w:color w:val="001A1D"/>
          <w:spacing w:val="-4"/>
          <w:w w:val="105"/>
          <w:sz w:val="16"/>
        </w:rPr>
        <w:t xml:space="preserve"> </w:t>
      </w:r>
      <w:r>
        <w:rPr>
          <w:color w:val="001A1D"/>
          <w:w w:val="105"/>
          <w:sz w:val="16"/>
        </w:rPr>
        <w:t>yêu</w:t>
      </w:r>
      <w:r>
        <w:rPr>
          <w:color w:val="001A1D"/>
          <w:spacing w:val="-4"/>
          <w:w w:val="105"/>
          <w:sz w:val="16"/>
        </w:rPr>
        <w:t xml:space="preserve"> </w:t>
      </w:r>
      <w:r>
        <w:rPr>
          <w:color w:val="001A1D"/>
          <w:spacing w:val="-5"/>
          <w:w w:val="105"/>
          <w:sz w:val="16"/>
        </w:rPr>
        <w:t>cầu</w:t>
      </w:r>
    </w:p>
    <w:p>
      <w:pPr>
        <w:pStyle w:val="5"/>
        <w:numPr>
          <w:ilvl w:val="0"/>
          <w:numId w:val="74"/>
        </w:numPr>
        <w:tabs>
          <w:tab w:val="left" w:pos="1098"/>
        </w:tabs>
        <w:ind w:left="1098" w:hanging="294"/>
        <w:rPr>
          <w:sz w:val="16"/>
        </w:rPr>
      </w:pPr>
      <w:r>
        <w:drawing>
          <wp:anchor distT="0" distB="0" distL="0" distR="0" simplePos="0" relativeHeight="251758592"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366" name="Image 366"/>
            <wp:cNvGraphicFramePr/>
            <a:graphic xmlns:a="http://schemas.openxmlformats.org/drawingml/2006/main">
              <a:graphicData uri="http://schemas.openxmlformats.org/drawingml/2006/picture">
                <pic:pic xmlns:pic="http://schemas.openxmlformats.org/drawingml/2006/picture">
                  <pic:nvPicPr>
                    <pic:cNvPr id="366" name="Image 366"/>
                    <pic:cNvPicPr/>
                  </pic:nvPicPr>
                  <pic:blipFill>
                    <a:blip r:embed="rId269" cstate="print"/>
                    <a:stretch>
                      <a:fillRect/>
                    </a:stretch>
                  </pic:blipFill>
                  <pic:spPr>
                    <a:xfrm>
                      <a:off x="0" y="0"/>
                      <a:ext cx="92494" cy="92494"/>
                    </a:xfrm>
                    <a:prstGeom prst="rect">
                      <a:avLst/>
                    </a:prstGeom>
                  </pic:spPr>
                </pic:pic>
              </a:graphicData>
            </a:graphic>
          </wp:anchor>
        </w:drawing>
      </w:r>
      <w:r>
        <w:rPr>
          <w:color w:val="001A1D"/>
          <w:w w:val="105"/>
          <w:sz w:val="16"/>
        </w:rPr>
        <w:t>Đảm</w:t>
      </w:r>
      <w:r>
        <w:rPr>
          <w:color w:val="001A1D"/>
          <w:spacing w:val="-4"/>
          <w:w w:val="105"/>
          <w:sz w:val="16"/>
        </w:rPr>
        <w:t xml:space="preserve"> </w:t>
      </w:r>
      <w:r>
        <w:rPr>
          <w:color w:val="001A1D"/>
          <w:w w:val="105"/>
          <w:sz w:val="16"/>
        </w:rPr>
        <w:t>bảo</w:t>
      </w:r>
      <w:r>
        <w:rPr>
          <w:color w:val="001A1D"/>
          <w:spacing w:val="-4"/>
          <w:w w:val="105"/>
          <w:sz w:val="16"/>
        </w:rPr>
        <w:t xml:space="preserve"> </w:t>
      </w:r>
      <w:r>
        <w:rPr>
          <w:color w:val="001A1D"/>
          <w:w w:val="105"/>
          <w:sz w:val="16"/>
        </w:rPr>
        <w:t>rằng</w:t>
      </w:r>
      <w:r>
        <w:rPr>
          <w:color w:val="001A1D"/>
          <w:spacing w:val="-4"/>
          <w:w w:val="105"/>
          <w:sz w:val="16"/>
        </w:rPr>
        <w:t xml:space="preserve"> </w:t>
      </w:r>
      <w:r>
        <w:rPr>
          <w:color w:val="001A1D"/>
          <w:w w:val="105"/>
          <w:sz w:val="16"/>
        </w:rPr>
        <w:t>mọi</w:t>
      </w:r>
      <w:r>
        <w:rPr>
          <w:color w:val="001A1D"/>
          <w:spacing w:val="-4"/>
          <w:w w:val="105"/>
          <w:sz w:val="16"/>
        </w:rPr>
        <w:t xml:space="preserve"> </w:t>
      </w:r>
      <w:r>
        <w:rPr>
          <w:color w:val="001A1D"/>
          <w:w w:val="105"/>
          <w:sz w:val="16"/>
        </w:rPr>
        <w:t>người</w:t>
      </w:r>
      <w:r>
        <w:rPr>
          <w:color w:val="001A1D"/>
          <w:spacing w:val="-4"/>
          <w:w w:val="105"/>
          <w:sz w:val="16"/>
        </w:rPr>
        <w:t xml:space="preserve"> </w:t>
      </w:r>
      <w:r>
        <w:rPr>
          <w:color w:val="001A1D"/>
          <w:w w:val="105"/>
          <w:sz w:val="16"/>
        </w:rPr>
        <w:t>đều</w:t>
      </w:r>
      <w:r>
        <w:rPr>
          <w:color w:val="001A1D"/>
          <w:spacing w:val="-4"/>
          <w:w w:val="105"/>
          <w:sz w:val="16"/>
        </w:rPr>
        <w:t xml:space="preserve"> </w:t>
      </w:r>
      <w:r>
        <w:rPr>
          <w:color w:val="001A1D"/>
          <w:w w:val="105"/>
          <w:sz w:val="16"/>
        </w:rPr>
        <w:t>hiểu</w:t>
      </w:r>
      <w:r>
        <w:rPr>
          <w:color w:val="001A1D"/>
          <w:spacing w:val="-4"/>
          <w:w w:val="105"/>
          <w:sz w:val="16"/>
        </w:rPr>
        <w:t xml:space="preserve"> </w:t>
      </w:r>
      <w:r>
        <w:rPr>
          <w:color w:val="001A1D"/>
          <w:w w:val="105"/>
          <w:sz w:val="16"/>
        </w:rPr>
        <w:t>chính</w:t>
      </w:r>
      <w:r>
        <w:rPr>
          <w:color w:val="001A1D"/>
          <w:spacing w:val="-4"/>
          <w:w w:val="105"/>
          <w:sz w:val="16"/>
        </w:rPr>
        <w:t xml:space="preserve"> </w:t>
      </w:r>
      <w:r>
        <w:rPr>
          <w:color w:val="001A1D"/>
          <w:w w:val="105"/>
          <w:sz w:val="16"/>
        </w:rPr>
        <w:t>sách</w:t>
      </w:r>
      <w:r>
        <w:rPr>
          <w:color w:val="001A1D"/>
          <w:spacing w:val="-4"/>
          <w:w w:val="105"/>
          <w:sz w:val="16"/>
        </w:rPr>
        <w:t xml:space="preserve"> </w:t>
      </w:r>
      <w:r>
        <w:rPr>
          <w:color w:val="001A1D"/>
          <w:w w:val="105"/>
          <w:sz w:val="16"/>
        </w:rPr>
        <w:t>và</w:t>
      </w:r>
      <w:r>
        <w:rPr>
          <w:color w:val="001A1D"/>
          <w:spacing w:val="-4"/>
          <w:w w:val="105"/>
          <w:sz w:val="16"/>
        </w:rPr>
        <w:t xml:space="preserve"> </w:t>
      </w:r>
      <w:r>
        <w:rPr>
          <w:color w:val="001A1D"/>
          <w:w w:val="105"/>
          <w:sz w:val="16"/>
        </w:rPr>
        <w:t>thủ</w:t>
      </w:r>
      <w:r>
        <w:rPr>
          <w:color w:val="001A1D"/>
          <w:spacing w:val="-4"/>
          <w:w w:val="105"/>
          <w:sz w:val="16"/>
        </w:rPr>
        <w:t xml:space="preserve"> </w:t>
      </w:r>
      <w:r>
        <w:rPr>
          <w:color w:val="001A1D"/>
          <w:w w:val="105"/>
          <w:sz w:val="16"/>
        </w:rPr>
        <w:t>tục</w:t>
      </w:r>
      <w:r>
        <w:rPr>
          <w:color w:val="001A1D"/>
          <w:spacing w:val="-4"/>
          <w:w w:val="105"/>
          <w:sz w:val="16"/>
        </w:rPr>
        <w:t xml:space="preserve"> </w:t>
      </w:r>
      <w:r>
        <w:rPr>
          <w:color w:val="001A1D"/>
          <w:w w:val="105"/>
          <w:sz w:val="16"/>
        </w:rPr>
        <w:t>của</w:t>
      </w:r>
      <w:r>
        <w:rPr>
          <w:color w:val="001A1D"/>
          <w:spacing w:val="-4"/>
          <w:w w:val="105"/>
          <w:sz w:val="16"/>
        </w:rPr>
        <w:t xml:space="preserve"> </w:t>
      </w:r>
      <w:r>
        <w:rPr>
          <w:color w:val="001A1D"/>
          <w:w w:val="105"/>
          <w:sz w:val="16"/>
        </w:rPr>
        <w:t>tổ</w:t>
      </w:r>
      <w:r>
        <w:rPr>
          <w:color w:val="001A1D"/>
          <w:spacing w:val="-4"/>
          <w:w w:val="105"/>
          <w:sz w:val="16"/>
        </w:rPr>
        <w:t xml:space="preserve"> chức</w:t>
      </w:r>
    </w:p>
    <w:p>
      <w:pPr>
        <w:pStyle w:val="5"/>
        <w:numPr>
          <w:ilvl w:val="0"/>
          <w:numId w:val="74"/>
        </w:numPr>
        <w:tabs>
          <w:tab w:val="left" w:pos="1098"/>
        </w:tabs>
        <w:spacing w:before="169" w:line="468" w:lineRule="auto"/>
        <w:ind w:left="793" w:right="3703" w:firstLine="11"/>
        <w:rPr>
          <w:sz w:val="16"/>
        </w:rPr>
      </w:pPr>
      <w:r>
        <w:drawing>
          <wp:anchor distT="0" distB="0" distL="0" distR="0" simplePos="0" relativeHeight="251759616" behindDoc="0" locked="0" layoutInCell="1" allowOverlap="1">
            <wp:simplePos x="0" y="0"/>
            <wp:positionH relativeFrom="page">
              <wp:posOffset>611505</wp:posOffset>
            </wp:positionH>
            <wp:positionV relativeFrom="paragraph">
              <wp:posOffset>131445</wp:posOffset>
            </wp:positionV>
            <wp:extent cx="92710" cy="92710"/>
            <wp:effectExtent l="0" t="0" r="0" b="0"/>
            <wp:wrapNone/>
            <wp:docPr id="367" name="Image 367"/>
            <wp:cNvGraphicFramePr/>
            <a:graphic xmlns:a="http://schemas.openxmlformats.org/drawingml/2006/main">
              <a:graphicData uri="http://schemas.openxmlformats.org/drawingml/2006/picture">
                <pic:pic xmlns:pic="http://schemas.openxmlformats.org/drawingml/2006/picture">
                  <pic:nvPicPr>
                    <pic:cNvPr id="367" name="Image 367"/>
                    <pic:cNvPicPr/>
                  </pic:nvPicPr>
                  <pic:blipFill>
                    <a:blip r:embed="rId270" cstate="print"/>
                    <a:stretch>
                      <a:fillRect/>
                    </a:stretch>
                  </pic:blipFill>
                  <pic:spPr>
                    <a:xfrm>
                      <a:off x="0" y="0"/>
                      <a:ext cx="92494" cy="92494"/>
                    </a:xfrm>
                    <a:prstGeom prst="rect">
                      <a:avLst/>
                    </a:prstGeom>
                  </pic:spPr>
                </pic:pic>
              </a:graphicData>
            </a:graphic>
          </wp:anchor>
        </w:drawing>
      </w:r>
      <w:r>
        <w:rPr>
          <w:color w:val="001A1D"/>
          <w:w w:val="105"/>
          <w:sz w:val="16"/>
        </w:rPr>
        <w:t>Cảnh</w:t>
      </w:r>
      <w:r>
        <w:rPr>
          <w:color w:val="001A1D"/>
          <w:spacing w:val="-5"/>
          <w:w w:val="105"/>
          <w:sz w:val="16"/>
        </w:rPr>
        <w:t xml:space="preserve"> </w:t>
      </w:r>
      <w:r>
        <w:rPr>
          <w:color w:val="001A1D"/>
          <w:w w:val="105"/>
          <w:sz w:val="16"/>
        </w:rPr>
        <w:t>báo</w:t>
      </w:r>
      <w:r>
        <w:rPr>
          <w:color w:val="001A1D"/>
          <w:spacing w:val="-5"/>
          <w:w w:val="105"/>
          <w:sz w:val="16"/>
        </w:rPr>
        <w:t xml:space="preserve"> </w:t>
      </w:r>
      <w:r>
        <w:rPr>
          <w:color w:val="001A1D"/>
          <w:w w:val="105"/>
          <w:sz w:val="16"/>
        </w:rPr>
        <w:t>tất</w:t>
      </w:r>
      <w:r>
        <w:rPr>
          <w:color w:val="001A1D"/>
          <w:spacing w:val="-5"/>
          <w:w w:val="105"/>
          <w:sz w:val="16"/>
        </w:rPr>
        <w:t xml:space="preserve"> </w:t>
      </w:r>
      <w:r>
        <w:rPr>
          <w:color w:val="001A1D"/>
          <w:w w:val="105"/>
          <w:sz w:val="16"/>
        </w:rPr>
        <w:t>cả</w:t>
      </w:r>
      <w:r>
        <w:rPr>
          <w:color w:val="001A1D"/>
          <w:spacing w:val="-5"/>
          <w:w w:val="105"/>
          <w:sz w:val="16"/>
        </w:rPr>
        <w:t xml:space="preserve"> </w:t>
      </w:r>
      <w:r>
        <w:rPr>
          <w:color w:val="001A1D"/>
          <w:w w:val="105"/>
          <w:sz w:val="16"/>
        </w:rPr>
        <w:t>người</w:t>
      </w:r>
      <w:r>
        <w:rPr>
          <w:color w:val="001A1D"/>
          <w:spacing w:val="-5"/>
          <w:w w:val="105"/>
          <w:sz w:val="16"/>
        </w:rPr>
        <w:t xml:space="preserve"> </w:t>
      </w:r>
      <w:r>
        <w:rPr>
          <w:color w:val="001A1D"/>
          <w:w w:val="105"/>
          <w:sz w:val="16"/>
        </w:rPr>
        <w:t>dùng</w:t>
      </w:r>
      <w:r>
        <w:rPr>
          <w:color w:val="001A1D"/>
          <w:spacing w:val="-5"/>
          <w:w w:val="105"/>
          <w:sz w:val="16"/>
        </w:rPr>
        <w:t xml:space="preserve"> </w:t>
      </w:r>
      <w:r>
        <w:rPr>
          <w:color w:val="001A1D"/>
          <w:w w:val="105"/>
          <w:sz w:val="16"/>
        </w:rPr>
        <w:t>truy</w:t>
      </w:r>
      <w:r>
        <w:rPr>
          <w:color w:val="001A1D"/>
          <w:spacing w:val="-5"/>
          <w:w w:val="105"/>
          <w:sz w:val="16"/>
        </w:rPr>
        <w:t xml:space="preserve"> </w:t>
      </w:r>
      <w:r>
        <w:rPr>
          <w:color w:val="001A1D"/>
          <w:w w:val="105"/>
          <w:sz w:val="16"/>
        </w:rPr>
        <w:t>cập</w:t>
      </w:r>
      <w:r>
        <w:rPr>
          <w:color w:val="001A1D"/>
          <w:spacing w:val="-5"/>
          <w:w w:val="105"/>
          <w:sz w:val="16"/>
        </w:rPr>
        <w:t xml:space="preserve"> </w:t>
      </w:r>
      <w:r>
        <w:rPr>
          <w:color w:val="001A1D"/>
          <w:w w:val="105"/>
          <w:sz w:val="16"/>
        </w:rPr>
        <w:t>vào</w:t>
      </w:r>
      <w:r>
        <w:rPr>
          <w:color w:val="001A1D"/>
          <w:spacing w:val="-5"/>
          <w:w w:val="105"/>
          <w:sz w:val="16"/>
        </w:rPr>
        <w:t xml:space="preserve"> </w:t>
      </w:r>
      <w:r>
        <w:rPr>
          <w:color w:val="001A1D"/>
          <w:w w:val="105"/>
          <w:sz w:val="16"/>
        </w:rPr>
        <w:t>tất</w:t>
      </w:r>
      <w:r>
        <w:rPr>
          <w:color w:val="001A1D"/>
          <w:spacing w:val="-5"/>
          <w:w w:val="105"/>
          <w:sz w:val="16"/>
        </w:rPr>
        <w:t xml:space="preserve"> </w:t>
      </w:r>
      <w:r>
        <w:rPr>
          <w:color w:val="001A1D"/>
          <w:w w:val="105"/>
          <w:sz w:val="16"/>
        </w:rPr>
        <w:t>cả</w:t>
      </w:r>
      <w:r>
        <w:rPr>
          <w:color w:val="001A1D"/>
          <w:spacing w:val="-5"/>
          <w:w w:val="105"/>
          <w:sz w:val="16"/>
        </w:rPr>
        <w:t xml:space="preserve"> </w:t>
      </w:r>
      <w:r>
        <w:rPr>
          <w:color w:val="001A1D"/>
          <w:w w:val="105"/>
          <w:sz w:val="16"/>
        </w:rPr>
        <w:t>các</w:t>
      </w:r>
      <w:r>
        <w:rPr>
          <w:color w:val="001A1D"/>
          <w:spacing w:val="-5"/>
          <w:w w:val="105"/>
          <w:sz w:val="16"/>
        </w:rPr>
        <w:t xml:space="preserve"> </w:t>
      </w:r>
      <w:r>
        <w:rPr>
          <w:color w:val="001A1D"/>
          <w:w w:val="105"/>
          <w:sz w:val="16"/>
        </w:rPr>
        <w:t>hệ</w:t>
      </w:r>
      <w:r>
        <w:rPr>
          <w:color w:val="001A1D"/>
          <w:spacing w:val="-5"/>
          <w:w w:val="105"/>
          <w:sz w:val="16"/>
        </w:rPr>
        <w:t xml:space="preserve"> </w:t>
      </w:r>
      <w:r>
        <w:rPr>
          <w:color w:val="001A1D"/>
          <w:w w:val="105"/>
          <w:sz w:val="16"/>
        </w:rPr>
        <w:t>thống</w:t>
      </w:r>
      <w:r>
        <w:rPr>
          <w:color w:val="001A1D"/>
          <w:spacing w:val="-5"/>
          <w:w w:val="105"/>
          <w:sz w:val="16"/>
        </w:rPr>
        <w:t xml:space="preserve"> </w:t>
      </w:r>
      <w:r>
        <w:rPr>
          <w:color w:val="001A1D"/>
          <w:w w:val="105"/>
          <w:sz w:val="16"/>
        </w:rPr>
        <w:t>sẽ</w:t>
      </w:r>
      <w:r>
        <w:rPr>
          <w:color w:val="001A1D"/>
          <w:spacing w:val="-5"/>
          <w:w w:val="105"/>
          <w:sz w:val="16"/>
        </w:rPr>
        <w:t xml:space="preserve"> </w:t>
      </w:r>
      <w:r>
        <w:rPr>
          <w:color w:val="001A1D"/>
          <w:w w:val="105"/>
          <w:sz w:val="16"/>
        </w:rPr>
        <w:t>được</w:t>
      </w:r>
      <w:r>
        <w:rPr>
          <w:color w:val="001A1D"/>
          <w:spacing w:val="-5"/>
          <w:w w:val="105"/>
          <w:sz w:val="16"/>
        </w:rPr>
        <w:t xml:space="preserve"> </w:t>
      </w:r>
      <w:r>
        <w:rPr>
          <w:color w:val="001A1D"/>
          <w:w w:val="105"/>
          <w:sz w:val="16"/>
        </w:rPr>
        <w:t>theo</w:t>
      </w:r>
      <w:r>
        <w:rPr>
          <w:color w:val="001A1D"/>
          <w:spacing w:val="-5"/>
          <w:w w:val="105"/>
          <w:sz w:val="16"/>
        </w:rPr>
        <w:t xml:space="preserve"> </w:t>
      </w:r>
      <w:r>
        <w:rPr>
          <w:color w:val="001A1D"/>
          <w:w w:val="105"/>
          <w:sz w:val="16"/>
        </w:rPr>
        <w:t>dõi</w:t>
      </w:r>
      <w:r>
        <w:rPr>
          <w:color w:val="001A1D"/>
          <w:spacing w:val="-5"/>
          <w:w w:val="105"/>
          <w:sz w:val="16"/>
        </w:rPr>
        <w:t xml:space="preserve"> </w:t>
      </w:r>
      <w:r>
        <w:rPr>
          <w:color w:val="001A1D"/>
          <w:w w:val="105"/>
          <w:sz w:val="16"/>
        </w:rPr>
        <w:t>hàng</w:t>
      </w:r>
      <w:r>
        <w:rPr>
          <w:color w:val="001A1D"/>
          <w:spacing w:val="-5"/>
          <w:w w:val="105"/>
          <w:sz w:val="16"/>
        </w:rPr>
        <w:t xml:space="preserve"> </w:t>
      </w:r>
      <w:r>
        <w:rPr>
          <w:color w:val="001A1D"/>
          <w:w w:val="105"/>
          <w:sz w:val="16"/>
        </w:rPr>
        <w:t xml:space="preserve">ngày </w:t>
      </w:r>
      <w:r>
        <w:rPr>
          <w:color w:val="0E6BBE"/>
          <w:w w:val="105"/>
          <w:sz w:val="16"/>
        </w:rPr>
        <w:t>Clear my choice</w:t>
      </w:r>
    </w:p>
    <w:p>
      <w:pPr>
        <w:spacing w:line="468" w:lineRule="auto"/>
        <w:rPr>
          <w:sz w:val="16"/>
        </w:rPr>
        <w:sectPr>
          <w:pgSz w:w="12240" w:h="15840"/>
          <w:pgMar w:top="220" w:right="460" w:bottom="440" w:left="400" w:header="0" w:footer="260" w:gutter="0"/>
          <w:cols w:space="720" w:num="1"/>
        </w:sectPr>
      </w:pPr>
    </w:p>
    <w:p>
      <w:pPr>
        <w:pStyle w:val="4"/>
        <w:tabs>
          <w:tab w:val="left" w:pos="5991"/>
        </w:tabs>
        <w:spacing w:before="65"/>
        <w:ind w:left="110"/>
        <w:rPr>
          <w:rFonts w:ascii="Arial MT" w:hAnsi="Arial MT"/>
        </w:rPr>
      </w:pPr>
      <w:r>
        <w:rPr>
          <w:rFonts w:ascii="Arial MT" w:hAnsi="Arial MT"/>
        </w:rPr>
        <w:t>11/15/23,</w:t>
      </w:r>
      <w:r>
        <w:rPr>
          <w:rFonts w:ascii="Arial MT" w:hAnsi="Arial MT"/>
          <w:spacing w:val="-7"/>
        </w:rPr>
        <w:t xml:space="preserve"> </w:t>
      </w:r>
      <w:r>
        <w:rPr>
          <w:rFonts w:ascii="Arial MT" w:hAnsi="Arial MT"/>
        </w:rPr>
        <w:t>10:23</w:t>
      </w:r>
      <w:r>
        <w:rPr>
          <w:rFonts w:ascii="Arial MT" w:hAnsi="Arial MT"/>
          <w:spacing w:val="-7"/>
        </w:rPr>
        <w:t xml:space="preserve"> </w:t>
      </w:r>
      <w:r>
        <w:rPr>
          <w:rFonts w:ascii="Arial MT" w:hAnsi="Arial MT"/>
          <w:spacing w:val="-5"/>
          <w:w w:val="95"/>
        </w:rPr>
        <w:t>PM</w:t>
      </w:r>
      <w:r>
        <w:rPr>
          <w:rFonts w:ascii="Arial MT" w:hAnsi="Arial MT"/>
        </w:rPr>
        <w:tab/>
      </w:r>
      <w:r>
        <w:rPr>
          <w:rFonts w:ascii="Arial MT" w:hAnsi="Arial MT"/>
          <w:w w:val="80"/>
        </w:rPr>
        <w:t>Đề</w:t>
      </w:r>
      <w:r>
        <w:rPr>
          <w:rFonts w:ascii="Arial MT" w:hAnsi="Arial MT"/>
          <w:spacing w:val="-1"/>
          <w:w w:val="80"/>
        </w:rPr>
        <w:t xml:space="preserve"> </w:t>
      </w:r>
      <w:r>
        <w:rPr>
          <w:rFonts w:ascii="Arial MT" w:hAnsi="Arial MT"/>
          <w:w w:val="80"/>
        </w:rPr>
        <w:t>thi</w:t>
      </w:r>
      <w:r>
        <w:rPr>
          <w:rFonts w:ascii="Arial MT" w:hAnsi="Arial MT"/>
          <w:spacing w:val="-9"/>
        </w:rPr>
        <w:t xml:space="preserve"> </w:t>
      </w:r>
      <w:r>
        <w:rPr>
          <w:rFonts w:ascii="Arial MT" w:hAnsi="Arial MT"/>
          <w:w w:val="80"/>
        </w:rPr>
        <w:t>cuối</w:t>
      </w:r>
      <w:r>
        <w:rPr>
          <w:rFonts w:ascii="Arial MT" w:hAnsi="Arial MT"/>
          <w:spacing w:val="-1"/>
          <w:w w:val="80"/>
        </w:rPr>
        <w:t xml:space="preserve"> </w:t>
      </w:r>
      <w:r>
        <w:rPr>
          <w:rFonts w:ascii="Arial MT" w:hAnsi="Arial MT"/>
          <w:w w:val="80"/>
        </w:rPr>
        <w:t>kỳ</w:t>
      </w:r>
      <w:r>
        <w:rPr>
          <w:rFonts w:ascii="Arial MT" w:hAnsi="Arial MT"/>
          <w:spacing w:val="-9"/>
        </w:rPr>
        <w:t xml:space="preserve"> </w:t>
      </w:r>
      <w:r>
        <w:rPr>
          <w:rFonts w:ascii="Arial MT" w:hAnsi="Arial MT"/>
          <w:w w:val="80"/>
        </w:rPr>
        <w:t>|</w:t>
      </w:r>
      <w:r>
        <w:rPr>
          <w:rFonts w:ascii="Arial MT" w:hAnsi="Arial MT"/>
          <w:spacing w:val="-1"/>
          <w:w w:val="80"/>
        </w:rPr>
        <w:t xml:space="preserve"> </w:t>
      </w:r>
      <w:r>
        <w:rPr>
          <w:rFonts w:ascii="Arial MT" w:hAnsi="Arial MT"/>
          <w:spacing w:val="-5"/>
          <w:w w:val="80"/>
        </w:rPr>
        <w:t>MMS</w:t>
      </w:r>
    </w:p>
    <w:p>
      <w:pPr>
        <w:pStyle w:val="4"/>
        <w:spacing w:before="4"/>
        <w:rPr>
          <w:rFonts w:ascii="Arial MT"/>
          <w:sz w:val="5"/>
        </w:rPr>
      </w:pPr>
      <w:r>
        <mc:AlternateContent>
          <mc:Choice Requires="wpg">
            <w:drawing>
              <wp:anchor distT="0" distB="0" distL="0" distR="0" simplePos="0" relativeHeight="251816960" behindDoc="1" locked="0" layoutInCell="1" allowOverlap="1">
                <wp:simplePos x="0" y="0"/>
                <wp:positionH relativeFrom="page">
                  <wp:posOffset>408940</wp:posOffset>
                </wp:positionH>
                <wp:positionV relativeFrom="paragraph">
                  <wp:posOffset>54610</wp:posOffset>
                </wp:positionV>
                <wp:extent cx="6944360" cy="590550"/>
                <wp:effectExtent l="0" t="0" r="0" b="0"/>
                <wp:wrapTopAndBottom/>
                <wp:docPr id="368" name="Group 368"/>
                <wp:cNvGraphicFramePr/>
                <a:graphic xmlns:a="http://schemas.openxmlformats.org/drawingml/2006/main">
                  <a:graphicData uri="http://schemas.microsoft.com/office/word/2010/wordprocessingGroup">
                    <wpg:wgp>
                      <wpg:cNvGrpSpPr/>
                      <wpg:grpSpPr>
                        <a:xfrm>
                          <a:off x="0" y="0"/>
                          <a:ext cx="6944359" cy="590550"/>
                          <a:chOff x="0" y="0"/>
                          <a:chExt cx="6944359" cy="590550"/>
                        </a:xfrm>
                      </wpg:grpSpPr>
                      <wps:wsp>
                        <wps:cNvPr id="369" name="Graphic 369"/>
                        <wps:cNvSpPr/>
                        <wps:spPr>
                          <a:xfrm>
                            <a:off x="3557" y="3557"/>
                            <a:ext cx="6937375" cy="583565"/>
                          </a:xfrm>
                          <a:custGeom>
                            <a:avLst/>
                            <a:gdLst/>
                            <a:ahLst/>
                            <a:cxnLst/>
                            <a:rect l="l" t="t" r="r" b="b"/>
                            <a:pathLst>
                              <a:path w="6937375" h="583565">
                                <a:moveTo>
                                  <a:pt x="0" y="572753"/>
                                </a:moveTo>
                                <a:lnTo>
                                  <a:pt x="0" y="10672"/>
                                </a:lnTo>
                                <a:lnTo>
                                  <a:pt x="0" y="7712"/>
                                </a:lnTo>
                                <a:lnTo>
                                  <a:pt x="1041" y="5193"/>
                                </a:lnTo>
                                <a:lnTo>
                                  <a:pt x="3125" y="3116"/>
                                </a:lnTo>
                                <a:lnTo>
                                  <a:pt x="5209" y="1038"/>
                                </a:lnTo>
                                <a:lnTo>
                                  <a:pt x="7725" y="0"/>
                                </a:lnTo>
                                <a:lnTo>
                                  <a:pt x="10672" y="0"/>
                                </a:lnTo>
                                <a:lnTo>
                                  <a:pt x="6926398" y="0"/>
                                </a:lnTo>
                                <a:lnTo>
                                  <a:pt x="6929345" y="0"/>
                                </a:lnTo>
                                <a:lnTo>
                                  <a:pt x="6931860" y="1038"/>
                                </a:lnTo>
                                <a:lnTo>
                                  <a:pt x="6933944" y="3116"/>
                                </a:lnTo>
                                <a:lnTo>
                                  <a:pt x="6936028" y="5193"/>
                                </a:lnTo>
                                <a:lnTo>
                                  <a:pt x="6937070" y="7712"/>
                                </a:lnTo>
                                <a:lnTo>
                                  <a:pt x="6937071" y="10672"/>
                                </a:lnTo>
                                <a:lnTo>
                                  <a:pt x="6937071" y="572753"/>
                                </a:lnTo>
                                <a:lnTo>
                                  <a:pt x="6926398" y="583425"/>
                                </a:lnTo>
                                <a:lnTo>
                                  <a:pt x="10672" y="583425"/>
                                </a:lnTo>
                                <a:lnTo>
                                  <a:pt x="7725" y="583411"/>
                                </a:lnTo>
                                <a:lnTo>
                                  <a:pt x="5209" y="582372"/>
                                </a:lnTo>
                                <a:lnTo>
                                  <a:pt x="3125" y="580287"/>
                                </a:lnTo>
                                <a:lnTo>
                                  <a:pt x="1041" y="578203"/>
                                </a:lnTo>
                                <a:lnTo>
                                  <a:pt x="0" y="575684"/>
                                </a:lnTo>
                                <a:lnTo>
                                  <a:pt x="0" y="572753"/>
                                </a:lnTo>
                                <a:close/>
                              </a:path>
                            </a:pathLst>
                          </a:custGeom>
                          <a:ln w="7114">
                            <a:solidFill>
                              <a:srgbClr val="CAD0D6"/>
                            </a:solidFill>
                            <a:prstDash val="solid"/>
                          </a:ln>
                        </wps:spPr>
                        <wps:bodyPr wrap="square" lIns="0" tIns="0" rIns="0" bIns="0" rtlCol="0">
                          <a:noAutofit/>
                        </wps:bodyPr>
                      </wps:wsp>
                      <wps:wsp>
                        <wps:cNvPr id="370" name="Graphic 370"/>
                        <wps:cNvSpPr/>
                        <wps:spPr>
                          <a:xfrm>
                            <a:off x="60477" y="401994"/>
                            <a:ext cx="448309" cy="128270"/>
                          </a:xfrm>
                          <a:custGeom>
                            <a:avLst/>
                            <a:gdLst/>
                            <a:ahLst/>
                            <a:cxnLst/>
                            <a:rect l="l" t="t" r="r" b="b"/>
                            <a:pathLst>
                              <a:path w="448309" h="128270">
                                <a:moveTo>
                                  <a:pt x="0" y="74706"/>
                                </a:moveTo>
                                <a:lnTo>
                                  <a:pt x="0" y="53362"/>
                                </a:lnTo>
                                <a:lnTo>
                                  <a:pt x="0" y="49847"/>
                                </a:lnTo>
                                <a:lnTo>
                                  <a:pt x="341" y="46375"/>
                                </a:lnTo>
                                <a:lnTo>
                                  <a:pt x="1025" y="42938"/>
                                </a:lnTo>
                                <a:lnTo>
                                  <a:pt x="1708" y="39509"/>
                                </a:lnTo>
                                <a:lnTo>
                                  <a:pt x="2721" y="36158"/>
                                </a:lnTo>
                                <a:lnTo>
                                  <a:pt x="4061" y="32920"/>
                                </a:lnTo>
                                <a:lnTo>
                                  <a:pt x="5402" y="29683"/>
                                </a:lnTo>
                                <a:lnTo>
                                  <a:pt x="7046" y="26595"/>
                                </a:lnTo>
                                <a:lnTo>
                                  <a:pt x="8993" y="23692"/>
                                </a:lnTo>
                                <a:lnTo>
                                  <a:pt x="10939" y="20789"/>
                                </a:lnTo>
                                <a:lnTo>
                                  <a:pt x="13151" y="18093"/>
                                </a:lnTo>
                                <a:lnTo>
                                  <a:pt x="15629" y="15617"/>
                                </a:lnTo>
                                <a:lnTo>
                                  <a:pt x="18106" y="13134"/>
                                </a:lnTo>
                                <a:lnTo>
                                  <a:pt x="20802" y="10921"/>
                                </a:lnTo>
                                <a:lnTo>
                                  <a:pt x="23715" y="8979"/>
                                </a:lnTo>
                                <a:lnTo>
                                  <a:pt x="26629" y="7029"/>
                                </a:lnTo>
                                <a:lnTo>
                                  <a:pt x="42951" y="1017"/>
                                </a:lnTo>
                                <a:lnTo>
                                  <a:pt x="46388" y="334"/>
                                </a:lnTo>
                                <a:lnTo>
                                  <a:pt x="49858" y="0"/>
                                </a:lnTo>
                                <a:lnTo>
                                  <a:pt x="53362" y="0"/>
                                </a:lnTo>
                                <a:lnTo>
                                  <a:pt x="394879" y="0"/>
                                </a:lnTo>
                                <a:lnTo>
                                  <a:pt x="398383" y="0"/>
                                </a:lnTo>
                                <a:lnTo>
                                  <a:pt x="401853" y="334"/>
                                </a:lnTo>
                                <a:lnTo>
                                  <a:pt x="405289" y="1017"/>
                                </a:lnTo>
                                <a:lnTo>
                                  <a:pt x="408726" y="1693"/>
                                </a:lnTo>
                                <a:lnTo>
                                  <a:pt x="424525" y="8979"/>
                                </a:lnTo>
                                <a:lnTo>
                                  <a:pt x="427439" y="10921"/>
                                </a:lnTo>
                                <a:lnTo>
                                  <a:pt x="430134" y="13134"/>
                                </a:lnTo>
                                <a:lnTo>
                                  <a:pt x="432612" y="15617"/>
                                </a:lnTo>
                                <a:lnTo>
                                  <a:pt x="435089" y="18093"/>
                                </a:lnTo>
                                <a:lnTo>
                                  <a:pt x="437301" y="20789"/>
                                </a:lnTo>
                                <a:lnTo>
                                  <a:pt x="439248" y="23692"/>
                                </a:lnTo>
                                <a:lnTo>
                                  <a:pt x="441194" y="26595"/>
                                </a:lnTo>
                                <a:lnTo>
                                  <a:pt x="442838" y="29683"/>
                                </a:lnTo>
                                <a:lnTo>
                                  <a:pt x="444179" y="32920"/>
                                </a:lnTo>
                                <a:lnTo>
                                  <a:pt x="445520" y="36158"/>
                                </a:lnTo>
                                <a:lnTo>
                                  <a:pt x="446532" y="39509"/>
                                </a:lnTo>
                                <a:lnTo>
                                  <a:pt x="447216" y="42938"/>
                                </a:lnTo>
                                <a:lnTo>
                                  <a:pt x="447899" y="46375"/>
                                </a:lnTo>
                                <a:lnTo>
                                  <a:pt x="448241" y="49847"/>
                                </a:lnTo>
                                <a:lnTo>
                                  <a:pt x="448241" y="53362"/>
                                </a:lnTo>
                                <a:lnTo>
                                  <a:pt x="448241" y="74706"/>
                                </a:lnTo>
                                <a:lnTo>
                                  <a:pt x="448241" y="78207"/>
                                </a:lnTo>
                                <a:lnTo>
                                  <a:pt x="447899" y="81672"/>
                                </a:lnTo>
                                <a:lnTo>
                                  <a:pt x="447216" y="85101"/>
                                </a:lnTo>
                                <a:lnTo>
                                  <a:pt x="446532" y="88545"/>
                                </a:lnTo>
                                <a:lnTo>
                                  <a:pt x="445520" y="91882"/>
                                </a:lnTo>
                                <a:lnTo>
                                  <a:pt x="444179" y="95119"/>
                                </a:lnTo>
                                <a:lnTo>
                                  <a:pt x="442838" y="98356"/>
                                </a:lnTo>
                                <a:lnTo>
                                  <a:pt x="424525" y="119061"/>
                                </a:lnTo>
                                <a:lnTo>
                                  <a:pt x="421612" y="121010"/>
                                </a:lnTo>
                                <a:lnTo>
                                  <a:pt x="405289" y="127030"/>
                                </a:lnTo>
                                <a:lnTo>
                                  <a:pt x="401853" y="127720"/>
                                </a:lnTo>
                                <a:lnTo>
                                  <a:pt x="398383" y="128069"/>
                                </a:lnTo>
                                <a:lnTo>
                                  <a:pt x="394879" y="128069"/>
                                </a:lnTo>
                                <a:lnTo>
                                  <a:pt x="53362" y="128069"/>
                                </a:lnTo>
                                <a:lnTo>
                                  <a:pt x="49858" y="128069"/>
                                </a:lnTo>
                                <a:lnTo>
                                  <a:pt x="46388" y="127720"/>
                                </a:lnTo>
                                <a:lnTo>
                                  <a:pt x="42951" y="127030"/>
                                </a:lnTo>
                                <a:lnTo>
                                  <a:pt x="39515" y="126347"/>
                                </a:lnTo>
                                <a:lnTo>
                                  <a:pt x="23715" y="119061"/>
                                </a:lnTo>
                                <a:lnTo>
                                  <a:pt x="20802" y="117119"/>
                                </a:lnTo>
                                <a:lnTo>
                                  <a:pt x="8993" y="104347"/>
                                </a:lnTo>
                                <a:lnTo>
                                  <a:pt x="7046" y="101444"/>
                                </a:lnTo>
                                <a:lnTo>
                                  <a:pt x="5402" y="98356"/>
                                </a:lnTo>
                                <a:lnTo>
                                  <a:pt x="4061" y="95119"/>
                                </a:lnTo>
                                <a:lnTo>
                                  <a:pt x="2721" y="91882"/>
                                </a:lnTo>
                                <a:lnTo>
                                  <a:pt x="1708" y="88545"/>
                                </a:lnTo>
                                <a:lnTo>
                                  <a:pt x="1025" y="85101"/>
                                </a:lnTo>
                                <a:lnTo>
                                  <a:pt x="341" y="81672"/>
                                </a:lnTo>
                                <a:lnTo>
                                  <a:pt x="0" y="78207"/>
                                </a:lnTo>
                                <a:lnTo>
                                  <a:pt x="0" y="74706"/>
                                </a:lnTo>
                                <a:close/>
                              </a:path>
                            </a:pathLst>
                          </a:custGeom>
                          <a:ln w="7114">
                            <a:solidFill>
                              <a:srgbClr val="000000"/>
                            </a:solidFill>
                            <a:prstDash val="solid"/>
                          </a:ln>
                        </wps:spPr>
                        <wps:bodyPr wrap="square" lIns="0" tIns="0" rIns="0" bIns="0" rtlCol="0">
                          <a:noAutofit/>
                        </wps:bodyPr>
                      </wps:wsp>
                      <wps:wsp>
                        <wps:cNvPr id="371" name="Textbox 371"/>
                        <wps:cNvSpPr txBox="1"/>
                        <wps:spPr>
                          <a:xfrm>
                            <a:off x="10977" y="9192"/>
                            <a:ext cx="6922770" cy="572135"/>
                          </a:xfrm>
                          <a:prstGeom prst="rect">
                            <a:avLst/>
                          </a:prstGeom>
                        </wps:spPr>
                        <wps:txbx>
                          <w:txbxContent>
                            <w:p>
                              <w:pPr>
                                <w:spacing w:before="38" w:line="333" w:lineRule="auto"/>
                                <w:ind w:left="77" w:right="9784"/>
                                <w:rPr>
                                  <w:b/>
                                  <w:sz w:val="12"/>
                                </w:rPr>
                              </w:pPr>
                              <w:r>
                                <w:rPr>
                                  <w:b/>
                                  <w:color w:val="1C2025"/>
                                  <w:sz w:val="13"/>
                                </w:rPr>
                                <w:t>Question</w:t>
                              </w:r>
                              <w:r>
                                <w:rPr>
                                  <w:b/>
                                  <w:color w:val="1C2025"/>
                                  <w:spacing w:val="-3"/>
                                  <w:sz w:val="13"/>
                                </w:rPr>
                                <w:t xml:space="preserve"> </w:t>
                              </w:r>
                              <w:r>
                                <w:rPr>
                                  <w:b/>
                                  <w:color w:val="1C2025"/>
                                  <w:sz w:val="20"/>
                                </w:rPr>
                                <w:t xml:space="preserve">39 </w:t>
                              </w:r>
                              <w:r>
                                <w:rPr>
                                  <w:color w:val="1C2025"/>
                                  <w:sz w:val="13"/>
                                </w:rPr>
                                <w:t>Not</w:t>
                              </w:r>
                              <w:r>
                                <w:rPr>
                                  <w:color w:val="1C2025"/>
                                  <w:spacing w:val="-5"/>
                                  <w:sz w:val="13"/>
                                </w:rPr>
                                <w:t xml:space="preserve"> </w:t>
                              </w:r>
                              <w:r>
                                <w:rPr>
                                  <w:color w:val="1C2025"/>
                                  <w:sz w:val="13"/>
                                </w:rPr>
                                <w:t>yet</w:t>
                              </w:r>
                              <w:r>
                                <w:rPr>
                                  <w:color w:val="1C2025"/>
                                  <w:spacing w:val="-5"/>
                                  <w:sz w:val="13"/>
                                </w:rPr>
                                <w:t xml:space="preserve"> </w:t>
                              </w:r>
                              <w:r>
                                <w:rPr>
                                  <w:color w:val="1C2025"/>
                                  <w:sz w:val="13"/>
                                </w:rPr>
                                <w:t>answered</w:t>
                              </w:r>
                              <w:r>
                                <w:rPr>
                                  <w:color w:val="1C2025"/>
                                  <w:spacing w:val="40"/>
                                  <w:sz w:val="13"/>
                                </w:rPr>
                                <w:t xml:space="preserve"> </w:t>
                              </w:r>
                              <w:r>
                                <w:rPr>
                                  <w:b/>
                                  <w:color w:val="A5A5A6"/>
                                  <w:sz w:val="12"/>
                                </w:rPr>
                                <w:t>v1</w:t>
                              </w:r>
                              <w:r>
                                <w:rPr>
                                  <w:b/>
                                  <w:color w:val="A5A5A6"/>
                                  <w:spacing w:val="-6"/>
                                  <w:sz w:val="12"/>
                                </w:rPr>
                                <w:t xml:space="preserve"> </w:t>
                              </w:r>
                              <w:r>
                                <w:rPr>
                                  <w:b/>
                                  <w:color w:val="A5A5A6"/>
                                  <w:sz w:val="12"/>
                                </w:rPr>
                                <w:t>(latest)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4.3pt;height:46.5pt;width:546.8pt;mso-position-horizontal-relative:page;mso-wrap-distance-bottom:0pt;mso-wrap-distance-top:0pt;z-index:-251499520;mso-width-relative:page;mso-height-relative:page;" coordsize="6944359,590550" o:gfxdata="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">
                <o:lock v:ext="edit" aspectratio="f"/>
                <v:shape id="Graphic 369" o:spid="_x0000_s1026" o:spt="100" style="position:absolute;left:3557;top:3557;height:583565;width:6937375;" filled="f" stroked="t" coordsize="6937375,583565" o:gfxdata="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FHm325AAAA3AAA&#10;AA8AAAAAAAAAAQAgAAAAIgAAAGRycy9kb3ducmV2LnhtbFBLAQIUABQAAAAIAIdO4kAzLwWeOwAA&#10;ADkAAAAQAAAAAAAAAAEAIAAAAAgBAABkcnMvc2hhcGV4bWwueG1sUEsFBgAAAAAGAAYAWwEAALID&#10;AAAAAA==&#10;" path="m0,572753l0,10672,0,7712,1041,5193,3125,3116,5209,1038,7725,0,10672,0,6926398,0,6929345,0,6931860,1038,6933944,3116,6936028,5193,6937070,7712,6937071,10672,6937071,572753,6926398,583425,10672,583425,7725,583411,5209,582372,3125,580287,1041,578203,0,575684,0,572753xe">
                  <v:fill on="f" focussize="0,0"/>
                  <v:stroke weight="0.560157480314961pt" color="#CAD0D6" joinstyle="round"/>
                  <v:imagedata o:title=""/>
                  <o:lock v:ext="edit" aspectratio="f"/>
                  <v:textbox inset="0mm,0mm,0mm,0mm"/>
                </v:shape>
                <v:shape id="Graphic 370" o:spid="_x0000_s1026" o:spt="100" style="position:absolute;left:60477;top:401994;height:128270;width:448309;" filled="f" stroked="t" coordsize="448309,128270" o:gfxdata="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R7Laq5AAAA3AAA&#10;AA8AAAAAAAAAAQAgAAAAIgAAAGRycy9kb3ducmV2LnhtbFBLAQIUABQAAAAIAIdO4kAzLwWeOwAA&#10;ADkAAAAQAAAAAAAAAAEAIAAAAAgBAABkcnMvc2hhcGV4bWwueG1sUEsFBgAAAAAGAAYAWwEAALID&#10;AAAAAA==&#10;" path="m0,74706l0,53362,0,49847,341,46375,1025,42938,1708,39509,2721,36158,4061,32920,5402,29683,7046,26595,8993,23692,10939,20789,13151,18093,15629,15617,18106,13134,20802,10921,23715,8979,26629,7029,42951,1017,46388,334,49858,0,53362,0,394879,0,398383,0,401853,334,405289,1017,408726,1693,424525,8979,427439,10921,430134,13134,432612,15617,435089,18093,437301,20789,439248,23692,441194,26595,442838,29683,444179,32920,445520,36158,446532,39509,447216,42938,447899,46375,448241,49847,448241,53362,448241,74706,448241,78207,447899,81672,447216,85101,446532,88545,445520,91882,444179,95119,442838,98356,424525,119061,421612,121010,405289,127030,401853,127720,398383,128069,394879,128069,53362,128069,49858,128069,46388,127720,42951,127030,39515,126347,23715,119061,20802,117119,8993,104347,7046,101444,5402,98356,4061,95119,2721,91882,1708,88545,1025,85101,341,81672,0,78207,0,74706xe">
                  <v:fill on="f" focussize="0,0"/>
                  <v:stroke weight="0.560157480314961pt" color="#000000" joinstyle="round"/>
                  <v:imagedata o:title=""/>
                  <o:lock v:ext="edit" aspectratio="f"/>
                  <v:textbox inset="0mm,0mm,0mm,0mm"/>
                </v:shape>
                <v:shape id="Textbox 371" o:spid="_x0000_s1026" o:spt="202" type="#_x0000_t202" style="position:absolute;left:10977;top:9192;height:572135;width:6922770;" filled="f" stroked="f" coordsize="21600,21600" o:gfxdata="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0O7m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38" w:line="333" w:lineRule="auto"/>
                          <w:ind w:left="77" w:right="9784"/>
                          <w:rPr>
                            <w:b/>
                            <w:sz w:val="12"/>
                          </w:rPr>
                        </w:pPr>
                        <w:r>
                          <w:rPr>
                            <w:b/>
                            <w:color w:val="1C2025"/>
                            <w:sz w:val="13"/>
                          </w:rPr>
                          <w:t>Question</w:t>
                        </w:r>
                        <w:r>
                          <w:rPr>
                            <w:b/>
                            <w:color w:val="1C2025"/>
                            <w:spacing w:val="-3"/>
                            <w:sz w:val="13"/>
                          </w:rPr>
                          <w:t xml:space="preserve"> </w:t>
                        </w:r>
                        <w:r>
                          <w:rPr>
                            <w:b/>
                            <w:color w:val="1C2025"/>
                            <w:sz w:val="20"/>
                          </w:rPr>
                          <w:t xml:space="preserve">39 </w:t>
                        </w:r>
                        <w:r>
                          <w:rPr>
                            <w:color w:val="1C2025"/>
                            <w:sz w:val="13"/>
                          </w:rPr>
                          <w:t>Not</w:t>
                        </w:r>
                        <w:r>
                          <w:rPr>
                            <w:color w:val="1C2025"/>
                            <w:spacing w:val="-5"/>
                            <w:sz w:val="13"/>
                          </w:rPr>
                          <w:t xml:space="preserve"> </w:t>
                        </w:r>
                        <w:r>
                          <w:rPr>
                            <w:color w:val="1C2025"/>
                            <w:sz w:val="13"/>
                          </w:rPr>
                          <w:t>yet</w:t>
                        </w:r>
                        <w:r>
                          <w:rPr>
                            <w:color w:val="1C2025"/>
                            <w:spacing w:val="-5"/>
                            <w:sz w:val="13"/>
                          </w:rPr>
                          <w:t xml:space="preserve"> </w:t>
                        </w:r>
                        <w:r>
                          <w:rPr>
                            <w:color w:val="1C2025"/>
                            <w:sz w:val="13"/>
                          </w:rPr>
                          <w:t>answered</w:t>
                        </w:r>
                        <w:r>
                          <w:rPr>
                            <w:color w:val="1C2025"/>
                            <w:spacing w:val="40"/>
                            <w:sz w:val="13"/>
                          </w:rPr>
                          <w:t xml:space="preserve"> </w:t>
                        </w:r>
                        <w:r>
                          <w:rPr>
                            <w:b/>
                            <w:color w:val="A5A5A6"/>
                            <w:sz w:val="12"/>
                          </w:rPr>
                          <w:t>v1</w:t>
                        </w:r>
                        <w:r>
                          <w:rPr>
                            <w:b/>
                            <w:color w:val="A5A5A6"/>
                            <w:spacing w:val="-6"/>
                            <w:sz w:val="12"/>
                          </w:rPr>
                          <w:t xml:space="preserve"> </w:t>
                        </w:r>
                        <w:r>
                          <w:rPr>
                            <w:b/>
                            <w:color w:val="A5A5A6"/>
                            <w:sz w:val="12"/>
                          </w:rPr>
                          <w:t>(latest)</w:t>
                        </w:r>
                      </w:p>
                    </w:txbxContent>
                  </v:textbox>
                </v:shape>
                <w10:wrap type="topAndBottom"/>
              </v:group>
            </w:pict>
          </mc:Fallback>
        </mc:AlternateContent>
      </w:r>
    </w:p>
    <w:p>
      <w:pPr>
        <w:pStyle w:val="4"/>
        <w:rPr>
          <w:rFonts w:ascii="Arial MT"/>
        </w:rPr>
      </w:pPr>
    </w:p>
    <w:p>
      <w:pPr>
        <w:pStyle w:val="4"/>
        <w:spacing w:before="86"/>
        <w:rPr>
          <w:rFonts w:ascii="Arial MT"/>
        </w:rPr>
      </w:pPr>
    </w:p>
    <w:p>
      <w:pPr>
        <w:pStyle w:val="4"/>
        <w:spacing w:before="1"/>
        <w:ind w:left="468"/>
      </w:pPr>
      <w:r>
        <w:rPr>
          <w:color w:val="001A1D"/>
          <w:w w:val="105"/>
        </w:rPr>
        <w:t>Chế</w:t>
      </w:r>
      <w:r>
        <w:rPr>
          <w:color w:val="001A1D"/>
          <w:spacing w:val="-4"/>
          <w:w w:val="105"/>
        </w:rPr>
        <w:t xml:space="preserve"> </w:t>
      </w:r>
      <w:r>
        <w:rPr>
          <w:color w:val="001A1D"/>
          <w:w w:val="105"/>
        </w:rPr>
        <w:t>độ</w:t>
      </w:r>
      <w:r>
        <w:rPr>
          <w:color w:val="001A1D"/>
          <w:spacing w:val="-4"/>
          <w:w w:val="105"/>
        </w:rPr>
        <w:t xml:space="preserve"> </w:t>
      </w:r>
      <w:r>
        <w:rPr>
          <w:color w:val="001A1D"/>
          <w:w w:val="105"/>
        </w:rPr>
        <w:t>hoạt</w:t>
      </w:r>
      <w:r>
        <w:rPr>
          <w:color w:val="001A1D"/>
          <w:spacing w:val="-4"/>
          <w:w w:val="105"/>
        </w:rPr>
        <w:t xml:space="preserve"> </w:t>
      </w:r>
      <w:r>
        <w:rPr>
          <w:color w:val="001A1D"/>
          <w:w w:val="105"/>
        </w:rPr>
        <w:t>động</w:t>
      </w:r>
      <w:r>
        <w:rPr>
          <w:color w:val="001A1D"/>
          <w:spacing w:val="-4"/>
          <w:w w:val="105"/>
        </w:rPr>
        <w:t xml:space="preserve"> </w:t>
      </w:r>
      <w:r>
        <w:rPr>
          <w:color w:val="001A1D"/>
          <w:w w:val="105"/>
        </w:rPr>
        <w:t>nào</w:t>
      </w:r>
      <w:r>
        <w:rPr>
          <w:color w:val="001A1D"/>
          <w:spacing w:val="-4"/>
          <w:w w:val="105"/>
        </w:rPr>
        <w:t xml:space="preserve"> </w:t>
      </w:r>
      <w:r>
        <w:rPr>
          <w:color w:val="001A1D"/>
          <w:w w:val="105"/>
        </w:rPr>
        <w:t>sau</w:t>
      </w:r>
      <w:r>
        <w:rPr>
          <w:color w:val="001A1D"/>
          <w:spacing w:val="-4"/>
          <w:w w:val="105"/>
        </w:rPr>
        <w:t xml:space="preserve"> </w:t>
      </w:r>
      <w:r>
        <w:rPr>
          <w:color w:val="001A1D"/>
          <w:w w:val="105"/>
        </w:rPr>
        <w:t>đây</w:t>
      </w:r>
      <w:r>
        <w:rPr>
          <w:color w:val="001A1D"/>
          <w:spacing w:val="-4"/>
          <w:w w:val="105"/>
        </w:rPr>
        <w:t xml:space="preserve"> </w:t>
      </w:r>
      <w:r>
        <w:rPr>
          <w:color w:val="001A1D"/>
          <w:w w:val="105"/>
        </w:rPr>
        <w:t>mã</w:t>
      </w:r>
      <w:r>
        <w:rPr>
          <w:color w:val="001A1D"/>
          <w:spacing w:val="-4"/>
          <w:w w:val="105"/>
        </w:rPr>
        <w:t xml:space="preserve"> </w:t>
      </w:r>
      <w:r>
        <w:rPr>
          <w:color w:val="001A1D"/>
          <w:w w:val="105"/>
        </w:rPr>
        <w:t>hóa</w:t>
      </w:r>
      <w:r>
        <w:rPr>
          <w:color w:val="001A1D"/>
          <w:spacing w:val="-4"/>
          <w:w w:val="105"/>
        </w:rPr>
        <w:t xml:space="preserve"> </w:t>
      </w:r>
      <w:r>
        <w:rPr>
          <w:color w:val="001A1D"/>
          <w:w w:val="105"/>
        </w:rPr>
        <w:t>các</w:t>
      </w:r>
      <w:r>
        <w:rPr>
          <w:color w:val="001A1D"/>
          <w:spacing w:val="-4"/>
          <w:w w:val="105"/>
        </w:rPr>
        <w:t xml:space="preserve"> </w:t>
      </w:r>
      <w:r>
        <w:rPr>
          <w:color w:val="001A1D"/>
          <w:w w:val="105"/>
        </w:rPr>
        <w:t>khối</w:t>
      </w:r>
      <w:r>
        <w:rPr>
          <w:color w:val="001A1D"/>
          <w:spacing w:val="-4"/>
          <w:w w:val="105"/>
        </w:rPr>
        <w:t xml:space="preserve"> </w:t>
      </w:r>
      <w:r>
        <w:rPr>
          <w:color w:val="001A1D"/>
          <w:w w:val="105"/>
        </w:rPr>
        <w:t>một</w:t>
      </w:r>
      <w:r>
        <w:rPr>
          <w:color w:val="001A1D"/>
          <w:spacing w:val="-4"/>
          <w:w w:val="105"/>
        </w:rPr>
        <w:t xml:space="preserve"> </w:t>
      </w:r>
      <w:r>
        <w:rPr>
          <w:color w:val="001A1D"/>
          <w:w w:val="105"/>
        </w:rPr>
        <w:t>cách</w:t>
      </w:r>
      <w:r>
        <w:rPr>
          <w:color w:val="001A1D"/>
          <w:spacing w:val="-4"/>
          <w:w w:val="105"/>
        </w:rPr>
        <w:t xml:space="preserve"> </w:t>
      </w:r>
      <w:r>
        <w:rPr>
          <w:color w:val="001A1D"/>
          <w:w w:val="105"/>
        </w:rPr>
        <w:t>riêng</w:t>
      </w:r>
      <w:r>
        <w:rPr>
          <w:color w:val="001A1D"/>
          <w:spacing w:val="-4"/>
          <w:w w:val="105"/>
        </w:rPr>
        <w:t xml:space="preserve"> biệt?</w:t>
      </w:r>
    </w:p>
    <w:p>
      <w:pPr>
        <w:pStyle w:val="4"/>
        <w:spacing w:before="123"/>
      </w:pPr>
    </w:p>
    <w:p>
      <w:pPr>
        <w:pStyle w:val="5"/>
        <w:numPr>
          <w:ilvl w:val="0"/>
          <w:numId w:val="75"/>
        </w:numPr>
        <w:tabs>
          <w:tab w:val="left" w:pos="1098"/>
        </w:tabs>
        <w:spacing w:before="0"/>
        <w:ind w:left="1098" w:hanging="294"/>
        <w:rPr>
          <w:sz w:val="16"/>
        </w:rPr>
      </w:pPr>
      <w:r>
        <w:drawing>
          <wp:anchor distT="0" distB="0" distL="0" distR="0" simplePos="0" relativeHeight="251760640"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372" name="Image 372"/>
            <wp:cNvGraphicFramePr/>
            <a:graphic xmlns:a="http://schemas.openxmlformats.org/drawingml/2006/main">
              <a:graphicData uri="http://schemas.openxmlformats.org/drawingml/2006/picture">
                <pic:pic xmlns:pic="http://schemas.openxmlformats.org/drawingml/2006/picture">
                  <pic:nvPicPr>
                    <pic:cNvPr id="372" name="Image 372"/>
                    <pic:cNvPicPr/>
                  </pic:nvPicPr>
                  <pic:blipFill>
                    <a:blip r:embed="rId271" cstate="print"/>
                    <a:stretch>
                      <a:fillRect/>
                    </a:stretch>
                  </pic:blipFill>
                  <pic:spPr>
                    <a:xfrm>
                      <a:off x="0" y="0"/>
                      <a:ext cx="92494" cy="92494"/>
                    </a:xfrm>
                    <a:prstGeom prst="rect">
                      <a:avLst/>
                    </a:prstGeom>
                  </pic:spPr>
                </pic:pic>
              </a:graphicData>
            </a:graphic>
          </wp:anchor>
        </w:drawing>
      </w:r>
      <w:r>
        <w:rPr>
          <w:color w:val="001A1D"/>
          <w:w w:val="105"/>
          <w:sz w:val="16"/>
        </w:rPr>
        <w:t>Electronic</w:t>
      </w:r>
      <w:r>
        <w:rPr>
          <w:color w:val="001A1D"/>
          <w:spacing w:val="-6"/>
          <w:w w:val="105"/>
          <w:sz w:val="16"/>
        </w:rPr>
        <w:t xml:space="preserve"> </w:t>
      </w:r>
      <w:r>
        <w:rPr>
          <w:color w:val="001A1D"/>
          <w:w w:val="105"/>
          <w:sz w:val="16"/>
        </w:rPr>
        <w:t>codebook</w:t>
      </w:r>
      <w:r>
        <w:rPr>
          <w:color w:val="001A1D"/>
          <w:spacing w:val="-6"/>
          <w:w w:val="105"/>
          <w:sz w:val="16"/>
        </w:rPr>
        <w:t xml:space="preserve"> </w:t>
      </w:r>
      <w:r>
        <w:rPr>
          <w:color w:val="001A1D"/>
          <w:w w:val="105"/>
          <w:sz w:val="16"/>
        </w:rPr>
        <w:t>mode</w:t>
      </w:r>
      <w:r>
        <w:rPr>
          <w:color w:val="001A1D"/>
          <w:spacing w:val="-6"/>
          <w:w w:val="105"/>
          <w:sz w:val="16"/>
        </w:rPr>
        <w:t xml:space="preserve"> </w:t>
      </w:r>
      <w:r>
        <w:rPr>
          <w:color w:val="001A1D"/>
          <w:w w:val="105"/>
          <w:sz w:val="16"/>
        </w:rPr>
        <w:t>-</w:t>
      </w:r>
      <w:r>
        <w:rPr>
          <w:color w:val="001A1D"/>
          <w:spacing w:val="-6"/>
          <w:w w:val="105"/>
          <w:sz w:val="16"/>
        </w:rPr>
        <w:t xml:space="preserve"> </w:t>
      </w:r>
      <w:r>
        <w:rPr>
          <w:color w:val="001A1D"/>
          <w:spacing w:val="-5"/>
          <w:w w:val="105"/>
          <w:sz w:val="16"/>
        </w:rPr>
        <w:t>ECB</w:t>
      </w:r>
    </w:p>
    <w:p>
      <w:pPr>
        <w:pStyle w:val="5"/>
        <w:numPr>
          <w:ilvl w:val="0"/>
          <w:numId w:val="75"/>
        </w:numPr>
        <w:tabs>
          <w:tab w:val="left" w:pos="1098"/>
        </w:tabs>
        <w:ind w:left="1098" w:hanging="294"/>
        <w:rPr>
          <w:sz w:val="16"/>
        </w:rPr>
      </w:pPr>
      <w:r>
        <w:drawing>
          <wp:anchor distT="0" distB="0" distL="0" distR="0" simplePos="0" relativeHeight="251761664"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373" name="Image 373"/>
            <wp:cNvGraphicFramePr/>
            <a:graphic xmlns:a="http://schemas.openxmlformats.org/drawingml/2006/main">
              <a:graphicData uri="http://schemas.openxmlformats.org/drawingml/2006/picture">
                <pic:pic xmlns:pic="http://schemas.openxmlformats.org/drawingml/2006/picture">
                  <pic:nvPicPr>
                    <pic:cNvPr id="373" name="Image 373"/>
                    <pic:cNvPicPr/>
                  </pic:nvPicPr>
                  <pic:blipFill>
                    <a:blip r:embed="rId272" cstate="print"/>
                    <a:stretch>
                      <a:fillRect/>
                    </a:stretch>
                  </pic:blipFill>
                  <pic:spPr>
                    <a:xfrm>
                      <a:off x="0" y="0"/>
                      <a:ext cx="92494" cy="92494"/>
                    </a:xfrm>
                    <a:prstGeom prst="rect">
                      <a:avLst/>
                    </a:prstGeom>
                  </pic:spPr>
                </pic:pic>
              </a:graphicData>
            </a:graphic>
          </wp:anchor>
        </w:drawing>
      </w:r>
      <w:r>
        <w:rPr>
          <w:color w:val="001A1D"/>
          <w:w w:val="105"/>
          <w:sz w:val="16"/>
        </w:rPr>
        <w:t>Cipher</w:t>
      </w:r>
      <w:r>
        <w:rPr>
          <w:color w:val="001A1D"/>
          <w:spacing w:val="-5"/>
          <w:w w:val="105"/>
          <w:sz w:val="16"/>
        </w:rPr>
        <w:t xml:space="preserve"> </w:t>
      </w:r>
      <w:r>
        <w:rPr>
          <w:color w:val="001A1D"/>
          <w:w w:val="105"/>
          <w:sz w:val="16"/>
        </w:rPr>
        <w:t>feedback</w:t>
      </w:r>
      <w:r>
        <w:rPr>
          <w:color w:val="001A1D"/>
          <w:spacing w:val="-4"/>
          <w:w w:val="105"/>
          <w:sz w:val="16"/>
        </w:rPr>
        <w:t xml:space="preserve"> </w:t>
      </w:r>
      <w:r>
        <w:rPr>
          <w:color w:val="001A1D"/>
          <w:w w:val="105"/>
          <w:sz w:val="16"/>
        </w:rPr>
        <w:t>mode</w:t>
      </w:r>
      <w:r>
        <w:rPr>
          <w:color w:val="001A1D"/>
          <w:spacing w:val="37"/>
          <w:w w:val="105"/>
          <w:sz w:val="16"/>
        </w:rPr>
        <w:t xml:space="preserve"> </w:t>
      </w:r>
      <w:r>
        <w:rPr>
          <w:color w:val="001A1D"/>
          <w:w w:val="105"/>
          <w:sz w:val="16"/>
        </w:rPr>
        <w:t>-</w:t>
      </w:r>
      <w:r>
        <w:rPr>
          <w:color w:val="001A1D"/>
          <w:spacing w:val="-4"/>
          <w:w w:val="105"/>
          <w:sz w:val="16"/>
        </w:rPr>
        <w:t xml:space="preserve"> </w:t>
      </w:r>
      <w:r>
        <w:rPr>
          <w:color w:val="001A1D"/>
          <w:spacing w:val="-5"/>
          <w:w w:val="105"/>
          <w:sz w:val="16"/>
        </w:rPr>
        <w:t>CFB</w:t>
      </w:r>
    </w:p>
    <w:p>
      <w:pPr>
        <w:pStyle w:val="5"/>
        <w:numPr>
          <w:ilvl w:val="0"/>
          <w:numId w:val="75"/>
        </w:numPr>
        <w:tabs>
          <w:tab w:val="left" w:pos="1098"/>
        </w:tabs>
        <w:ind w:left="1098" w:hanging="294"/>
        <w:rPr>
          <w:sz w:val="16"/>
        </w:rPr>
      </w:pPr>
      <w:r>
        <w:drawing>
          <wp:anchor distT="0" distB="0" distL="0" distR="0" simplePos="0" relativeHeight="251761664"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374" name="Image 374"/>
            <wp:cNvGraphicFramePr/>
            <a:graphic xmlns:a="http://schemas.openxmlformats.org/drawingml/2006/main">
              <a:graphicData uri="http://schemas.openxmlformats.org/drawingml/2006/picture">
                <pic:pic xmlns:pic="http://schemas.openxmlformats.org/drawingml/2006/picture">
                  <pic:nvPicPr>
                    <pic:cNvPr id="374" name="Image 374"/>
                    <pic:cNvPicPr/>
                  </pic:nvPicPr>
                  <pic:blipFill>
                    <a:blip r:embed="rId273" cstate="print"/>
                    <a:stretch>
                      <a:fillRect/>
                    </a:stretch>
                  </pic:blipFill>
                  <pic:spPr>
                    <a:xfrm>
                      <a:off x="0" y="0"/>
                      <a:ext cx="92494" cy="92494"/>
                    </a:xfrm>
                    <a:prstGeom prst="rect">
                      <a:avLst/>
                    </a:prstGeom>
                  </pic:spPr>
                </pic:pic>
              </a:graphicData>
            </a:graphic>
          </wp:anchor>
        </w:drawing>
      </w:r>
      <w:r>
        <w:rPr>
          <w:color w:val="001A1D"/>
          <w:w w:val="105"/>
          <w:sz w:val="16"/>
        </w:rPr>
        <w:t>Cipher</w:t>
      </w:r>
      <w:r>
        <w:rPr>
          <w:color w:val="001A1D"/>
          <w:spacing w:val="-6"/>
          <w:w w:val="105"/>
          <w:sz w:val="16"/>
        </w:rPr>
        <w:t xml:space="preserve"> </w:t>
      </w:r>
      <w:r>
        <w:rPr>
          <w:color w:val="001A1D"/>
          <w:w w:val="105"/>
          <w:sz w:val="16"/>
        </w:rPr>
        <w:t>block</w:t>
      </w:r>
      <w:r>
        <w:rPr>
          <w:color w:val="001A1D"/>
          <w:spacing w:val="-5"/>
          <w:w w:val="105"/>
          <w:sz w:val="16"/>
        </w:rPr>
        <w:t xml:space="preserve"> </w:t>
      </w:r>
      <w:r>
        <w:rPr>
          <w:color w:val="001A1D"/>
          <w:w w:val="105"/>
          <w:sz w:val="16"/>
        </w:rPr>
        <w:t>chaining</w:t>
      </w:r>
      <w:r>
        <w:rPr>
          <w:color w:val="001A1D"/>
          <w:spacing w:val="-5"/>
          <w:w w:val="105"/>
          <w:sz w:val="16"/>
        </w:rPr>
        <w:t xml:space="preserve"> </w:t>
      </w:r>
      <w:r>
        <w:rPr>
          <w:color w:val="001A1D"/>
          <w:w w:val="105"/>
          <w:sz w:val="16"/>
        </w:rPr>
        <w:t>mode</w:t>
      </w:r>
      <w:r>
        <w:rPr>
          <w:color w:val="001A1D"/>
          <w:spacing w:val="-5"/>
          <w:w w:val="105"/>
          <w:sz w:val="16"/>
        </w:rPr>
        <w:t xml:space="preserve"> </w:t>
      </w:r>
      <w:r>
        <w:rPr>
          <w:color w:val="001A1D"/>
          <w:w w:val="105"/>
          <w:sz w:val="16"/>
        </w:rPr>
        <w:t>-</w:t>
      </w:r>
      <w:r>
        <w:rPr>
          <w:color w:val="001A1D"/>
          <w:spacing w:val="-5"/>
          <w:w w:val="105"/>
          <w:sz w:val="16"/>
        </w:rPr>
        <w:t xml:space="preserve"> CBC</w:t>
      </w:r>
    </w:p>
    <w:p>
      <w:pPr>
        <w:pStyle w:val="5"/>
        <w:numPr>
          <w:ilvl w:val="0"/>
          <w:numId w:val="75"/>
        </w:numPr>
        <w:tabs>
          <w:tab w:val="left" w:pos="1098"/>
        </w:tabs>
        <w:spacing w:before="157" w:line="468" w:lineRule="auto"/>
        <w:ind w:left="793" w:right="8086" w:firstLine="11"/>
        <w:rPr>
          <w:sz w:val="16"/>
        </w:rPr>
      </w:pPr>
      <w:r>
        <w:drawing>
          <wp:anchor distT="0" distB="0" distL="0" distR="0" simplePos="0" relativeHeight="251762688"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375" name="Image 375"/>
            <wp:cNvGraphicFramePr/>
            <a:graphic xmlns:a="http://schemas.openxmlformats.org/drawingml/2006/main">
              <a:graphicData uri="http://schemas.openxmlformats.org/drawingml/2006/picture">
                <pic:pic xmlns:pic="http://schemas.openxmlformats.org/drawingml/2006/picture">
                  <pic:nvPicPr>
                    <pic:cNvPr id="375" name="Image 375"/>
                    <pic:cNvPicPr/>
                  </pic:nvPicPr>
                  <pic:blipFill>
                    <a:blip r:embed="rId274" cstate="print"/>
                    <a:stretch>
                      <a:fillRect/>
                    </a:stretch>
                  </pic:blipFill>
                  <pic:spPr>
                    <a:xfrm>
                      <a:off x="0" y="0"/>
                      <a:ext cx="92494" cy="92494"/>
                    </a:xfrm>
                    <a:prstGeom prst="rect">
                      <a:avLst/>
                    </a:prstGeom>
                  </pic:spPr>
                </pic:pic>
              </a:graphicData>
            </a:graphic>
          </wp:anchor>
        </w:drawing>
      </w:r>
      <w:r>
        <w:rPr>
          <w:color w:val="001A1D"/>
          <w:w w:val="105"/>
          <w:sz w:val="16"/>
        </w:rPr>
        <w:t>Output</w:t>
      </w:r>
      <w:r>
        <w:rPr>
          <w:color w:val="001A1D"/>
          <w:spacing w:val="-12"/>
          <w:w w:val="105"/>
          <w:sz w:val="16"/>
        </w:rPr>
        <w:t xml:space="preserve"> </w:t>
      </w:r>
      <w:r>
        <w:rPr>
          <w:color w:val="001A1D"/>
          <w:w w:val="105"/>
          <w:sz w:val="16"/>
        </w:rPr>
        <w:t>feedback</w:t>
      </w:r>
      <w:r>
        <w:rPr>
          <w:color w:val="001A1D"/>
          <w:spacing w:val="-11"/>
          <w:w w:val="105"/>
          <w:sz w:val="16"/>
        </w:rPr>
        <w:t xml:space="preserve"> </w:t>
      </w:r>
      <w:r>
        <w:rPr>
          <w:color w:val="001A1D"/>
          <w:w w:val="105"/>
          <w:sz w:val="16"/>
        </w:rPr>
        <w:t>mode</w:t>
      </w:r>
      <w:r>
        <w:rPr>
          <w:color w:val="001A1D"/>
          <w:spacing w:val="-12"/>
          <w:w w:val="105"/>
          <w:sz w:val="16"/>
        </w:rPr>
        <w:t xml:space="preserve"> </w:t>
      </w:r>
      <w:r>
        <w:rPr>
          <w:color w:val="001A1D"/>
          <w:w w:val="105"/>
          <w:sz w:val="16"/>
        </w:rPr>
        <w:t>–</w:t>
      </w:r>
      <w:r>
        <w:rPr>
          <w:color w:val="001A1D"/>
          <w:spacing w:val="-12"/>
          <w:w w:val="105"/>
          <w:sz w:val="16"/>
        </w:rPr>
        <w:t xml:space="preserve"> </w:t>
      </w:r>
      <w:r>
        <w:rPr>
          <w:color w:val="001A1D"/>
          <w:w w:val="105"/>
          <w:sz w:val="16"/>
        </w:rPr>
        <w:t xml:space="preserve">OFB </w:t>
      </w:r>
      <w:r>
        <w:rPr>
          <w:color w:val="0E6BBE"/>
          <w:w w:val="105"/>
          <w:sz w:val="16"/>
        </w:rPr>
        <w:t>Clear my choice</w:t>
      </w:r>
    </w:p>
    <w:p>
      <w:pPr>
        <w:pStyle w:val="4"/>
        <w:spacing w:before="94"/>
        <w:rPr>
          <w:sz w:val="20"/>
        </w:rPr>
      </w:pPr>
      <w:r>
        <mc:AlternateContent>
          <mc:Choice Requires="wpg">
            <w:drawing>
              <wp:anchor distT="0" distB="0" distL="0" distR="0" simplePos="0" relativeHeight="251817984" behindDoc="1" locked="0" layoutInCell="1" allowOverlap="1">
                <wp:simplePos x="0" y="0"/>
                <wp:positionH relativeFrom="page">
                  <wp:posOffset>408940</wp:posOffset>
                </wp:positionH>
                <wp:positionV relativeFrom="paragraph">
                  <wp:posOffset>244475</wp:posOffset>
                </wp:positionV>
                <wp:extent cx="6944360" cy="590550"/>
                <wp:effectExtent l="0" t="0" r="0" b="0"/>
                <wp:wrapTopAndBottom/>
                <wp:docPr id="376" name="Group 376"/>
                <wp:cNvGraphicFramePr/>
                <a:graphic xmlns:a="http://schemas.openxmlformats.org/drawingml/2006/main">
                  <a:graphicData uri="http://schemas.microsoft.com/office/word/2010/wordprocessingGroup">
                    <wpg:wgp>
                      <wpg:cNvGrpSpPr/>
                      <wpg:grpSpPr>
                        <a:xfrm>
                          <a:off x="0" y="0"/>
                          <a:ext cx="6944359" cy="590550"/>
                          <a:chOff x="0" y="0"/>
                          <a:chExt cx="6944359" cy="590550"/>
                        </a:xfrm>
                      </wpg:grpSpPr>
                      <wps:wsp>
                        <wps:cNvPr id="377" name="Graphic 377"/>
                        <wps:cNvSpPr/>
                        <wps:spPr>
                          <a:xfrm>
                            <a:off x="3557" y="3557"/>
                            <a:ext cx="6937375" cy="583565"/>
                          </a:xfrm>
                          <a:custGeom>
                            <a:avLst/>
                            <a:gdLst/>
                            <a:ahLst/>
                            <a:cxnLst/>
                            <a:rect l="l" t="t" r="r" b="b"/>
                            <a:pathLst>
                              <a:path w="6937375" h="583565">
                                <a:moveTo>
                                  <a:pt x="0" y="572753"/>
                                </a:moveTo>
                                <a:lnTo>
                                  <a:pt x="0" y="10672"/>
                                </a:lnTo>
                                <a:lnTo>
                                  <a:pt x="0" y="7712"/>
                                </a:lnTo>
                                <a:lnTo>
                                  <a:pt x="1041" y="5193"/>
                                </a:lnTo>
                                <a:lnTo>
                                  <a:pt x="3125" y="3116"/>
                                </a:lnTo>
                                <a:lnTo>
                                  <a:pt x="5209" y="1038"/>
                                </a:lnTo>
                                <a:lnTo>
                                  <a:pt x="7725" y="0"/>
                                </a:lnTo>
                                <a:lnTo>
                                  <a:pt x="10672" y="0"/>
                                </a:lnTo>
                                <a:lnTo>
                                  <a:pt x="6926398" y="0"/>
                                </a:lnTo>
                                <a:lnTo>
                                  <a:pt x="6929345" y="0"/>
                                </a:lnTo>
                                <a:lnTo>
                                  <a:pt x="6931860" y="1038"/>
                                </a:lnTo>
                                <a:lnTo>
                                  <a:pt x="6933944" y="3116"/>
                                </a:lnTo>
                                <a:lnTo>
                                  <a:pt x="6936028" y="5193"/>
                                </a:lnTo>
                                <a:lnTo>
                                  <a:pt x="6937070" y="7712"/>
                                </a:lnTo>
                                <a:lnTo>
                                  <a:pt x="6937071" y="10672"/>
                                </a:lnTo>
                                <a:lnTo>
                                  <a:pt x="6937071" y="572753"/>
                                </a:lnTo>
                                <a:lnTo>
                                  <a:pt x="6937070" y="575698"/>
                                </a:lnTo>
                                <a:lnTo>
                                  <a:pt x="6936028" y="578217"/>
                                </a:lnTo>
                                <a:lnTo>
                                  <a:pt x="6933944" y="580287"/>
                                </a:lnTo>
                                <a:lnTo>
                                  <a:pt x="6931860" y="582372"/>
                                </a:lnTo>
                                <a:lnTo>
                                  <a:pt x="6929345" y="583411"/>
                                </a:lnTo>
                                <a:lnTo>
                                  <a:pt x="6926398" y="583425"/>
                                </a:lnTo>
                                <a:lnTo>
                                  <a:pt x="10672" y="583425"/>
                                </a:lnTo>
                                <a:lnTo>
                                  <a:pt x="7725" y="583411"/>
                                </a:lnTo>
                                <a:lnTo>
                                  <a:pt x="5209" y="582372"/>
                                </a:lnTo>
                                <a:lnTo>
                                  <a:pt x="3125" y="580287"/>
                                </a:lnTo>
                                <a:lnTo>
                                  <a:pt x="1041" y="578217"/>
                                </a:lnTo>
                                <a:lnTo>
                                  <a:pt x="0" y="575698"/>
                                </a:lnTo>
                                <a:lnTo>
                                  <a:pt x="0" y="572753"/>
                                </a:lnTo>
                                <a:close/>
                              </a:path>
                            </a:pathLst>
                          </a:custGeom>
                          <a:ln w="7114">
                            <a:solidFill>
                              <a:srgbClr val="CAD0D6"/>
                            </a:solidFill>
                            <a:prstDash val="solid"/>
                          </a:ln>
                        </wps:spPr>
                        <wps:bodyPr wrap="square" lIns="0" tIns="0" rIns="0" bIns="0" rtlCol="0">
                          <a:noAutofit/>
                        </wps:bodyPr>
                      </wps:wsp>
                      <wps:wsp>
                        <wps:cNvPr id="378" name="Graphic 378"/>
                        <wps:cNvSpPr/>
                        <wps:spPr>
                          <a:xfrm>
                            <a:off x="60477" y="401994"/>
                            <a:ext cx="448309" cy="121285"/>
                          </a:xfrm>
                          <a:custGeom>
                            <a:avLst/>
                            <a:gdLst/>
                            <a:ahLst/>
                            <a:cxnLst/>
                            <a:rect l="l" t="t" r="r" b="b"/>
                            <a:pathLst>
                              <a:path w="448309" h="121285">
                                <a:moveTo>
                                  <a:pt x="0" y="67591"/>
                                </a:moveTo>
                                <a:lnTo>
                                  <a:pt x="0" y="53362"/>
                                </a:lnTo>
                                <a:lnTo>
                                  <a:pt x="0" y="49861"/>
                                </a:lnTo>
                                <a:lnTo>
                                  <a:pt x="341" y="46389"/>
                                </a:lnTo>
                                <a:lnTo>
                                  <a:pt x="1025" y="42938"/>
                                </a:lnTo>
                                <a:lnTo>
                                  <a:pt x="1708" y="39509"/>
                                </a:lnTo>
                                <a:lnTo>
                                  <a:pt x="2721" y="36158"/>
                                </a:lnTo>
                                <a:lnTo>
                                  <a:pt x="4061" y="32920"/>
                                </a:lnTo>
                                <a:lnTo>
                                  <a:pt x="5402" y="29683"/>
                                </a:lnTo>
                                <a:lnTo>
                                  <a:pt x="15629" y="15617"/>
                                </a:lnTo>
                                <a:lnTo>
                                  <a:pt x="18106" y="13134"/>
                                </a:lnTo>
                                <a:lnTo>
                                  <a:pt x="20802" y="10921"/>
                                </a:lnTo>
                                <a:lnTo>
                                  <a:pt x="23715" y="8979"/>
                                </a:lnTo>
                                <a:lnTo>
                                  <a:pt x="26629" y="7015"/>
                                </a:lnTo>
                                <a:lnTo>
                                  <a:pt x="53362" y="0"/>
                                </a:lnTo>
                                <a:lnTo>
                                  <a:pt x="394879" y="0"/>
                                </a:lnTo>
                                <a:lnTo>
                                  <a:pt x="424525" y="8979"/>
                                </a:lnTo>
                                <a:lnTo>
                                  <a:pt x="427439" y="10921"/>
                                </a:lnTo>
                                <a:lnTo>
                                  <a:pt x="430134" y="13134"/>
                                </a:lnTo>
                                <a:lnTo>
                                  <a:pt x="432612" y="15617"/>
                                </a:lnTo>
                                <a:lnTo>
                                  <a:pt x="435089" y="18093"/>
                                </a:lnTo>
                                <a:lnTo>
                                  <a:pt x="444179" y="32920"/>
                                </a:lnTo>
                                <a:lnTo>
                                  <a:pt x="445520" y="36158"/>
                                </a:lnTo>
                                <a:lnTo>
                                  <a:pt x="446532" y="39509"/>
                                </a:lnTo>
                                <a:lnTo>
                                  <a:pt x="447216" y="42938"/>
                                </a:lnTo>
                                <a:lnTo>
                                  <a:pt x="447899" y="46389"/>
                                </a:lnTo>
                                <a:lnTo>
                                  <a:pt x="448241" y="49861"/>
                                </a:lnTo>
                                <a:lnTo>
                                  <a:pt x="448241" y="53362"/>
                                </a:lnTo>
                                <a:lnTo>
                                  <a:pt x="448241" y="67591"/>
                                </a:lnTo>
                                <a:lnTo>
                                  <a:pt x="448241" y="71078"/>
                                </a:lnTo>
                                <a:lnTo>
                                  <a:pt x="447899" y="74557"/>
                                </a:lnTo>
                                <a:lnTo>
                                  <a:pt x="447216" y="78001"/>
                                </a:lnTo>
                                <a:lnTo>
                                  <a:pt x="446532" y="81416"/>
                                </a:lnTo>
                                <a:lnTo>
                                  <a:pt x="445520" y="84753"/>
                                </a:lnTo>
                                <a:lnTo>
                                  <a:pt x="444179" y="87990"/>
                                </a:lnTo>
                                <a:lnTo>
                                  <a:pt x="442838" y="91227"/>
                                </a:lnTo>
                                <a:lnTo>
                                  <a:pt x="441194" y="94301"/>
                                </a:lnTo>
                                <a:lnTo>
                                  <a:pt x="439248" y="97218"/>
                                </a:lnTo>
                                <a:lnTo>
                                  <a:pt x="437301" y="100135"/>
                                </a:lnTo>
                                <a:lnTo>
                                  <a:pt x="435089" y="102832"/>
                                </a:lnTo>
                                <a:lnTo>
                                  <a:pt x="432612" y="105308"/>
                                </a:lnTo>
                                <a:lnTo>
                                  <a:pt x="430134" y="107791"/>
                                </a:lnTo>
                                <a:lnTo>
                                  <a:pt x="427439" y="110004"/>
                                </a:lnTo>
                                <a:lnTo>
                                  <a:pt x="424525" y="111946"/>
                                </a:lnTo>
                                <a:lnTo>
                                  <a:pt x="421612" y="113896"/>
                                </a:lnTo>
                                <a:lnTo>
                                  <a:pt x="418537" y="115532"/>
                                </a:lnTo>
                                <a:lnTo>
                                  <a:pt x="415300" y="116870"/>
                                </a:lnTo>
                                <a:lnTo>
                                  <a:pt x="412063" y="118214"/>
                                </a:lnTo>
                                <a:lnTo>
                                  <a:pt x="394879" y="120954"/>
                                </a:lnTo>
                                <a:lnTo>
                                  <a:pt x="53362" y="120954"/>
                                </a:lnTo>
                                <a:lnTo>
                                  <a:pt x="32941" y="116870"/>
                                </a:lnTo>
                                <a:lnTo>
                                  <a:pt x="29704" y="115532"/>
                                </a:lnTo>
                                <a:lnTo>
                                  <a:pt x="26629" y="113896"/>
                                </a:lnTo>
                                <a:lnTo>
                                  <a:pt x="23715" y="111946"/>
                                </a:lnTo>
                                <a:lnTo>
                                  <a:pt x="20802" y="110004"/>
                                </a:lnTo>
                                <a:lnTo>
                                  <a:pt x="18106" y="107791"/>
                                </a:lnTo>
                                <a:lnTo>
                                  <a:pt x="15629" y="105308"/>
                                </a:lnTo>
                                <a:lnTo>
                                  <a:pt x="13151" y="102832"/>
                                </a:lnTo>
                                <a:lnTo>
                                  <a:pt x="4061" y="87990"/>
                                </a:lnTo>
                                <a:lnTo>
                                  <a:pt x="2721" y="84753"/>
                                </a:lnTo>
                                <a:lnTo>
                                  <a:pt x="1708" y="81416"/>
                                </a:lnTo>
                                <a:lnTo>
                                  <a:pt x="1025" y="78001"/>
                                </a:lnTo>
                                <a:lnTo>
                                  <a:pt x="341" y="74557"/>
                                </a:lnTo>
                                <a:lnTo>
                                  <a:pt x="0" y="71078"/>
                                </a:lnTo>
                                <a:lnTo>
                                  <a:pt x="0" y="67591"/>
                                </a:lnTo>
                                <a:close/>
                              </a:path>
                            </a:pathLst>
                          </a:custGeom>
                          <a:ln w="7114">
                            <a:solidFill>
                              <a:srgbClr val="000000"/>
                            </a:solidFill>
                            <a:prstDash val="solid"/>
                          </a:ln>
                        </wps:spPr>
                        <wps:bodyPr wrap="square" lIns="0" tIns="0" rIns="0" bIns="0" rtlCol="0">
                          <a:noAutofit/>
                        </wps:bodyPr>
                      </wps:wsp>
                      <wps:wsp>
                        <wps:cNvPr id="379" name="Textbox 379"/>
                        <wps:cNvSpPr txBox="1"/>
                        <wps:spPr>
                          <a:xfrm>
                            <a:off x="10977" y="9192"/>
                            <a:ext cx="6922770" cy="572770"/>
                          </a:xfrm>
                          <a:prstGeom prst="rect">
                            <a:avLst/>
                          </a:prstGeom>
                        </wps:spPr>
                        <wps:txbx>
                          <w:txbxContent>
                            <w:p>
                              <w:pPr>
                                <w:spacing w:before="38" w:line="326" w:lineRule="auto"/>
                                <w:ind w:left="77" w:right="9784"/>
                                <w:rPr>
                                  <w:b/>
                                  <w:sz w:val="12"/>
                                </w:rPr>
                              </w:pPr>
                              <w:r>
                                <w:rPr>
                                  <w:b/>
                                  <w:color w:val="1C2025"/>
                                  <w:sz w:val="13"/>
                                </w:rPr>
                                <w:t>Question</w:t>
                              </w:r>
                              <w:r>
                                <w:rPr>
                                  <w:b/>
                                  <w:color w:val="1C2025"/>
                                  <w:spacing w:val="-3"/>
                                  <w:sz w:val="13"/>
                                </w:rPr>
                                <w:t xml:space="preserve"> </w:t>
                              </w:r>
                              <w:r>
                                <w:rPr>
                                  <w:b/>
                                  <w:color w:val="1C2025"/>
                                  <w:sz w:val="20"/>
                                </w:rPr>
                                <w:t xml:space="preserve">40 </w:t>
                              </w:r>
                              <w:r>
                                <w:rPr>
                                  <w:color w:val="1C2025"/>
                                  <w:sz w:val="13"/>
                                </w:rPr>
                                <w:t>Not</w:t>
                              </w:r>
                              <w:r>
                                <w:rPr>
                                  <w:color w:val="1C2025"/>
                                  <w:spacing w:val="-5"/>
                                  <w:sz w:val="13"/>
                                </w:rPr>
                                <w:t xml:space="preserve"> </w:t>
                              </w:r>
                              <w:r>
                                <w:rPr>
                                  <w:color w:val="1C2025"/>
                                  <w:sz w:val="13"/>
                                </w:rPr>
                                <w:t>yet</w:t>
                              </w:r>
                              <w:r>
                                <w:rPr>
                                  <w:color w:val="1C2025"/>
                                  <w:spacing w:val="-5"/>
                                  <w:sz w:val="13"/>
                                </w:rPr>
                                <w:t xml:space="preserve"> </w:t>
                              </w:r>
                              <w:r>
                                <w:rPr>
                                  <w:color w:val="1C2025"/>
                                  <w:sz w:val="13"/>
                                </w:rPr>
                                <w:t>answered</w:t>
                              </w:r>
                              <w:r>
                                <w:rPr>
                                  <w:color w:val="1C2025"/>
                                  <w:spacing w:val="40"/>
                                  <w:sz w:val="13"/>
                                </w:rPr>
                                <w:t xml:space="preserve"> </w:t>
                              </w:r>
                              <w:r>
                                <w:rPr>
                                  <w:b/>
                                  <w:color w:val="A5A5A6"/>
                                  <w:sz w:val="12"/>
                                </w:rPr>
                                <w:t>v1</w:t>
                              </w:r>
                              <w:r>
                                <w:rPr>
                                  <w:b/>
                                  <w:color w:val="A5A5A6"/>
                                  <w:spacing w:val="-6"/>
                                  <w:sz w:val="12"/>
                                </w:rPr>
                                <w:t xml:space="preserve"> </w:t>
                              </w:r>
                              <w:r>
                                <w:rPr>
                                  <w:b/>
                                  <w:color w:val="A5A5A6"/>
                                  <w:sz w:val="12"/>
                                </w:rPr>
                                <w:t>(latest)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19.25pt;height:46.5pt;width:546.8pt;mso-position-horizontal-relative:page;mso-wrap-distance-bottom:0pt;mso-wrap-distance-top:0pt;z-index:-251498496;mso-width-relative:page;mso-height-relative:page;" coordsize="6944359,590550" o:gfxdata="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">
                <o:lock v:ext="edit" aspectratio="f"/>
                <v:shape id="Graphic 377" o:spid="_x0000_s1026" o:spt="100" style="position:absolute;left:3557;top:3557;height:583565;width:6937375;" filled="f" stroked="t" coordsize="6937375,583565" o:gfxdata="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pNPEm5AAAA3AAA&#10;AA8AAAAAAAAAAQAgAAAAIgAAAGRycy9kb3ducmV2LnhtbFBLAQIUABQAAAAIAIdO4kAzLwWeOwAA&#10;ADkAAAAQAAAAAAAAAAEAIAAAAAgBAABkcnMvc2hhcGV4bWwueG1sUEsFBgAAAAAGAAYAWwEAALID&#10;AAAAAA==&#10;" path="m0,572753l0,10672,0,7712,1041,5193,3125,3116,5209,1038,7725,0,10672,0,6926398,0,6929345,0,6931860,1038,6933944,3116,6936028,5193,6937070,7712,6937071,10672,6937071,572753,6937070,575698,6936028,578217,6933944,580287,6931860,582372,6929345,583411,6926398,583425,10672,583425,7725,583411,5209,582372,3125,580287,1041,578217,0,575698,0,572753xe">
                  <v:fill on="f" focussize="0,0"/>
                  <v:stroke weight="0.560157480314961pt" color="#CAD0D6" joinstyle="round"/>
                  <v:imagedata o:title=""/>
                  <o:lock v:ext="edit" aspectratio="f"/>
                  <v:textbox inset="0mm,0mm,0mm,0mm"/>
                </v:shape>
                <v:shape id="Graphic 378" o:spid="_x0000_s1026" o:spt="100" style="position:absolute;left:60477;top:401994;height:121285;width:448309;" filled="f" stroked="t" coordsize="448309,121285" o:gfxdata="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mzgTsugAAANwA&#10;AAAPAAAAAAAAAAEAIAAAACIAAABkcnMvZG93bnJldi54bWxQSwECFAAUAAAACACHTuJAMy8FnjsA&#10;AAA5AAAAEAAAAAAAAAABACAAAAAJAQAAZHJzL3NoYXBleG1sLnhtbFBLBQYAAAAABgAGAFsBAACz&#10;AwAAAAA=&#10;" path="m0,67591l0,53362,0,49861,341,46389,1025,42938,1708,39509,2721,36158,4061,32920,5402,29683,15629,15617,18106,13134,20802,10921,23715,8979,26629,7015,53362,0,394879,0,424525,8979,427439,10921,430134,13134,432612,15617,435089,18093,444179,32920,445520,36158,446532,39509,447216,42938,447899,46389,448241,49861,448241,53362,448241,67591,448241,71078,447899,74557,447216,78001,446532,81416,445520,84753,444179,87990,442838,91227,441194,94301,439248,97218,437301,100135,435089,102832,432612,105308,430134,107791,427439,110004,424525,111946,421612,113896,418537,115532,415300,116870,412063,118214,394879,120954,53362,120954,32941,116870,29704,115532,26629,113896,23715,111946,20802,110004,18106,107791,15629,105308,13151,102832,4061,87990,2721,84753,1708,81416,1025,78001,341,74557,0,71078,0,67591xe">
                  <v:fill on="f" focussize="0,0"/>
                  <v:stroke weight="0.560157480314961pt" color="#000000" joinstyle="round"/>
                  <v:imagedata o:title=""/>
                  <o:lock v:ext="edit" aspectratio="f"/>
                  <v:textbox inset="0mm,0mm,0mm,0mm"/>
                </v:shape>
                <v:shape id="Textbox 379" o:spid="_x0000_s1026" o:spt="202" type="#_x0000_t202" style="position:absolute;left:10977;top:9192;height:572770;width:6922770;" filled="f" stroked="f" coordsize="21600,21600" o:gfxdata="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3jiY7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38" w:line="326" w:lineRule="auto"/>
                          <w:ind w:left="77" w:right="9784"/>
                          <w:rPr>
                            <w:b/>
                            <w:sz w:val="12"/>
                          </w:rPr>
                        </w:pPr>
                        <w:r>
                          <w:rPr>
                            <w:b/>
                            <w:color w:val="1C2025"/>
                            <w:sz w:val="13"/>
                          </w:rPr>
                          <w:t>Question</w:t>
                        </w:r>
                        <w:r>
                          <w:rPr>
                            <w:b/>
                            <w:color w:val="1C2025"/>
                            <w:spacing w:val="-3"/>
                            <w:sz w:val="13"/>
                          </w:rPr>
                          <w:t xml:space="preserve"> </w:t>
                        </w:r>
                        <w:r>
                          <w:rPr>
                            <w:b/>
                            <w:color w:val="1C2025"/>
                            <w:sz w:val="20"/>
                          </w:rPr>
                          <w:t xml:space="preserve">40 </w:t>
                        </w:r>
                        <w:r>
                          <w:rPr>
                            <w:color w:val="1C2025"/>
                            <w:sz w:val="13"/>
                          </w:rPr>
                          <w:t>Not</w:t>
                        </w:r>
                        <w:r>
                          <w:rPr>
                            <w:color w:val="1C2025"/>
                            <w:spacing w:val="-5"/>
                            <w:sz w:val="13"/>
                          </w:rPr>
                          <w:t xml:space="preserve"> </w:t>
                        </w:r>
                        <w:r>
                          <w:rPr>
                            <w:color w:val="1C2025"/>
                            <w:sz w:val="13"/>
                          </w:rPr>
                          <w:t>yet</w:t>
                        </w:r>
                        <w:r>
                          <w:rPr>
                            <w:color w:val="1C2025"/>
                            <w:spacing w:val="-5"/>
                            <w:sz w:val="13"/>
                          </w:rPr>
                          <w:t xml:space="preserve"> </w:t>
                        </w:r>
                        <w:r>
                          <w:rPr>
                            <w:color w:val="1C2025"/>
                            <w:sz w:val="13"/>
                          </w:rPr>
                          <w:t>answered</w:t>
                        </w:r>
                        <w:r>
                          <w:rPr>
                            <w:color w:val="1C2025"/>
                            <w:spacing w:val="40"/>
                            <w:sz w:val="13"/>
                          </w:rPr>
                          <w:t xml:space="preserve"> </w:t>
                        </w:r>
                        <w:r>
                          <w:rPr>
                            <w:b/>
                            <w:color w:val="A5A5A6"/>
                            <w:sz w:val="12"/>
                          </w:rPr>
                          <w:t>v1</w:t>
                        </w:r>
                        <w:r>
                          <w:rPr>
                            <w:b/>
                            <w:color w:val="A5A5A6"/>
                            <w:spacing w:val="-6"/>
                            <w:sz w:val="12"/>
                          </w:rPr>
                          <w:t xml:space="preserve"> </w:t>
                        </w:r>
                        <w:r>
                          <w:rPr>
                            <w:b/>
                            <w:color w:val="A5A5A6"/>
                            <w:sz w:val="12"/>
                          </w:rPr>
                          <w:t>(latest)</w:t>
                        </w:r>
                      </w:p>
                    </w:txbxContent>
                  </v:textbox>
                </v:shape>
                <w10:wrap type="topAndBottom"/>
              </v:group>
            </w:pict>
          </mc:Fallback>
        </mc:AlternateContent>
      </w:r>
    </w:p>
    <w:p>
      <w:pPr>
        <w:pStyle w:val="4"/>
        <w:spacing w:before="117" w:line="550" w:lineRule="atLeast"/>
        <w:ind w:left="479" w:right="4850" w:hanging="12"/>
      </w:pPr>
      <w:r>
        <w:rPr>
          <w:color w:val="001A1D"/>
          <w:w w:val="105"/>
        </w:rPr>
        <w:t>Sắp</w:t>
      </w:r>
      <w:r>
        <w:rPr>
          <w:color w:val="001A1D"/>
          <w:spacing w:val="-5"/>
          <w:w w:val="105"/>
        </w:rPr>
        <w:t xml:space="preserve"> </w:t>
      </w:r>
      <w:r>
        <w:rPr>
          <w:color w:val="001A1D"/>
          <w:w w:val="105"/>
        </w:rPr>
        <w:t>xếp</w:t>
      </w:r>
      <w:r>
        <w:rPr>
          <w:color w:val="001A1D"/>
          <w:spacing w:val="-5"/>
          <w:w w:val="105"/>
        </w:rPr>
        <w:t xml:space="preserve"> </w:t>
      </w:r>
      <w:r>
        <w:rPr>
          <w:color w:val="001A1D"/>
          <w:w w:val="105"/>
        </w:rPr>
        <w:t>các</w:t>
      </w:r>
      <w:r>
        <w:rPr>
          <w:color w:val="001A1D"/>
          <w:spacing w:val="-5"/>
          <w:w w:val="105"/>
        </w:rPr>
        <w:t xml:space="preserve"> </w:t>
      </w:r>
      <w:r>
        <w:rPr>
          <w:color w:val="001A1D"/>
          <w:w w:val="105"/>
        </w:rPr>
        <w:t>thông</w:t>
      </w:r>
      <w:r>
        <w:rPr>
          <w:color w:val="001A1D"/>
          <w:spacing w:val="-5"/>
          <w:w w:val="105"/>
        </w:rPr>
        <w:t xml:space="preserve"> </w:t>
      </w:r>
      <w:r>
        <w:rPr>
          <w:color w:val="001A1D"/>
          <w:w w:val="105"/>
        </w:rPr>
        <w:t>tin</w:t>
      </w:r>
      <w:r>
        <w:rPr>
          <w:color w:val="001A1D"/>
          <w:spacing w:val="-5"/>
          <w:w w:val="105"/>
        </w:rPr>
        <w:t xml:space="preserve"> </w:t>
      </w:r>
      <w:r>
        <w:rPr>
          <w:color w:val="001A1D"/>
          <w:w w:val="105"/>
        </w:rPr>
        <w:t>cho</w:t>
      </w:r>
      <w:r>
        <w:rPr>
          <w:color w:val="001A1D"/>
          <w:spacing w:val="-5"/>
          <w:w w:val="105"/>
        </w:rPr>
        <w:t xml:space="preserve"> </w:t>
      </w:r>
      <w:r>
        <w:rPr>
          <w:color w:val="001A1D"/>
          <w:w w:val="105"/>
        </w:rPr>
        <w:t>đúng</w:t>
      </w:r>
      <w:r>
        <w:rPr>
          <w:color w:val="001A1D"/>
          <w:spacing w:val="-5"/>
          <w:w w:val="105"/>
        </w:rPr>
        <w:t xml:space="preserve"> </w:t>
      </w:r>
      <w:r>
        <w:rPr>
          <w:color w:val="001A1D"/>
          <w:w w:val="105"/>
        </w:rPr>
        <w:t>về</w:t>
      </w:r>
      <w:r>
        <w:rPr>
          <w:color w:val="001A1D"/>
          <w:spacing w:val="-5"/>
          <w:w w:val="105"/>
        </w:rPr>
        <w:t xml:space="preserve"> </w:t>
      </w:r>
      <w:r>
        <w:rPr>
          <w:color w:val="001A1D"/>
          <w:w w:val="105"/>
        </w:rPr>
        <w:t>độ</w:t>
      </w:r>
      <w:r>
        <w:rPr>
          <w:color w:val="001A1D"/>
          <w:spacing w:val="-5"/>
          <w:w w:val="105"/>
        </w:rPr>
        <w:t xml:space="preserve"> </w:t>
      </w:r>
      <w:r>
        <w:rPr>
          <w:color w:val="001A1D"/>
          <w:w w:val="105"/>
        </w:rPr>
        <w:t>dài</w:t>
      </w:r>
      <w:r>
        <w:rPr>
          <w:color w:val="001A1D"/>
          <w:spacing w:val="-5"/>
          <w:w w:val="105"/>
        </w:rPr>
        <w:t xml:space="preserve"> </w:t>
      </w:r>
      <w:r>
        <w:rPr>
          <w:color w:val="001A1D"/>
          <w:w w:val="105"/>
        </w:rPr>
        <w:t>đầu</w:t>
      </w:r>
      <w:r>
        <w:rPr>
          <w:color w:val="001A1D"/>
          <w:spacing w:val="-5"/>
          <w:w w:val="105"/>
        </w:rPr>
        <w:t xml:space="preserve"> </w:t>
      </w:r>
      <w:r>
        <w:rPr>
          <w:color w:val="001A1D"/>
          <w:w w:val="105"/>
        </w:rPr>
        <w:t>ra</w:t>
      </w:r>
      <w:r>
        <w:rPr>
          <w:color w:val="001A1D"/>
          <w:spacing w:val="-5"/>
          <w:w w:val="105"/>
        </w:rPr>
        <w:t xml:space="preserve"> </w:t>
      </w:r>
      <w:r>
        <w:rPr>
          <w:color w:val="001A1D"/>
          <w:w w:val="105"/>
        </w:rPr>
        <w:t>của</w:t>
      </w:r>
      <w:r>
        <w:rPr>
          <w:color w:val="001A1D"/>
          <w:spacing w:val="-5"/>
          <w:w w:val="105"/>
        </w:rPr>
        <w:t xml:space="preserve"> </w:t>
      </w:r>
      <w:r>
        <w:rPr>
          <w:color w:val="001A1D"/>
          <w:w w:val="105"/>
        </w:rPr>
        <w:t>các</w:t>
      </w:r>
      <w:r>
        <w:rPr>
          <w:color w:val="001A1D"/>
          <w:spacing w:val="-5"/>
          <w:w w:val="105"/>
        </w:rPr>
        <w:t xml:space="preserve"> </w:t>
      </w:r>
      <w:r>
        <w:rPr>
          <w:color w:val="001A1D"/>
          <w:w w:val="105"/>
        </w:rPr>
        <w:t>thuật</w:t>
      </w:r>
      <w:r>
        <w:rPr>
          <w:color w:val="001A1D"/>
          <w:spacing w:val="-5"/>
          <w:w w:val="105"/>
        </w:rPr>
        <w:t xml:space="preserve"> </w:t>
      </w:r>
      <w:r>
        <w:rPr>
          <w:color w:val="001A1D"/>
          <w:w w:val="105"/>
        </w:rPr>
        <w:t>toán</w:t>
      </w:r>
      <w:r>
        <w:rPr>
          <w:color w:val="001A1D"/>
          <w:spacing w:val="-5"/>
          <w:w w:val="105"/>
        </w:rPr>
        <w:t xml:space="preserve"> </w:t>
      </w:r>
      <w:r>
        <w:rPr>
          <w:color w:val="001A1D"/>
          <w:w w:val="105"/>
        </w:rPr>
        <w:t>mã</w:t>
      </w:r>
      <w:r>
        <w:rPr>
          <w:color w:val="001A1D"/>
          <w:spacing w:val="-5"/>
          <w:w w:val="105"/>
        </w:rPr>
        <w:t xml:space="preserve"> </w:t>
      </w:r>
      <w:r>
        <w:rPr>
          <w:color w:val="001A1D"/>
          <w:w w:val="105"/>
        </w:rPr>
        <w:t>hóa</w:t>
      </w:r>
      <w:r>
        <w:rPr>
          <w:color w:val="001A1D"/>
          <w:spacing w:val="-5"/>
          <w:w w:val="105"/>
        </w:rPr>
        <w:t xml:space="preserve"> </w:t>
      </w:r>
      <w:r>
        <w:rPr>
          <w:color w:val="001A1D"/>
          <w:w w:val="105"/>
        </w:rPr>
        <w:t xml:space="preserve">sau </w:t>
      </w:r>
      <w:r>
        <w:rPr>
          <w:color w:val="001A1D"/>
          <w:spacing w:val="-4"/>
          <w:w w:val="105"/>
        </w:rPr>
        <w:t>AES</w:t>
      </w:r>
    </w:p>
    <w:p>
      <w:pPr>
        <w:pStyle w:val="4"/>
        <w:spacing w:before="212" w:line="489" w:lineRule="auto"/>
        <w:ind w:left="479" w:right="10246"/>
      </w:pPr>
      <w:r>
        <mc:AlternateContent>
          <mc:Choice Requires="wpg">
            <w:drawing>
              <wp:anchor distT="0" distB="0" distL="0" distR="0" simplePos="0" relativeHeight="251762688" behindDoc="0" locked="0" layoutInCell="1" allowOverlap="1">
                <wp:simplePos x="0" y="0"/>
                <wp:positionH relativeFrom="page">
                  <wp:posOffset>1014095</wp:posOffset>
                </wp:positionH>
                <wp:positionV relativeFrom="paragraph">
                  <wp:posOffset>-167640</wp:posOffset>
                </wp:positionV>
                <wp:extent cx="718820" cy="1351915"/>
                <wp:effectExtent l="0" t="0" r="0" b="0"/>
                <wp:wrapNone/>
                <wp:docPr id="380" name="Group 380"/>
                <wp:cNvGraphicFramePr/>
                <a:graphic xmlns:a="http://schemas.openxmlformats.org/drawingml/2006/main">
                  <a:graphicData uri="http://schemas.microsoft.com/office/word/2010/wordprocessingGroup">
                    <wpg:wgp>
                      <wpg:cNvGrpSpPr/>
                      <wpg:grpSpPr>
                        <a:xfrm>
                          <a:off x="0" y="0"/>
                          <a:ext cx="718820" cy="1351915"/>
                          <a:chOff x="0" y="0"/>
                          <a:chExt cx="718820" cy="1351915"/>
                        </a:xfrm>
                      </wpg:grpSpPr>
                      <wps:wsp>
                        <wps:cNvPr id="381" name="Graphic 381"/>
                        <wps:cNvSpPr/>
                        <wps:spPr>
                          <a:xfrm>
                            <a:off x="3557" y="3557"/>
                            <a:ext cx="711835" cy="1344930"/>
                          </a:xfrm>
                          <a:custGeom>
                            <a:avLst/>
                            <a:gdLst/>
                            <a:ahLst/>
                            <a:cxnLst/>
                            <a:rect l="l" t="t" r="r" b="b"/>
                            <a:pathLst>
                              <a:path w="711835" h="1344930">
                                <a:moveTo>
                                  <a:pt x="0" y="195660"/>
                                </a:moveTo>
                                <a:lnTo>
                                  <a:pt x="0" y="53362"/>
                                </a:lnTo>
                                <a:lnTo>
                                  <a:pt x="0" y="49861"/>
                                </a:lnTo>
                                <a:lnTo>
                                  <a:pt x="341" y="46389"/>
                                </a:lnTo>
                                <a:lnTo>
                                  <a:pt x="1025" y="42952"/>
                                </a:lnTo>
                                <a:lnTo>
                                  <a:pt x="1708" y="39523"/>
                                </a:lnTo>
                                <a:lnTo>
                                  <a:pt x="2721" y="36172"/>
                                </a:lnTo>
                                <a:lnTo>
                                  <a:pt x="4061" y="32935"/>
                                </a:lnTo>
                                <a:lnTo>
                                  <a:pt x="5402" y="29697"/>
                                </a:lnTo>
                                <a:lnTo>
                                  <a:pt x="23715" y="8993"/>
                                </a:lnTo>
                                <a:lnTo>
                                  <a:pt x="26629" y="7043"/>
                                </a:lnTo>
                                <a:lnTo>
                                  <a:pt x="42951" y="1031"/>
                                </a:lnTo>
                                <a:lnTo>
                                  <a:pt x="46388" y="348"/>
                                </a:lnTo>
                                <a:lnTo>
                                  <a:pt x="49858" y="0"/>
                                </a:lnTo>
                                <a:lnTo>
                                  <a:pt x="53362" y="0"/>
                                </a:lnTo>
                                <a:lnTo>
                                  <a:pt x="658132" y="0"/>
                                </a:lnTo>
                                <a:lnTo>
                                  <a:pt x="661636" y="0"/>
                                </a:lnTo>
                                <a:lnTo>
                                  <a:pt x="665106" y="348"/>
                                </a:lnTo>
                                <a:lnTo>
                                  <a:pt x="668542" y="1031"/>
                                </a:lnTo>
                                <a:lnTo>
                                  <a:pt x="671979" y="1707"/>
                                </a:lnTo>
                                <a:lnTo>
                                  <a:pt x="687778" y="8993"/>
                                </a:lnTo>
                                <a:lnTo>
                                  <a:pt x="690692" y="10935"/>
                                </a:lnTo>
                                <a:lnTo>
                                  <a:pt x="707432" y="32935"/>
                                </a:lnTo>
                                <a:lnTo>
                                  <a:pt x="708773" y="36172"/>
                                </a:lnTo>
                                <a:lnTo>
                                  <a:pt x="711494" y="53362"/>
                                </a:lnTo>
                                <a:lnTo>
                                  <a:pt x="711494" y="195660"/>
                                </a:lnTo>
                                <a:lnTo>
                                  <a:pt x="711494" y="199161"/>
                                </a:lnTo>
                                <a:lnTo>
                                  <a:pt x="711152" y="202626"/>
                                </a:lnTo>
                                <a:lnTo>
                                  <a:pt x="710469" y="206055"/>
                                </a:lnTo>
                                <a:lnTo>
                                  <a:pt x="709785" y="209499"/>
                                </a:lnTo>
                                <a:lnTo>
                                  <a:pt x="708773" y="212836"/>
                                </a:lnTo>
                                <a:lnTo>
                                  <a:pt x="707432" y="216059"/>
                                </a:lnTo>
                                <a:lnTo>
                                  <a:pt x="706091" y="219296"/>
                                </a:lnTo>
                                <a:lnTo>
                                  <a:pt x="687778" y="240015"/>
                                </a:lnTo>
                                <a:lnTo>
                                  <a:pt x="684865" y="241965"/>
                                </a:lnTo>
                                <a:lnTo>
                                  <a:pt x="681790" y="243601"/>
                                </a:lnTo>
                                <a:lnTo>
                                  <a:pt x="678553" y="244939"/>
                                </a:lnTo>
                                <a:lnTo>
                                  <a:pt x="675315" y="246283"/>
                                </a:lnTo>
                                <a:lnTo>
                                  <a:pt x="671979" y="247301"/>
                                </a:lnTo>
                                <a:lnTo>
                                  <a:pt x="668542" y="247984"/>
                                </a:lnTo>
                                <a:lnTo>
                                  <a:pt x="665106" y="248674"/>
                                </a:lnTo>
                                <a:lnTo>
                                  <a:pt x="661636" y="249023"/>
                                </a:lnTo>
                                <a:lnTo>
                                  <a:pt x="658132" y="249023"/>
                                </a:lnTo>
                                <a:lnTo>
                                  <a:pt x="53362" y="249023"/>
                                </a:lnTo>
                                <a:lnTo>
                                  <a:pt x="49858" y="249023"/>
                                </a:lnTo>
                                <a:lnTo>
                                  <a:pt x="46388" y="248674"/>
                                </a:lnTo>
                                <a:lnTo>
                                  <a:pt x="42951" y="247991"/>
                                </a:lnTo>
                                <a:lnTo>
                                  <a:pt x="39515" y="247315"/>
                                </a:lnTo>
                                <a:lnTo>
                                  <a:pt x="7046" y="222370"/>
                                </a:lnTo>
                                <a:lnTo>
                                  <a:pt x="4061" y="216059"/>
                                </a:lnTo>
                                <a:lnTo>
                                  <a:pt x="2721" y="212836"/>
                                </a:lnTo>
                                <a:lnTo>
                                  <a:pt x="1708" y="209499"/>
                                </a:lnTo>
                                <a:lnTo>
                                  <a:pt x="1025" y="206055"/>
                                </a:lnTo>
                                <a:lnTo>
                                  <a:pt x="341" y="202626"/>
                                </a:lnTo>
                                <a:lnTo>
                                  <a:pt x="0" y="199161"/>
                                </a:lnTo>
                                <a:lnTo>
                                  <a:pt x="0" y="195660"/>
                                </a:lnTo>
                                <a:close/>
                              </a:path>
                              <a:path w="711835" h="1344930">
                                <a:moveTo>
                                  <a:pt x="0" y="473143"/>
                                </a:moveTo>
                                <a:lnTo>
                                  <a:pt x="0" y="323729"/>
                                </a:lnTo>
                                <a:lnTo>
                                  <a:pt x="0" y="320229"/>
                                </a:lnTo>
                                <a:lnTo>
                                  <a:pt x="341" y="316757"/>
                                </a:lnTo>
                                <a:lnTo>
                                  <a:pt x="1025" y="313306"/>
                                </a:lnTo>
                                <a:lnTo>
                                  <a:pt x="1708" y="309877"/>
                                </a:lnTo>
                                <a:lnTo>
                                  <a:pt x="2721" y="306526"/>
                                </a:lnTo>
                                <a:lnTo>
                                  <a:pt x="4061" y="303288"/>
                                </a:lnTo>
                                <a:lnTo>
                                  <a:pt x="5402" y="300051"/>
                                </a:lnTo>
                                <a:lnTo>
                                  <a:pt x="36178" y="273078"/>
                                </a:lnTo>
                                <a:lnTo>
                                  <a:pt x="53362" y="270367"/>
                                </a:lnTo>
                                <a:lnTo>
                                  <a:pt x="658132" y="270367"/>
                                </a:lnTo>
                                <a:lnTo>
                                  <a:pt x="695864" y="285985"/>
                                </a:lnTo>
                                <a:lnTo>
                                  <a:pt x="707432" y="303288"/>
                                </a:lnTo>
                                <a:lnTo>
                                  <a:pt x="708773" y="306526"/>
                                </a:lnTo>
                                <a:lnTo>
                                  <a:pt x="711494" y="323729"/>
                                </a:lnTo>
                                <a:lnTo>
                                  <a:pt x="711494" y="473143"/>
                                </a:lnTo>
                                <a:lnTo>
                                  <a:pt x="702501" y="502770"/>
                                </a:lnTo>
                                <a:lnTo>
                                  <a:pt x="700554" y="505687"/>
                                </a:lnTo>
                                <a:lnTo>
                                  <a:pt x="687778" y="517484"/>
                                </a:lnTo>
                                <a:lnTo>
                                  <a:pt x="684865" y="519433"/>
                                </a:lnTo>
                                <a:lnTo>
                                  <a:pt x="668542" y="525467"/>
                                </a:lnTo>
                                <a:lnTo>
                                  <a:pt x="665106" y="526157"/>
                                </a:lnTo>
                                <a:lnTo>
                                  <a:pt x="661636" y="526505"/>
                                </a:lnTo>
                                <a:lnTo>
                                  <a:pt x="658132" y="526505"/>
                                </a:lnTo>
                                <a:lnTo>
                                  <a:pt x="53362" y="526505"/>
                                </a:lnTo>
                                <a:lnTo>
                                  <a:pt x="49858" y="526505"/>
                                </a:lnTo>
                                <a:lnTo>
                                  <a:pt x="46388" y="526157"/>
                                </a:lnTo>
                                <a:lnTo>
                                  <a:pt x="42951" y="525467"/>
                                </a:lnTo>
                                <a:lnTo>
                                  <a:pt x="39515" y="524784"/>
                                </a:lnTo>
                                <a:lnTo>
                                  <a:pt x="23715" y="517484"/>
                                </a:lnTo>
                                <a:lnTo>
                                  <a:pt x="20802" y="515541"/>
                                </a:lnTo>
                                <a:lnTo>
                                  <a:pt x="8993" y="502770"/>
                                </a:lnTo>
                                <a:lnTo>
                                  <a:pt x="7046" y="499867"/>
                                </a:lnTo>
                                <a:lnTo>
                                  <a:pt x="1025" y="483538"/>
                                </a:lnTo>
                                <a:lnTo>
                                  <a:pt x="341" y="480109"/>
                                </a:lnTo>
                                <a:lnTo>
                                  <a:pt x="0" y="476644"/>
                                </a:lnTo>
                                <a:lnTo>
                                  <a:pt x="0" y="473143"/>
                                </a:lnTo>
                                <a:close/>
                              </a:path>
                              <a:path w="711835" h="1344930">
                                <a:moveTo>
                                  <a:pt x="0" y="743511"/>
                                </a:moveTo>
                                <a:lnTo>
                                  <a:pt x="0" y="601212"/>
                                </a:lnTo>
                                <a:lnTo>
                                  <a:pt x="0" y="597712"/>
                                </a:lnTo>
                                <a:lnTo>
                                  <a:pt x="341" y="594240"/>
                                </a:lnTo>
                                <a:lnTo>
                                  <a:pt x="1025" y="590789"/>
                                </a:lnTo>
                                <a:lnTo>
                                  <a:pt x="1708" y="587345"/>
                                </a:lnTo>
                                <a:lnTo>
                                  <a:pt x="2721" y="584008"/>
                                </a:lnTo>
                                <a:lnTo>
                                  <a:pt x="4061" y="580771"/>
                                </a:lnTo>
                                <a:lnTo>
                                  <a:pt x="5402" y="577534"/>
                                </a:lnTo>
                                <a:lnTo>
                                  <a:pt x="36178" y="550561"/>
                                </a:lnTo>
                                <a:lnTo>
                                  <a:pt x="42951" y="548868"/>
                                </a:lnTo>
                                <a:lnTo>
                                  <a:pt x="46388" y="548185"/>
                                </a:lnTo>
                                <a:lnTo>
                                  <a:pt x="49858" y="547850"/>
                                </a:lnTo>
                                <a:lnTo>
                                  <a:pt x="53362" y="547850"/>
                                </a:lnTo>
                                <a:lnTo>
                                  <a:pt x="658132" y="547850"/>
                                </a:lnTo>
                                <a:lnTo>
                                  <a:pt x="661636" y="547850"/>
                                </a:lnTo>
                                <a:lnTo>
                                  <a:pt x="665106" y="548185"/>
                                </a:lnTo>
                                <a:lnTo>
                                  <a:pt x="668542" y="548868"/>
                                </a:lnTo>
                                <a:lnTo>
                                  <a:pt x="671979" y="549544"/>
                                </a:lnTo>
                                <a:lnTo>
                                  <a:pt x="704447" y="574460"/>
                                </a:lnTo>
                                <a:lnTo>
                                  <a:pt x="707432" y="580771"/>
                                </a:lnTo>
                                <a:lnTo>
                                  <a:pt x="708773" y="584008"/>
                                </a:lnTo>
                                <a:lnTo>
                                  <a:pt x="711494" y="601212"/>
                                </a:lnTo>
                                <a:lnTo>
                                  <a:pt x="711494" y="743511"/>
                                </a:lnTo>
                                <a:lnTo>
                                  <a:pt x="702501" y="773138"/>
                                </a:lnTo>
                                <a:lnTo>
                                  <a:pt x="700554" y="776055"/>
                                </a:lnTo>
                                <a:lnTo>
                                  <a:pt x="687778" y="787852"/>
                                </a:lnTo>
                                <a:lnTo>
                                  <a:pt x="684865" y="789801"/>
                                </a:lnTo>
                                <a:lnTo>
                                  <a:pt x="661636" y="796873"/>
                                </a:lnTo>
                                <a:lnTo>
                                  <a:pt x="658132" y="796873"/>
                                </a:lnTo>
                                <a:lnTo>
                                  <a:pt x="53362" y="796873"/>
                                </a:lnTo>
                                <a:lnTo>
                                  <a:pt x="49858" y="796873"/>
                                </a:lnTo>
                                <a:lnTo>
                                  <a:pt x="46388" y="796525"/>
                                </a:lnTo>
                                <a:lnTo>
                                  <a:pt x="10939" y="776055"/>
                                </a:lnTo>
                                <a:lnTo>
                                  <a:pt x="0" y="746998"/>
                                </a:lnTo>
                                <a:lnTo>
                                  <a:pt x="0" y="743511"/>
                                </a:lnTo>
                                <a:close/>
                              </a:path>
                              <a:path w="711835" h="1344930">
                                <a:moveTo>
                                  <a:pt x="0" y="1013879"/>
                                </a:moveTo>
                                <a:lnTo>
                                  <a:pt x="0" y="871580"/>
                                </a:lnTo>
                                <a:lnTo>
                                  <a:pt x="0" y="868065"/>
                                </a:lnTo>
                                <a:lnTo>
                                  <a:pt x="341" y="864593"/>
                                </a:lnTo>
                                <a:lnTo>
                                  <a:pt x="1025" y="861157"/>
                                </a:lnTo>
                                <a:lnTo>
                                  <a:pt x="1708" y="857713"/>
                                </a:lnTo>
                                <a:lnTo>
                                  <a:pt x="2721" y="854376"/>
                                </a:lnTo>
                                <a:lnTo>
                                  <a:pt x="4061" y="851139"/>
                                </a:lnTo>
                                <a:lnTo>
                                  <a:pt x="5402" y="847902"/>
                                </a:lnTo>
                                <a:lnTo>
                                  <a:pt x="7046" y="844814"/>
                                </a:lnTo>
                                <a:lnTo>
                                  <a:pt x="8993" y="841911"/>
                                </a:lnTo>
                                <a:lnTo>
                                  <a:pt x="10939" y="839008"/>
                                </a:lnTo>
                                <a:lnTo>
                                  <a:pt x="13151" y="836311"/>
                                </a:lnTo>
                                <a:lnTo>
                                  <a:pt x="15629" y="833835"/>
                                </a:lnTo>
                                <a:lnTo>
                                  <a:pt x="18106" y="831352"/>
                                </a:lnTo>
                                <a:lnTo>
                                  <a:pt x="20802" y="829140"/>
                                </a:lnTo>
                                <a:lnTo>
                                  <a:pt x="23715" y="827197"/>
                                </a:lnTo>
                                <a:lnTo>
                                  <a:pt x="26629" y="825248"/>
                                </a:lnTo>
                                <a:lnTo>
                                  <a:pt x="29704" y="823611"/>
                                </a:lnTo>
                                <a:lnTo>
                                  <a:pt x="32941" y="822274"/>
                                </a:lnTo>
                                <a:lnTo>
                                  <a:pt x="36178" y="820929"/>
                                </a:lnTo>
                                <a:lnTo>
                                  <a:pt x="39515" y="819926"/>
                                </a:lnTo>
                                <a:lnTo>
                                  <a:pt x="42951" y="819250"/>
                                </a:lnTo>
                                <a:lnTo>
                                  <a:pt x="46388" y="818567"/>
                                </a:lnTo>
                                <a:lnTo>
                                  <a:pt x="49858" y="818218"/>
                                </a:lnTo>
                                <a:lnTo>
                                  <a:pt x="53362" y="818218"/>
                                </a:lnTo>
                                <a:lnTo>
                                  <a:pt x="658132" y="818218"/>
                                </a:lnTo>
                                <a:lnTo>
                                  <a:pt x="661636" y="818218"/>
                                </a:lnTo>
                                <a:lnTo>
                                  <a:pt x="665106" y="818567"/>
                                </a:lnTo>
                                <a:lnTo>
                                  <a:pt x="668542" y="819250"/>
                                </a:lnTo>
                                <a:lnTo>
                                  <a:pt x="671979" y="819926"/>
                                </a:lnTo>
                                <a:lnTo>
                                  <a:pt x="675316" y="820929"/>
                                </a:lnTo>
                                <a:lnTo>
                                  <a:pt x="678553" y="822274"/>
                                </a:lnTo>
                                <a:lnTo>
                                  <a:pt x="681790" y="823611"/>
                                </a:lnTo>
                                <a:lnTo>
                                  <a:pt x="684865" y="825248"/>
                                </a:lnTo>
                                <a:lnTo>
                                  <a:pt x="687778" y="827197"/>
                                </a:lnTo>
                                <a:lnTo>
                                  <a:pt x="690692" y="829140"/>
                                </a:lnTo>
                                <a:lnTo>
                                  <a:pt x="693387" y="831352"/>
                                </a:lnTo>
                                <a:lnTo>
                                  <a:pt x="695864" y="833835"/>
                                </a:lnTo>
                                <a:lnTo>
                                  <a:pt x="698342" y="836311"/>
                                </a:lnTo>
                                <a:lnTo>
                                  <a:pt x="700554" y="839008"/>
                                </a:lnTo>
                                <a:lnTo>
                                  <a:pt x="702501" y="841911"/>
                                </a:lnTo>
                                <a:lnTo>
                                  <a:pt x="704447" y="844814"/>
                                </a:lnTo>
                                <a:lnTo>
                                  <a:pt x="706091" y="847902"/>
                                </a:lnTo>
                                <a:lnTo>
                                  <a:pt x="707432" y="851139"/>
                                </a:lnTo>
                                <a:lnTo>
                                  <a:pt x="708773" y="854376"/>
                                </a:lnTo>
                                <a:lnTo>
                                  <a:pt x="709785" y="857713"/>
                                </a:lnTo>
                                <a:lnTo>
                                  <a:pt x="710469" y="861157"/>
                                </a:lnTo>
                                <a:lnTo>
                                  <a:pt x="711152" y="864593"/>
                                </a:lnTo>
                                <a:lnTo>
                                  <a:pt x="711494" y="868065"/>
                                </a:lnTo>
                                <a:lnTo>
                                  <a:pt x="711494" y="871580"/>
                                </a:lnTo>
                                <a:lnTo>
                                  <a:pt x="711494" y="1013879"/>
                                </a:lnTo>
                                <a:lnTo>
                                  <a:pt x="702501" y="1043506"/>
                                </a:lnTo>
                                <a:lnTo>
                                  <a:pt x="700554" y="1046423"/>
                                </a:lnTo>
                                <a:lnTo>
                                  <a:pt x="687778" y="1058219"/>
                                </a:lnTo>
                                <a:lnTo>
                                  <a:pt x="684865" y="1060169"/>
                                </a:lnTo>
                                <a:lnTo>
                                  <a:pt x="658132" y="1067241"/>
                                </a:lnTo>
                                <a:lnTo>
                                  <a:pt x="53362" y="1067241"/>
                                </a:lnTo>
                                <a:lnTo>
                                  <a:pt x="23715" y="1058219"/>
                                </a:lnTo>
                                <a:lnTo>
                                  <a:pt x="20802" y="1056277"/>
                                </a:lnTo>
                                <a:lnTo>
                                  <a:pt x="8993" y="1043506"/>
                                </a:lnTo>
                                <a:lnTo>
                                  <a:pt x="7046" y="1040603"/>
                                </a:lnTo>
                                <a:lnTo>
                                  <a:pt x="0" y="1017380"/>
                                </a:lnTo>
                                <a:lnTo>
                                  <a:pt x="0" y="1013879"/>
                                </a:lnTo>
                                <a:close/>
                              </a:path>
                              <a:path w="711835" h="1344930">
                                <a:moveTo>
                                  <a:pt x="0" y="1291362"/>
                                </a:moveTo>
                                <a:lnTo>
                                  <a:pt x="0" y="1141948"/>
                                </a:lnTo>
                                <a:lnTo>
                                  <a:pt x="0" y="1138433"/>
                                </a:lnTo>
                                <a:lnTo>
                                  <a:pt x="341" y="1134961"/>
                                </a:lnTo>
                                <a:lnTo>
                                  <a:pt x="1025" y="1131525"/>
                                </a:lnTo>
                                <a:lnTo>
                                  <a:pt x="1708" y="1128081"/>
                                </a:lnTo>
                                <a:lnTo>
                                  <a:pt x="2721" y="1124744"/>
                                </a:lnTo>
                                <a:lnTo>
                                  <a:pt x="4061" y="1121507"/>
                                </a:lnTo>
                                <a:lnTo>
                                  <a:pt x="5402" y="1118270"/>
                                </a:lnTo>
                                <a:lnTo>
                                  <a:pt x="7046" y="1115196"/>
                                </a:lnTo>
                                <a:lnTo>
                                  <a:pt x="23715" y="1097565"/>
                                </a:lnTo>
                                <a:lnTo>
                                  <a:pt x="26629" y="1095616"/>
                                </a:lnTo>
                                <a:lnTo>
                                  <a:pt x="42951" y="1089618"/>
                                </a:lnTo>
                                <a:lnTo>
                                  <a:pt x="46388" y="1088935"/>
                                </a:lnTo>
                                <a:lnTo>
                                  <a:pt x="49858" y="1088586"/>
                                </a:lnTo>
                                <a:lnTo>
                                  <a:pt x="53362" y="1088586"/>
                                </a:lnTo>
                                <a:lnTo>
                                  <a:pt x="658132" y="1088586"/>
                                </a:lnTo>
                                <a:lnTo>
                                  <a:pt x="661636" y="1088586"/>
                                </a:lnTo>
                                <a:lnTo>
                                  <a:pt x="665106" y="1088935"/>
                                </a:lnTo>
                                <a:lnTo>
                                  <a:pt x="668542" y="1089618"/>
                                </a:lnTo>
                                <a:lnTo>
                                  <a:pt x="671979" y="1090294"/>
                                </a:lnTo>
                                <a:lnTo>
                                  <a:pt x="687778" y="1097565"/>
                                </a:lnTo>
                                <a:lnTo>
                                  <a:pt x="690692" y="1099507"/>
                                </a:lnTo>
                                <a:lnTo>
                                  <a:pt x="707432" y="1121507"/>
                                </a:lnTo>
                                <a:lnTo>
                                  <a:pt x="708773" y="1124744"/>
                                </a:lnTo>
                                <a:lnTo>
                                  <a:pt x="709785" y="1128081"/>
                                </a:lnTo>
                                <a:lnTo>
                                  <a:pt x="710469" y="1131525"/>
                                </a:lnTo>
                                <a:lnTo>
                                  <a:pt x="711152" y="1134961"/>
                                </a:lnTo>
                                <a:lnTo>
                                  <a:pt x="711494" y="1138433"/>
                                </a:lnTo>
                                <a:lnTo>
                                  <a:pt x="711494" y="1141948"/>
                                </a:lnTo>
                                <a:lnTo>
                                  <a:pt x="711494" y="1291362"/>
                                </a:lnTo>
                                <a:lnTo>
                                  <a:pt x="702501" y="1320989"/>
                                </a:lnTo>
                                <a:lnTo>
                                  <a:pt x="700554" y="1323906"/>
                                </a:lnTo>
                                <a:lnTo>
                                  <a:pt x="687778" y="1335717"/>
                                </a:lnTo>
                                <a:lnTo>
                                  <a:pt x="684865" y="1337666"/>
                                </a:lnTo>
                                <a:lnTo>
                                  <a:pt x="668542" y="1343692"/>
                                </a:lnTo>
                                <a:lnTo>
                                  <a:pt x="665106" y="1344375"/>
                                </a:lnTo>
                                <a:lnTo>
                                  <a:pt x="661636" y="1344710"/>
                                </a:lnTo>
                                <a:lnTo>
                                  <a:pt x="658132" y="1344724"/>
                                </a:lnTo>
                                <a:lnTo>
                                  <a:pt x="53362" y="1344724"/>
                                </a:lnTo>
                                <a:lnTo>
                                  <a:pt x="49858" y="1344710"/>
                                </a:lnTo>
                                <a:lnTo>
                                  <a:pt x="46388" y="1344375"/>
                                </a:lnTo>
                                <a:lnTo>
                                  <a:pt x="42951" y="1343692"/>
                                </a:lnTo>
                                <a:lnTo>
                                  <a:pt x="39515" y="1343016"/>
                                </a:lnTo>
                                <a:lnTo>
                                  <a:pt x="23715" y="1335717"/>
                                </a:lnTo>
                                <a:lnTo>
                                  <a:pt x="20802" y="1333774"/>
                                </a:lnTo>
                                <a:lnTo>
                                  <a:pt x="8993" y="1320989"/>
                                </a:lnTo>
                                <a:lnTo>
                                  <a:pt x="7046" y="1318086"/>
                                </a:lnTo>
                                <a:lnTo>
                                  <a:pt x="0" y="1294863"/>
                                </a:lnTo>
                                <a:lnTo>
                                  <a:pt x="0" y="1291362"/>
                                </a:lnTo>
                                <a:close/>
                              </a:path>
                            </a:pathLst>
                          </a:custGeom>
                          <a:ln w="7114">
                            <a:solidFill>
                              <a:srgbClr val="8F949D"/>
                            </a:solidFill>
                            <a:prstDash val="solid"/>
                          </a:ln>
                        </wps:spPr>
                        <wps:bodyPr wrap="square" lIns="0" tIns="0" rIns="0" bIns="0" rtlCol="0">
                          <a:noAutofit/>
                        </wps:bodyPr>
                      </wps:wsp>
                      <wps:wsp>
                        <wps:cNvPr id="382" name="Textbox 382"/>
                        <wps:cNvSpPr txBox="1"/>
                        <wps:spPr>
                          <a:xfrm>
                            <a:off x="0" y="0"/>
                            <a:ext cx="718820" cy="1351915"/>
                          </a:xfrm>
                          <a:prstGeom prst="rect">
                            <a:avLst/>
                          </a:prstGeom>
                        </wps:spPr>
                        <wps:txbx>
                          <w:txbxContent>
                            <w:p>
                              <w:pPr>
                                <w:spacing w:before="96" w:line="484" w:lineRule="auto"/>
                                <w:ind w:left="147" w:right="446"/>
                                <w:rPr>
                                  <w:sz w:val="16"/>
                                </w:rPr>
                              </w:pPr>
                              <w:r>
                                <w:rPr>
                                  <w:color w:val="494F57"/>
                                  <w:spacing w:val="-2"/>
                                  <w:sz w:val="16"/>
                                </w:rPr>
                                <w:t xml:space="preserve">128bits </w:t>
                              </w:r>
                              <w:r>
                                <w:rPr>
                                  <w:color w:val="494F57"/>
                                  <w:spacing w:val="-2"/>
                                  <w:w w:val="105"/>
                                  <w:sz w:val="16"/>
                                </w:rPr>
                                <w:t xml:space="preserve">64bits 64bits </w:t>
                              </w:r>
                              <w:r>
                                <w:rPr>
                                  <w:color w:val="494F57"/>
                                  <w:spacing w:val="-2"/>
                                  <w:sz w:val="16"/>
                                </w:rPr>
                                <w:t>128bits</w:t>
                              </w:r>
                            </w:p>
                            <w:p>
                              <w:pPr>
                                <w:spacing w:line="208" w:lineRule="exact"/>
                                <w:ind w:left="147"/>
                                <w:rPr>
                                  <w:sz w:val="16"/>
                                </w:rPr>
                              </w:pPr>
                              <w:r>
                                <w:rPr>
                                  <w:color w:val="494F57"/>
                                  <w:spacing w:val="-2"/>
                                  <w:w w:val="105"/>
                                  <w:sz w:val="16"/>
                                </w:rPr>
                                <w:t>512bits</w:t>
                              </w:r>
                            </w:p>
                          </w:txbxContent>
                        </wps:txbx>
                        <wps:bodyPr wrap="square" lIns="0" tIns="0" rIns="0" bIns="0" rtlCol="0">
                          <a:noAutofit/>
                        </wps:bodyPr>
                      </wps:wsp>
                    </wpg:wgp>
                  </a:graphicData>
                </a:graphic>
              </wp:anchor>
            </w:drawing>
          </mc:Choice>
          <mc:Fallback>
            <w:pict>
              <v:group id="_x0000_s1026" o:spid="_x0000_s1026" o:spt="203" style="position:absolute;left:0pt;margin-left:79.85pt;margin-top:-13.2pt;height:106.45pt;width:56.6pt;mso-position-horizontal-relative:page;z-index:251762688;mso-width-relative:page;mso-height-relative:page;" coordsize="718820,1351915" o:gfxdata="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">
                <o:lock v:ext="edit" aspectratio="f"/>
                <v:shape id="Graphic 381" o:spid="_x0000_s1026" o:spt="100" style="position:absolute;left:3557;top:3557;height:1344930;width:711835;" filled="f" stroked="t" coordsize="711835,1344930" o:gfxdata="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kJ4nG8AAAA&#10;3AAAAA8AAAAAAAAAAQAgAAAAIgAAAGRycy9kb3ducmV2LnhtbFBLAQIUABQAAAAIAIdO4kAzLwWe&#10;OwAAADkAAAAQAAAAAAAAAAEAIAAAAAsBAABkcnMvc2hhcGV4bWwueG1sUEsFBgAAAAAGAAYAWwEA&#10;ALUDAAAAAA==&#10;" path="m0,195660l0,53362,0,49861,341,46389,1025,42952,1708,39523,2721,36172,4061,32935,5402,29697,23715,8993,26629,7043,42951,1031,46388,348,49858,0,53362,0,658132,0,661636,0,665106,348,668542,1031,671979,1707,687778,8993,690692,10935,707432,32935,708773,36172,711494,53362,711494,195660,711494,199161,711152,202626,710469,206055,709785,209499,708773,212836,707432,216059,706091,219296,687778,240015,684865,241965,681790,243601,678553,244939,675315,246283,671979,247301,668542,247984,665106,248674,661636,249023,658132,249023,53362,249023,49858,249023,46388,248674,42951,247991,39515,247315,7046,222370,4061,216059,2721,212836,1708,209499,1025,206055,341,202626,0,199161,0,195660xem0,473143l0,323729,0,320229,341,316757,1025,313306,1708,309877,2721,306526,4061,303288,5402,300051,36178,273078,53362,270367,658132,270367,695864,285985,707432,303288,708773,306526,711494,323729,711494,473143,702501,502770,700554,505687,687778,517484,684865,519433,668542,525467,665106,526157,661636,526505,658132,526505,53362,526505,49858,526505,46388,526157,42951,525467,39515,524784,23715,517484,20802,515541,8993,502770,7046,499867,1025,483538,341,480109,0,476644,0,473143xem0,743511l0,601212,0,597712,341,594240,1025,590789,1708,587345,2721,584008,4061,580771,5402,577534,36178,550561,42951,548868,46388,548185,49858,547850,53362,547850,658132,547850,661636,547850,665106,548185,668542,548868,671979,549544,704447,574460,707432,580771,708773,584008,711494,601212,711494,743511,702501,773138,700554,776055,687778,787852,684865,789801,661636,796873,658132,796873,53362,796873,49858,796873,46388,796525,10939,776055,0,746998,0,743511xem0,1013879l0,871580,0,868065,341,864593,1025,861157,1708,857713,2721,854376,4061,851139,5402,847902,7046,844814,8993,841911,10939,839008,13151,836311,15629,833835,18106,831352,20802,829140,23715,827197,26629,825248,29704,823611,32941,822274,36178,820929,39515,819926,42951,819250,46388,818567,49858,818218,53362,818218,658132,818218,661636,818218,665106,818567,668542,819250,671979,819926,675316,820929,678553,822274,681790,823611,684865,825248,687778,827197,690692,829140,693387,831352,695864,833835,698342,836311,700554,839008,702501,841911,704447,844814,706091,847902,707432,851139,708773,854376,709785,857713,710469,861157,711152,864593,711494,868065,711494,871580,711494,1013879,702501,1043506,700554,1046423,687778,1058219,684865,1060169,658132,1067241,53362,1067241,23715,1058219,20802,1056277,8993,1043506,7046,1040603,0,1017380,0,1013879xem0,1291362l0,1141948,0,1138433,341,1134961,1025,1131525,1708,1128081,2721,1124744,4061,1121507,5402,1118270,7046,1115196,23715,1097565,26629,1095616,42951,1089618,46388,1088935,49858,1088586,53362,1088586,658132,1088586,661636,1088586,665106,1088935,668542,1089618,671979,1090294,687778,1097565,690692,1099507,707432,1121507,708773,1124744,709785,1128081,710469,1131525,711152,1134961,711494,1138433,711494,1141948,711494,1291362,702501,1320989,700554,1323906,687778,1335717,684865,1337666,668542,1343692,665106,1344375,661636,1344710,658132,1344724,53362,1344724,49858,1344710,46388,1344375,42951,1343692,39515,1343016,23715,1335717,20802,1333774,8993,1320989,7046,1318086,0,1294863,0,1291362xe">
                  <v:fill on="f" focussize="0,0"/>
                  <v:stroke weight="0.560157480314961pt" color="#8F949D" joinstyle="round"/>
                  <v:imagedata o:title=""/>
                  <o:lock v:ext="edit" aspectratio="f"/>
                  <v:textbox inset="0mm,0mm,0mm,0mm"/>
                </v:shape>
                <v:shape id="Textbox 382" o:spid="_x0000_s1026" o:spt="202" type="#_x0000_t202" style="position:absolute;left:0;top:0;height:1351915;width:718820;" filled="f" stroked="f" coordsize="21600,21600" o:gfxdata="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kAN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96" w:line="484" w:lineRule="auto"/>
                          <w:ind w:left="147" w:right="446"/>
                          <w:rPr>
                            <w:sz w:val="16"/>
                          </w:rPr>
                        </w:pPr>
                        <w:r>
                          <w:rPr>
                            <w:color w:val="494F57"/>
                            <w:spacing w:val="-2"/>
                            <w:sz w:val="16"/>
                          </w:rPr>
                          <w:t xml:space="preserve">128bits </w:t>
                        </w:r>
                        <w:r>
                          <w:rPr>
                            <w:color w:val="494F57"/>
                            <w:spacing w:val="-2"/>
                            <w:w w:val="105"/>
                            <w:sz w:val="16"/>
                          </w:rPr>
                          <w:t xml:space="preserve">64bits 64bits </w:t>
                        </w:r>
                        <w:r>
                          <w:rPr>
                            <w:color w:val="494F57"/>
                            <w:spacing w:val="-2"/>
                            <w:sz w:val="16"/>
                          </w:rPr>
                          <w:t>128bits</w:t>
                        </w:r>
                      </w:p>
                      <w:p>
                        <w:pPr>
                          <w:spacing w:line="208" w:lineRule="exact"/>
                          <w:ind w:left="147"/>
                          <w:rPr>
                            <w:sz w:val="16"/>
                          </w:rPr>
                        </w:pPr>
                        <w:r>
                          <w:rPr>
                            <w:color w:val="494F57"/>
                            <w:spacing w:val="-2"/>
                            <w:w w:val="105"/>
                            <w:sz w:val="16"/>
                          </w:rPr>
                          <w:t>512bits</w:t>
                        </w:r>
                      </w:p>
                    </w:txbxContent>
                  </v:textbox>
                </v:shape>
              </v:group>
            </w:pict>
          </mc:Fallback>
        </mc:AlternateContent>
      </w:r>
      <w:r>
        <mc:AlternateContent>
          <mc:Choice Requires="wpg">
            <w:drawing>
              <wp:anchor distT="0" distB="0" distL="0" distR="0" simplePos="0" relativeHeight="251765760" behindDoc="0" locked="0" layoutInCell="1" allowOverlap="1">
                <wp:simplePos x="0" y="0"/>
                <wp:positionH relativeFrom="page">
                  <wp:posOffset>7025640</wp:posOffset>
                </wp:positionH>
                <wp:positionV relativeFrom="paragraph">
                  <wp:posOffset>314960</wp:posOffset>
                </wp:positionV>
                <wp:extent cx="384810" cy="429895"/>
                <wp:effectExtent l="0" t="0" r="0" b="0"/>
                <wp:wrapNone/>
                <wp:docPr id="383" name="Group 383"/>
                <wp:cNvGraphicFramePr/>
                <a:graphic xmlns:a="http://schemas.openxmlformats.org/drawingml/2006/main">
                  <a:graphicData uri="http://schemas.microsoft.com/office/word/2010/wordprocessingGroup">
                    <wpg:wgp>
                      <wpg:cNvGrpSpPr/>
                      <wpg:grpSpPr>
                        <a:xfrm>
                          <a:off x="0" y="0"/>
                          <a:ext cx="384810" cy="429895"/>
                          <a:chOff x="0" y="0"/>
                          <a:chExt cx="384810" cy="429895"/>
                        </a:xfrm>
                      </wpg:grpSpPr>
                      <wps:wsp>
                        <wps:cNvPr id="384" name="Graphic 384"/>
                        <wps:cNvSpPr/>
                        <wps:spPr>
                          <a:xfrm>
                            <a:off x="0" y="0"/>
                            <a:ext cx="384810" cy="429895"/>
                          </a:xfrm>
                          <a:custGeom>
                            <a:avLst/>
                            <a:gdLst/>
                            <a:ahLst/>
                            <a:cxnLst/>
                            <a:rect l="l" t="t" r="r" b="b"/>
                            <a:pathLst>
                              <a:path w="384810" h="429895">
                                <a:moveTo>
                                  <a:pt x="384810" y="429767"/>
                                </a:moveTo>
                                <a:lnTo>
                                  <a:pt x="0" y="429767"/>
                                </a:lnTo>
                                <a:lnTo>
                                  <a:pt x="0" y="0"/>
                                </a:lnTo>
                                <a:lnTo>
                                  <a:pt x="384810" y="0"/>
                                </a:lnTo>
                                <a:lnTo>
                                  <a:pt x="384810" y="93173"/>
                                </a:lnTo>
                                <a:lnTo>
                                  <a:pt x="214052" y="93173"/>
                                </a:lnTo>
                                <a:lnTo>
                                  <a:pt x="203538" y="93681"/>
                                </a:lnTo>
                                <a:lnTo>
                                  <a:pt x="163691" y="105789"/>
                                </a:lnTo>
                                <a:lnTo>
                                  <a:pt x="131510" y="132225"/>
                                </a:lnTo>
                                <a:lnTo>
                                  <a:pt x="111895" y="168963"/>
                                </a:lnTo>
                                <a:lnTo>
                                  <a:pt x="107327" y="199897"/>
                                </a:lnTo>
                                <a:lnTo>
                                  <a:pt x="107834" y="210411"/>
                                </a:lnTo>
                                <a:lnTo>
                                  <a:pt x="119942" y="250257"/>
                                </a:lnTo>
                                <a:lnTo>
                                  <a:pt x="146378" y="282437"/>
                                </a:lnTo>
                                <a:lnTo>
                                  <a:pt x="183117" y="302051"/>
                                </a:lnTo>
                                <a:lnTo>
                                  <a:pt x="214052" y="306621"/>
                                </a:lnTo>
                                <a:lnTo>
                                  <a:pt x="384810" y="306621"/>
                                </a:lnTo>
                                <a:lnTo>
                                  <a:pt x="384810" y="429767"/>
                                </a:lnTo>
                                <a:close/>
                              </a:path>
                              <a:path w="384810" h="429895">
                                <a:moveTo>
                                  <a:pt x="384810" y="306621"/>
                                </a:moveTo>
                                <a:lnTo>
                                  <a:pt x="214052" y="306621"/>
                                </a:lnTo>
                                <a:lnTo>
                                  <a:pt x="224565" y="306113"/>
                                </a:lnTo>
                                <a:lnTo>
                                  <a:pt x="234876" y="304590"/>
                                </a:lnTo>
                                <a:lnTo>
                                  <a:pt x="273355" y="288651"/>
                                </a:lnTo>
                                <a:lnTo>
                                  <a:pt x="302805" y="259200"/>
                                </a:lnTo>
                                <a:lnTo>
                                  <a:pt x="318744" y="220722"/>
                                </a:lnTo>
                                <a:lnTo>
                                  <a:pt x="320776" y="199897"/>
                                </a:lnTo>
                                <a:lnTo>
                                  <a:pt x="320267" y="189384"/>
                                </a:lnTo>
                                <a:lnTo>
                                  <a:pt x="308159" y="149536"/>
                                </a:lnTo>
                                <a:lnTo>
                                  <a:pt x="281723" y="117357"/>
                                </a:lnTo>
                                <a:lnTo>
                                  <a:pt x="244985" y="97743"/>
                                </a:lnTo>
                                <a:lnTo>
                                  <a:pt x="214052" y="93173"/>
                                </a:lnTo>
                                <a:lnTo>
                                  <a:pt x="384810" y="93173"/>
                                </a:lnTo>
                                <a:lnTo>
                                  <a:pt x="384810" y="306621"/>
                                </a:lnTo>
                                <a:close/>
                              </a:path>
                            </a:pathLst>
                          </a:custGeom>
                          <a:solidFill>
                            <a:srgbClr val="000000">
                              <a:alpha val="19999"/>
                            </a:srgbClr>
                          </a:solidFill>
                        </wps:spPr>
                        <wps:bodyPr wrap="square" lIns="0" tIns="0" rIns="0" bIns="0" rtlCol="0">
                          <a:noAutofit/>
                        </wps:bodyPr>
                      </wps:wsp>
                      <pic:pic xmlns:pic="http://schemas.openxmlformats.org/drawingml/2006/picture">
                        <pic:nvPicPr>
                          <pic:cNvPr id="385" name="Image 385"/>
                          <pic:cNvPicPr/>
                        </pic:nvPicPr>
                        <pic:blipFill>
                          <a:blip r:embed="rId8" cstate="print"/>
                          <a:stretch>
                            <a:fillRect/>
                          </a:stretch>
                        </pic:blipFill>
                        <pic:spPr>
                          <a:xfrm>
                            <a:off x="100212" y="86057"/>
                            <a:ext cx="227678" cy="227678"/>
                          </a:xfrm>
                          <a:prstGeom prst="rect">
                            <a:avLst/>
                          </a:prstGeom>
                        </pic:spPr>
                      </pic:pic>
                    </wpg:wgp>
                  </a:graphicData>
                </a:graphic>
              </wp:anchor>
            </w:drawing>
          </mc:Choice>
          <mc:Fallback>
            <w:pict>
              <v:group id="_x0000_s1026" o:spid="_x0000_s1026" o:spt="203" style="position:absolute;left:0pt;margin-left:553.2pt;margin-top:24.8pt;height:33.85pt;width:30.3pt;mso-position-horizontal-relative:page;z-index:251765760;mso-width-relative:page;mso-height-relative:page;" coordsize="384810,429895" o:gfxdata="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CqJg6+tgAAACEBAAAZAAAAZHJzL19y&#10;ZWxzL2Uyb0RvYy54bWwucmVsc4WPQWrDMBBF94XcQcw+lp1FKMWyN6HgbUgOMEhjWcQaCUkt9e0j&#10;yCaBQJfzP/89ph///Cp+KWUXWEHXtCCIdTCOrYLr5Xv/CSIXZINrYFKwUYZx2H30Z1qx1FFeXMyi&#10;UjgrWEqJX1JmvZDH3IRIXJs5JI+lnsnKiPqGluShbY8yPTNgeGGKyShIk+lAXLZYzf+zwzw7Taeg&#10;fzxxeaOQzld3BWKyVBR4Mg4fYddEtiCHXr48NtwB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">
                <o:lock v:ext="edit" aspectratio="f"/>
                <v:shape id="Graphic 384" o:spid="_x0000_s1026" o:spt="100" style="position:absolute;left:0;top:0;height:429895;width:384810;" fillcolor="#000000" filled="t" stroked="f" coordsize="384810,429895" o:gfxdata="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uy9Pu/&#10;AAAA3AAAAA8AAAAAAAAAAQAgAAAAIgAAAGRycy9kb3ducmV2LnhtbFBLAQIUABQAAAAIAIdO4kAz&#10;LwWeOwAAADkAAAAQAAAAAAAAAAEAIAAAAA4BAABkcnMvc2hhcGV4bWwueG1sUEsFBgAAAAAGAAYA&#10;WwEAALgDAAAAAA==&#10;" path="m384810,429767l0,429767,0,0,384810,0,384810,93173,214052,93173,203538,93681,163691,105789,131510,132225,111895,168963,107327,199897,107834,210411,119942,250257,146378,282437,183117,302051,214052,306621,384810,306621,384810,429767xem384810,306621l214052,306621,224565,306113,234876,304590,273355,288651,302805,259200,318744,220722,320776,199897,320267,189384,308159,149536,281723,117357,244985,97743,214052,93173,384810,93173,384810,306621xe">
                  <v:fill on="t" opacity="13106f" focussize="0,0"/>
                  <v:stroke on="f"/>
                  <v:imagedata o:title=""/>
                  <o:lock v:ext="edit" aspectratio="f"/>
                  <v:textbox inset="0mm,0mm,0mm,0mm"/>
                </v:shape>
                <v:shape id="Image 385" o:spid="_x0000_s1026" o:spt="75" type="#_x0000_t75" style="position:absolute;left:100212;top:86057;height:227678;width:227678;" filled="f" o:preferrelative="t" stroked="f" coordsize="21600,21600" o:gfxdata="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hdw2vQAA&#10;ANwAAAAPAAAAAAAAAAEAIAAAACIAAABkcnMvZG93bnJldi54bWxQSwECFAAUAAAACACHTuJAMy8F&#10;njsAAAA5AAAAEAAAAAAAAAABACAAAAAMAQAAZHJzL3NoYXBleG1sLnhtbFBLBQYAAAAABgAGAFsB&#10;AAC2AwAAAAA=&#10;">
                  <v:fill on="f" focussize="0,0"/>
                  <v:stroke on="f"/>
                  <v:imagedata r:id="rId8" o:title=""/>
                  <o:lock v:ext="edit" aspectratio="f"/>
                </v:shape>
              </v:group>
            </w:pict>
          </mc:Fallback>
        </mc:AlternateContent>
      </w:r>
      <w:r>
        <w:rPr>
          <w:color w:val="001A1D"/>
          <w:spacing w:val="-4"/>
          <w:w w:val="105"/>
        </w:rPr>
        <w:t>DES</w:t>
      </w:r>
      <w:r>
        <w:rPr>
          <w:color w:val="001A1D"/>
          <w:spacing w:val="40"/>
          <w:w w:val="105"/>
        </w:rPr>
        <w:t xml:space="preserve"> </w:t>
      </w:r>
      <w:r>
        <w:rPr>
          <w:color w:val="001A1D"/>
          <w:spacing w:val="-4"/>
          <w:w w:val="105"/>
        </w:rPr>
        <w:t xml:space="preserve">3DES MD5 </w:t>
      </w:r>
      <w:r>
        <w:rPr>
          <w:color w:val="001A1D"/>
          <w:spacing w:val="-2"/>
        </w:rPr>
        <w:t>SHA-512</w:t>
      </w:r>
    </w:p>
    <w:p>
      <w:pPr>
        <w:pStyle w:val="4"/>
        <w:spacing w:before="118"/>
        <w:rPr>
          <w:sz w:val="20"/>
        </w:rPr>
      </w:pPr>
      <w:r>
        <mc:AlternateContent>
          <mc:Choice Requires="wpg">
            <w:drawing>
              <wp:anchor distT="0" distB="0" distL="0" distR="0" simplePos="0" relativeHeight="251817984" behindDoc="1" locked="0" layoutInCell="1" allowOverlap="1">
                <wp:simplePos x="0" y="0"/>
                <wp:positionH relativeFrom="page">
                  <wp:posOffset>408940</wp:posOffset>
                </wp:positionH>
                <wp:positionV relativeFrom="paragraph">
                  <wp:posOffset>259080</wp:posOffset>
                </wp:positionV>
                <wp:extent cx="6944360" cy="590550"/>
                <wp:effectExtent l="0" t="0" r="0" b="0"/>
                <wp:wrapTopAndBottom/>
                <wp:docPr id="386" name="Group 386"/>
                <wp:cNvGraphicFramePr/>
                <a:graphic xmlns:a="http://schemas.openxmlformats.org/drawingml/2006/main">
                  <a:graphicData uri="http://schemas.microsoft.com/office/word/2010/wordprocessingGroup">
                    <wpg:wgp>
                      <wpg:cNvGrpSpPr/>
                      <wpg:grpSpPr>
                        <a:xfrm>
                          <a:off x="0" y="0"/>
                          <a:ext cx="6944359" cy="590550"/>
                          <a:chOff x="0" y="0"/>
                          <a:chExt cx="6944359" cy="590550"/>
                        </a:xfrm>
                      </wpg:grpSpPr>
                      <wps:wsp>
                        <wps:cNvPr id="387" name="Graphic 387"/>
                        <wps:cNvSpPr/>
                        <wps:spPr>
                          <a:xfrm>
                            <a:off x="3557" y="3557"/>
                            <a:ext cx="6937375" cy="583565"/>
                          </a:xfrm>
                          <a:custGeom>
                            <a:avLst/>
                            <a:gdLst/>
                            <a:ahLst/>
                            <a:cxnLst/>
                            <a:rect l="l" t="t" r="r" b="b"/>
                            <a:pathLst>
                              <a:path w="6937375" h="583565">
                                <a:moveTo>
                                  <a:pt x="0" y="572753"/>
                                </a:moveTo>
                                <a:lnTo>
                                  <a:pt x="0" y="10672"/>
                                </a:lnTo>
                                <a:lnTo>
                                  <a:pt x="0" y="7726"/>
                                </a:lnTo>
                                <a:lnTo>
                                  <a:pt x="1041" y="5208"/>
                                </a:lnTo>
                                <a:lnTo>
                                  <a:pt x="3125" y="3123"/>
                                </a:lnTo>
                                <a:lnTo>
                                  <a:pt x="5209" y="1038"/>
                                </a:lnTo>
                                <a:lnTo>
                                  <a:pt x="7725" y="0"/>
                                </a:lnTo>
                                <a:lnTo>
                                  <a:pt x="10672" y="0"/>
                                </a:lnTo>
                                <a:lnTo>
                                  <a:pt x="6926398" y="0"/>
                                </a:lnTo>
                                <a:lnTo>
                                  <a:pt x="6929345" y="0"/>
                                </a:lnTo>
                                <a:lnTo>
                                  <a:pt x="6931860" y="1038"/>
                                </a:lnTo>
                                <a:lnTo>
                                  <a:pt x="6933944" y="3123"/>
                                </a:lnTo>
                                <a:lnTo>
                                  <a:pt x="6936028" y="5208"/>
                                </a:lnTo>
                                <a:lnTo>
                                  <a:pt x="6937070" y="7726"/>
                                </a:lnTo>
                                <a:lnTo>
                                  <a:pt x="6937071" y="10672"/>
                                </a:lnTo>
                                <a:lnTo>
                                  <a:pt x="6937071" y="572753"/>
                                </a:lnTo>
                                <a:lnTo>
                                  <a:pt x="6926398" y="583425"/>
                                </a:lnTo>
                                <a:lnTo>
                                  <a:pt x="10672" y="583425"/>
                                </a:lnTo>
                                <a:lnTo>
                                  <a:pt x="7725" y="583411"/>
                                </a:lnTo>
                                <a:lnTo>
                                  <a:pt x="5209" y="582372"/>
                                </a:lnTo>
                                <a:lnTo>
                                  <a:pt x="3125" y="580287"/>
                                </a:lnTo>
                                <a:lnTo>
                                  <a:pt x="1041" y="578203"/>
                                </a:lnTo>
                                <a:lnTo>
                                  <a:pt x="0" y="575684"/>
                                </a:lnTo>
                                <a:lnTo>
                                  <a:pt x="0" y="572753"/>
                                </a:lnTo>
                                <a:close/>
                              </a:path>
                            </a:pathLst>
                          </a:custGeom>
                          <a:ln w="7114">
                            <a:solidFill>
                              <a:srgbClr val="CAD0D6"/>
                            </a:solidFill>
                            <a:prstDash val="solid"/>
                          </a:ln>
                        </wps:spPr>
                        <wps:bodyPr wrap="square" lIns="0" tIns="0" rIns="0" bIns="0" rtlCol="0">
                          <a:noAutofit/>
                        </wps:bodyPr>
                      </wps:wsp>
                      <wps:wsp>
                        <wps:cNvPr id="388" name="Graphic 388"/>
                        <wps:cNvSpPr/>
                        <wps:spPr>
                          <a:xfrm>
                            <a:off x="60477" y="401994"/>
                            <a:ext cx="448309" cy="121285"/>
                          </a:xfrm>
                          <a:custGeom>
                            <a:avLst/>
                            <a:gdLst/>
                            <a:ahLst/>
                            <a:cxnLst/>
                            <a:rect l="l" t="t" r="r" b="b"/>
                            <a:pathLst>
                              <a:path w="448309" h="121285">
                                <a:moveTo>
                                  <a:pt x="0" y="67591"/>
                                </a:moveTo>
                                <a:lnTo>
                                  <a:pt x="0" y="53362"/>
                                </a:lnTo>
                                <a:lnTo>
                                  <a:pt x="0" y="49847"/>
                                </a:lnTo>
                                <a:lnTo>
                                  <a:pt x="341" y="46389"/>
                                </a:lnTo>
                                <a:lnTo>
                                  <a:pt x="1025" y="42952"/>
                                </a:lnTo>
                                <a:lnTo>
                                  <a:pt x="1708" y="39509"/>
                                </a:lnTo>
                                <a:lnTo>
                                  <a:pt x="2721" y="36158"/>
                                </a:lnTo>
                                <a:lnTo>
                                  <a:pt x="4061" y="32920"/>
                                </a:lnTo>
                                <a:lnTo>
                                  <a:pt x="5402" y="29683"/>
                                </a:lnTo>
                                <a:lnTo>
                                  <a:pt x="7046" y="26595"/>
                                </a:lnTo>
                                <a:lnTo>
                                  <a:pt x="8993" y="23692"/>
                                </a:lnTo>
                                <a:lnTo>
                                  <a:pt x="10939" y="20789"/>
                                </a:lnTo>
                                <a:lnTo>
                                  <a:pt x="13151" y="18093"/>
                                </a:lnTo>
                                <a:lnTo>
                                  <a:pt x="15629" y="15617"/>
                                </a:lnTo>
                                <a:lnTo>
                                  <a:pt x="18106" y="13134"/>
                                </a:lnTo>
                                <a:lnTo>
                                  <a:pt x="20802" y="10921"/>
                                </a:lnTo>
                                <a:lnTo>
                                  <a:pt x="23715" y="8979"/>
                                </a:lnTo>
                                <a:lnTo>
                                  <a:pt x="26629" y="7029"/>
                                </a:lnTo>
                                <a:lnTo>
                                  <a:pt x="29704" y="5393"/>
                                </a:lnTo>
                                <a:lnTo>
                                  <a:pt x="32941" y="4055"/>
                                </a:lnTo>
                                <a:lnTo>
                                  <a:pt x="36178" y="2725"/>
                                </a:lnTo>
                                <a:lnTo>
                                  <a:pt x="39515" y="1707"/>
                                </a:lnTo>
                                <a:lnTo>
                                  <a:pt x="42951" y="1031"/>
                                </a:lnTo>
                                <a:lnTo>
                                  <a:pt x="46388" y="348"/>
                                </a:lnTo>
                                <a:lnTo>
                                  <a:pt x="49858" y="0"/>
                                </a:lnTo>
                                <a:lnTo>
                                  <a:pt x="53362" y="0"/>
                                </a:lnTo>
                                <a:lnTo>
                                  <a:pt x="394879" y="0"/>
                                </a:lnTo>
                                <a:lnTo>
                                  <a:pt x="398383" y="0"/>
                                </a:lnTo>
                                <a:lnTo>
                                  <a:pt x="401853" y="348"/>
                                </a:lnTo>
                                <a:lnTo>
                                  <a:pt x="405289" y="1031"/>
                                </a:lnTo>
                                <a:lnTo>
                                  <a:pt x="408726" y="1707"/>
                                </a:lnTo>
                                <a:lnTo>
                                  <a:pt x="424525" y="8979"/>
                                </a:lnTo>
                                <a:lnTo>
                                  <a:pt x="427439" y="10921"/>
                                </a:lnTo>
                                <a:lnTo>
                                  <a:pt x="430134" y="13134"/>
                                </a:lnTo>
                                <a:lnTo>
                                  <a:pt x="432612" y="15617"/>
                                </a:lnTo>
                                <a:lnTo>
                                  <a:pt x="435089" y="18093"/>
                                </a:lnTo>
                                <a:lnTo>
                                  <a:pt x="437301" y="20789"/>
                                </a:lnTo>
                                <a:lnTo>
                                  <a:pt x="439248" y="23692"/>
                                </a:lnTo>
                                <a:lnTo>
                                  <a:pt x="441194" y="26595"/>
                                </a:lnTo>
                                <a:lnTo>
                                  <a:pt x="442838" y="29683"/>
                                </a:lnTo>
                                <a:lnTo>
                                  <a:pt x="444179" y="32920"/>
                                </a:lnTo>
                                <a:lnTo>
                                  <a:pt x="445520" y="36158"/>
                                </a:lnTo>
                                <a:lnTo>
                                  <a:pt x="446532" y="39509"/>
                                </a:lnTo>
                                <a:lnTo>
                                  <a:pt x="447216" y="42952"/>
                                </a:lnTo>
                                <a:lnTo>
                                  <a:pt x="447899" y="46389"/>
                                </a:lnTo>
                                <a:lnTo>
                                  <a:pt x="448241" y="49847"/>
                                </a:lnTo>
                                <a:lnTo>
                                  <a:pt x="448241" y="53362"/>
                                </a:lnTo>
                                <a:lnTo>
                                  <a:pt x="448241" y="67591"/>
                                </a:lnTo>
                                <a:lnTo>
                                  <a:pt x="448241" y="71092"/>
                                </a:lnTo>
                                <a:lnTo>
                                  <a:pt x="447899" y="74564"/>
                                </a:lnTo>
                                <a:lnTo>
                                  <a:pt x="447216" y="78001"/>
                                </a:lnTo>
                                <a:lnTo>
                                  <a:pt x="446532" y="81430"/>
                                </a:lnTo>
                                <a:lnTo>
                                  <a:pt x="445520" y="84767"/>
                                </a:lnTo>
                                <a:lnTo>
                                  <a:pt x="444179" y="88004"/>
                                </a:lnTo>
                                <a:lnTo>
                                  <a:pt x="442838" y="91242"/>
                                </a:lnTo>
                                <a:lnTo>
                                  <a:pt x="412063" y="118229"/>
                                </a:lnTo>
                                <a:lnTo>
                                  <a:pt x="405289" y="119922"/>
                                </a:lnTo>
                                <a:lnTo>
                                  <a:pt x="401853" y="120605"/>
                                </a:lnTo>
                                <a:lnTo>
                                  <a:pt x="398383" y="120954"/>
                                </a:lnTo>
                                <a:lnTo>
                                  <a:pt x="394879" y="120954"/>
                                </a:lnTo>
                                <a:lnTo>
                                  <a:pt x="53362" y="120954"/>
                                </a:lnTo>
                                <a:lnTo>
                                  <a:pt x="49858" y="120954"/>
                                </a:lnTo>
                                <a:lnTo>
                                  <a:pt x="46388" y="120605"/>
                                </a:lnTo>
                                <a:lnTo>
                                  <a:pt x="42951" y="119922"/>
                                </a:lnTo>
                                <a:lnTo>
                                  <a:pt x="39515" y="119246"/>
                                </a:lnTo>
                                <a:lnTo>
                                  <a:pt x="8993" y="97218"/>
                                </a:lnTo>
                                <a:lnTo>
                                  <a:pt x="7046" y="94315"/>
                                </a:lnTo>
                                <a:lnTo>
                                  <a:pt x="5402" y="91242"/>
                                </a:lnTo>
                                <a:lnTo>
                                  <a:pt x="4061" y="88004"/>
                                </a:lnTo>
                                <a:lnTo>
                                  <a:pt x="2721" y="84767"/>
                                </a:lnTo>
                                <a:lnTo>
                                  <a:pt x="1708" y="81430"/>
                                </a:lnTo>
                                <a:lnTo>
                                  <a:pt x="1025" y="78001"/>
                                </a:lnTo>
                                <a:lnTo>
                                  <a:pt x="341" y="74564"/>
                                </a:lnTo>
                                <a:lnTo>
                                  <a:pt x="0" y="71092"/>
                                </a:lnTo>
                                <a:lnTo>
                                  <a:pt x="0" y="67591"/>
                                </a:lnTo>
                                <a:close/>
                              </a:path>
                            </a:pathLst>
                          </a:custGeom>
                          <a:ln w="7114">
                            <a:solidFill>
                              <a:srgbClr val="000000"/>
                            </a:solidFill>
                            <a:prstDash val="solid"/>
                          </a:ln>
                        </wps:spPr>
                        <wps:bodyPr wrap="square" lIns="0" tIns="0" rIns="0" bIns="0" rtlCol="0">
                          <a:noAutofit/>
                        </wps:bodyPr>
                      </wps:wsp>
                      <wps:wsp>
                        <wps:cNvPr id="389" name="Textbox 389"/>
                        <wps:cNvSpPr txBox="1"/>
                        <wps:spPr>
                          <a:xfrm>
                            <a:off x="10977" y="9199"/>
                            <a:ext cx="6922770" cy="572135"/>
                          </a:xfrm>
                          <a:prstGeom prst="rect">
                            <a:avLst/>
                          </a:prstGeom>
                        </wps:spPr>
                        <wps:txbx>
                          <w:txbxContent>
                            <w:p>
                              <w:pPr>
                                <w:spacing w:before="38" w:line="333" w:lineRule="auto"/>
                                <w:ind w:left="77" w:right="9784"/>
                                <w:rPr>
                                  <w:b/>
                                  <w:sz w:val="12"/>
                                </w:rPr>
                              </w:pPr>
                              <w:r>
                                <w:rPr>
                                  <w:b/>
                                  <w:color w:val="1C2025"/>
                                  <w:sz w:val="13"/>
                                </w:rPr>
                                <w:t>Question</w:t>
                              </w:r>
                              <w:r>
                                <w:rPr>
                                  <w:b/>
                                  <w:color w:val="1C2025"/>
                                  <w:spacing w:val="-3"/>
                                  <w:sz w:val="13"/>
                                </w:rPr>
                                <w:t xml:space="preserve"> </w:t>
                              </w:r>
                              <w:r>
                                <w:rPr>
                                  <w:b/>
                                  <w:color w:val="1C2025"/>
                                  <w:sz w:val="20"/>
                                </w:rPr>
                                <w:t xml:space="preserve">41 </w:t>
                              </w:r>
                              <w:r>
                                <w:rPr>
                                  <w:color w:val="1C2025"/>
                                  <w:sz w:val="13"/>
                                </w:rPr>
                                <w:t>Not</w:t>
                              </w:r>
                              <w:r>
                                <w:rPr>
                                  <w:color w:val="1C2025"/>
                                  <w:spacing w:val="-5"/>
                                  <w:sz w:val="13"/>
                                </w:rPr>
                                <w:t xml:space="preserve"> </w:t>
                              </w:r>
                              <w:r>
                                <w:rPr>
                                  <w:color w:val="1C2025"/>
                                  <w:sz w:val="13"/>
                                </w:rPr>
                                <w:t>yet</w:t>
                              </w:r>
                              <w:r>
                                <w:rPr>
                                  <w:color w:val="1C2025"/>
                                  <w:spacing w:val="-5"/>
                                  <w:sz w:val="13"/>
                                </w:rPr>
                                <w:t xml:space="preserve"> </w:t>
                              </w:r>
                              <w:r>
                                <w:rPr>
                                  <w:color w:val="1C2025"/>
                                  <w:sz w:val="13"/>
                                </w:rPr>
                                <w:t>answered</w:t>
                              </w:r>
                              <w:r>
                                <w:rPr>
                                  <w:color w:val="1C2025"/>
                                  <w:spacing w:val="40"/>
                                  <w:sz w:val="13"/>
                                </w:rPr>
                                <w:t xml:space="preserve"> </w:t>
                              </w:r>
                              <w:r>
                                <w:rPr>
                                  <w:b/>
                                  <w:color w:val="A5A5A6"/>
                                  <w:sz w:val="12"/>
                                </w:rPr>
                                <w:t>v1</w:t>
                              </w:r>
                              <w:r>
                                <w:rPr>
                                  <w:b/>
                                  <w:color w:val="A5A5A6"/>
                                  <w:spacing w:val="-6"/>
                                  <w:sz w:val="12"/>
                                </w:rPr>
                                <w:t xml:space="preserve"> </w:t>
                              </w:r>
                              <w:r>
                                <w:rPr>
                                  <w:b/>
                                  <w:color w:val="A5A5A6"/>
                                  <w:sz w:val="12"/>
                                </w:rPr>
                                <w:t>(latest)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20.4pt;height:46.5pt;width:546.8pt;mso-position-horizontal-relative:page;mso-wrap-distance-bottom:0pt;mso-wrap-distance-top:0pt;z-index:-251498496;mso-width-relative:page;mso-height-relative:page;" coordsize="6944359,590550" o:gfxdata="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">
                <o:lock v:ext="edit" aspectratio="f"/>
                <v:shape id="Graphic 387" o:spid="_x0000_s1026" o:spt="100" style="position:absolute;left:3557;top:3557;height:583565;width:6937375;" filled="f" stroked="t" coordsize="6937375,583565" o:gfxdata="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YTG65AAAA3AAA&#10;AA8AAAAAAAAAAQAgAAAAIgAAAGRycy9kb3ducmV2LnhtbFBLAQIUABQAAAAIAIdO4kAzLwWeOwAA&#10;ADkAAAAQAAAAAAAAAAEAIAAAAAgBAABkcnMvc2hhcGV4bWwueG1sUEsFBgAAAAAGAAYAWwEAALID&#10;AAAAAA==&#10;" path="m0,572753l0,10672,0,7726,1041,5208,3125,3123,5209,1038,7725,0,10672,0,6926398,0,6929345,0,6931860,1038,6933944,3123,6936028,5208,6937070,7726,6937071,10672,6937071,572753,6926398,583425,10672,583425,7725,583411,5209,582372,3125,580287,1041,578203,0,575684,0,572753xe">
                  <v:fill on="f" focussize="0,0"/>
                  <v:stroke weight="0.560157480314961pt" color="#CAD0D6" joinstyle="round"/>
                  <v:imagedata o:title=""/>
                  <o:lock v:ext="edit" aspectratio="f"/>
                  <v:textbox inset="0mm,0mm,0mm,0mm"/>
                </v:shape>
                <v:shape id="Graphic 388" o:spid="_x0000_s1026" o:spt="100" style="position:absolute;left:60477;top:401994;height:121285;width:448309;" filled="f" stroked="t" coordsize="448309,121285" o:gfxdata="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0xt0y7gAAADcAAAA&#10;DwAAAAAAAAABACAAAAAiAAAAZHJzL2Rvd25yZXYueG1sUEsBAhQAFAAAAAgAh07iQDMvBZ47AAAA&#10;OQAAABAAAAAAAAAAAQAgAAAABwEAAGRycy9zaGFwZXhtbC54bWxQSwUGAAAAAAYABgBbAQAAsQMA&#10;AAAA&#10;" path="m0,67591l0,53362,0,49847,341,46389,1025,42952,1708,39509,2721,36158,4061,32920,5402,29683,7046,26595,8993,23692,10939,20789,13151,18093,15629,15617,18106,13134,20802,10921,23715,8979,26629,7029,29704,5393,32941,4055,36178,2725,39515,1707,42951,1031,46388,348,49858,0,53362,0,394879,0,398383,0,401853,348,405289,1031,408726,1707,424525,8979,427439,10921,430134,13134,432612,15617,435089,18093,437301,20789,439248,23692,441194,26595,442838,29683,444179,32920,445520,36158,446532,39509,447216,42952,447899,46389,448241,49847,448241,53362,448241,67591,448241,71092,447899,74564,447216,78001,446532,81430,445520,84767,444179,88004,442838,91242,412063,118229,405289,119922,401853,120605,398383,120954,394879,120954,53362,120954,49858,120954,46388,120605,42951,119922,39515,119246,8993,97218,7046,94315,5402,91242,4061,88004,2721,84767,1708,81430,1025,78001,341,74564,0,71092,0,67591xe">
                  <v:fill on="f" focussize="0,0"/>
                  <v:stroke weight="0.560157480314961pt" color="#000000" joinstyle="round"/>
                  <v:imagedata o:title=""/>
                  <o:lock v:ext="edit" aspectratio="f"/>
                  <v:textbox inset="0mm,0mm,0mm,0mm"/>
                </v:shape>
                <v:shape id="Textbox 389" o:spid="_x0000_s1026" o:spt="202" type="#_x0000_t202" style="position:absolute;left:10977;top:9199;height:572135;width:6922770;" filled="f" stroked="f" coordsize="21600,21600" o:gfxdata="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q2SR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38" w:line="333" w:lineRule="auto"/>
                          <w:ind w:left="77" w:right="9784"/>
                          <w:rPr>
                            <w:b/>
                            <w:sz w:val="12"/>
                          </w:rPr>
                        </w:pPr>
                        <w:r>
                          <w:rPr>
                            <w:b/>
                            <w:color w:val="1C2025"/>
                            <w:sz w:val="13"/>
                          </w:rPr>
                          <w:t>Question</w:t>
                        </w:r>
                        <w:r>
                          <w:rPr>
                            <w:b/>
                            <w:color w:val="1C2025"/>
                            <w:spacing w:val="-3"/>
                            <w:sz w:val="13"/>
                          </w:rPr>
                          <w:t xml:space="preserve"> </w:t>
                        </w:r>
                        <w:r>
                          <w:rPr>
                            <w:b/>
                            <w:color w:val="1C2025"/>
                            <w:sz w:val="20"/>
                          </w:rPr>
                          <w:t xml:space="preserve">41 </w:t>
                        </w:r>
                        <w:r>
                          <w:rPr>
                            <w:color w:val="1C2025"/>
                            <w:sz w:val="13"/>
                          </w:rPr>
                          <w:t>Not</w:t>
                        </w:r>
                        <w:r>
                          <w:rPr>
                            <w:color w:val="1C2025"/>
                            <w:spacing w:val="-5"/>
                            <w:sz w:val="13"/>
                          </w:rPr>
                          <w:t xml:space="preserve"> </w:t>
                        </w:r>
                        <w:r>
                          <w:rPr>
                            <w:color w:val="1C2025"/>
                            <w:sz w:val="13"/>
                          </w:rPr>
                          <w:t>yet</w:t>
                        </w:r>
                        <w:r>
                          <w:rPr>
                            <w:color w:val="1C2025"/>
                            <w:spacing w:val="-5"/>
                            <w:sz w:val="13"/>
                          </w:rPr>
                          <w:t xml:space="preserve"> </w:t>
                        </w:r>
                        <w:r>
                          <w:rPr>
                            <w:color w:val="1C2025"/>
                            <w:sz w:val="13"/>
                          </w:rPr>
                          <w:t>answered</w:t>
                        </w:r>
                        <w:r>
                          <w:rPr>
                            <w:color w:val="1C2025"/>
                            <w:spacing w:val="40"/>
                            <w:sz w:val="13"/>
                          </w:rPr>
                          <w:t xml:space="preserve"> </w:t>
                        </w:r>
                        <w:r>
                          <w:rPr>
                            <w:b/>
                            <w:color w:val="A5A5A6"/>
                            <w:sz w:val="12"/>
                          </w:rPr>
                          <w:t>v1</w:t>
                        </w:r>
                        <w:r>
                          <w:rPr>
                            <w:b/>
                            <w:color w:val="A5A5A6"/>
                            <w:spacing w:val="-6"/>
                            <w:sz w:val="12"/>
                          </w:rPr>
                          <w:t xml:space="preserve"> </w:t>
                        </w:r>
                        <w:r>
                          <w:rPr>
                            <w:b/>
                            <w:color w:val="A5A5A6"/>
                            <w:sz w:val="12"/>
                          </w:rPr>
                          <w:t>(latest)</w:t>
                        </w:r>
                      </w:p>
                    </w:txbxContent>
                  </v:textbox>
                </v:shape>
                <w10:wrap type="topAndBottom"/>
              </v:group>
            </w:pict>
          </mc:Fallback>
        </mc:AlternateContent>
      </w:r>
    </w:p>
    <w:p>
      <w:pPr>
        <w:pStyle w:val="4"/>
      </w:pPr>
    </w:p>
    <w:p>
      <w:pPr>
        <w:pStyle w:val="4"/>
        <w:spacing w:before="29"/>
      </w:pPr>
    </w:p>
    <w:p>
      <w:pPr>
        <w:pStyle w:val="4"/>
        <w:ind w:left="468"/>
      </w:pPr>
      <w:r>
        <w:rPr>
          <w:color w:val="001A1D"/>
          <w:w w:val="105"/>
        </w:rPr>
        <w:t>Trong</w:t>
      </w:r>
      <w:r>
        <w:rPr>
          <w:color w:val="001A1D"/>
          <w:spacing w:val="-5"/>
          <w:w w:val="105"/>
        </w:rPr>
        <w:t xml:space="preserve"> </w:t>
      </w:r>
      <w:r>
        <w:rPr>
          <w:color w:val="001A1D"/>
          <w:w w:val="105"/>
        </w:rPr>
        <w:t>mã</w:t>
      </w:r>
      <w:r>
        <w:rPr>
          <w:color w:val="001A1D"/>
          <w:spacing w:val="-4"/>
          <w:w w:val="105"/>
        </w:rPr>
        <w:t xml:space="preserve"> </w:t>
      </w:r>
      <w:r>
        <w:rPr>
          <w:color w:val="001A1D"/>
          <w:w w:val="105"/>
        </w:rPr>
        <w:t>hóa</w:t>
      </w:r>
      <w:r>
        <w:rPr>
          <w:color w:val="001A1D"/>
          <w:spacing w:val="-5"/>
          <w:w w:val="105"/>
        </w:rPr>
        <w:t xml:space="preserve"> </w:t>
      </w:r>
      <w:r>
        <w:rPr>
          <w:color w:val="001A1D"/>
          <w:w w:val="105"/>
        </w:rPr>
        <w:t>bất</w:t>
      </w:r>
      <w:r>
        <w:rPr>
          <w:color w:val="001A1D"/>
          <w:spacing w:val="-4"/>
          <w:w w:val="105"/>
        </w:rPr>
        <w:t xml:space="preserve"> </w:t>
      </w:r>
      <w:r>
        <w:rPr>
          <w:color w:val="001A1D"/>
          <w:w w:val="105"/>
        </w:rPr>
        <w:t>đối</w:t>
      </w:r>
      <w:r>
        <w:rPr>
          <w:color w:val="001A1D"/>
          <w:spacing w:val="-5"/>
          <w:w w:val="105"/>
        </w:rPr>
        <w:t xml:space="preserve"> </w:t>
      </w:r>
      <w:r>
        <w:rPr>
          <w:color w:val="001A1D"/>
          <w:w w:val="105"/>
        </w:rPr>
        <w:t>xứng</w:t>
      </w:r>
      <w:r>
        <w:rPr>
          <w:color w:val="001A1D"/>
          <w:spacing w:val="-4"/>
          <w:w w:val="105"/>
        </w:rPr>
        <w:t xml:space="preserve"> </w:t>
      </w:r>
      <w:r>
        <w:rPr>
          <w:color w:val="001A1D"/>
          <w:w w:val="105"/>
        </w:rPr>
        <w:t>(còn</w:t>
      </w:r>
      <w:r>
        <w:rPr>
          <w:color w:val="001A1D"/>
          <w:spacing w:val="-5"/>
          <w:w w:val="105"/>
        </w:rPr>
        <w:t xml:space="preserve"> </w:t>
      </w:r>
      <w:r>
        <w:rPr>
          <w:color w:val="001A1D"/>
          <w:w w:val="105"/>
        </w:rPr>
        <w:t>gọi</w:t>
      </w:r>
      <w:r>
        <w:rPr>
          <w:color w:val="001A1D"/>
          <w:spacing w:val="-4"/>
          <w:w w:val="105"/>
        </w:rPr>
        <w:t xml:space="preserve"> </w:t>
      </w:r>
      <w:r>
        <w:rPr>
          <w:color w:val="001A1D"/>
          <w:w w:val="105"/>
        </w:rPr>
        <w:t>là</w:t>
      </w:r>
      <w:r>
        <w:rPr>
          <w:color w:val="001A1D"/>
          <w:spacing w:val="-5"/>
          <w:w w:val="105"/>
        </w:rPr>
        <w:t xml:space="preserve"> </w:t>
      </w:r>
      <w:r>
        <w:rPr>
          <w:color w:val="001A1D"/>
          <w:w w:val="105"/>
        </w:rPr>
        <w:t>mã</w:t>
      </w:r>
      <w:r>
        <w:rPr>
          <w:color w:val="001A1D"/>
          <w:spacing w:val="-4"/>
          <w:w w:val="105"/>
        </w:rPr>
        <w:t xml:space="preserve"> </w:t>
      </w:r>
      <w:r>
        <w:rPr>
          <w:color w:val="001A1D"/>
          <w:w w:val="105"/>
        </w:rPr>
        <w:t>hóa</w:t>
      </w:r>
      <w:r>
        <w:rPr>
          <w:color w:val="001A1D"/>
          <w:spacing w:val="-5"/>
          <w:w w:val="105"/>
        </w:rPr>
        <w:t xml:space="preserve"> </w:t>
      </w:r>
      <w:r>
        <w:rPr>
          <w:color w:val="001A1D"/>
          <w:w w:val="105"/>
        </w:rPr>
        <w:t>hóa</w:t>
      </w:r>
      <w:r>
        <w:rPr>
          <w:color w:val="001A1D"/>
          <w:spacing w:val="-4"/>
          <w:w w:val="105"/>
        </w:rPr>
        <w:t xml:space="preserve"> </w:t>
      </w:r>
      <w:r>
        <w:rPr>
          <w:color w:val="001A1D"/>
          <w:w w:val="105"/>
        </w:rPr>
        <w:t>công</w:t>
      </w:r>
      <w:r>
        <w:rPr>
          <w:color w:val="001A1D"/>
          <w:spacing w:val="-5"/>
          <w:w w:val="105"/>
        </w:rPr>
        <w:t xml:space="preserve"> </w:t>
      </w:r>
      <w:r>
        <w:rPr>
          <w:color w:val="001A1D"/>
          <w:w w:val="105"/>
        </w:rPr>
        <w:t>khai).</w:t>
      </w:r>
      <w:r>
        <w:rPr>
          <w:color w:val="001A1D"/>
          <w:spacing w:val="-4"/>
          <w:w w:val="105"/>
        </w:rPr>
        <w:t xml:space="preserve"> </w:t>
      </w:r>
      <w:r>
        <w:rPr>
          <w:color w:val="001A1D"/>
          <w:w w:val="105"/>
        </w:rPr>
        <w:t>Alice</w:t>
      </w:r>
      <w:r>
        <w:rPr>
          <w:color w:val="001A1D"/>
          <w:spacing w:val="-5"/>
          <w:w w:val="105"/>
        </w:rPr>
        <w:t xml:space="preserve"> </w:t>
      </w:r>
      <w:r>
        <w:rPr>
          <w:color w:val="001A1D"/>
          <w:w w:val="105"/>
        </w:rPr>
        <w:t>cần</w:t>
      </w:r>
      <w:r>
        <w:rPr>
          <w:color w:val="001A1D"/>
          <w:spacing w:val="-3"/>
          <w:w w:val="105"/>
        </w:rPr>
        <w:t xml:space="preserve"> </w:t>
      </w:r>
      <w:r>
        <w:rPr>
          <w:b/>
          <w:color w:val="001A1D"/>
          <w:w w:val="105"/>
        </w:rPr>
        <w:t>mã</w:t>
      </w:r>
      <w:r>
        <w:rPr>
          <w:b/>
          <w:color w:val="001A1D"/>
          <w:spacing w:val="-5"/>
          <w:w w:val="105"/>
        </w:rPr>
        <w:t xml:space="preserve"> </w:t>
      </w:r>
      <w:r>
        <w:rPr>
          <w:b/>
          <w:color w:val="001A1D"/>
          <w:w w:val="105"/>
        </w:rPr>
        <w:t>hóa</w:t>
      </w:r>
      <w:r>
        <w:rPr>
          <w:b/>
          <w:color w:val="001A1D"/>
          <w:spacing w:val="-4"/>
          <w:w w:val="105"/>
        </w:rPr>
        <w:t xml:space="preserve"> </w:t>
      </w:r>
      <w:r>
        <w:rPr>
          <w:color w:val="001A1D"/>
          <w:w w:val="105"/>
        </w:rPr>
        <w:t>văn</w:t>
      </w:r>
      <w:r>
        <w:rPr>
          <w:color w:val="001A1D"/>
          <w:spacing w:val="-5"/>
          <w:w w:val="105"/>
        </w:rPr>
        <w:t xml:space="preserve"> </w:t>
      </w:r>
      <w:r>
        <w:rPr>
          <w:color w:val="001A1D"/>
          <w:w w:val="105"/>
        </w:rPr>
        <w:t>bản</w:t>
      </w:r>
      <w:r>
        <w:rPr>
          <w:color w:val="001A1D"/>
          <w:spacing w:val="-4"/>
          <w:w w:val="105"/>
        </w:rPr>
        <w:t xml:space="preserve"> </w:t>
      </w:r>
      <w:r>
        <w:rPr>
          <w:color w:val="001A1D"/>
          <w:w w:val="105"/>
        </w:rPr>
        <w:t>để</w:t>
      </w:r>
      <w:r>
        <w:rPr>
          <w:color w:val="001A1D"/>
          <w:spacing w:val="-5"/>
          <w:w w:val="105"/>
        </w:rPr>
        <w:t xml:space="preserve"> </w:t>
      </w:r>
      <w:r>
        <w:rPr>
          <w:color w:val="001A1D"/>
          <w:w w:val="105"/>
        </w:rPr>
        <w:t>gửi</w:t>
      </w:r>
      <w:r>
        <w:rPr>
          <w:color w:val="001A1D"/>
          <w:spacing w:val="-4"/>
          <w:w w:val="105"/>
        </w:rPr>
        <w:t xml:space="preserve"> </w:t>
      </w:r>
      <w:r>
        <w:rPr>
          <w:color w:val="001A1D"/>
          <w:w w:val="105"/>
        </w:rPr>
        <w:t>cho</w:t>
      </w:r>
      <w:r>
        <w:rPr>
          <w:color w:val="001A1D"/>
          <w:spacing w:val="-5"/>
          <w:w w:val="105"/>
        </w:rPr>
        <w:t xml:space="preserve"> </w:t>
      </w:r>
      <w:r>
        <w:rPr>
          <w:color w:val="001A1D"/>
          <w:w w:val="105"/>
        </w:rPr>
        <w:t>Bob</w:t>
      </w:r>
      <w:r>
        <w:rPr>
          <w:color w:val="001A1D"/>
          <w:spacing w:val="-4"/>
          <w:w w:val="105"/>
        </w:rPr>
        <w:t xml:space="preserve"> </w:t>
      </w:r>
      <w:r>
        <w:rPr>
          <w:color w:val="001A1D"/>
          <w:w w:val="105"/>
        </w:rPr>
        <w:t>thì</w:t>
      </w:r>
      <w:r>
        <w:rPr>
          <w:color w:val="001A1D"/>
          <w:spacing w:val="-5"/>
          <w:w w:val="105"/>
        </w:rPr>
        <w:t xml:space="preserve"> </w:t>
      </w:r>
      <w:r>
        <w:rPr>
          <w:color w:val="001A1D"/>
          <w:w w:val="105"/>
        </w:rPr>
        <w:t>Alice</w:t>
      </w:r>
      <w:r>
        <w:rPr>
          <w:color w:val="001A1D"/>
          <w:spacing w:val="-4"/>
          <w:w w:val="105"/>
        </w:rPr>
        <w:t xml:space="preserve"> </w:t>
      </w:r>
      <w:r>
        <w:rPr>
          <w:color w:val="001A1D"/>
          <w:w w:val="105"/>
        </w:rPr>
        <w:t>cần</w:t>
      </w:r>
      <w:r>
        <w:rPr>
          <w:color w:val="001A1D"/>
          <w:spacing w:val="-5"/>
          <w:w w:val="105"/>
        </w:rPr>
        <w:t xml:space="preserve"> </w:t>
      </w:r>
      <w:r>
        <w:rPr>
          <w:color w:val="001A1D"/>
          <w:w w:val="105"/>
        </w:rPr>
        <w:t>dùng</w:t>
      </w:r>
      <w:r>
        <w:rPr>
          <w:color w:val="001A1D"/>
          <w:spacing w:val="-4"/>
          <w:w w:val="105"/>
        </w:rPr>
        <w:t xml:space="preserve"> </w:t>
      </w:r>
      <w:r>
        <w:rPr>
          <w:color w:val="001A1D"/>
          <w:w w:val="105"/>
        </w:rPr>
        <w:t>khóa</w:t>
      </w:r>
      <w:r>
        <w:rPr>
          <w:color w:val="001A1D"/>
          <w:spacing w:val="-5"/>
          <w:w w:val="105"/>
        </w:rPr>
        <w:t xml:space="preserve"> gì?</w:t>
      </w:r>
    </w:p>
    <w:p>
      <w:pPr>
        <w:pStyle w:val="4"/>
        <w:spacing w:before="123"/>
      </w:pPr>
    </w:p>
    <w:p>
      <w:pPr>
        <w:pStyle w:val="5"/>
        <w:numPr>
          <w:ilvl w:val="0"/>
          <w:numId w:val="76"/>
        </w:numPr>
        <w:tabs>
          <w:tab w:val="left" w:pos="1098"/>
        </w:tabs>
        <w:spacing w:before="0"/>
        <w:ind w:left="1098" w:hanging="294"/>
        <w:rPr>
          <w:sz w:val="16"/>
        </w:rPr>
      </w:pPr>
      <w:r>
        <w:drawing>
          <wp:anchor distT="0" distB="0" distL="0" distR="0" simplePos="0" relativeHeight="251763712"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390" name="Image 390"/>
            <wp:cNvGraphicFramePr/>
            <a:graphic xmlns:a="http://schemas.openxmlformats.org/drawingml/2006/main">
              <a:graphicData uri="http://schemas.openxmlformats.org/drawingml/2006/picture">
                <pic:pic xmlns:pic="http://schemas.openxmlformats.org/drawingml/2006/picture">
                  <pic:nvPicPr>
                    <pic:cNvPr id="390" name="Image 390"/>
                    <pic:cNvPicPr/>
                  </pic:nvPicPr>
                  <pic:blipFill>
                    <a:blip r:embed="rId275" cstate="print"/>
                    <a:stretch>
                      <a:fillRect/>
                    </a:stretch>
                  </pic:blipFill>
                  <pic:spPr>
                    <a:xfrm>
                      <a:off x="0" y="0"/>
                      <a:ext cx="92494" cy="92494"/>
                    </a:xfrm>
                    <a:prstGeom prst="rect">
                      <a:avLst/>
                    </a:prstGeom>
                  </pic:spPr>
                </pic:pic>
              </a:graphicData>
            </a:graphic>
          </wp:anchor>
        </w:drawing>
      </w:r>
      <w:r>
        <w:rPr>
          <w:color w:val="001A1D"/>
          <w:w w:val="105"/>
          <w:sz w:val="16"/>
        </w:rPr>
        <w:t>Khóa</w:t>
      </w:r>
      <w:r>
        <w:rPr>
          <w:color w:val="001A1D"/>
          <w:spacing w:val="-5"/>
          <w:w w:val="105"/>
          <w:sz w:val="16"/>
        </w:rPr>
        <w:t xml:space="preserve"> </w:t>
      </w:r>
      <w:r>
        <w:rPr>
          <w:color w:val="001A1D"/>
          <w:w w:val="105"/>
          <w:sz w:val="16"/>
        </w:rPr>
        <w:t>Public</w:t>
      </w:r>
      <w:r>
        <w:rPr>
          <w:color w:val="001A1D"/>
          <w:spacing w:val="-5"/>
          <w:w w:val="105"/>
          <w:sz w:val="16"/>
        </w:rPr>
        <w:t xml:space="preserve"> </w:t>
      </w:r>
      <w:r>
        <w:rPr>
          <w:color w:val="001A1D"/>
          <w:w w:val="105"/>
          <w:sz w:val="16"/>
        </w:rPr>
        <w:t>của</w:t>
      </w:r>
      <w:r>
        <w:rPr>
          <w:color w:val="001A1D"/>
          <w:spacing w:val="-4"/>
          <w:w w:val="105"/>
          <w:sz w:val="16"/>
        </w:rPr>
        <w:t xml:space="preserve"> </w:t>
      </w:r>
      <w:r>
        <w:rPr>
          <w:color w:val="001A1D"/>
          <w:spacing w:val="-2"/>
          <w:w w:val="105"/>
          <w:sz w:val="16"/>
        </w:rPr>
        <w:t>Alice</w:t>
      </w:r>
    </w:p>
    <w:p>
      <w:pPr>
        <w:pStyle w:val="5"/>
        <w:numPr>
          <w:ilvl w:val="0"/>
          <w:numId w:val="76"/>
        </w:numPr>
        <w:tabs>
          <w:tab w:val="left" w:pos="1098"/>
        </w:tabs>
        <w:ind w:left="1098" w:hanging="294"/>
        <w:rPr>
          <w:sz w:val="16"/>
        </w:rPr>
      </w:pPr>
      <w:r>
        <w:drawing>
          <wp:anchor distT="0" distB="0" distL="0" distR="0" simplePos="0" relativeHeight="251763712"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391" name="Image 391"/>
            <wp:cNvGraphicFramePr/>
            <a:graphic xmlns:a="http://schemas.openxmlformats.org/drawingml/2006/main">
              <a:graphicData uri="http://schemas.openxmlformats.org/drawingml/2006/picture">
                <pic:pic xmlns:pic="http://schemas.openxmlformats.org/drawingml/2006/picture">
                  <pic:nvPicPr>
                    <pic:cNvPr id="391" name="Image 391"/>
                    <pic:cNvPicPr/>
                  </pic:nvPicPr>
                  <pic:blipFill>
                    <a:blip r:embed="rId276" cstate="print"/>
                    <a:stretch>
                      <a:fillRect/>
                    </a:stretch>
                  </pic:blipFill>
                  <pic:spPr>
                    <a:xfrm>
                      <a:off x="0" y="0"/>
                      <a:ext cx="92494" cy="92494"/>
                    </a:xfrm>
                    <a:prstGeom prst="rect">
                      <a:avLst/>
                    </a:prstGeom>
                  </pic:spPr>
                </pic:pic>
              </a:graphicData>
            </a:graphic>
          </wp:anchor>
        </w:drawing>
      </w:r>
      <w:r>
        <w:rPr>
          <w:color w:val="001A1D"/>
          <w:w w:val="105"/>
          <w:sz w:val="16"/>
        </w:rPr>
        <w:t>Khóa</w:t>
      </w:r>
      <w:r>
        <w:rPr>
          <w:color w:val="001A1D"/>
          <w:spacing w:val="-5"/>
          <w:w w:val="105"/>
          <w:sz w:val="16"/>
        </w:rPr>
        <w:t xml:space="preserve"> </w:t>
      </w:r>
      <w:r>
        <w:rPr>
          <w:color w:val="001A1D"/>
          <w:w w:val="105"/>
          <w:sz w:val="16"/>
        </w:rPr>
        <w:t>Public</w:t>
      </w:r>
      <w:r>
        <w:rPr>
          <w:color w:val="001A1D"/>
          <w:spacing w:val="-5"/>
          <w:w w:val="105"/>
          <w:sz w:val="16"/>
        </w:rPr>
        <w:t xml:space="preserve"> </w:t>
      </w:r>
      <w:r>
        <w:rPr>
          <w:color w:val="001A1D"/>
          <w:w w:val="105"/>
          <w:sz w:val="16"/>
        </w:rPr>
        <w:t>của</w:t>
      </w:r>
      <w:r>
        <w:rPr>
          <w:color w:val="001A1D"/>
          <w:spacing w:val="-4"/>
          <w:w w:val="105"/>
          <w:sz w:val="16"/>
        </w:rPr>
        <w:t xml:space="preserve"> </w:t>
      </w:r>
      <w:r>
        <w:rPr>
          <w:color w:val="001A1D"/>
          <w:spacing w:val="-5"/>
          <w:w w:val="105"/>
          <w:sz w:val="16"/>
        </w:rPr>
        <w:t>Bob</w:t>
      </w:r>
    </w:p>
    <w:p>
      <w:pPr>
        <w:pStyle w:val="5"/>
        <w:numPr>
          <w:ilvl w:val="0"/>
          <w:numId w:val="76"/>
        </w:numPr>
        <w:tabs>
          <w:tab w:val="left" w:pos="1098"/>
        </w:tabs>
        <w:spacing w:before="157"/>
        <w:ind w:left="1098" w:hanging="294"/>
        <w:rPr>
          <w:sz w:val="16"/>
        </w:rPr>
      </w:pPr>
      <w:r>
        <w:drawing>
          <wp:anchor distT="0" distB="0" distL="0" distR="0" simplePos="0" relativeHeight="251764736"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392" name="Image 392"/>
            <wp:cNvGraphicFramePr/>
            <a:graphic xmlns:a="http://schemas.openxmlformats.org/drawingml/2006/main">
              <a:graphicData uri="http://schemas.openxmlformats.org/drawingml/2006/picture">
                <pic:pic xmlns:pic="http://schemas.openxmlformats.org/drawingml/2006/picture">
                  <pic:nvPicPr>
                    <pic:cNvPr id="392" name="Image 392"/>
                    <pic:cNvPicPr/>
                  </pic:nvPicPr>
                  <pic:blipFill>
                    <a:blip r:embed="rId277" cstate="print"/>
                    <a:stretch>
                      <a:fillRect/>
                    </a:stretch>
                  </pic:blipFill>
                  <pic:spPr>
                    <a:xfrm>
                      <a:off x="0" y="0"/>
                      <a:ext cx="92494" cy="92494"/>
                    </a:xfrm>
                    <a:prstGeom prst="rect">
                      <a:avLst/>
                    </a:prstGeom>
                  </pic:spPr>
                </pic:pic>
              </a:graphicData>
            </a:graphic>
          </wp:anchor>
        </w:drawing>
      </w:r>
      <w:r>
        <w:rPr>
          <w:color w:val="001A1D"/>
          <w:w w:val="105"/>
          <w:sz w:val="16"/>
        </w:rPr>
        <w:t>Khóa</w:t>
      </w:r>
      <w:r>
        <w:rPr>
          <w:color w:val="001A1D"/>
          <w:spacing w:val="-5"/>
          <w:w w:val="105"/>
          <w:sz w:val="16"/>
        </w:rPr>
        <w:t xml:space="preserve"> </w:t>
      </w:r>
      <w:r>
        <w:rPr>
          <w:color w:val="001A1D"/>
          <w:w w:val="105"/>
          <w:sz w:val="16"/>
        </w:rPr>
        <w:t>Private</w:t>
      </w:r>
      <w:r>
        <w:rPr>
          <w:color w:val="001A1D"/>
          <w:spacing w:val="-5"/>
          <w:w w:val="105"/>
          <w:sz w:val="16"/>
        </w:rPr>
        <w:t xml:space="preserve"> </w:t>
      </w:r>
      <w:r>
        <w:rPr>
          <w:color w:val="001A1D"/>
          <w:w w:val="105"/>
          <w:sz w:val="16"/>
        </w:rPr>
        <w:t>của</w:t>
      </w:r>
      <w:r>
        <w:rPr>
          <w:color w:val="001A1D"/>
          <w:spacing w:val="-5"/>
          <w:w w:val="105"/>
          <w:sz w:val="16"/>
        </w:rPr>
        <w:t xml:space="preserve"> Bob</w:t>
      </w:r>
    </w:p>
    <w:p>
      <w:pPr>
        <w:pStyle w:val="5"/>
        <w:numPr>
          <w:ilvl w:val="0"/>
          <w:numId w:val="76"/>
        </w:numPr>
        <w:tabs>
          <w:tab w:val="left" w:pos="1098"/>
        </w:tabs>
        <w:spacing w:before="169" w:line="468" w:lineRule="auto"/>
        <w:ind w:left="793" w:right="8656" w:firstLine="11"/>
        <w:rPr>
          <w:sz w:val="16"/>
        </w:rPr>
      </w:pPr>
      <w:r>
        <w:drawing>
          <wp:anchor distT="0" distB="0" distL="0" distR="0" simplePos="0" relativeHeight="251764736" behindDoc="0" locked="0" layoutInCell="1" allowOverlap="1">
            <wp:simplePos x="0" y="0"/>
            <wp:positionH relativeFrom="page">
              <wp:posOffset>611505</wp:posOffset>
            </wp:positionH>
            <wp:positionV relativeFrom="paragraph">
              <wp:posOffset>131445</wp:posOffset>
            </wp:positionV>
            <wp:extent cx="92710" cy="92710"/>
            <wp:effectExtent l="0" t="0" r="0" b="0"/>
            <wp:wrapNone/>
            <wp:docPr id="393" name="Image 393"/>
            <wp:cNvGraphicFramePr/>
            <a:graphic xmlns:a="http://schemas.openxmlformats.org/drawingml/2006/main">
              <a:graphicData uri="http://schemas.openxmlformats.org/drawingml/2006/picture">
                <pic:pic xmlns:pic="http://schemas.openxmlformats.org/drawingml/2006/picture">
                  <pic:nvPicPr>
                    <pic:cNvPr id="393" name="Image 393"/>
                    <pic:cNvPicPr/>
                  </pic:nvPicPr>
                  <pic:blipFill>
                    <a:blip r:embed="rId278" cstate="print"/>
                    <a:stretch>
                      <a:fillRect/>
                    </a:stretch>
                  </pic:blipFill>
                  <pic:spPr>
                    <a:xfrm>
                      <a:off x="0" y="0"/>
                      <a:ext cx="92494" cy="92494"/>
                    </a:xfrm>
                    <a:prstGeom prst="rect">
                      <a:avLst/>
                    </a:prstGeom>
                  </pic:spPr>
                </pic:pic>
              </a:graphicData>
            </a:graphic>
          </wp:anchor>
        </w:drawing>
      </w:r>
      <w:r>
        <w:rPr>
          <w:color w:val="001A1D"/>
          <w:w w:val="105"/>
          <w:sz w:val="16"/>
        </w:rPr>
        <w:t>Khóa</w:t>
      </w:r>
      <w:r>
        <w:rPr>
          <w:color w:val="001A1D"/>
          <w:spacing w:val="-12"/>
          <w:w w:val="105"/>
          <w:sz w:val="16"/>
        </w:rPr>
        <w:t xml:space="preserve"> </w:t>
      </w:r>
      <w:r>
        <w:rPr>
          <w:color w:val="001A1D"/>
          <w:w w:val="105"/>
          <w:sz w:val="16"/>
        </w:rPr>
        <w:t>Private</w:t>
      </w:r>
      <w:r>
        <w:rPr>
          <w:color w:val="001A1D"/>
          <w:spacing w:val="-11"/>
          <w:w w:val="105"/>
          <w:sz w:val="16"/>
        </w:rPr>
        <w:t xml:space="preserve"> </w:t>
      </w:r>
      <w:r>
        <w:rPr>
          <w:color w:val="001A1D"/>
          <w:w w:val="105"/>
          <w:sz w:val="16"/>
        </w:rPr>
        <w:t>của</w:t>
      </w:r>
      <w:r>
        <w:rPr>
          <w:color w:val="001A1D"/>
          <w:spacing w:val="-12"/>
          <w:w w:val="105"/>
          <w:sz w:val="16"/>
        </w:rPr>
        <w:t xml:space="preserve"> </w:t>
      </w:r>
      <w:r>
        <w:rPr>
          <w:color w:val="001A1D"/>
          <w:w w:val="105"/>
          <w:sz w:val="16"/>
        </w:rPr>
        <w:t xml:space="preserve">Alice </w:t>
      </w:r>
      <w:r>
        <w:rPr>
          <w:color w:val="0E6BBE"/>
          <w:w w:val="105"/>
          <w:sz w:val="16"/>
        </w:rPr>
        <w:t>Clear my choice</w:t>
      </w:r>
    </w:p>
    <w:p>
      <w:pPr>
        <w:spacing w:line="468" w:lineRule="auto"/>
        <w:rPr>
          <w:sz w:val="16"/>
        </w:rPr>
        <w:sectPr>
          <w:pgSz w:w="12240" w:h="15840"/>
          <w:pgMar w:top="220" w:right="460" w:bottom="440" w:left="400" w:header="0" w:footer="260" w:gutter="0"/>
          <w:cols w:space="720" w:num="1"/>
        </w:sectPr>
      </w:pPr>
    </w:p>
    <w:p>
      <w:pPr>
        <w:pStyle w:val="4"/>
        <w:tabs>
          <w:tab w:val="left" w:pos="5991"/>
        </w:tabs>
        <w:spacing w:before="65"/>
        <w:ind w:left="110"/>
        <w:rPr>
          <w:rFonts w:ascii="Arial MT" w:hAnsi="Arial MT"/>
        </w:rPr>
      </w:pPr>
      <w:r>
        <w:rPr>
          <w:rFonts w:ascii="Arial MT" w:hAnsi="Arial MT"/>
        </w:rPr>
        <w:t>11/15/23,</w:t>
      </w:r>
      <w:r>
        <w:rPr>
          <w:rFonts w:ascii="Arial MT" w:hAnsi="Arial MT"/>
          <w:spacing w:val="-7"/>
        </w:rPr>
        <w:t xml:space="preserve"> </w:t>
      </w:r>
      <w:r>
        <w:rPr>
          <w:rFonts w:ascii="Arial MT" w:hAnsi="Arial MT"/>
        </w:rPr>
        <w:t>10:23</w:t>
      </w:r>
      <w:r>
        <w:rPr>
          <w:rFonts w:ascii="Arial MT" w:hAnsi="Arial MT"/>
          <w:spacing w:val="-7"/>
        </w:rPr>
        <w:t xml:space="preserve"> </w:t>
      </w:r>
      <w:r>
        <w:rPr>
          <w:rFonts w:ascii="Arial MT" w:hAnsi="Arial MT"/>
          <w:spacing w:val="-5"/>
          <w:w w:val="95"/>
        </w:rPr>
        <w:t>PM</w:t>
      </w:r>
      <w:r>
        <w:rPr>
          <w:rFonts w:ascii="Arial MT" w:hAnsi="Arial MT"/>
        </w:rPr>
        <w:tab/>
      </w:r>
      <w:r>
        <w:rPr>
          <w:rFonts w:ascii="Arial MT" w:hAnsi="Arial MT"/>
          <w:w w:val="80"/>
        </w:rPr>
        <w:t>Đề</w:t>
      </w:r>
      <w:r>
        <w:rPr>
          <w:rFonts w:ascii="Arial MT" w:hAnsi="Arial MT"/>
          <w:spacing w:val="-1"/>
          <w:w w:val="80"/>
        </w:rPr>
        <w:t xml:space="preserve"> </w:t>
      </w:r>
      <w:r>
        <w:rPr>
          <w:rFonts w:ascii="Arial MT" w:hAnsi="Arial MT"/>
          <w:w w:val="80"/>
        </w:rPr>
        <w:t>thi</w:t>
      </w:r>
      <w:r>
        <w:rPr>
          <w:rFonts w:ascii="Arial MT" w:hAnsi="Arial MT"/>
          <w:spacing w:val="-9"/>
        </w:rPr>
        <w:t xml:space="preserve"> </w:t>
      </w:r>
      <w:r>
        <w:rPr>
          <w:rFonts w:ascii="Arial MT" w:hAnsi="Arial MT"/>
          <w:w w:val="80"/>
        </w:rPr>
        <w:t>cuối</w:t>
      </w:r>
      <w:r>
        <w:rPr>
          <w:rFonts w:ascii="Arial MT" w:hAnsi="Arial MT"/>
          <w:spacing w:val="-1"/>
          <w:w w:val="80"/>
        </w:rPr>
        <w:t xml:space="preserve"> </w:t>
      </w:r>
      <w:r>
        <w:rPr>
          <w:rFonts w:ascii="Arial MT" w:hAnsi="Arial MT"/>
          <w:w w:val="80"/>
        </w:rPr>
        <w:t>kỳ</w:t>
      </w:r>
      <w:r>
        <w:rPr>
          <w:rFonts w:ascii="Arial MT" w:hAnsi="Arial MT"/>
          <w:spacing w:val="-9"/>
        </w:rPr>
        <w:t xml:space="preserve"> </w:t>
      </w:r>
      <w:r>
        <w:rPr>
          <w:rFonts w:ascii="Arial MT" w:hAnsi="Arial MT"/>
          <w:w w:val="80"/>
        </w:rPr>
        <w:t>|</w:t>
      </w:r>
      <w:r>
        <w:rPr>
          <w:rFonts w:ascii="Arial MT" w:hAnsi="Arial MT"/>
          <w:spacing w:val="-1"/>
          <w:w w:val="80"/>
        </w:rPr>
        <w:t xml:space="preserve"> </w:t>
      </w:r>
      <w:r>
        <w:rPr>
          <w:rFonts w:ascii="Arial MT" w:hAnsi="Arial MT"/>
          <w:spacing w:val="-5"/>
          <w:w w:val="80"/>
        </w:rPr>
        <w:t>MMS</w:t>
      </w:r>
    </w:p>
    <w:p>
      <w:pPr>
        <w:pStyle w:val="4"/>
        <w:spacing w:before="4"/>
        <w:rPr>
          <w:rFonts w:ascii="Arial MT"/>
          <w:sz w:val="5"/>
        </w:rPr>
      </w:pPr>
      <w:r>
        <mc:AlternateContent>
          <mc:Choice Requires="wpg">
            <w:drawing>
              <wp:anchor distT="0" distB="0" distL="0" distR="0" simplePos="0" relativeHeight="251819008" behindDoc="1" locked="0" layoutInCell="1" allowOverlap="1">
                <wp:simplePos x="0" y="0"/>
                <wp:positionH relativeFrom="page">
                  <wp:posOffset>408940</wp:posOffset>
                </wp:positionH>
                <wp:positionV relativeFrom="paragraph">
                  <wp:posOffset>54610</wp:posOffset>
                </wp:positionV>
                <wp:extent cx="6944360" cy="590550"/>
                <wp:effectExtent l="0" t="0" r="0" b="0"/>
                <wp:wrapTopAndBottom/>
                <wp:docPr id="394" name="Group 394"/>
                <wp:cNvGraphicFramePr/>
                <a:graphic xmlns:a="http://schemas.openxmlformats.org/drawingml/2006/main">
                  <a:graphicData uri="http://schemas.microsoft.com/office/word/2010/wordprocessingGroup">
                    <wpg:wgp>
                      <wpg:cNvGrpSpPr/>
                      <wpg:grpSpPr>
                        <a:xfrm>
                          <a:off x="0" y="0"/>
                          <a:ext cx="6944359" cy="590550"/>
                          <a:chOff x="0" y="0"/>
                          <a:chExt cx="6944359" cy="590550"/>
                        </a:xfrm>
                      </wpg:grpSpPr>
                      <wps:wsp>
                        <wps:cNvPr id="395" name="Graphic 395"/>
                        <wps:cNvSpPr/>
                        <wps:spPr>
                          <a:xfrm>
                            <a:off x="3557" y="3557"/>
                            <a:ext cx="6937375" cy="583565"/>
                          </a:xfrm>
                          <a:custGeom>
                            <a:avLst/>
                            <a:gdLst/>
                            <a:ahLst/>
                            <a:cxnLst/>
                            <a:rect l="l" t="t" r="r" b="b"/>
                            <a:pathLst>
                              <a:path w="6937375" h="583565">
                                <a:moveTo>
                                  <a:pt x="0" y="572753"/>
                                </a:moveTo>
                                <a:lnTo>
                                  <a:pt x="0" y="10672"/>
                                </a:lnTo>
                                <a:lnTo>
                                  <a:pt x="0" y="7712"/>
                                </a:lnTo>
                                <a:lnTo>
                                  <a:pt x="1041" y="5193"/>
                                </a:lnTo>
                                <a:lnTo>
                                  <a:pt x="3125" y="3116"/>
                                </a:lnTo>
                                <a:lnTo>
                                  <a:pt x="5209" y="1038"/>
                                </a:lnTo>
                                <a:lnTo>
                                  <a:pt x="7725" y="0"/>
                                </a:lnTo>
                                <a:lnTo>
                                  <a:pt x="10672" y="0"/>
                                </a:lnTo>
                                <a:lnTo>
                                  <a:pt x="6926398" y="0"/>
                                </a:lnTo>
                                <a:lnTo>
                                  <a:pt x="6929345" y="0"/>
                                </a:lnTo>
                                <a:lnTo>
                                  <a:pt x="6931860" y="1038"/>
                                </a:lnTo>
                                <a:lnTo>
                                  <a:pt x="6933944" y="3116"/>
                                </a:lnTo>
                                <a:lnTo>
                                  <a:pt x="6936028" y="5193"/>
                                </a:lnTo>
                                <a:lnTo>
                                  <a:pt x="6937070" y="7712"/>
                                </a:lnTo>
                                <a:lnTo>
                                  <a:pt x="6937071" y="10672"/>
                                </a:lnTo>
                                <a:lnTo>
                                  <a:pt x="6937071" y="572753"/>
                                </a:lnTo>
                                <a:lnTo>
                                  <a:pt x="6937070" y="575698"/>
                                </a:lnTo>
                                <a:lnTo>
                                  <a:pt x="6936028" y="578217"/>
                                </a:lnTo>
                                <a:lnTo>
                                  <a:pt x="6933944" y="580287"/>
                                </a:lnTo>
                                <a:lnTo>
                                  <a:pt x="6931860" y="582372"/>
                                </a:lnTo>
                                <a:lnTo>
                                  <a:pt x="6929345" y="583411"/>
                                </a:lnTo>
                                <a:lnTo>
                                  <a:pt x="6926398" y="583425"/>
                                </a:lnTo>
                                <a:lnTo>
                                  <a:pt x="10672" y="583425"/>
                                </a:lnTo>
                                <a:lnTo>
                                  <a:pt x="7725" y="583411"/>
                                </a:lnTo>
                                <a:lnTo>
                                  <a:pt x="5209" y="582372"/>
                                </a:lnTo>
                                <a:lnTo>
                                  <a:pt x="3125" y="580287"/>
                                </a:lnTo>
                                <a:lnTo>
                                  <a:pt x="1041" y="578217"/>
                                </a:lnTo>
                                <a:lnTo>
                                  <a:pt x="0" y="575698"/>
                                </a:lnTo>
                                <a:lnTo>
                                  <a:pt x="0" y="572753"/>
                                </a:lnTo>
                                <a:close/>
                              </a:path>
                            </a:pathLst>
                          </a:custGeom>
                          <a:ln w="7114">
                            <a:solidFill>
                              <a:srgbClr val="CAD0D6"/>
                            </a:solidFill>
                            <a:prstDash val="solid"/>
                          </a:ln>
                        </wps:spPr>
                        <wps:bodyPr wrap="square" lIns="0" tIns="0" rIns="0" bIns="0" rtlCol="0">
                          <a:noAutofit/>
                        </wps:bodyPr>
                      </wps:wsp>
                      <wps:wsp>
                        <wps:cNvPr id="396" name="Graphic 396"/>
                        <wps:cNvSpPr/>
                        <wps:spPr>
                          <a:xfrm>
                            <a:off x="60477" y="401994"/>
                            <a:ext cx="448309" cy="128270"/>
                          </a:xfrm>
                          <a:custGeom>
                            <a:avLst/>
                            <a:gdLst/>
                            <a:ahLst/>
                            <a:cxnLst/>
                            <a:rect l="l" t="t" r="r" b="b"/>
                            <a:pathLst>
                              <a:path w="448309" h="128270">
                                <a:moveTo>
                                  <a:pt x="0" y="74706"/>
                                </a:moveTo>
                                <a:lnTo>
                                  <a:pt x="0" y="53362"/>
                                </a:lnTo>
                                <a:lnTo>
                                  <a:pt x="0" y="49847"/>
                                </a:lnTo>
                                <a:lnTo>
                                  <a:pt x="341" y="46375"/>
                                </a:lnTo>
                                <a:lnTo>
                                  <a:pt x="1025" y="42938"/>
                                </a:lnTo>
                                <a:lnTo>
                                  <a:pt x="1708" y="39495"/>
                                </a:lnTo>
                                <a:lnTo>
                                  <a:pt x="2721" y="36158"/>
                                </a:lnTo>
                                <a:lnTo>
                                  <a:pt x="4061" y="32920"/>
                                </a:lnTo>
                                <a:lnTo>
                                  <a:pt x="5402" y="29683"/>
                                </a:lnTo>
                                <a:lnTo>
                                  <a:pt x="7046" y="26609"/>
                                </a:lnTo>
                                <a:lnTo>
                                  <a:pt x="23715" y="8979"/>
                                </a:lnTo>
                                <a:lnTo>
                                  <a:pt x="26629" y="7029"/>
                                </a:lnTo>
                                <a:lnTo>
                                  <a:pt x="42951" y="1017"/>
                                </a:lnTo>
                                <a:lnTo>
                                  <a:pt x="46388" y="334"/>
                                </a:lnTo>
                                <a:lnTo>
                                  <a:pt x="49858" y="0"/>
                                </a:lnTo>
                                <a:lnTo>
                                  <a:pt x="53362" y="0"/>
                                </a:lnTo>
                                <a:lnTo>
                                  <a:pt x="394879" y="0"/>
                                </a:lnTo>
                                <a:lnTo>
                                  <a:pt x="398383" y="0"/>
                                </a:lnTo>
                                <a:lnTo>
                                  <a:pt x="401853" y="334"/>
                                </a:lnTo>
                                <a:lnTo>
                                  <a:pt x="405289" y="1017"/>
                                </a:lnTo>
                                <a:lnTo>
                                  <a:pt x="408726" y="1693"/>
                                </a:lnTo>
                                <a:lnTo>
                                  <a:pt x="424525" y="8979"/>
                                </a:lnTo>
                                <a:lnTo>
                                  <a:pt x="427439" y="10921"/>
                                </a:lnTo>
                                <a:lnTo>
                                  <a:pt x="439248" y="23706"/>
                                </a:lnTo>
                                <a:lnTo>
                                  <a:pt x="441194" y="26609"/>
                                </a:lnTo>
                                <a:lnTo>
                                  <a:pt x="442838" y="29683"/>
                                </a:lnTo>
                                <a:lnTo>
                                  <a:pt x="444179" y="32920"/>
                                </a:lnTo>
                                <a:lnTo>
                                  <a:pt x="445520" y="36158"/>
                                </a:lnTo>
                                <a:lnTo>
                                  <a:pt x="446532" y="39495"/>
                                </a:lnTo>
                                <a:lnTo>
                                  <a:pt x="447216" y="42938"/>
                                </a:lnTo>
                                <a:lnTo>
                                  <a:pt x="447899" y="46375"/>
                                </a:lnTo>
                                <a:lnTo>
                                  <a:pt x="448241" y="49847"/>
                                </a:lnTo>
                                <a:lnTo>
                                  <a:pt x="448241" y="53362"/>
                                </a:lnTo>
                                <a:lnTo>
                                  <a:pt x="448241" y="74706"/>
                                </a:lnTo>
                                <a:lnTo>
                                  <a:pt x="448241" y="78193"/>
                                </a:lnTo>
                                <a:lnTo>
                                  <a:pt x="447899" y="81672"/>
                                </a:lnTo>
                                <a:lnTo>
                                  <a:pt x="447216" y="85116"/>
                                </a:lnTo>
                                <a:lnTo>
                                  <a:pt x="446532" y="88545"/>
                                </a:lnTo>
                                <a:lnTo>
                                  <a:pt x="445520" y="91868"/>
                                </a:lnTo>
                                <a:lnTo>
                                  <a:pt x="444179" y="95105"/>
                                </a:lnTo>
                                <a:lnTo>
                                  <a:pt x="442838" y="98342"/>
                                </a:lnTo>
                                <a:lnTo>
                                  <a:pt x="424525" y="119061"/>
                                </a:lnTo>
                                <a:lnTo>
                                  <a:pt x="421612" y="121025"/>
                                </a:lnTo>
                                <a:lnTo>
                                  <a:pt x="394879" y="128069"/>
                                </a:lnTo>
                                <a:lnTo>
                                  <a:pt x="53362" y="128069"/>
                                </a:lnTo>
                                <a:lnTo>
                                  <a:pt x="15629" y="112423"/>
                                </a:lnTo>
                                <a:lnTo>
                                  <a:pt x="4061" y="95105"/>
                                </a:lnTo>
                                <a:lnTo>
                                  <a:pt x="2721" y="91868"/>
                                </a:lnTo>
                                <a:lnTo>
                                  <a:pt x="1708" y="88545"/>
                                </a:lnTo>
                                <a:lnTo>
                                  <a:pt x="1025" y="85116"/>
                                </a:lnTo>
                                <a:lnTo>
                                  <a:pt x="341" y="81672"/>
                                </a:lnTo>
                                <a:lnTo>
                                  <a:pt x="0" y="78193"/>
                                </a:lnTo>
                                <a:lnTo>
                                  <a:pt x="0" y="74706"/>
                                </a:lnTo>
                                <a:close/>
                              </a:path>
                            </a:pathLst>
                          </a:custGeom>
                          <a:ln w="7114">
                            <a:solidFill>
                              <a:srgbClr val="000000"/>
                            </a:solidFill>
                            <a:prstDash val="solid"/>
                          </a:ln>
                        </wps:spPr>
                        <wps:bodyPr wrap="square" lIns="0" tIns="0" rIns="0" bIns="0" rtlCol="0">
                          <a:noAutofit/>
                        </wps:bodyPr>
                      </wps:wsp>
                      <wps:wsp>
                        <wps:cNvPr id="397" name="Textbox 397"/>
                        <wps:cNvSpPr txBox="1"/>
                        <wps:spPr>
                          <a:xfrm>
                            <a:off x="10977" y="9192"/>
                            <a:ext cx="6922770" cy="572770"/>
                          </a:xfrm>
                          <a:prstGeom prst="rect">
                            <a:avLst/>
                          </a:prstGeom>
                        </wps:spPr>
                        <wps:txbx>
                          <w:txbxContent>
                            <w:p>
                              <w:pPr>
                                <w:spacing w:before="38" w:line="333" w:lineRule="auto"/>
                                <w:ind w:left="77" w:right="9784"/>
                                <w:rPr>
                                  <w:b/>
                                  <w:sz w:val="12"/>
                                </w:rPr>
                              </w:pPr>
                              <w:r>
                                <w:rPr>
                                  <w:b/>
                                  <w:color w:val="1C2025"/>
                                  <w:sz w:val="13"/>
                                </w:rPr>
                                <w:t>Question</w:t>
                              </w:r>
                              <w:r>
                                <w:rPr>
                                  <w:b/>
                                  <w:color w:val="1C2025"/>
                                  <w:spacing w:val="-3"/>
                                  <w:sz w:val="13"/>
                                </w:rPr>
                                <w:t xml:space="preserve"> </w:t>
                              </w:r>
                              <w:r>
                                <w:rPr>
                                  <w:b/>
                                  <w:color w:val="1C2025"/>
                                  <w:sz w:val="20"/>
                                </w:rPr>
                                <w:t xml:space="preserve">42 </w:t>
                              </w:r>
                              <w:r>
                                <w:rPr>
                                  <w:color w:val="1C2025"/>
                                  <w:sz w:val="13"/>
                                </w:rPr>
                                <w:t>Not</w:t>
                              </w:r>
                              <w:r>
                                <w:rPr>
                                  <w:color w:val="1C2025"/>
                                  <w:spacing w:val="-5"/>
                                  <w:sz w:val="13"/>
                                </w:rPr>
                                <w:t xml:space="preserve"> </w:t>
                              </w:r>
                              <w:r>
                                <w:rPr>
                                  <w:color w:val="1C2025"/>
                                  <w:sz w:val="13"/>
                                </w:rPr>
                                <w:t>yet</w:t>
                              </w:r>
                              <w:r>
                                <w:rPr>
                                  <w:color w:val="1C2025"/>
                                  <w:spacing w:val="-5"/>
                                  <w:sz w:val="13"/>
                                </w:rPr>
                                <w:t xml:space="preserve"> </w:t>
                              </w:r>
                              <w:r>
                                <w:rPr>
                                  <w:color w:val="1C2025"/>
                                  <w:sz w:val="13"/>
                                </w:rPr>
                                <w:t>answered</w:t>
                              </w:r>
                              <w:r>
                                <w:rPr>
                                  <w:color w:val="1C2025"/>
                                  <w:spacing w:val="40"/>
                                  <w:sz w:val="13"/>
                                </w:rPr>
                                <w:t xml:space="preserve"> </w:t>
                              </w:r>
                              <w:r>
                                <w:rPr>
                                  <w:b/>
                                  <w:color w:val="A5A5A6"/>
                                  <w:sz w:val="12"/>
                                </w:rPr>
                                <w:t>v1</w:t>
                              </w:r>
                              <w:r>
                                <w:rPr>
                                  <w:b/>
                                  <w:color w:val="A5A5A6"/>
                                  <w:spacing w:val="-6"/>
                                  <w:sz w:val="12"/>
                                </w:rPr>
                                <w:t xml:space="preserve"> </w:t>
                              </w:r>
                              <w:r>
                                <w:rPr>
                                  <w:b/>
                                  <w:color w:val="A5A5A6"/>
                                  <w:sz w:val="12"/>
                                </w:rPr>
                                <w:t>(latest)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4.3pt;height:46.5pt;width:546.8pt;mso-position-horizontal-relative:page;mso-wrap-distance-bottom:0pt;mso-wrap-distance-top:0pt;z-index:-251497472;mso-width-relative:page;mso-height-relative:page;" coordsize="6944359,590550" o:gfxdata="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">
                <o:lock v:ext="edit" aspectratio="f"/>
                <v:shape id="Graphic 395" o:spid="_x0000_s1026" o:spt="100" style="position:absolute;left:3557;top:3557;height:583565;width:6937375;" filled="f" stroked="t" coordsize="6937375,583565" o:gfxdata="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3+FfvQAA&#10;ANwAAAAPAAAAAAAAAAEAIAAAACIAAABkcnMvZG93bnJldi54bWxQSwECFAAUAAAACACHTuJAMy8F&#10;njsAAAA5AAAAEAAAAAAAAAABACAAAAAMAQAAZHJzL3NoYXBleG1sLnhtbFBLBQYAAAAABgAGAFsB&#10;AAC2AwAAAAA=&#10;" path="m0,572753l0,10672,0,7712,1041,5193,3125,3116,5209,1038,7725,0,10672,0,6926398,0,6929345,0,6931860,1038,6933944,3116,6936028,5193,6937070,7712,6937071,10672,6937071,572753,6937070,575698,6936028,578217,6933944,580287,6931860,582372,6929345,583411,6926398,583425,10672,583425,7725,583411,5209,582372,3125,580287,1041,578217,0,575698,0,572753xe">
                  <v:fill on="f" focussize="0,0"/>
                  <v:stroke weight="0.560157480314961pt" color="#CAD0D6" joinstyle="round"/>
                  <v:imagedata o:title=""/>
                  <o:lock v:ext="edit" aspectratio="f"/>
                  <v:textbox inset="0mm,0mm,0mm,0mm"/>
                </v:shape>
                <v:shape id="Graphic 396" o:spid="_x0000_s1026" o:spt="100" style="position:absolute;left:60477;top:401994;height:128270;width:448309;" filled="f" stroked="t" coordsize="448309,128270" o:gfxdata="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0va/vQAA&#10;ANwAAAAPAAAAAAAAAAEAIAAAACIAAABkcnMvZG93bnJldi54bWxQSwECFAAUAAAACACHTuJAMy8F&#10;njsAAAA5AAAAEAAAAAAAAAABACAAAAAMAQAAZHJzL3NoYXBleG1sLnhtbFBLBQYAAAAABgAGAFsB&#10;AAC2AwAAAAA=&#10;" path="m0,74706l0,53362,0,49847,341,46375,1025,42938,1708,39495,2721,36158,4061,32920,5402,29683,7046,26609,23715,8979,26629,7029,42951,1017,46388,334,49858,0,53362,0,394879,0,398383,0,401853,334,405289,1017,408726,1693,424525,8979,427439,10921,439248,23706,441194,26609,442838,29683,444179,32920,445520,36158,446532,39495,447216,42938,447899,46375,448241,49847,448241,53362,448241,74706,448241,78193,447899,81672,447216,85116,446532,88545,445520,91868,444179,95105,442838,98342,424525,119061,421612,121025,394879,128069,53362,128069,15629,112423,4061,95105,2721,91868,1708,88545,1025,85116,341,81672,0,78193,0,74706xe">
                  <v:fill on="f" focussize="0,0"/>
                  <v:stroke weight="0.560157480314961pt" color="#000000" joinstyle="round"/>
                  <v:imagedata o:title=""/>
                  <o:lock v:ext="edit" aspectratio="f"/>
                  <v:textbox inset="0mm,0mm,0mm,0mm"/>
                </v:shape>
                <v:shape id="Textbox 397" o:spid="_x0000_s1026" o:spt="202" type="#_x0000_t202" style="position:absolute;left:10977;top:9192;height:572770;width:6922770;" filled="f" stroked="f" coordsize="21600,21600" o:gfxdata="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ac1c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38" w:line="333" w:lineRule="auto"/>
                          <w:ind w:left="77" w:right="9784"/>
                          <w:rPr>
                            <w:b/>
                            <w:sz w:val="12"/>
                          </w:rPr>
                        </w:pPr>
                        <w:r>
                          <w:rPr>
                            <w:b/>
                            <w:color w:val="1C2025"/>
                            <w:sz w:val="13"/>
                          </w:rPr>
                          <w:t>Question</w:t>
                        </w:r>
                        <w:r>
                          <w:rPr>
                            <w:b/>
                            <w:color w:val="1C2025"/>
                            <w:spacing w:val="-3"/>
                            <w:sz w:val="13"/>
                          </w:rPr>
                          <w:t xml:space="preserve"> </w:t>
                        </w:r>
                        <w:r>
                          <w:rPr>
                            <w:b/>
                            <w:color w:val="1C2025"/>
                            <w:sz w:val="20"/>
                          </w:rPr>
                          <w:t xml:space="preserve">42 </w:t>
                        </w:r>
                        <w:r>
                          <w:rPr>
                            <w:color w:val="1C2025"/>
                            <w:sz w:val="13"/>
                          </w:rPr>
                          <w:t>Not</w:t>
                        </w:r>
                        <w:r>
                          <w:rPr>
                            <w:color w:val="1C2025"/>
                            <w:spacing w:val="-5"/>
                            <w:sz w:val="13"/>
                          </w:rPr>
                          <w:t xml:space="preserve"> </w:t>
                        </w:r>
                        <w:r>
                          <w:rPr>
                            <w:color w:val="1C2025"/>
                            <w:sz w:val="13"/>
                          </w:rPr>
                          <w:t>yet</w:t>
                        </w:r>
                        <w:r>
                          <w:rPr>
                            <w:color w:val="1C2025"/>
                            <w:spacing w:val="-5"/>
                            <w:sz w:val="13"/>
                          </w:rPr>
                          <w:t xml:space="preserve"> </w:t>
                        </w:r>
                        <w:r>
                          <w:rPr>
                            <w:color w:val="1C2025"/>
                            <w:sz w:val="13"/>
                          </w:rPr>
                          <w:t>answered</w:t>
                        </w:r>
                        <w:r>
                          <w:rPr>
                            <w:color w:val="1C2025"/>
                            <w:spacing w:val="40"/>
                            <w:sz w:val="13"/>
                          </w:rPr>
                          <w:t xml:space="preserve"> </w:t>
                        </w:r>
                        <w:r>
                          <w:rPr>
                            <w:b/>
                            <w:color w:val="A5A5A6"/>
                            <w:sz w:val="12"/>
                          </w:rPr>
                          <w:t>v1</w:t>
                        </w:r>
                        <w:r>
                          <w:rPr>
                            <w:b/>
                            <w:color w:val="A5A5A6"/>
                            <w:spacing w:val="-6"/>
                            <w:sz w:val="12"/>
                          </w:rPr>
                          <w:t xml:space="preserve"> </w:t>
                        </w:r>
                        <w:r>
                          <w:rPr>
                            <w:b/>
                            <w:color w:val="A5A5A6"/>
                            <w:sz w:val="12"/>
                          </w:rPr>
                          <w:t>(latest)</w:t>
                        </w:r>
                      </w:p>
                    </w:txbxContent>
                  </v:textbox>
                </v:shape>
                <w10:wrap type="topAndBottom"/>
              </v:group>
            </w:pict>
          </mc:Fallback>
        </mc:AlternateContent>
      </w:r>
    </w:p>
    <w:p>
      <w:pPr>
        <w:pStyle w:val="4"/>
        <w:rPr>
          <w:rFonts w:ascii="Arial MT"/>
        </w:rPr>
      </w:pPr>
    </w:p>
    <w:p>
      <w:pPr>
        <w:pStyle w:val="4"/>
        <w:spacing w:before="86"/>
        <w:rPr>
          <w:rFonts w:ascii="Arial MT"/>
        </w:rPr>
      </w:pPr>
    </w:p>
    <w:p>
      <w:pPr>
        <w:pStyle w:val="4"/>
        <w:spacing w:before="1"/>
        <w:ind w:left="468"/>
      </w:pPr>
      <w:r>
        <w:rPr>
          <w:color w:val="001A1D"/>
          <w:w w:val="105"/>
        </w:rPr>
        <w:t>Tấn</w:t>
      </w:r>
      <w:r>
        <w:rPr>
          <w:color w:val="001A1D"/>
          <w:spacing w:val="-4"/>
          <w:w w:val="105"/>
        </w:rPr>
        <w:t xml:space="preserve"> </w:t>
      </w:r>
      <w:r>
        <w:rPr>
          <w:color w:val="001A1D"/>
          <w:w w:val="105"/>
        </w:rPr>
        <w:t>công</w:t>
      </w:r>
      <w:r>
        <w:rPr>
          <w:color w:val="001A1D"/>
          <w:spacing w:val="-4"/>
          <w:w w:val="105"/>
        </w:rPr>
        <w:t xml:space="preserve"> </w:t>
      </w:r>
      <w:r>
        <w:rPr>
          <w:color w:val="001A1D"/>
          <w:w w:val="105"/>
        </w:rPr>
        <w:t>nào</w:t>
      </w:r>
      <w:r>
        <w:rPr>
          <w:color w:val="001A1D"/>
          <w:spacing w:val="-4"/>
          <w:w w:val="105"/>
        </w:rPr>
        <w:t xml:space="preserve"> </w:t>
      </w:r>
      <w:r>
        <w:rPr>
          <w:color w:val="001A1D"/>
          <w:w w:val="105"/>
        </w:rPr>
        <w:t>có</w:t>
      </w:r>
      <w:r>
        <w:rPr>
          <w:color w:val="001A1D"/>
          <w:spacing w:val="-4"/>
          <w:w w:val="105"/>
        </w:rPr>
        <w:t xml:space="preserve"> </w:t>
      </w:r>
      <w:r>
        <w:rPr>
          <w:color w:val="001A1D"/>
          <w:w w:val="105"/>
        </w:rPr>
        <w:t>thể</w:t>
      </w:r>
      <w:r>
        <w:rPr>
          <w:color w:val="001A1D"/>
          <w:spacing w:val="-3"/>
          <w:w w:val="105"/>
        </w:rPr>
        <w:t xml:space="preserve"> </w:t>
      </w:r>
      <w:r>
        <w:rPr>
          <w:color w:val="001A1D"/>
          <w:w w:val="105"/>
        </w:rPr>
        <w:t>bỏ</w:t>
      </w:r>
      <w:r>
        <w:rPr>
          <w:color w:val="001A1D"/>
          <w:spacing w:val="-4"/>
          <w:w w:val="105"/>
        </w:rPr>
        <w:t xml:space="preserve"> </w:t>
      </w:r>
      <w:r>
        <w:rPr>
          <w:color w:val="001A1D"/>
          <w:w w:val="105"/>
        </w:rPr>
        <w:t>qua</w:t>
      </w:r>
      <w:r>
        <w:rPr>
          <w:color w:val="001A1D"/>
          <w:spacing w:val="-4"/>
          <w:w w:val="105"/>
        </w:rPr>
        <w:t xml:space="preserve"> </w:t>
      </w:r>
      <w:r>
        <w:rPr>
          <w:color w:val="001A1D"/>
          <w:w w:val="105"/>
        </w:rPr>
        <w:t>hệ</w:t>
      </w:r>
      <w:r>
        <w:rPr>
          <w:color w:val="001A1D"/>
          <w:spacing w:val="-4"/>
          <w:w w:val="105"/>
        </w:rPr>
        <w:t xml:space="preserve"> </w:t>
      </w:r>
      <w:r>
        <w:rPr>
          <w:color w:val="001A1D"/>
          <w:w w:val="105"/>
        </w:rPr>
        <w:t>thống</w:t>
      </w:r>
      <w:r>
        <w:rPr>
          <w:color w:val="001A1D"/>
          <w:spacing w:val="-3"/>
          <w:w w:val="105"/>
        </w:rPr>
        <w:t xml:space="preserve"> </w:t>
      </w:r>
      <w:r>
        <w:rPr>
          <w:color w:val="001A1D"/>
          <w:w w:val="105"/>
        </w:rPr>
        <w:t>xác</w:t>
      </w:r>
      <w:r>
        <w:rPr>
          <w:color w:val="001A1D"/>
          <w:spacing w:val="-4"/>
          <w:w w:val="105"/>
        </w:rPr>
        <w:t xml:space="preserve"> </w:t>
      </w:r>
      <w:r>
        <w:rPr>
          <w:color w:val="001A1D"/>
          <w:w w:val="105"/>
        </w:rPr>
        <w:t>thực</w:t>
      </w:r>
      <w:r>
        <w:rPr>
          <w:color w:val="001A1D"/>
          <w:spacing w:val="-4"/>
          <w:w w:val="105"/>
        </w:rPr>
        <w:t xml:space="preserve"> </w:t>
      </w:r>
      <w:r>
        <w:rPr>
          <w:color w:val="001A1D"/>
          <w:w w:val="105"/>
        </w:rPr>
        <w:t>để</w:t>
      </w:r>
      <w:r>
        <w:rPr>
          <w:color w:val="001A1D"/>
          <w:spacing w:val="-4"/>
          <w:w w:val="105"/>
        </w:rPr>
        <w:t xml:space="preserve"> </w:t>
      </w:r>
      <w:r>
        <w:rPr>
          <w:color w:val="001A1D"/>
          <w:w w:val="105"/>
        </w:rPr>
        <w:t>truy</w:t>
      </w:r>
      <w:r>
        <w:rPr>
          <w:color w:val="001A1D"/>
          <w:spacing w:val="-3"/>
          <w:w w:val="105"/>
        </w:rPr>
        <w:t xml:space="preserve"> </w:t>
      </w:r>
      <w:r>
        <w:rPr>
          <w:color w:val="001A1D"/>
          <w:w w:val="105"/>
        </w:rPr>
        <w:t>cập</w:t>
      </w:r>
      <w:r>
        <w:rPr>
          <w:color w:val="001A1D"/>
          <w:spacing w:val="-4"/>
          <w:w w:val="105"/>
        </w:rPr>
        <w:t xml:space="preserve"> </w:t>
      </w:r>
      <w:r>
        <w:rPr>
          <w:color w:val="001A1D"/>
          <w:w w:val="105"/>
        </w:rPr>
        <w:t>vào</w:t>
      </w:r>
      <w:r>
        <w:rPr>
          <w:color w:val="001A1D"/>
          <w:spacing w:val="-4"/>
          <w:w w:val="105"/>
        </w:rPr>
        <w:t xml:space="preserve"> </w:t>
      </w:r>
      <w:r>
        <w:rPr>
          <w:color w:val="001A1D"/>
          <w:w w:val="105"/>
        </w:rPr>
        <w:t>máy</w:t>
      </w:r>
      <w:r>
        <w:rPr>
          <w:color w:val="001A1D"/>
          <w:spacing w:val="-4"/>
          <w:w w:val="105"/>
        </w:rPr>
        <w:t xml:space="preserve"> </w:t>
      </w:r>
      <w:r>
        <w:rPr>
          <w:color w:val="001A1D"/>
          <w:spacing w:val="-2"/>
          <w:w w:val="105"/>
        </w:rPr>
        <w:t>tính?</w:t>
      </w:r>
    </w:p>
    <w:p>
      <w:pPr>
        <w:pStyle w:val="4"/>
        <w:spacing w:before="123"/>
      </w:pPr>
    </w:p>
    <w:p>
      <w:pPr>
        <w:pStyle w:val="5"/>
        <w:numPr>
          <w:ilvl w:val="0"/>
          <w:numId w:val="77"/>
        </w:numPr>
        <w:tabs>
          <w:tab w:val="left" w:pos="1098"/>
        </w:tabs>
        <w:spacing w:before="0"/>
        <w:ind w:left="1098" w:hanging="294"/>
        <w:rPr>
          <w:sz w:val="16"/>
        </w:rPr>
      </w:pPr>
      <w:r>
        <w:drawing>
          <wp:anchor distT="0" distB="0" distL="0" distR="0" simplePos="0" relativeHeight="251766784"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398" name="Image 398"/>
            <wp:cNvGraphicFramePr/>
            <a:graphic xmlns:a="http://schemas.openxmlformats.org/drawingml/2006/main">
              <a:graphicData uri="http://schemas.openxmlformats.org/drawingml/2006/picture">
                <pic:pic xmlns:pic="http://schemas.openxmlformats.org/drawingml/2006/picture">
                  <pic:nvPicPr>
                    <pic:cNvPr id="398" name="Image 398"/>
                    <pic:cNvPicPr/>
                  </pic:nvPicPr>
                  <pic:blipFill>
                    <a:blip r:embed="rId279" cstate="print"/>
                    <a:stretch>
                      <a:fillRect/>
                    </a:stretch>
                  </pic:blipFill>
                  <pic:spPr>
                    <a:xfrm>
                      <a:off x="0" y="0"/>
                      <a:ext cx="92494" cy="92494"/>
                    </a:xfrm>
                    <a:prstGeom prst="rect">
                      <a:avLst/>
                    </a:prstGeom>
                  </pic:spPr>
                </pic:pic>
              </a:graphicData>
            </a:graphic>
          </wp:anchor>
        </w:drawing>
      </w:r>
      <w:r>
        <w:rPr>
          <w:color w:val="001A1D"/>
          <w:w w:val="105"/>
          <w:sz w:val="16"/>
        </w:rPr>
        <w:t>Brute</w:t>
      </w:r>
      <w:r>
        <w:rPr>
          <w:color w:val="001A1D"/>
          <w:spacing w:val="-5"/>
          <w:w w:val="105"/>
          <w:sz w:val="16"/>
        </w:rPr>
        <w:t xml:space="preserve"> </w:t>
      </w:r>
      <w:r>
        <w:rPr>
          <w:color w:val="001A1D"/>
          <w:spacing w:val="-2"/>
          <w:w w:val="105"/>
          <w:sz w:val="16"/>
        </w:rPr>
        <w:t>Force</w:t>
      </w:r>
    </w:p>
    <w:p>
      <w:pPr>
        <w:pStyle w:val="5"/>
        <w:numPr>
          <w:ilvl w:val="0"/>
          <w:numId w:val="77"/>
        </w:numPr>
        <w:tabs>
          <w:tab w:val="left" w:pos="1098"/>
        </w:tabs>
        <w:ind w:left="1098" w:hanging="294"/>
        <w:rPr>
          <w:sz w:val="16"/>
        </w:rPr>
      </w:pPr>
      <w:r>
        <w:drawing>
          <wp:anchor distT="0" distB="0" distL="0" distR="0" simplePos="0" relativeHeight="251766784"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399" name="Image 399"/>
            <wp:cNvGraphicFramePr/>
            <a:graphic xmlns:a="http://schemas.openxmlformats.org/drawingml/2006/main">
              <a:graphicData uri="http://schemas.openxmlformats.org/drawingml/2006/picture">
                <pic:pic xmlns:pic="http://schemas.openxmlformats.org/drawingml/2006/picture">
                  <pic:nvPicPr>
                    <pic:cNvPr id="399" name="Image 399"/>
                    <pic:cNvPicPr/>
                  </pic:nvPicPr>
                  <pic:blipFill>
                    <a:blip r:embed="rId280" cstate="print"/>
                    <a:stretch>
                      <a:fillRect/>
                    </a:stretch>
                  </pic:blipFill>
                  <pic:spPr>
                    <a:xfrm>
                      <a:off x="0" y="0"/>
                      <a:ext cx="92494" cy="92494"/>
                    </a:xfrm>
                    <a:prstGeom prst="rect">
                      <a:avLst/>
                    </a:prstGeom>
                  </pic:spPr>
                </pic:pic>
              </a:graphicData>
            </a:graphic>
          </wp:anchor>
        </w:drawing>
      </w:r>
      <w:r>
        <w:rPr>
          <w:color w:val="001A1D"/>
          <w:spacing w:val="-2"/>
          <w:w w:val="105"/>
          <w:sz w:val="16"/>
        </w:rPr>
        <w:t>Backdoor</w:t>
      </w:r>
    </w:p>
    <w:p>
      <w:pPr>
        <w:pStyle w:val="5"/>
        <w:numPr>
          <w:ilvl w:val="0"/>
          <w:numId w:val="77"/>
        </w:numPr>
        <w:tabs>
          <w:tab w:val="left" w:pos="1098"/>
        </w:tabs>
        <w:ind w:left="1098" w:hanging="294"/>
        <w:rPr>
          <w:sz w:val="16"/>
        </w:rPr>
      </w:pPr>
      <w:r>
        <w:drawing>
          <wp:anchor distT="0" distB="0" distL="0" distR="0" simplePos="0" relativeHeight="251767808"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400" name="Image 400"/>
            <wp:cNvGraphicFramePr/>
            <a:graphic xmlns:a="http://schemas.openxmlformats.org/drawingml/2006/main">
              <a:graphicData uri="http://schemas.openxmlformats.org/drawingml/2006/picture">
                <pic:pic xmlns:pic="http://schemas.openxmlformats.org/drawingml/2006/picture">
                  <pic:nvPicPr>
                    <pic:cNvPr id="400" name="Image 400"/>
                    <pic:cNvPicPr/>
                  </pic:nvPicPr>
                  <pic:blipFill>
                    <a:blip r:embed="rId281" cstate="print"/>
                    <a:stretch>
                      <a:fillRect/>
                    </a:stretch>
                  </pic:blipFill>
                  <pic:spPr>
                    <a:xfrm>
                      <a:off x="0" y="0"/>
                      <a:ext cx="92494" cy="92494"/>
                    </a:xfrm>
                    <a:prstGeom prst="rect">
                      <a:avLst/>
                    </a:prstGeom>
                  </pic:spPr>
                </pic:pic>
              </a:graphicData>
            </a:graphic>
          </wp:anchor>
        </w:drawing>
      </w:r>
      <w:r>
        <w:rPr>
          <w:color w:val="001A1D"/>
          <w:spacing w:val="-5"/>
          <w:w w:val="105"/>
          <w:sz w:val="16"/>
        </w:rPr>
        <w:t>DoS</w:t>
      </w:r>
    </w:p>
    <w:p>
      <w:pPr>
        <w:pStyle w:val="5"/>
        <w:numPr>
          <w:ilvl w:val="0"/>
          <w:numId w:val="77"/>
        </w:numPr>
        <w:tabs>
          <w:tab w:val="left" w:pos="1098"/>
        </w:tabs>
        <w:spacing w:before="157" w:line="468" w:lineRule="auto"/>
        <w:ind w:left="793" w:right="9419" w:firstLine="11"/>
        <w:rPr>
          <w:sz w:val="16"/>
        </w:rPr>
      </w:pPr>
      <w:r>
        <w:drawing>
          <wp:anchor distT="0" distB="0" distL="0" distR="0" simplePos="0" relativeHeight="251767808"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401" name="Image 401"/>
            <wp:cNvGraphicFramePr/>
            <a:graphic xmlns:a="http://schemas.openxmlformats.org/drawingml/2006/main">
              <a:graphicData uri="http://schemas.openxmlformats.org/drawingml/2006/picture">
                <pic:pic xmlns:pic="http://schemas.openxmlformats.org/drawingml/2006/picture">
                  <pic:nvPicPr>
                    <pic:cNvPr id="401" name="Image 401"/>
                    <pic:cNvPicPr/>
                  </pic:nvPicPr>
                  <pic:blipFill>
                    <a:blip r:embed="rId282" cstate="print"/>
                    <a:stretch>
                      <a:fillRect/>
                    </a:stretch>
                  </pic:blipFill>
                  <pic:spPr>
                    <a:xfrm>
                      <a:off x="0" y="0"/>
                      <a:ext cx="92494" cy="92494"/>
                    </a:xfrm>
                    <a:prstGeom prst="rect">
                      <a:avLst/>
                    </a:prstGeom>
                  </pic:spPr>
                </pic:pic>
              </a:graphicData>
            </a:graphic>
          </wp:anchor>
        </w:drawing>
      </w:r>
      <w:r>
        <w:rPr>
          <w:color w:val="001A1D"/>
          <w:w w:val="105"/>
          <w:sz w:val="16"/>
        </w:rPr>
        <w:t xml:space="preserve">Front door </w:t>
      </w:r>
      <w:r>
        <w:rPr>
          <w:color w:val="0E6BBE"/>
          <w:w w:val="105"/>
          <w:sz w:val="16"/>
        </w:rPr>
        <w:t>Clear</w:t>
      </w:r>
      <w:r>
        <w:rPr>
          <w:color w:val="0E6BBE"/>
          <w:spacing w:val="-14"/>
          <w:w w:val="105"/>
          <w:sz w:val="16"/>
        </w:rPr>
        <w:t xml:space="preserve"> </w:t>
      </w:r>
      <w:r>
        <w:rPr>
          <w:color w:val="0E6BBE"/>
          <w:w w:val="105"/>
          <w:sz w:val="16"/>
        </w:rPr>
        <w:t>my</w:t>
      </w:r>
      <w:r>
        <w:rPr>
          <w:color w:val="0E6BBE"/>
          <w:spacing w:val="-11"/>
          <w:w w:val="105"/>
          <w:sz w:val="16"/>
        </w:rPr>
        <w:t xml:space="preserve"> </w:t>
      </w:r>
      <w:r>
        <w:rPr>
          <w:color w:val="0E6BBE"/>
          <w:w w:val="105"/>
          <w:sz w:val="16"/>
        </w:rPr>
        <w:t>choice</w:t>
      </w:r>
    </w:p>
    <w:p>
      <w:pPr>
        <w:pStyle w:val="4"/>
        <w:spacing w:before="94"/>
        <w:rPr>
          <w:sz w:val="20"/>
        </w:rPr>
      </w:pPr>
      <w:r>
        <mc:AlternateContent>
          <mc:Choice Requires="wpg">
            <w:drawing>
              <wp:anchor distT="0" distB="0" distL="0" distR="0" simplePos="0" relativeHeight="251819008" behindDoc="1" locked="0" layoutInCell="1" allowOverlap="1">
                <wp:simplePos x="0" y="0"/>
                <wp:positionH relativeFrom="page">
                  <wp:posOffset>408940</wp:posOffset>
                </wp:positionH>
                <wp:positionV relativeFrom="paragraph">
                  <wp:posOffset>244475</wp:posOffset>
                </wp:positionV>
                <wp:extent cx="6944360" cy="590550"/>
                <wp:effectExtent l="0" t="0" r="0" b="0"/>
                <wp:wrapTopAndBottom/>
                <wp:docPr id="402" name="Group 402"/>
                <wp:cNvGraphicFramePr/>
                <a:graphic xmlns:a="http://schemas.openxmlformats.org/drawingml/2006/main">
                  <a:graphicData uri="http://schemas.microsoft.com/office/word/2010/wordprocessingGroup">
                    <wpg:wgp>
                      <wpg:cNvGrpSpPr/>
                      <wpg:grpSpPr>
                        <a:xfrm>
                          <a:off x="0" y="0"/>
                          <a:ext cx="6944359" cy="590550"/>
                          <a:chOff x="0" y="0"/>
                          <a:chExt cx="6944359" cy="590550"/>
                        </a:xfrm>
                      </wpg:grpSpPr>
                      <wps:wsp>
                        <wps:cNvPr id="403" name="Graphic 403"/>
                        <wps:cNvSpPr/>
                        <wps:spPr>
                          <a:xfrm>
                            <a:off x="3557" y="3557"/>
                            <a:ext cx="6937375" cy="583565"/>
                          </a:xfrm>
                          <a:custGeom>
                            <a:avLst/>
                            <a:gdLst/>
                            <a:ahLst/>
                            <a:cxnLst/>
                            <a:rect l="l" t="t" r="r" b="b"/>
                            <a:pathLst>
                              <a:path w="6937375" h="583565">
                                <a:moveTo>
                                  <a:pt x="0" y="572753"/>
                                </a:moveTo>
                                <a:lnTo>
                                  <a:pt x="0" y="10672"/>
                                </a:lnTo>
                                <a:lnTo>
                                  <a:pt x="0" y="7712"/>
                                </a:lnTo>
                                <a:lnTo>
                                  <a:pt x="1041" y="5193"/>
                                </a:lnTo>
                                <a:lnTo>
                                  <a:pt x="3125" y="3116"/>
                                </a:lnTo>
                                <a:lnTo>
                                  <a:pt x="5209" y="1038"/>
                                </a:lnTo>
                                <a:lnTo>
                                  <a:pt x="7725" y="0"/>
                                </a:lnTo>
                                <a:lnTo>
                                  <a:pt x="10672" y="0"/>
                                </a:lnTo>
                                <a:lnTo>
                                  <a:pt x="6926398" y="0"/>
                                </a:lnTo>
                                <a:lnTo>
                                  <a:pt x="6929345" y="0"/>
                                </a:lnTo>
                                <a:lnTo>
                                  <a:pt x="6931860" y="1038"/>
                                </a:lnTo>
                                <a:lnTo>
                                  <a:pt x="6933944" y="3116"/>
                                </a:lnTo>
                                <a:lnTo>
                                  <a:pt x="6936028" y="5193"/>
                                </a:lnTo>
                                <a:lnTo>
                                  <a:pt x="6937070" y="7712"/>
                                </a:lnTo>
                                <a:lnTo>
                                  <a:pt x="6937071" y="10672"/>
                                </a:lnTo>
                                <a:lnTo>
                                  <a:pt x="6937071" y="572753"/>
                                </a:lnTo>
                                <a:lnTo>
                                  <a:pt x="6929345" y="583425"/>
                                </a:lnTo>
                                <a:lnTo>
                                  <a:pt x="6926398" y="583425"/>
                                </a:lnTo>
                                <a:lnTo>
                                  <a:pt x="10672" y="583425"/>
                                </a:lnTo>
                                <a:lnTo>
                                  <a:pt x="7725" y="583425"/>
                                </a:lnTo>
                                <a:lnTo>
                                  <a:pt x="5209" y="582386"/>
                                </a:lnTo>
                                <a:lnTo>
                                  <a:pt x="3125" y="580302"/>
                                </a:lnTo>
                                <a:lnTo>
                                  <a:pt x="1041" y="578217"/>
                                </a:lnTo>
                                <a:lnTo>
                                  <a:pt x="0" y="575698"/>
                                </a:lnTo>
                                <a:lnTo>
                                  <a:pt x="0" y="572753"/>
                                </a:lnTo>
                                <a:close/>
                              </a:path>
                            </a:pathLst>
                          </a:custGeom>
                          <a:ln w="7114">
                            <a:solidFill>
                              <a:srgbClr val="CAD0D6"/>
                            </a:solidFill>
                            <a:prstDash val="solid"/>
                          </a:ln>
                        </wps:spPr>
                        <wps:bodyPr wrap="square" lIns="0" tIns="0" rIns="0" bIns="0" rtlCol="0">
                          <a:noAutofit/>
                        </wps:bodyPr>
                      </wps:wsp>
                      <wps:wsp>
                        <wps:cNvPr id="404" name="Graphic 404"/>
                        <wps:cNvSpPr/>
                        <wps:spPr>
                          <a:xfrm>
                            <a:off x="60477" y="401994"/>
                            <a:ext cx="448309" cy="121285"/>
                          </a:xfrm>
                          <a:custGeom>
                            <a:avLst/>
                            <a:gdLst/>
                            <a:ahLst/>
                            <a:cxnLst/>
                            <a:rect l="l" t="t" r="r" b="b"/>
                            <a:pathLst>
                              <a:path w="448309" h="121285">
                                <a:moveTo>
                                  <a:pt x="0" y="67591"/>
                                </a:moveTo>
                                <a:lnTo>
                                  <a:pt x="0" y="53362"/>
                                </a:lnTo>
                                <a:lnTo>
                                  <a:pt x="0" y="49847"/>
                                </a:lnTo>
                                <a:lnTo>
                                  <a:pt x="341" y="46375"/>
                                </a:lnTo>
                                <a:lnTo>
                                  <a:pt x="1025" y="42924"/>
                                </a:lnTo>
                                <a:lnTo>
                                  <a:pt x="1708" y="39480"/>
                                </a:lnTo>
                                <a:lnTo>
                                  <a:pt x="2721" y="36143"/>
                                </a:lnTo>
                                <a:lnTo>
                                  <a:pt x="4061" y="32920"/>
                                </a:lnTo>
                                <a:lnTo>
                                  <a:pt x="5402" y="29683"/>
                                </a:lnTo>
                                <a:lnTo>
                                  <a:pt x="7046" y="26595"/>
                                </a:lnTo>
                                <a:lnTo>
                                  <a:pt x="8993" y="23692"/>
                                </a:lnTo>
                                <a:lnTo>
                                  <a:pt x="10939" y="20789"/>
                                </a:lnTo>
                                <a:lnTo>
                                  <a:pt x="13151" y="18093"/>
                                </a:lnTo>
                                <a:lnTo>
                                  <a:pt x="15629" y="15617"/>
                                </a:lnTo>
                                <a:lnTo>
                                  <a:pt x="18106" y="13134"/>
                                </a:lnTo>
                                <a:lnTo>
                                  <a:pt x="20802" y="10907"/>
                                </a:lnTo>
                                <a:lnTo>
                                  <a:pt x="23715" y="8964"/>
                                </a:lnTo>
                                <a:lnTo>
                                  <a:pt x="26629" y="7015"/>
                                </a:lnTo>
                                <a:lnTo>
                                  <a:pt x="42951" y="1017"/>
                                </a:lnTo>
                                <a:lnTo>
                                  <a:pt x="46388" y="334"/>
                                </a:lnTo>
                                <a:lnTo>
                                  <a:pt x="49858" y="0"/>
                                </a:lnTo>
                                <a:lnTo>
                                  <a:pt x="53362" y="0"/>
                                </a:lnTo>
                                <a:lnTo>
                                  <a:pt x="394879" y="0"/>
                                </a:lnTo>
                                <a:lnTo>
                                  <a:pt x="398383" y="0"/>
                                </a:lnTo>
                                <a:lnTo>
                                  <a:pt x="401853" y="334"/>
                                </a:lnTo>
                                <a:lnTo>
                                  <a:pt x="405289" y="1017"/>
                                </a:lnTo>
                                <a:lnTo>
                                  <a:pt x="408726" y="1693"/>
                                </a:lnTo>
                                <a:lnTo>
                                  <a:pt x="424525" y="8964"/>
                                </a:lnTo>
                                <a:lnTo>
                                  <a:pt x="427439" y="10907"/>
                                </a:lnTo>
                                <a:lnTo>
                                  <a:pt x="430134" y="13134"/>
                                </a:lnTo>
                                <a:lnTo>
                                  <a:pt x="432612" y="15617"/>
                                </a:lnTo>
                                <a:lnTo>
                                  <a:pt x="435089" y="18093"/>
                                </a:lnTo>
                                <a:lnTo>
                                  <a:pt x="437301" y="20789"/>
                                </a:lnTo>
                                <a:lnTo>
                                  <a:pt x="439248" y="23692"/>
                                </a:lnTo>
                                <a:lnTo>
                                  <a:pt x="441194" y="26595"/>
                                </a:lnTo>
                                <a:lnTo>
                                  <a:pt x="442838" y="29683"/>
                                </a:lnTo>
                                <a:lnTo>
                                  <a:pt x="444179" y="32920"/>
                                </a:lnTo>
                                <a:lnTo>
                                  <a:pt x="445520" y="36143"/>
                                </a:lnTo>
                                <a:lnTo>
                                  <a:pt x="446532" y="39480"/>
                                </a:lnTo>
                                <a:lnTo>
                                  <a:pt x="447216" y="42924"/>
                                </a:lnTo>
                                <a:lnTo>
                                  <a:pt x="447899" y="46375"/>
                                </a:lnTo>
                                <a:lnTo>
                                  <a:pt x="448241" y="49847"/>
                                </a:lnTo>
                                <a:lnTo>
                                  <a:pt x="448241" y="53362"/>
                                </a:lnTo>
                                <a:lnTo>
                                  <a:pt x="448241" y="67591"/>
                                </a:lnTo>
                                <a:lnTo>
                                  <a:pt x="448241" y="71092"/>
                                </a:lnTo>
                                <a:lnTo>
                                  <a:pt x="447899" y="74557"/>
                                </a:lnTo>
                                <a:lnTo>
                                  <a:pt x="447216" y="77986"/>
                                </a:lnTo>
                                <a:lnTo>
                                  <a:pt x="446532" y="81416"/>
                                </a:lnTo>
                                <a:lnTo>
                                  <a:pt x="445520" y="84753"/>
                                </a:lnTo>
                                <a:lnTo>
                                  <a:pt x="444179" y="87990"/>
                                </a:lnTo>
                                <a:lnTo>
                                  <a:pt x="442838" y="91227"/>
                                </a:lnTo>
                                <a:lnTo>
                                  <a:pt x="441194" y="94301"/>
                                </a:lnTo>
                                <a:lnTo>
                                  <a:pt x="439248" y="97218"/>
                                </a:lnTo>
                                <a:lnTo>
                                  <a:pt x="437301" y="100135"/>
                                </a:lnTo>
                                <a:lnTo>
                                  <a:pt x="424525" y="111946"/>
                                </a:lnTo>
                                <a:lnTo>
                                  <a:pt x="421612" y="113896"/>
                                </a:lnTo>
                                <a:lnTo>
                                  <a:pt x="398383" y="120954"/>
                                </a:lnTo>
                                <a:lnTo>
                                  <a:pt x="394879" y="120954"/>
                                </a:lnTo>
                                <a:lnTo>
                                  <a:pt x="53362" y="120954"/>
                                </a:lnTo>
                                <a:lnTo>
                                  <a:pt x="49858" y="120954"/>
                                </a:lnTo>
                                <a:lnTo>
                                  <a:pt x="46388" y="120605"/>
                                </a:lnTo>
                                <a:lnTo>
                                  <a:pt x="23715" y="111946"/>
                                </a:lnTo>
                                <a:lnTo>
                                  <a:pt x="20802" y="110004"/>
                                </a:lnTo>
                                <a:lnTo>
                                  <a:pt x="4061" y="87990"/>
                                </a:lnTo>
                                <a:lnTo>
                                  <a:pt x="2721" y="84753"/>
                                </a:lnTo>
                                <a:lnTo>
                                  <a:pt x="1708" y="81416"/>
                                </a:lnTo>
                                <a:lnTo>
                                  <a:pt x="1025" y="77986"/>
                                </a:lnTo>
                                <a:lnTo>
                                  <a:pt x="341" y="74557"/>
                                </a:lnTo>
                                <a:lnTo>
                                  <a:pt x="0" y="71092"/>
                                </a:lnTo>
                                <a:lnTo>
                                  <a:pt x="0" y="67591"/>
                                </a:lnTo>
                                <a:close/>
                              </a:path>
                            </a:pathLst>
                          </a:custGeom>
                          <a:ln w="7114">
                            <a:solidFill>
                              <a:srgbClr val="000000"/>
                            </a:solidFill>
                            <a:prstDash val="solid"/>
                          </a:ln>
                        </wps:spPr>
                        <wps:bodyPr wrap="square" lIns="0" tIns="0" rIns="0" bIns="0" rtlCol="0">
                          <a:noAutofit/>
                        </wps:bodyPr>
                      </wps:wsp>
                      <wps:wsp>
                        <wps:cNvPr id="405" name="Textbox 405"/>
                        <wps:cNvSpPr txBox="1"/>
                        <wps:spPr>
                          <a:xfrm>
                            <a:off x="10977" y="9192"/>
                            <a:ext cx="6922770" cy="572770"/>
                          </a:xfrm>
                          <a:prstGeom prst="rect">
                            <a:avLst/>
                          </a:prstGeom>
                        </wps:spPr>
                        <wps:txbx>
                          <w:txbxContent>
                            <w:p>
                              <w:pPr>
                                <w:spacing w:before="38" w:line="326" w:lineRule="auto"/>
                                <w:ind w:left="77" w:right="9784"/>
                                <w:rPr>
                                  <w:b/>
                                  <w:sz w:val="12"/>
                                </w:rPr>
                              </w:pPr>
                              <w:r>
                                <w:rPr>
                                  <w:b/>
                                  <w:color w:val="1C2025"/>
                                  <w:sz w:val="13"/>
                                </w:rPr>
                                <w:t>Question</w:t>
                              </w:r>
                              <w:r>
                                <w:rPr>
                                  <w:b/>
                                  <w:color w:val="1C2025"/>
                                  <w:spacing w:val="-3"/>
                                  <w:sz w:val="13"/>
                                </w:rPr>
                                <w:t xml:space="preserve"> </w:t>
                              </w:r>
                              <w:r>
                                <w:rPr>
                                  <w:b/>
                                  <w:color w:val="1C2025"/>
                                  <w:sz w:val="20"/>
                                </w:rPr>
                                <w:t xml:space="preserve">43 </w:t>
                              </w:r>
                              <w:r>
                                <w:rPr>
                                  <w:color w:val="1C2025"/>
                                  <w:sz w:val="13"/>
                                </w:rPr>
                                <w:t>Not</w:t>
                              </w:r>
                              <w:r>
                                <w:rPr>
                                  <w:color w:val="1C2025"/>
                                  <w:spacing w:val="-5"/>
                                  <w:sz w:val="13"/>
                                </w:rPr>
                                <w:t xml:space="preserve"> </w:t>
                              </w:r>
                              <w:r>
                                <w:rPr>
                                  <w:color w:val="1C2025"/>
                                  <w:sz w:val="13"/>
                                </w:rPr>
                                <w:t>yet</w:t>
                              </w:r>
                              <w:r>
                                <w:rPr>
                                  <w:color w:val="1C2025"/>
                                  <w:spacing w:val="-5"/>
                                  <w:sz w:val="13"/>
                                </w:rPr>
                                <w:t xml:space="preserve"> </w:t>
                              </w:r>
                              <w:r>
                                <w:rPr>
                                  <w:color w:val="1C2025"/>
                                  <w:sz w:val="13"/>
                                </w:rPr>
                                <w:t>answered</w:t>
                              </w:r>
                              <w:r>
                                <w:rPr>
                                  <w:color w:val="1C2025"/>
                                  <w:spacing w:val="40"/>
                                  <w:sz w:val="13"/>
                                </w:rPr>
                                <w:t xml:space="preserve"> </w:t>
                              </w:r>
                              <w:r>
                                <w:rPr>
                                  <w:b/>
                                  <w:color w:val="A5A5A6"/>
                                  <w:sz w:val="12"/>
                                </w:rPr>
                                <w:t>v1</w:t>
                              </w:r>
                              <w:r>
                                <w:rPr>
                                  <w:b/>
                                  <w:color w:val="A5A5A6"/>
                                  <w:spacing w:val="-6"/>
                                  <w:sz w:val="12"/>
                                </w:rPr>
                                <w:t xml:space="preserve"> </w:t>
                              </w:r>
                              <w:r>
                                <w:rPr>
                                  <w:b/>
                                  <w:color w:val="A5A5A6"/>
                                  <w:sz w:val="12"/>
                                </w:rPr>
                                <w:t>(latest)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19.25pt;height:46.5pt;width:546.8pt;mso-position-horizontal-relative:page;mso-wrap-distance-bottom:0pt;mso-wrap-distance-top:0pt;z-index:-251497472;mso-width-relative:page;mso-height-relative:page;" coordsize="6944359,590550" o:gfxdata="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">
                <o:lock v:ext="edit" aspectratio="f"/>
                <v:shape id="Graphic 403" o:spid="_x0000_s1026" o:spt="100" style="position:absolute;left:3557;top:3557;height:583565;width:6937375;" filled="f" stroked="t" coordsize="6937375,583565" o:gfxdata="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3ahFK8AAAA&#10;3AAAAA8AAAAAAAAAAQAgAAAAIgAAAGRycy9kb3ducmV2LnhtbFBLAQIUABQAAAAIAIdO4kAzLwWe&#10;OwAAADkAAAAQAAAAAAAAAAEAIAAAAAsBAABkcnMvc2hhcGV4bWwueG1sUEsFBgAAAAAGAAYAWwEA&#10;ALUDAAAAAA==&#10;" path="m0,572753l0,10672,0,7712,1041,5193,3125,3116,5209,1038,7725,0,10672,0,6926398,0,6929345,0,6931860,1038,6933944,3116,6936028,5193,6937070,7712,6937071,10672,6937071,572753,6929345,583425,6926398,583425,10672,583425,7725,583425,5209,582386,3125,580302,1041,578217,0,575698,0,572753xe">
                  <v:fill on="f" focussize="0,0"/>
                  <v:stroke weight="0.560157480314961pt" color="#CAD0D6" joinstyle="round"/>
                  <v:imagedata o:title=""/>
                  <o:lock v:ext="edit" aspectratio="f"/>
                  <v:textbox inset="0mm,0mm,0mm,0mm"/>
                </v:shape>
                <v:shape id="Graphic 404" o:spid="_x0000_s1026" o:spt="100" style="position:absolute;left:60477;top:401994;height:121285;width:448309;" filled="f" stroked="t" coordsize="448309,121285" o:gfxdata="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7DxvQAA&#10;ANwAAAAPAAAAAAAAAAEAIAAAACIAAABkcnMvZG93bnJldi54bWxQSwECFAAUAAAACACHTuJAMy8F&#10;njsAAAA5AAAAEAAAAAAAAAABACAAAAAMAQAAZHJzL3NoYXBleG1sLnhtbFBLBQYAAAAABgAGAFsB&#10;AAC2AwAAAAA=&#10;" path="m0,67591l0,53362,0,49847,341,46375,1025,42924,1708,39480,2721,36143,4061,32920,5402,29683,7046,26595,8993,23692,10939,20789,13151,18093,15629,15617,18106,13134,20802,10907,23715,8964,26629,7015,42951,1017,46388,334,49858,0,53362,0,394879,0,398383,0,401853,334,405289,1017,408726,1693,424525,8964,427439,10907,430134,13134,432612,15617,435089,18093,437301,20789,439248,23692,441194,26595,442838,29683,444179,32920,445520,36143,446532,39480,447216,42924,447899,46375,448241,49847,448241,53362,448241,67591,448241,71092,447899,74557,447216,77986,446532,81416,445520,84753,444179,87990,442838,91227,441194,94301,439248,97218,437301,100135,424525,111946,421612,113896,398383,120954,394879,120954,53362,120954,49858,120954,46388,120605,23715,111946,20802,110004,4061,87990,2721,84753,1708,81416,1025,77986,341,74557,0,71092,0,67591xe">
                  <v:fill on="f" focussize="0,0"/>
                  <v:stroke weight="0.560157480314961pt" color="#000000" joinstyle="round"/>
                  <v:imagedata o:title=""/>
                  <o:lock v:ext="edit" aspectratio="f"/>
                  <v:textbox inset="0mm,0mm,0mm,0mm"/>
                </v:shape>
                <v:shape id="Textbox 405" o:spid="_x0000_s1026" o:spt="202" type="#_x0000_t202" style="position:absolute;left:10977;top:9192;height:572770;width:6922770;" filled="f" stroked="f" coordsize="21600,21600" o:gfxdata="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qZVn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38" w:line="326" w:lineRule="auto"/>
                          <w:ind w:left="77" w:right="9784"/>
                          <w:rPr>
                            <w:b/>
                            <w:sz w:val="12"/>
                          </w:rPr>
                        </w:pPr>
                        <w:r>
                          <w:rPr>
                            <w:b/>
                            <w:color w:val="1C2025"/>
                            <w:sz w:val="13"/>
                          </w:rPr>
                          <w:t>Question</w:t>
                        </w:r>
                        <w:r>
                          <w:rPr>
                            <w:b/>
                            <w:color w:val="1C2025"/>
                            <w:spacing w:val="-3"/>
                            <w:sz w:val="13"/>
                          </w:rPr>
                          <w:t xml:space="preserve"> </w:t>
                        </w:r>
                        <w:r>
                          <w:rPr>
                            <w:b/>
                            <w:color w:val="1C2025"/>
                            <w:sz w:val="20"/>
                          </w:rPr>
                          <w:t xml:space="preserve">43 </w:t>
                        </w:r>
                        <w:r>
                          <w:rPr>
                            <w:color w:val="1C2025"/>
                            <w:sz w:val="13"/>
                          </w:rPr>
                          <w:t>Not</w:t>
                        </w:r>
                        <w:r>
                          <w:rPr>
                            <w:color w:val="1C2025"/>
                            <w:spacing w:val="-5"/>
                            <w:sz w:val="13"/>
                          </w:rPr>
                          <w:t xml:space="preserve"> </w:t>
                        </w:r>
                        <w:r>
                          <w:rPr>
                            <w:color w:val="1C2025"/>
                            <w:sz w:val="13"/>
                          </w:rPr>
                          <w:t>yet</w:t>
                        </w:r>
                        <w:r>
                          <w:rPr>
                            <w:color w:val="1C2025"/>
                            <w:spacing w:val="-5"/>
                            <w:sz w:val="13"/>
                          </w:rPr>
                          <w:t xml:space="preserve"> </w:t>
                        </w:r>
                        <w:r>
                          <w:rPr>
                            <w:color w:val="1C2025"/>
                            <w:sz w:val="13"/>
                          </w:rPr>
                          <w:t>answered</w:t>
                        </w:r>
                        <w:r>
                          <w:rPr>
                            <w:color w:val="1C2025"/>
                            <w:spacing w:val="40"/>
                            <w:sz w:val="13"/>
                          </w:rPr>
                          <w:t xml:space="preserve"> </w:t>
                        </w:r>
                        <w:r>
                          <w:rPr>
                            <w:b/>
                            <w:color w:val="A5A5A6"/>
                            <w:sz w:val="12"/>
                          </w:rPr>
                          <w:t>v1</w:t>
                        </w:r>
                        <w:r>
                          <w:rPr>
                            <w:b/>
                            <w:color w:val="A5A5A6"/>
                            <w:spacing w:val="-6"/>
                            <w:sz w:val="12"/>
                          </w:rPr>
                          <w:t xml:space="preserve"> </w:t>
                        </w:r>
                        <w:r>
                          <w:rPr>
                            <w:b/>
                            <w:color w:val="A5A5A6"/>
                            <w:sz w:val="12"/>
                          </w:rPr>
                          <w:t>(latest)</w:t>
                        </w:r>
                      </w:p>
                    </w:txbxContent>
                  </v:textbox>
                </v:shape>
                <w10:wrap type="topAndBottom"/>
              </v:group>
            </w:pict>
          </mc:Fallback>
        </mc:AlternateContent>
      </w:r>
    </w:p>
    <w:p>
      <w:pPr>
        <w:pStyle w:val="4"/>
        <w:spacing w:before="117" w:line="550" w:lineRule="atLeast"/>
        <w:ind w:left="479" w:right="2764" w:hanging="12"/>
      </w:pPr>
      <w:r>
        <w:rPr>
          <w:color w:val="001A1D"/>
          <w:w w:val="105"/>
        </w:rPr>
        <w:t>Mô</w:t>
      </w:r>
      <w:r>
        <w:rPr>
          <w:color w:val="001A1D"/>
          <w:spacing w:val="-4"/>
          <w:w w:val="105"/>
        </w:rPr>
        <w:t xml:space="preserve"> </w:t>
      </w:r>
      <w:r>
        <w:rPr>
          <w:color w:val="001A1D"/>
          <w:w w:val="105"/>
        </w:rPr>
        <w:t>hình</w:t>
      </w:r>
      <w:r>
        <w:rPr>
          <w:color w:val="001A1D"/>
          <w:spacing w:val="-4"/>
          <w:w w:val="105"/>
        </w:rPr>
        <w:t xml:space="preserve"> </w:t>
      </w:r>
      <w:r>
        <w:rPr>
          <w:color w:val="001A1D"/>
          <w:w w:val="105"/>
        </w:rPr>
        <w:t>bảo</w:t>
      </w:r>
      <w:r>
        <w:rPr>
          <w:color w:val="001A1D"/>
          <w:spacing w:val="-4"/>
          <w:w w:val="105"/>
        </w:rPr>
        <w:t xml:space="preserve"> </w:t>
      </w:r>
      <w:r>
        <w:rPr>
          <w:color w:val="001A1D"/>
          <w:w w:val="105"/>
        </w:rPr>
        <w:t>mật</w:t>
      </w:r>
      <w:r>
        <w:rPr>
          <w:color w:val="001A1D"/>
          <w:spacing w:val="-4"/>
          <w:w w:val="105"/>
        </w:rPr>
        <w:t xml:space="preserve"> </w:t>
      </w:r>
      <w:r>
        <w:rPr>
          <w:color w:val="001A1D"/>
          <w:w w:val="105"/>
        </w:rPr>
        <w:t>theo</w:t>
      </w:r>
      <w:r>
        <w:rPr>
          <w:color w:val="001A1D"/>
          <w:spacing w:val="-4"/>
          <w:w w:val="105"/>
        </w:rPr>
        <w:t xml:space="preserve"> </w:t>
      </w:r>
      <w:r>
        <w:rPr>
          <w:color w:val="001A1D"/>
          <w:w w:val="105"/>
        </w:rPr>
        <w:t>chiều</w:t>
      </w:r>
      <w:r>
        <w:rPr>
          <w:color w:val="001A1D"/>
          <w:spacing w:val="-4"/>
          <w:w w:val="105"/>
        </w:rPr>
        <w:t xml:space="preserve"> </w:t>
      </w:r>
      <w:r>
        <w:rPr>
          <w:color w:val="001A1D"/>
          <w:w w:val="105"/>
        </w:rPr>
        <w:t>sâu</w:t>
      </w:r>
      <w:r>
        <w:rPr>
          <w:color w:val="001A1D"/>
          <w:spacing w:val="-4"/>
          <w:w w:val="105"/>
        </w:rPr>
        <w:t xml:space="preserve"> </w:t>
      </w:r>
      <w:r>
        <w:rPr>
          <w:color w:val="001A1D"/>
          <w:w w:val="105"/>
        </w:rPr>
        <w:t>(defense</w:t>
      </w:r>
      <w:r>
        <w:rPr>
          <w:color w:val="001A1D"/>
          <w:spacing w:val="-4"/>
          <w:w w:val="105"/>
        </w:rPr>
        <w:t xml:space="preserve"> </w:t>
      </w:r>
      <w:r>
        <w:rPr>
          <w:color w:val="001A1D"/>
          <w:w w:val="105"/>
        </w:rPr>
        <w:t>in</w:t>
      </w:r>
      <w:r>
        <w:rPr>
          <w:color w:val="001A1D"/>
          <w:spacing w:val="-4"/>
          <w:w w:val="105"/>
        </w:rPr>
        <w:t xml:space="preserve"> </w:t>
      </w:r>
      <w:r>
        <w:rPr>
          <w:color w:val="001A1D"/>
          <w:w w:val="105"/>
        </w:rPr>
        <w:t>depth)</w:t>
      </w:r>
      <w:r>
        <w:rPr>
          <w:color w:val="001A1D"/>
          <w:spacing w:val="-4"/>
          <w:w w:val="105"/>
        </w:rPr>
        <w:t xml:space="preserve"> </w:t>
      </w:r>
      <w:r>
        <w:rPr>
          <w:color w:val="001A1D"/>
          <w:w w:val="105"/>
        </w:rPr>
        <w:t>gồm</w:t>
      </w:r>
      <w:r>
        <w:rPr>
          <w:color w:val="001A1D"/>
          <w:spacing w:val="-4"/>
          <w:w w:val="105"/>
        </w:rPr>
        <w:t xml:space="preserve"> </w:t>
      </w:r>
      <w:r>
        <w:rPr>
          <w:color w:val="001A1D"/>
          <w:w w:val="105"/>
        </w:rPr>
        <w:t>các</w:t>
      </w:r>
      <w:r>
        <w:rPr>
          <w:color w:val="001A1D"/>
          <w:spacing w:val="-4"/>
          <w:w w:val="105"/>
        </w:rPr>
        <w:t xml:space="preserve"> </w:t>
      </w:r>
      <w:r>
        <w:rPr>
          <w:color w:val="001A1D"/>
          <w:w w:val="105"/>
        </w:rPr>
        <w:t>lớp</w:t>
      </w:r>
      <w:r>
        <w:rPr>
          <w:color w:val="001A1D"/>
          <w:spacing w:val="-4"/>
          <w:w w:val="105"/>
        </w:rPr>
        <w:t xml:space="preserve"> </w:t>
      </w:r>
      <w:r>
        <w:rPr>
          <w:color w:val="001A1D"/>
          <w:w w:val="105"/>
        </w:rPr>
        <w:t>bảo</w:t>
      </w:r>
      <w:r>
        <w:rPr>
          <w:color w:val="001A1D"/>
          <w:spacing w:val="-4"/>
          <w:w w:val="105"/>
        </w:rPr>
        <w:t xml:space="preserve"> </w:t>
      </w:r>
      <w:r>
        <w:rPr>
          <w:color w:val="001A1D"/>
          <w:w w:val="105"/>
        </w:rPr>
        <w:t>mật</w:t>
      </w:r>
      <w:r>
        <w:rPr>
          <w:color w:val="001A1D"/>
          <w:spacing w:val="-4"/>
          <w:w w:val="105"/>
        </w:rPr>
        <w:t xml:space="preserve"> </w:t>
      </w:r>
      <w:r>
        <w:rPr>
          <w:color w:val="001A1D"/>
          <w:w w:val="105"/>
        </w:rPr>
        <w:t>theo</w:t>
      </w:r>
      <w:r>
        <w:rPr>
          <w:color w:val="001A1D"/>
          <w:spacing w:val="-4"/>
          <w:w w:val="105"/>
        </w:rPr>
        <w:t xml:space="preserve"> </w:t>
      </w:r>
      <w:r>
        <w:rPr>
          <w:color w:val="001A1D"/>
          <w:w w:val="105"/>
        </w:rPr>
        <w:t>thứ</w:t>
      </w:r>
      <w:r>
        <w:rPr>
          <w:color w:val="001A1D"/>
          <w:spacing w:val="-4"/>
          <w:w w:val="105"/>
        </w:rPr>
        <w:t xml:space="preserve"> </w:t>
      </w:r>
      <w:r>
        <w:rPr>
          <w:color w:val="001A1D"/>
          <w:w w:val="105"/>
        </w:rPr>
        <w:t>tự</w:t>
      </w:r>
      <w:r>
        <w:rPr>
          <w:color w:val="001A1D"/>
          <w:spacing w:val="-4"/>
          <w:w w:val="105"/>
        </w:rPr>
        <w:t xml:space="preserve"> </w:t>
      </w:r>
      <w:r>
        <w:rPr>
          <w:color w:val="001A1D"/>
          <w:w w:val="105"/>
        </w:rPr>
        <w:t>từ</w:t>
      </w:r>
      <w:r>
        <w:rPr>
          <w:color w:val="001A1D"/>
          <w:spacing w:val="-4"/>
          <w:w w:val="105"/>
        </w:rPr>
        <w:t xml:space="preserve"> </w:t>
      </w:r>
      <w:r>
        <w:rPr>
          <w:color w:val="001A1D"/>
          <w:w w:val="105"/>
        </w:rPr>
        <w:t>trong</w:t>
      </w:r>
      <w:r>
        <w:rPr>
          <w:color w:val="001A1D"/>
          <w:spacing w:val="-4"/>
          <w:w w:val="105"/>
        </w:rPr>
        <w:t xml:space="preserve"> </w:t>
      </w:r>
      <w:r>
        <w:rPr>
          <w:color w:val="001A1D"/>
          <w:w w:val="105"/>
        </w:rPr>
        <w:t>ra</w:t>
      </w:r>
      <w:r>
        <w:rPr>
          <w:color w:val="001A1D"/>
          <w:spacing w:val="-4"/>
          <w:w w:val="105"/>
        </w:rPr>
        <w:t xml:space="preserve"> </w:t>
      </w:r>
      <w:r>
        <w:rPr>
          <w:color w:val="001A1D"/>
          <w:w w:val="105"/>
        </w:rPr>
        <w:t>ngoài</w:t>
      </w:r>
      <w:r>
        <w:rPr>
          <w:color w:val="001A1D"/>
          <w:spacing w:val="-4"/>
          <w:w w:val="105"/>
        </w:rPr>
        <w:t xml:space="preserve"> </w:t>
      </w:r>
      <w:r>
        <w:rPr>
          <w:color w:val="001A1D"/>
          <w:w w:val="105"/>
        </w:rPr>
        <w:t>là? Layer 5</w:t>
      </w:r>
    </w:p>
    <w:p>
      <w:pPr>
        <w:pStyle w:val="4"/>
        <w:spacing w:before="212"/>
        <w:ind w:left="479"/>
      </w:pPr>
      <w:r>
        <mc:AlternateContent>
          <mc:Choice Requires="wpg">
            <w:drawing>
              <wp:anchor distT="0" distB="0" distL="0" distR="0" simplePos="0" relativeHeight="251768832" behindDoc="0" locked="0" layoutInCell="1" allowOverlap="1">
                <wp:simplePos x="0" y="0"/>
                <wp:positionH relativeFrom="page">
                  <wp:posOffset>935355</wp:posOffset>
                </wp:positionH>
                <wp:positionV relativeFrom="paragraph">
                  <wp:posOffset>-167640</wp:posOffset>
                </wp:positionV>
                <wp:extent cx="1757680" cy="1892935"/>
                <wp:effectExtent l="0" t="0" r="0" b="0"/>
                <wp:wrapNone/>
                <wp:docPr id="406" name="Group 406"/>
                <wp:cNvGraphicFramePr/>
                <a:graphic xmlns:a="http://schemas.openxmlformats.org/drawingml/2006/main">
                  <a:graphicData uri="http://schemas.microsoft.com/office/word/2010/wordprocessingGroup">
                    <wpg:wgp>
                      <wpg:cNvGrpSpPr/>
                      <wpg:grpSpPr>
                        <a:xfrm>
                          <a:off x="0" y="0"/>
                          <a:ext cx="1757680" cy="1892935"/>
                          <a:chOff x="0" y="0"/>
                          <a:chExt cx="1757680" cy="1892935"/>
                        </a:xfrm>
                      </wpg:grpSpPr>
                      <pic:pic xmlns:pic="http://schemas.openxmlformats.org/drawingml/2006/picture">
                        <pic:nvPicPr>
                          <pic:cNvPr id="407" name="Image 407"/>
                          <pic:cNvPicPr/>
                        </pic:nvPicPr>
                        <pic:blipFill>
                          <a:blip r:embed="rId283" cstate="print"/>
                          <a:stretch>
                            <a:fillRect/>
                          </a:stretch>
                        </pic:blipFill>
                        <pic:spPr>
                          <a:xfrm>
                            <a:off x="0" y="0"/>
                            <a:ext cx="1757391" cy="1892575"/>
                          </a:xfrm>
                          <a:prstGeom prst="rect">
                            <a:avLst/>
                          </a:prstGeom>
                        </pic:spPr>
                      </pic:pic>
                      <wps:wsp>
                        <wps:cNvPr id="408" name="Textbox 408"/>
                        <wps:cNvSpPr txBox="1"/>
                        <wps:spPr>
                          <a:xfrm>
                            <a:off x="0" y="0"/>
                            <a:ext cx="1757680" cy="1892935"/>
                          </a:xfrm>
                          <a:prstGeom prst="rect">
                            <a:avLst/>
                          </a:prstGeom>
                        </wps:spPr>
                        <wps:txbx>
                          <w:txbxContent>
                            <w:p>
                              <w:pPr>
                                <w:spacing w:before="96" w:line="480" w:lineRule="auto"/>
                                <w:ind w:left="144" w:right="1010"/>
                                <w:rPr>
                                  <w:sz w:val="16"/>
                                </w:rPr>
                              </w:pPr>
                              <w:r>
                                <w:rPr>
                                  <w:color w:val="494F57"/>
                                  <w:spacing w:val="-2"/>
                                  <w:w w:val="105"/>
                                  <w:sz w:val="16"/>
                                </w:rPr>
                                <w:t>Perimeter</w:t>
                              </w:r>
                              <w:r>
                                <w:rPr>
                                  <w:color w:val="494F57"/>
                                  <w:spacing w:val="-10"/>
                                  <w:w w:val="105"/>
                                  <w:sz w:val="16"/>
                                </w:rPr>
                                <w:t xml:space="preserve"> </w:t>
                              </w:r>
                              <w:r>
                                <w:rPr>
                                  <w:color w:val="494F57"/>
                                  <w:spacing w:val="-2"/>
                                  <w:w w:val="105"/>
                                  <w:sz w:val="16"/>
                                </w:rPr>
                                <w:t xml:space="preserve">security </w:t>
                              </w:r>
                              <w:r>
                                <w:rPr>
                                  <w:color w:val="494F57"/>
                                  <w:w w:val="105"/>
                                  <w:sz w:val="16"/>
                                </w:rPr>
                                <w:t>Data security</w:t>
                              </w:r>
                            </w:p>
                            <w:p>
                              <w:pPr>
                                <w:spacing w:before="11" w:line="480" w:lineRule="auto"/>
                                <w:ind w:left="144"/>
                                <w:rPr>
                                  <w:sz w:val="16"/>
                                </w:rPr>
                              </w:pPr>
                              <w:r>
                                <w:rPr>
                                  <w:color w:val="494F57"/>
                                  <w:spacing w:val="-2"/>
                                  <w:w w:val="105"/>
                                  <w:sz w:val="16"/>
                                </w:rPr>
                                <w:t xml:space="preserve">Policies, procedures, awareness </w:t>
                              </w:r>
                              <w:r>
                                <w:rPr>
                                  <w:color w:val="494F57"/>
                                  <w:w w:val="105"/>
                                  <w:sz w:val="16"/>
                                </w:rPr>
                                <w:t>Physical security</w:t>
                              </w:r>
                            </w:p>
                            <w:p>
                              <w:pPr>
                                <w:spacing w:before="1" w:line="491" w:lineRule="auto"/>
                                <w:ind w:left="144" w:right="1663"/>
                                <w:rPr>
                                  <w:sz w:val="16"/>
                                </w:rPr>
                              </w:pPr>
                              <w:r>
                                <w:rPr>
                                  <w:color w:val="494F57"/>
                                  <w:w w:val="105"/>
                                  <w:sz w:val="16"/>
                                </w:rPr>
                                <w:t>LAN</w:t>
                              </w:r>
                              <w:r>
                                <w:rPr>
                                  <w:color w:val="494F57"/>
                                  <w:spacing w:val="-11"/>
                                  <w:w w:val="105"/>
                                  <w:sz w:val="16"/>
                                </w:rPr>
                                <w:t xml:space="preserve"> </w:t>
                              </w:r>
                              <w:r>
                                <w:rPr>
                                  <w:color w:val="494F57"/>
                                  <w:w w:val="105"/>
                                  <w:sz w:val="16"/>
                                </w:rPr>
                                <w:t>security Host</w:t>
                              </w:r>
                              <w:r>
                                <w:rPr>
                                  <w:color w:val="494F57"/>
                                  <w:spacing w:val="-5"/>
                                  <w:w w:val="105"/>
                                  <w:sz w:val="16"/>
                                </w:rPr>
                                <w:t xml:space="preserve"> </w:t>
                              </w:r>
                              <w:r>
                                <w:rPr>
                                  <w:color w:val="494F57"/>
                                  <w:spacing w:val="-2"/>
                                  <w:w w:val="105"/>
                                  <w:sz w:val="16"/>
                                </w:rPr>
                                <w:t>security</w:t>
                              </w:r>
                            </w:p>
                            <w:p>
                              <w:pPr>
                                <w:spacing w:line="203" w:lineRule="exact"/>
                                <w:ind w:left="144"/>
                                <w:rPr>
                                  <w:sz w:val="16"/>
                                </w:rPr>
                              </w:pPr>
                              <w:r>
                                <w:rPr>
                                  <w:color w:val="494F57"/>
                                  <w:w w:val="105"/>
                                  <w:sz w:val="16"/>
                                </w:rPr>
                                <w:t>Application</w:t>
                              </w:r>
                              <w:r>
                                <w:rPr>
                                  <w:color w:val="494F57"/>
                                  <w:spacing w:val="-10"/>
                                  <w:w w:val="105"/>
                                  <w:sz w:val="16"/>
                                </w:rPr>
                                <w:t xml:space="preserve"> </w:t>
                              </w:r>
                              <w:r>
                                <w:rPr>
                                  <w:color w:val="494F57"/>
                                  <w:spacing w:val="-2"/>
                                  <w:w w:val="105"/>
                                  <w:sz w:val="16"/>
                                </w:rPr>
                                <w:t>security</w:t>
                              </w:r>
                            </w:p>
                          </w:txbxContent>
                        </wps:txbx>
                        <wps:bodyPr wrap="square" lIns="0" tIns="0" rIns="0" bIns="0" rtlCol="0">
                          <a:noAutofit/>
                        </wps:bodyPr>
                      </wps:wsp>
                    </wpg:wgp>
                  </a:graphicData>
                </a:graphic>
              </wp:anchor>
            </w:drawing>
          </mc:Choice>
          <mc:Fallback>
            <w:pict>
              <v:group id="_x0000_s1026" o:spid="_x0000_s1026" o:spt="203" style="position:absolute;left:0pt;margin-left:73.65pt;margin-top:-13.2pt;height:149.05pt;width:138.4pt;mso-position-horizontal-relative:page;z-index:251768832;mso-width-relative:page;mso-height-relative:page;" coordsize="1757680,1892935" o:gfxdata="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">
                <o:lock v:ext="edit" aspectratio="f"/>
                <v:shape id="Image 407" o:spid="_x0000_s1026" o:spt="75" type="#_x0000_t75" style="position:absolute;left:0;top:0;height:1892575;width:1757391;" filled="f" o:preferrelative="t" stroked="f" coordsize="21600,21600" o:gfxdata="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Fse5b4A&#10;AADcAAAADwAAAAAAAAABACAAAAAiAAAAZHJzL2Rvd25yZXYueG1sUEsBAhQAFAAAAAgAh07iQDMv&#10;BZ47AAAAOQAAABAAAAAAAAAAAQAgAAAADQEAAGRycy9zaGFwZXhtbC54bWxQSwUGAAAAAAYABgBb&#10;AQAAtwMAAAAA&#10;">
                  <v:fill on="f" focussize="0,0"/>
                  <v:stroke on="f"/>
                  <v:imagedata r:id="rId283" o:title=""/>
                  <o:lock v:ext="edit" aspectratio="f"/>
                </v:shape>
                <v:shape id="Textbox 408" o:spid="_x0000_s1026" o:spt="202" type="#_x0000_t202" style="position:absolute;left:0;top:0;height:1892935;width:1757680;" filled="f" stroked="f" coordsize="21600,21600" o:gfxdata="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Jj54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96" w:line="480" w:lineRule="auto"/>
                          <w:ind w:left="144" w:right="1010"/>
                          <w:rPr>
                            <w:sz w:val="16"/>
                          </w:rPr>
                        </w:pPr>
                        <w:r>
                          <w:rPr>
                            <w:color w:val="494F57"/>
                            <w:spacing w:val="-2"/>
                            <w:w w:val="105"/>
                            <w:sz w:val="16"/>
                          </w:rPr>
                          <w:t>Perimeter</w:t>
                        </w:r>
                        <w:r>
                          <w:rPr>
                            <w:color w:val="494F57"/>
                            <w:spacing w:val="-10"/>
                            <w:w w:val="105"/>
                            <w:sz w:val="16"/>
                          </w:rPr>
                          <w:t xml:space="preserve"> </w:t>
                        </w:r>
                        <w:r>
                          <w:rPr>
                            <w:color w:val="494F57"/>
                            <w:spacing w:val="-2"/>
                            <w:w w:val="105"/>
                            <w:sz w:val="16"/>
                          </w:rPr>
                          <w:t xml:space="preserve">security </w:t>
                        </w:r>
                        <w:r>
                          <w:rPr>
                            <w:color w:val="494F57"/>
                            <w:w w:val="105"/>
                            <w:sz w:val="16"/>
                          </w:rPr>
                          <w:t>Data security</w:t>
                        </w:r>
                      </w:p>
                      <w:p>
                        <w:pPr>
                          <w:spacing w:before="11" w:line="480" w:lineRule="auto"/>
                          <w:ind w:left="144"/>
                          <w:rPr>
                            <w:sz w:val="16"/>
                          </w:rPr>
                        </w:pPr>
                        <w:r>
                          <w:rPr>
                            <w:color w:val="494F57"/>
                            <w:spacing w:val="-2"/>
                            <w:w w:val="105"/>
                            <w:sz w:val="16"/>
                          </w:rPr>
                          <w:t xml:space="preserve">Policies, procedures, awareness </w:t>
                        </w:r>
                        <w:r>
                          <w:rPr>
                            <w:color w:val="494F57"/>
                            <w:w w:val="105"/>
                            <w:sz w:val="16"/>
                          </w:rPr>
                          <w:t>Physical security</w:t>
                        </w:r>
                      </w:p>
                      <w:p>
                        <w:pPr>
                          <w:spacing w:before="1" w:line="491" w:lineRule="auto"/>
                          <w:ind w:left="144" w:right="1663"/>
                          <w:rPr>
                            <w:sz w:val="16"/>
                          </w:rPr>
                        </w:pPr>
                        <w:r>
                          <w:rPr>
                            <w:color w:val="494F57"/>
                            <w:w w:val="105"/>
                            <w:sz w:val="16"/>
                          </w:rPr>
                          <w:t>LAN</w:t>
                        </w:r>
                        <w:r>
                          <w:rPr>
                            <w:color w:val="494F57"/>
                            <w:spacing w:val="-11"/>
                            <w:w w:val="105"/>
                            <w:sz w:val="16"/>
                          </w:rPr>
                          <w:t xml:space="preserve"> </w:t>
                        </w:r>
                        <w:r>
                          <w:rPr>
                            <w:color w:val="494F57"/>
                            <w:w w:val="105"/>
                            <w:sz w:val="16"/>
                          </w:rPr>
                          <w:t>security Host</w:t>
                        </w:r>
                        <w:r>
                          <w:rPr>
                            <w:color w:val="494F57"/>
                            <w:spacing w:val="-5"/>
                            <w:w w:val="105"/>
                            <w:sz w:val="16"/>
                          </w:rPr>
                          <w:t xml:space="preserve"> </w:t>
                        </w:r>
                        <w:r>
                          <w:rPr>
                            <w:color w:val="494F57"/>
                            <w:spacing w:val="-2"/>
                            <w:w w:val="105"/>
                            <w:sz w:val="16"/>
                          </w:rPr>
                          <w:t>security</w:t>
                        </w:r>
                      </w:p>
                      <w:p>
                        <w:pPr>
                          <w:spacing w:line="203" w:lineRule="exact"/>
                          <w:ind w:left="144"/>
                          <w:rPr>
                            <w:sz w:val="16"/>
                          </w:rPr>
                        </w:pPr>
                        <w:r>
                          <w:rPr>
                            <w:color w:val="494F57"/>
                            <w:w w:val="105"/>
                            <w:sz w:val="16"/>
                          </w:rPr>
                          <w:t>Application</w:t>
                        </w:r>
                        <w:r>
                          <w:rPr>
                            <w:color w:val="494F57"/>
                            <w:spacing w:val="-10"/>
                            <w:w w:val="105"/>
                            <w:sz w:val="16"/>
                          </w:rPr>
                          <w:t xml:space="preserve"> </w:t>
                        </w:r>
                        <w:r>
                          <w:rPr>
                            <w:color w:val="494F57"/>
                            <w:spacing w:val="-2"/>
                            <w:w w:val="105"/>
                            <w:sz w:val="16"/>
                          </w:rPr>
                          <w:t>security</w:t>
                        </w:r>
                      </w:p>
                    </w:txbxContent>
                  </v:textbox>
                </v:shape>
              </v:group>
            </w:pict>
          </mc:Fallback>
        </mc:AlternateContent>
      </w:r>
      <w:r>
        <mc:AlternateContent>
          <mc:Choice Requires="wpg">
            <w:drawing>
              <wp:anchor distT="0" distB="0" distL="0" distR="0" simplePos="0" relativeHeight="251771904" behindDoc="0" locked="0" layoutInCell="1" allowOverlap="1">
                <wp:simplePos x="0" y="0"/>
                <wp:positionH relativeFrom="page">
                  <wp:posOffset>7025640</wp:posOffset>
                </wp:positionH>
                <wp:positionV relativeFrom="paragraph">
                  <wp:posOffset>314960</wp:posOffset>
                </wp:positionV>
                <wp:extent cx="384810" cy="429895"/>
                <wp:effectExtent l="0" t="0" r="0" b="0"/>
                <wp:wrapNone/>
                <wp:docPr id="409" name="Group 409"/>
                <wp:cNvGraphicFramePr/>
                <a:graphic xmlns:a="http://schemas.openxmlformats.org/drawingml/2006/main">
                  <a:graphicData uri="http://schemas.microsoft.com/office/word/2010/wordprocessingGroup">
                    <wpg:wgp>
                      <wpg:cNvGrpSpPr/>
                      <wpg:grpSpPr>
                        <a:xfrm>
                          <a:off x="0" y="0"/>
                          <a:ext cx="384810" cy="429895"/>
                          <a:chOff x="0" y="0"/>
                          <a:chExt cx="384810" cy="429895"/>
                        </a:xfrm>
                      </wpg:grpSpPr>
                      <wps:wsp>
                        <wps:cNvPr id="410" name="Graphic 410"/>
                        <wps:cNvSpPr/>
                        <wps:spPr>
                          <a:xfrm>
                            <a:off x="0" y="0"/>
                            <a:ext cx="384810" cy="429895"/>
                          </a:xfrm>
                          <a:custGeom>
                            <a:avLst/>
                            <a:gdLst/>
                            <a:ahLst/>
                            <a:cxnLst/>
                            <a:rect l="l" t="t" r="r" b="b"/>
                            <a:pathLst>
                              <a:path w="384810" h="429895">
                                <a:moveTo>
                                  <a:pt x="384810" y="429767"/>
                                </a:moveTo>
                                <a:lnTo>
                                  <a:pt x="0" y="429767"/>
                                </a:lnTo>
                                <a:lnTo>
                                  <a:pt x="0" y="0"/>
                                </a:lnTo>
                                <a:lnTo>
                                  <a:pt x="384810" y="0"/>
                                </a:lnTo>
                                <a:lnTo>
                                  <a:pt x="384810" y="93173"/>
                                </a:lnTo>
                                <a:lnTo>
                                  <a:pt x="214052" y="93173"/>
                                </a:lnTo>
                                <a:lnTo>
                                  <a:pt x="203538" y="93681"/>
                                </a:lnTo>
                                <a:lnTo>
                                  <a:pt x="163691" y="105789"/>
                                </a:lnTo>
                                <a:lnTo>
                                  <a:pt x="131510" y="132225"/>
                                </a:lnTo>
                                <a:lnTo>
                                  <a:pt x="111895" y="168963"/>
                                </a:lnTo>
                                <a:lnTo>
                                  <a:pt x="107327" y="199897"/>
                                </a:lnTo>
                                <a:lnTo>
                                  <a:pt x="107834" y="210411"/>
                                </a:lnTo>
                                <a:lnTo>
                                  <a:pt x="119942" y="250257"/>
                                </a:lnTo>
                                <a:lnTo>
                                  <a:pt x="146378" y="282437"/>
                                </a:lnTo>
                                <a:lnTo>
                                  <a:pt x="183117" y="302051"/>
                                </a:lnTo>
                                <a:lnTo>
                                  <a:pt x="214052" y="306621"/>
                                </a:lnTo>
                                <a:lnTo>
                                  <a:pt x="384810" y="306621"/>
                                </a:lnTo>
                                <a:lnTo>
                                  <a:pt x="384810" y="429767"/>
                                </a:lnTo>
                                <a:close/>
                              </a:path>
                              <a:path w="384810" h="429895">
                                <a:moveTo>
                                  <a:pt x="384810" y="306621"/>
                                </a:moveTo>
                                <a:lnTo>
                                  <a:pt x="214052" y="306621"/>
                                </a:lnTo>
                                <a:lnTo>
                                  <a:pt x="224565" y="306113"/>
                                </a:lnTo>
                                <a:lnTo>
                                  <a:pt x="234876" y="304590"/>
                                </a:lnTo>
                                <a:lnTo>
                                  <a:pt x="273355" y="288651"/>
                                </a:lnTo>
                                <a:lnTo>
                                  <a:pt x="302805" y="259200"/>
                                </a:lnTo>
                                <a:lnTo>
                                  <a:pt x="318744" y="220722"/>
                                </a:lnTo>
                                <a:lnTo>
                                  <a:pt x="320776" y="199897"/>
                                </a:lnTo>
                                <a:lnTo>
                                  <a:pt x="320267" y="189384"/>
                                </a:lnTo>
                                <a:lnTo>
                                  <a:pt x="308159" y="149536"/>
                                </a:lnTo>
                                <a:lnTo>
                                  <a:pt x="281723" y="117357"/>
                                </a:lnTo>
                                <a:lnTo>
                                  <a:pt x="244985" y="97743"/>
                                </a:lnTo>
                                <a:lnTo>
                                  <a:pt x="214052" y="93173"/>
                                </a:lnTo>
                                <a:lnTo>
                                  <a:pt x="384810" y="93173"/>
                                </a:lnTo>
                                <a:lnTo>
                                  <a:pt x="384810" y="306621"/>
                                </a:lnTo>
                                <a:close/>
                              </a:path>
                            </a:pathLst>
                          </a:custGeom>
                          <a:solidFill>
                            <a:srgbClr val="000000">
                              <a:alpha val="19999"/>
                            </a:srgbClr>
                          </a:solidFill>
                        </wps:spPr>
                        <wps:bodyPr wrap="square" lIns="0" tIns="0" rIns="0" bIns="0" rtlCol="0">
                          <a:noAutofit/>
                        </wps:bodyPr>
                      </wps:wsp>
                      <pic:pic xmlns:pic="http://schemas.openxmlformats.org/drawingml/2006/picture">
                        <pic:nvPicPr>
                          <pic:cNvPr id="411" name="Image 411"/>
                          <pic:cNvPicPr/>
                        </pic:nvPicPr>
                        <pic:blipFill>
                          <a:blip r:embed="rId8" cstate="print"/>
                          <a:stretch>
                            <a:fillRect/>
                          </a:stretch>
                        </pic:blipFill>
                        <pic:spPr>
                          <a:xfrm>
                            <a:off x="100212" y="86057"/>
                            <a:ext cx="227678" cy="227678"/>
                          </a:xfrm>
                          <a:prstGeom prst="rect">
                            <a:avLst/>
                          </a:prstGeom>
                        </pic:spPr>
                      </pic:pic>
                    </wpg:wgp>
                  </a:graphicData>
                </a:graphic>
              </wp:anchor>
            </w:drawing>
          </mc:Choice>
          <mc:Fallback>
            <w:pict>
              <v:group id="_x0000_s1026" o:spid="_x0000_s1026" o:spt="203" style="position:absolute;left:0pt;margin-left:553.2pt;margin-top:24.8pt;height:33.85pt;width:30.3pt;mso-position-horizontal-relative:page;z-index:251771904;mso-width-relative:page;mso-height-relative:page;" coordsize="384810,429895" o:gfxdata="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qiYOvrYAAAAhAQAAGQAAAGRycy9fcmVscy9l&#10;Mm9Eb2MueG1sLnJlbHOFj0FqwzAQRfeF3EHMPpadRSjFsjeh4G1IDjBIY1nEGglJLfXtI8gmgUCX&#10;8z//PaYf//wqfillF1hB17QgiHUwjq2C6+V7/wkiF2SDa2BSsFGGcdh99GdasdRRXlzMolI4K1hK&#10;iV9SZr2Qx9yESFybOSSPpZ7Jyoj6hpbkoW2PMj0zYHhhiskoSJPpQFy2WM3/s8M8O02noH88cXmj&#10;kM5XdwVislQUeDIOH2HXRLYgh16+PDbcAV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">
                <o:lock v:ext="edit" aspectratio="f"/>
                <v:shape id="Graphic 410" o:spid="_x0000_s1026" o:spt="100" style="position:absolute;left:0;top:0;height:429895;width:384810;" fillcolor="#000000" filled="t" stroked="f" coordsize="384810,429895" o:gfxdata="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8KaoaugAAANwA&#10;AAAPAAAAAAAAAAEAIAAAACIAAABkcnMvZG93bnJldi54bWxQSwECFAAUAAAACACHTuJAMy8FnjsA&#10;AAA5AAAAEAAAAAAAAAABACAAAAAJAQAAZHJzL3NoYXBleG1sLnhtbFBLBQYAAAAABgAGAFsBAACz&#10;AwAAAAA=&#10;" path="m384810,429767l0,429767,0,0,384810,0,384810,93173,214052,93173,203538,93681,163691,105789,131510,132225,111895,168963,107327,199897,107834,210411,119942,250257,146378,282437,183117,302051,214052,306621,384810,306621,384810,429767xem384810,306621l214052,306621,224565,306113,234876,304590,273355,288651,302805,259200,318744,220722,320776,199897,320267,189384,308159,149536,281723,117357,244985,97743,214052,93173,384810,93173,384810,306621xe">
                  <v:fill on="t" opacity="13106f" focussize="0,0"/>
                  <v:stroke on="f"/>
                  <v:imagedata o:title=""/>
                  <o:lock v:ext="edit" aspectratio="f"/>
                  <v:textbox inset="0mm,0mm,0mm,0mm"/>
                </v:shape>
                <v:shape id="Image 411" o:spid="_x0000_s1026" o:spt="75" type="#_x0000_t75" style="position:absolute;left:100212;top:86057;height:227678;width:227678;" filled="f" o:preferrelative="t" stroked="f" coordsize="21600,21600" o:gfxdata="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x6C17sAAADc&#10;AAAADwAAAAAAAAABACAAAAAiAAAAZHJzL2Rvd25yZXYueG1sUEsBAhQAFAAAAAgAh07iQDMvBZ47&#10;AAAAOQAAABAAAAAAAAAAAQAgAAAACgEAAGRycy9zaGFwZXhtbC54bWxQSwUGAAAAAAYABgBbAQAA&#10;tAMAAAAA&#10;">
                  <v:fill on="f" focussize="0,0"/>
                  <v:stroke on="f"/>
                  <v:imagedata r:id="rId8" o:title=""/>
                  <o:lock v:ext="edit" aspectratio="f"/>
                </v:shape>
              </v:group>
            </w:pict>
          </mc:Fallback>
        </mc:AlternateContent>
      </w:r>
      <w:r>
        <w:rPr>
          <w:color w:val="001A1D"/>
          <w:w w:val="105"/>
        </w:rPr>
        <w:t>Layer</w:t>
      </w:r>
      <w:r>
        <w:rPr>
          <w:color w:val="001A1D"/>
          <w:spacing w:val="-5"/>
          <w:w w:val="105"/>
        </w:rPr>
        <w:t xml:space="preserve"> </w:t>
      </w:r>
      <w:r>
        <w:rPr>
          <w:color w:val="001A1D"/>
          <w:spacing w:val="-10"/>
          <w:w w:val="105"/>
        </w:rPr>
        <w:t>1</w:t>
      </w:r>
    </w:p>
    <w:p>
      <w:pPr>
        <w:pStyle w:val="4"/>
        <w:spacing w:before="11"/>
      </w:pPr>
    </w:p>
    <w:p>
      <w:pPr>
        <w:pStyle w:val="4"/>
        <w:spacing w:before="1"/>
        <w:ind w:left="479"/>
      </w:pPr>
      <w:r>
        <w:rPr>
          <w:color w:val="001A1D"/>
          <w:w w:val="105"/>
        </w:rPr>
        <w:t>Layer</w:t>
      </w:r>
      <w:r>
        <w:rPr>
          <w:color w:val="001A1D"/>
          <w:spacing w:val="-5"/>
          <w:w w:val="105"/>
        </w:rPr>
        <w:t xml:space="preserve"> </w:t>
      </w:r>
      <w:r>
        <w:rPr>
          <w:color w:val="001A1D"/>
          <w:spacing w:val="-10"/>
          <w:w w:val="105"/>
        </w:rPr>
        <w:t>7</w:t>
      </w:r>
    </w:p>
    <w:p>
      <w:pPr>
        <w:pStyle w:val="4"/>
      </w:pPr>
    </w:p>
    <w:p>
      <w:pPr>
        <w:pStyle w:val="4"/>
        <w:ind w:left="479"/>
      </w:pPr>
      <w:r>
        <w:rPr>
          <w:color w:val="001A1D"/>
          <w:w w:val="105"/>
        </w:rPr>
        <w:t>Layer</w:t>
      </w:r>
      <w:r>
        <w:rPr>
          <w:color w:val="001A1D"/>
          <w:spacing w:val="-5"/>
          <w:w w:val="105"/>
        </w:rPr>
        <w:t xml:space="preserve"> </w:t>
      </w:r>
      <w:r>
        <w:rPr>
          <w:color w:val="001A1D"/>
          <w:spacing w:val="-10"/>
          <w:w w:val="105"/>
        </w:rPr>
        <w:t>6</w:t>
      </w:r>
    </w:p>
    <w:p>
      <w:pPr>
        <w:pStyle w:val="4"/>
        <w:spacing w:before="11"/>
      </w:pPr>
    </w:p>
    <w:p>
      <w:pPr>
        <w:pStyle w:val="4"/>
        <w:ind w:left="479"/>
      </w:pPr>
      <w:r>
        <w:rPr>
          <w:color w:val="001A1D"/>
          <w:w w:val="105"/>
        </w:rPr>
        <w:t>Layer</w:t>
      </w:r>
      <w:r>
        <w:rPr>
          <w:color w:val="001A1D"/>
          <w:spacing w:val="-5"/>
          <w:w w:val="105"/>
        </w:rPr>
        <w:t xml:space="preserve"> </w:t>
      </w:r>
      <w:r>
        <w:rPr>
          <w:color w:val="001A1D"/>
          <w:spacing w:val="-10"/>
          <w:w w:val="105"/>
        </w:rPr>
        <w:t>4</w:t>
      </w:r>
    </w:p>
    <w:p>
      <w:pPr>
        <w:pStyle w:val="4"/>
      </w:pPr>
    </w:p>
    <w:p>
      <w:pPr>
        <w:pStyle w:val="4"/>
        <w:ind w:left="479"/>
      </w:pPr>
      <w:r>
        <w:rPr>
          <w:color w:val="001A1D"/>
          <w:w w:val="105"/>
        </w:rPr>
        <w:t>Layer</w:t>
      </w:r>
      <w:r>
        <w:rPr>
          <w:color w:val="001A1D"/>
          <w:spacing w:val="-5"/>
          <w:w w:val="105"/>
        </w:rPr>
        <w:t xml:space="preserve"> </w:t>
      </w:r>
      <w:r>
        <w:rPr>
          <w:color w:val="001A1D"/>
          <w:spacing w:val="-10"/>
          <w:w w:val="105"/>
        </w:rPr>
        <w:t>3</w:t>
      </w:r>
    </w:p>
    <w:p>
      <w:pPr>
        <w:pStyle w:val="4"/>
      </w:pPr>
    </w:p>
    <w:p>
      <w:pPr>
        <w:pStyle w:val="4"/>
        <w:ind w:left="479"/>
      </w:pPr>
      <w:r>
        <w:rPr>
          <w:color w:val="001A1D"/>
          <w:w w:val="105"/>
        </w:rPr>
        <w:t>Layer</w:t>
      </w:r>
      <w:r>
        <w:rPr>
          <w:color w:val="001A1D"/>
          <w:spacing w:val="-5"/>
          <w:w w:val="105"/>
        </w:rPr>
        <w:t xml:space="preserve"> </w:t>
      </w:r>
      <w:r>
        <w:rPr>
          <w:color w:val="001A1D"/>
          <w:spacing w:val="-10"/>
          <w:w w:val="105"/>
        </w:rPr>
        <w:t>2</w:t>
      </w:r>
    </w:p>
    <w:p>
      <w:pPr>
        <w:pStyle w:val="4"/>
        <w:rPr>
          <w:sz w:val="20"/>
        </w:rPr>
      </w:pPr>
    </w:p>
    <w:p>
      <w:pPr>
        <w:pStyle w:val="4"/>
        <w:spacing w:before="87"/>
        <w:rPr>
          <w:sz w:val="20"/>
        </w:rPr>
      </w:pPr>
      <w:r>
        <mc:AlternateContent>
          <mc:Choice Requires="wpg">
            <w:drawing>
              <wp:anchor distT="0" distB="0" distL="0" distR="0" simplePos="0" relativeHeight="251820032" behindDoc="1" locked="0" layoutInCell="1" allowOverlap="1">
                <wp:simplePos x="0" y="0"/>
                <wp:positionH relativeFrom="page">
                  <wp:posOffset>408940</wp:posOffset>
                </wp:positionH>
                <wp:positionV relativeFrom="paragraph">
                  <wp:posOffset>240030</wp:posOffset>
                </wp:positionV>
                <wp:extent cx="6944360" cy="590550"/>
                <wp:effectExtent l="0" t="0" r="0" b="0"/>
                <wp:wrapTopAndBottom/>
                <wp:docPr id="412" name="Group 412"/>
                <wp:cNvGraphicFramePr/>
                <a:graphic xmlns:a="http://schemas.openxmlformats.org/drawingml/2006/main">
                  <a:graphicData uri="http://schemas.microsoft.com/office/word/2010/wordprocessingGroup">
                    <wpg:wgp>
                      <wpg:cNvGrpSpPr/>
                      <wpg:grpSpPr>
                        <a:xfrm>
                          <a:off x="0" y="0"/>
                          <a:ext cx="6944359" cy="590550"/>
                          <a:chOff x="0" y="0"/>
                          <a:chExt cx="6944359" cy="590550"/>
                        </a:xfrm>
                      </wpg:grpSpPr>
                      <wps:wsp>
                        <wps:cNvPr id="413" name="Graphic 413"/>
                        <wps:cNvSpPr/>
                        <wps:spPr>
                          <a:xfrm>
                            <a:off x="3557" y="3557"/>
                            <a:ext cx="6937375" cy="583565"/>
                          </a:xfrm>
                          <a:custGeom>
                            <a:avLst/>
                            <a:gdLst/>
                            <a:ahLst/>
                            <a:cxnLst/>
                            <a:rect l="l" t="t" r="r" b="b"/>
                            <a:pathLst>
                              <a:path w="6937375" h="583565">
                                <a:moveTo>
                                  <a:pt x="0" y="572753"/>
                                </a:moveTo>
                                <a:lnTo>
                                  <a:pt x="0" y="10672"/>
                                </a:lnTo>
                                <a:lnTo>
                                  <a:pt x="0" y="7726"/>
                                </a:lnTo>
                                <a:lnTo>
                                  <a:pt x="1041" y="5208"/>
                                </a:lnTo>
                                <a:lnTo>
                                  <a:pt x="3125" y="3123"/>
                                </a:lnTo>
                                <a:lnTo>
                                  <a:pt x="5209" y="1038"/>
                                </a:lnTo>
                                <a:lnTo>
                                  <a:pt x="7725" y="0"/>
                                </a:lnTo>
                                <a:lnTo>
                                  <a:pt x="10672" y="0"/>
                                </a:lnTo>
                                <a:lnTo>
                                  <a:pt x="6926398" y="0"/>
                                </a:lnTo>
                                <a:lnTo>
                                  <a:pt x="6929345" y="0"/>
                                </a:lnTo>
                                <a:lnTo>
                                  <a:pt x="6931860" y="1038"/>
                                </a:lnTo>
                                <a:lnTo>
                                  <a:pt x="6933944" y="3123"/>
                                </a:lnTo>
                                <a:lnTo>
                                  <a:pt x="6936028" y="5208"/>
                                </a:lnTo>
                                <a:lnTo>
                                  <a:pt x="6937070" y="7726"/>
                                </a:lnTo>
                                <a:lnTo>
                                  <a:pt x="6937071" y="10672"/>
                                </a:lnTo>
                                <a:lnTo>
                                  <a:pt x="6937071" y="572753"/>
                                </a:lnTo>
                                <a:lnTo>
                                  <a:pt x="6926398" y="583425"/>
                                </a:lnTo>
                                <a:lnTo>
                                  <a:pt x="10672" y="583425"/>
                                </a:lnTo>
                                <a:lnTo>
                                  <a:pt x="7725" y="583411"/>
                                </a:lnTo>
                                <a:lnTo>
                                  <a:pt x="5209" y="582372"/>
                                </a:lnTo>
                                <a:lnTo>
                                  <a:pt x="3125" y="580287"/>
                                </a:lnTo>
                                <a:lnTo>
                                  <a:pt x="1041" y="578203"/>
                                </a:lnTo>
                                <a:lnTo>
                                  <a:pt x="0" y="575684"/>
                                </a:lnTo>
                                <a:lnTo>
                                  <a:pt x="0" y="572753"/>
                                </a:lnTo>
                                <a:close/>
                              </a:path>
                            </a:pathLst>
                          </a:custGeom>
                          <a:ln w="7114">
                            <a:solidFill>
                              <a:srgbClr val="CAD0D6"/>
                            </a:solidFill>
                            <a:prstDash val="solid"/>
                          </a:ln>
                        </wps:spPr>
                        <wps:bodyPr wrap="square" lIns="0" tIns="0" rIns="0" bIns="0" rtlCol="0">
                          <a:noAutofit/>
                        </wps:bodyPr>
                      </wps:wsp>
                      <wps:wsp>
                        <wps:cNvPr id="414" name="Graphic 414"/>
                        <wps:cNvSpPr/>
                        <wps:spPr>
                          <a:xfrm>
                            <a:off x="60477" y="394879"/>
                            <a:ext cx="448309" cy="128270"/>
                          </a:xfrm>
                          <a:custGeom>
                            <a:avLst/>
                            <a:gdLst/>
                            <a:ahLst/>
                            <a:cxnLst/>
                            <a:rect l="l" t="t" r="r" b="b"/>
                            <a:pathLst>
                              <a:path w="448309" h="128270">
                                <a:moveTo>
                                  <a:pt x="0" y="74706"/>
                                </a:moveTo>
                                <a:lnTo>
                                  <a:pt x="0" y="53362"/>
                                </a:lnTo>
                                <a:lnTo>
                                  <a:pt x="0" y="49861"/>
                                </a:lnTo>
                                <a:lnTo>
                                  <a:pt x="341" y="46389"/>
                                </a:lnTo>
                                <a:lnTo>
                                  <a:pt x="1025" y="42938"/>
                                </a:lnTo>
                                <a:lnTo>
                                  <a:pt x="1708" y="39509"/>
                                </a:lnTo>
                                <a:lnTo>
                                  <a:pt x="2721" y="36172"/>
                                </a:lnTo>
                                <a:lnTo>
                                  <a:pt x="4061" y="32935"/>
                                </a:lnTo>
                                <a:lnTo>
                                  <a:pt x="5402" y="29697"/>
                                </a:lnTo>
                                <a:lnTo>
                                  <a:pt x="15629" y="15631"/>
                                </a:lnTo>
                                <a:lnTo>
                                  <a:pt x="18106" y="13148"/>
                                </a:lnTo>
                                <a:lnTo>
                                  <a:pt x="20802" y="10935"/>
                                </a:lnTo>
                                <a:lnTo>
                                  <a:pt x="23715" y="8993"/>
                                </a:lnTo>
                                <a:lnTo>
                                  <a:pt x="26629" y="7043"/>
                                </a:lnTo>
                                <a:lnTo>
                                  <a:pt x="53362" y="0"/>
                                </a:lnTo>
                                <a:lnTo>
                                  <a:pt x="394879" y="0"/>
                                </a:lnTo>
                                <a:lnTo>
                                  <a:pt x="424525" y="8993"/>
                                </a:lnTo>
                                <a:lnTo>
                                  <a:pt x="427439" y="10935"/>
                                </a:lnTo>
                                <a:lnTo>
                                  <a:pt x="430134" y="13148"/>
                                </a:lnTo>
                                <a:lnTo>
                                  <a:pt x="432612" y="15631"/>
                                </a:lnTo>
                                <a:lnTo>
                                  <a:pt x="435089" y="18107"/>
                                </a:lnTo>
                                <a:lnTo>
                                  <a:pt x="437301" y="20804"/>
                                </a:lnTo>
                                <a:lnTo>
                                  <a:pt x="439248" y="23721"/>
                                </a:lnTo>
                                <a:lnTo>
                                  <a:pt x="441194" y="26624"/>
                                </a:lnTo>
                                <a:lnTo>
                                  <a:pt x="442838" y="29697"/>
                                </a:lnTo>
                                <a:lnTo>
                                  <a:pt x="444179" y="32935"/>
                                </a:lnTo>
                                <a:lnTo>
                                  <a:pt x="445520" y="36172"/>
                                </a:lnTo>
                                <a:lnTo>
                                  <a:pt x="446532" y="39509"/>
                                </a:lnTo>
                                <a:lnTo>
                                  <a:pt x="447216" y="42938"/>
                                </a:lnTo>
                                <a:lnTo>
                                  <a:pt x="447899" y="46389"/>
                                </a:lnTo>
                                <a:lnTo>
                                  <a:pt x="448241" y="49861"/>
                                </a:lnTo>
                                <a:lnTo>
                                  <a:pt x="448241" y="53362"/>
                                </a:lnTo>
                                <a:lnTo>
                                  <a:pt x="448241" y="74706"/>
                                </a:lnTo>
                                <a:lnTo>
                                  <a:pt x="448241" y="78207"/>
                                </a:lnTo>
                                <a:lnTo>
                                  <a:pt x="447899" y="81679"/>
                                </a:lnTo>
                                <a:lnTo>
                                  <a:pt x="447216" y="85116"/>
                                </a:lnTo>
                                <a:lnTo>
                                  <a:pt x="446532" y="88545"/>
                                </a:lnTo>
                                <a:lnTo>
                                  <a:pt x="445520" y="91868"/>
                                </a:lnTo>
                                <a:lnTo>
                                  <a:pt x="444179" y="95105"/>
                                </a:lnTo>
                                <a:lnTo>
                                  <a:pt x="442838" y="98342"/>
                                </a:lnTo>
                                <a:lnTo>
                                  <a:pt x="441194" y="101430"/>
                                </a:lnTo>
                                <a:lnTo>
                                  <a:pt x="439248" y="104347"/>
                                </a:lnTo>
                                <a:lnTo>
                                  <a:pt x="437301" y="107264"/>
                                </a:lnTo>
                                <a:lnTo>
                                  <a:pt x="424525" y="119061"/>
                                </a:lnTo>
                                <a:lnTo>
                                  <a:pt x="421612" y="121010"/>
                                </a:lnTo>
                                <a:lnTo>
                                  <a:pt x="394879" y="128069"/>
                                </a:lnTo>
                                <a:lnTo>
                                  <a:pt x="53362" y="128069"/>
                                </a:lnTo>
                                <a:lnTo>
                                  <a:pt x="23715" y="119061"/>
                                </a:lnTo>
                                <a:lnTo>
                                  <a:pt x="20802" y="117119"/>
                                </a:lnTo>
                                <a:lnTo>
                                  <a:pt x="4061" y="95105"/>
                                </a:lnTo>
                                <a:lnTo>
                                  <a:pt x="2721" y="91868"/>
                                </a:lnTo>
                                <a:lnTo>
                                  <a:pt x="1708" y="88545"/>
                                </a:lnTo>
                                <a:lnTo>
                                  <a:pt x="1025" y="85116"/>
                                </a:lnTo>
                                <a:lnTo>
                                  <a:pt x="341" y="81679"/>
                                </a:lnTo>
                                <a:lnTo>
                                  <a:pt x="0" y="78207"/>
                                </a:lnTo>
                                <a:lnTo>
                                  <a:pt x="0" y="74706"/>
                                </a:lnTo>
                                <a:close/>
                              </a:path>
                            </a:pathLst>
                          </a:custGeom>
                          <a:ln w="7114">
                            <a:solidFill>
                              <a:srgbClr val="000000"/>
                            </a:solidFill>
                            <a:prstDash val="solid"/>
                          </a:ln>
                        </wps:spPr>
                        <wps:bodyPr wrap="square" lIns="0" tIns="0" rIns="0" bIns="0" rtlCol="0">
                          <a:noAutofit/>
                        </wps:bodyPr>
                      </wps:wsp>
                      <wps:wsp>
                        <wps:cNvPr id="415" name="Textbox 415"/>
                        <wps:cNvSpPr txBox="1"/>
                        <wps:spPr>
                          <a:xfrm>
                            <a:off x="10977" y="9199"/>
                            <a:ext cx="6922770" cy="572135"/>
                          </a:xfrm>
                          <a:prstGeom prst="rect">
                            <a:avLst/>
                          </a:prstGeom>
                        </wps:spPr>
                        <wps:txbx>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44</w:t>
                              </w:r>
                            </w:p>
                            <w:p>
                              <w:pPr>
                                <w:spacing w:before="68"/>
                                <w:ind w:left="77"/>
                                <w:rPr>
                                  <w:sz w:val="13"/>
                                </w:rPr>
                              </w:pPr>
                              <w:r>
                                <w:rPr>
                                  <w:color w:val="1C2025"/>
                                  <w:sz w:val="13"/>
                                </w:rPr>
                                <w:t>Not</w:t>
                              </w:r>
                              <w:r>
                                <w:rPr>
                                  <w:color w:val="1C2025"/>
                                  <w:spacing w:val="3"/>
                                  <w:sz w:val="13"/>
                                </w:rPr>
                                <w:t xml:space="preserve"> </w:t>
                              </w:r>
                              <w:r>
                                <w:rPr>
                                  <w:color w:val="1C2025"/>
                                  <w:sz w:val="13"/>
                                </w:rPr>
                                <w:t>yet</w:t>
                              </w:r>
                              <w:r>
                                <w:rPr>
                                  <w:color w:val="1C2025"/>
                                  <w:spacing w:val="4"/>
                                  <w:sz w:val="13"/>
                                </w:rPr>
                                <w:t xml:space="preserve"> </w:t>
                              </w:r>
                              <w:r>
                                <w:rPr>
                                  <w:color w:val="1C2025"/>
                                  <w:spacing w:val="-2"/>
                                  <w:sz w:val="13"/>
                                </w:rPr>
                                <w:t>answered</w:t>
                              </w:r>
                            </w:p>
                            <w:p>
                              <w:pPr>
                                <w:spacing w:before="84"/>
                                <w:ind w:left="138"/>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18.9pt;height:46.5pt;width:546.8pt;mso-position-horizontal-relative:page;mso-wrap-distance-bottom:0pt;mso-wrap-distance-top:0pt;z-index:-251496448;mso-width-relative:page;mso-height-relative:page;" coordsize="6944359,590550" o:gfxdata="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">
                <o:lock v:ext="edit" aspectratio="f"/>
                <v:shape id="Graphic 413" o:spid="_x0000_s1026" o:spt="100" style="position:absolute;left:3557;top:3557;height:583565;width:6937375;" filled="f" stroked="t" coordsize="6937375,583565" o:gfxdata="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AxKPvQAA&#10;ANwAAAAPAAAAAAAAAAEAIAAAACIAAABkcnMvZG93bnJldi54bWxQSwECFAAUAAAACACHTuJAMy8F&#10;njsAAAA5AAAAEAAAAAAAAAABACAAAAAMAQAAZHJzL3NoYXBleG1sLnhtbFBLBQYAAAAABgAGAFsB&#10;AAC2AwAAAAA=&#10;" path="m0,572753l0,10672,0,7726,1041,5208,3125,3123,5209,1038,7725,0,10672,0,6926398,0,6929345,0,6931860,1038,6933944,3123,6936028,5208,6937070,7726,6937071,10672,6937071,572753,6926398,583425,10672,583425,7725,583411,5209,582372,3125,580287,1041,578203,0,575684,0,572753xe">
                  <v:fill on="f" focussize="0,0"/>
                  <v:stroke weight="0.560157480314961pt" color="#CAD0D6" joinstyle="round"/>
                  <v:imagedata o:title=""/>
                  <o:lock v:ext="edit" aspectratio="f"/>
                  <v:textbox inset="0mm,0mm,0mm,0mm"/>
                </v:shape>
                <v:shape id="Graphic 414" o:spid="_x0000_s1026" o:spt="100" style="position:absolute;left:60477;top:394879;height:128270;width:448309;" filled="f" stroked="t" coordsize="448309,128270" o:gfxdata="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jUDbL4A&#10;AADcAAAADwAAAAAAAAABACAAAAAiAAAAZHJzL2Rvd25yZXYueG1sUEsBAhQAFAAAAAgAh07iQDMv&#10;BZ47AAAAOQAAABAAAAAAAAAAAQAgAAAADQEAAGRycy9zaGFwZXhtbC54bWxQSwUGAAAAAAYABgBb&#10;AQAAtwMAAAAA&#10;" path="m0,74706l0,53362,0,49861,341,46389,1025,42938,1708,39509,2721,36172,4061,32935,5402,29697,15629,15631,18106,13148,20802,10935,23715,8993,26629,7043,53362,0,394879,0,424525,8993,427439,10935,430134,13148,432612,15631,435089,18107,437301,20804,439248,23721,441194,26624,442838,29697,444179,32935,445520,36172,446532,39509,447216,42938,447899,46389,448241,49861,448241,53362,448241,74706,448241,78207,447899,81679,447216,85116,446532,88545,445520,91868,444179,95105,442838,98342,441194,101430,439248,104347,437301,107264,424525,119061,421612,121010,394879,128069,53362,128069,23715,119061,20802,117119,4061,95105,2721,91868,1708,88545,1025,85116,341,81679,0,78207,0,74706xe">
                  <v:fill on="f" focussize="0,0"/>
                  <v:stroke weight="0.560157480314961pt" color="#000000" joinstyle="round"/>
                  <v:imagedata o:title=""/>
                  <o:lock v:ext="edit" aspectratio="f"/>
                  <v:textbox inset="0mm,0mm,0mm,0mm"/>
                </v:shape>
                <v:shape id="Textbox 415" o:spid="_x0000_s1026" o:spt="202" type="#_x0000_t202" style="position:absolute;left:10977;top:9199;height:572135;width:6922770;" filled="f" stroked="f" coordsize="21600,21600" o:gfxdata="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9AwK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38"/>
                          <w:ind w:left="77"/>
                          <w:rPr>
                            <w:b/>
                            <w:sz w:val="20"/>
                          </w:rPr>
                        </w:pPr>
                        <w:r>
                          <w:rPr>
                            <w:b/>
                            <w:color w:val="1C2025"/>
                            <w:sz w:val="13"/>
                          </w:rPr>
                          <w:t>Question</w:t>
                        </w:r>
                        <w:r>
                          <w:rPr>
                            <w:b/>
                            <w:color w:val="1C2025"/>
                            <w:spacing w:val="12"/>
                            <w:sz w:val="13"/>
                          </w:rPr>
                          <w:t xml:space="preserve"> </w:t>
                        </w:r>
                        <w:r>
                          <w:rPr>
                            <w:b/>
                            <w:color w:val="1C2025"/>
                            <w:spacing w:val="-5"/>
                            <w:sz w:val="20"/>
                          </w:rPr>
                          <w:t>44</w:t>
                        </w:r>
                      </w:p>
                      <w:p>
                        <w:pPr>
                          <w:spacing w:before="68"/>
                          <w:ind w:left="77"/>
                          <w:rPr>
                            <w:sz w:val="13"/>
                          </w:rPr>
                        </w:pPr>
                        <w:r>
                          <w:rPr>
                            <w:color w:val="1C2025"/>
                            <w:sz w:val="13"/>
                          </w:rPr>
                          <w:t>Not</w:t>
                        </w:r>
                        <w:r>
                          <w:rPr>
                            <w:color w:val="1C2025"/>
                            <w:spacing w:val="3"/>
                            <w:sz w:val="13"/>
                          </w:rPr>
                          <w:t xml:space="preserve"> </w:t>
                        </w:r>
                        <w:r>
                          <w:rPr>
                            <w:color w:val="1C2025"/>
                            <w:sz w:val="13"/>
                          </w:rPr>
                          <w:t>yet</w:t>
                        </w:r>
                        <w:r>
                          <w:rPr>
                            <w:color w:val="1C2025"/>
                            <w:spacing w:val="4"/>
                            <w:sz w:val="13"/>
                          </w:rPr>
                          <w:t xml:space="preserve"> </w:t>
                        </w:r>
                        <w:r>
                          <w:rPr>
                            <w:color w:val="1C2025"/>
                            <w:spacing w:val="-2"/>
                            <w:sz w:val="13"/>
                          </w:rPr>
                          <w:t>answered</w:t>
                        </w:r>
                      </w:p>
                      <w:p>
                        <w:pPr>
                          <w:spacing w:before="84"/>
                          <w:ind w:left="138"/>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pPr>
    </w:p>
    <w:p>
      <w:pPr>
        <w:pStyle w:val="4"/>
        <w:spacing w:before="29"/>
      </w:pPr>
    </w:p>
    <w:p>
      <w:pPr>
        <w:pStyle w:val="4"/>
        <w:ind w:left="468"/>
      </w:pPr>
      <w:r>
        <w:rPr>
          <w:color w:val="001A1D"/>
          <w:w w:val="105"/>
        </w:rPr>
        <w:t>Tấn</w:t>
      </w:r>
      <w:r>
        <w:rPr>
          <w:color w:val="001A1D"/>
          <w:spacing w:val="-5"/>
          <w:w w:val="105"/>
        </w:rPr>
        <w:t xml:space="preserve"> </w:t>
      </w:r>
      <w:r>
        <w:rPr>
          <w:color w:val="001A1D"/>
          <w:w w:val="105"/>
        </w:rPr>
        <w:t>công</w:t>
      </w:r>
      <w:r>
        <w:rPr>
          <w:color w:val="001A1D"/>
          <w:spacing w:val="-5"/>
          <w:w w:val="105"/>
        </w:rPr>
        <w:t xml:space="preserve"> </w:t>
      </w:r>
      <w:r>
        <w:rPr>
          <w:color w:val="001A1D"/>
          <w:w w:val="105"/>
        </w:rPr>
        <w:t>DoS/DDoS</w:t>
      </w:r>
      <w:r>
        <w:rPr>
          <w:color w:val="001A1D"/>
          <w:spacing w:val="-4"/>
          <w:w w:val="105"/>
        </w:rPr>
        <w:t xml:space="preserve"> </w:t>
      </w:r>
      <w:r>
        <w:rPr>
          <w:color w:val="001A1D"/>
          <w:w w:val="105"/>
        </w:rPr>
        <w:t>làm</w:t>
      </w:r>
      <w:r>
        <w:rPr>
          <w:color w:val="001A1D"/>
          <w:spacing w:val="-5"/>
          <w:w w:val="105"/>
        </w:rPr>
        <w:t xml:space="preserve"> </w:t>
      </w:r>
      <w:r>
        <w:rPr>
          <w:color w:val="001A1D"/>
          <w:w w:val="105"/>
        </w:rPr>
        <w:t>ảnh</w:t>
      </w:r>
      <w:r>
        <w:rPr>
          <w:color w:val="001A1D"/>
          <w:spacing w:val="-4"/>
          <w:w w:val="105"/>
        </w:rPr>
        <w:t xml:space="preserve"> </w:t>
      </w:r>
      <w:r>
        <w:rPr>
          <w:color w:val="001A1D"/>
          <w:w w:val="105"/>
        </w:rPr>
        <w:t>hưởng</w:t>
      </w:r>
      <w:r>
        <w:rPr>
          <w:color w:val="001A1D"/>
          <w:spacing w:val="-5"/>
          <w:w w:val="105"/>
        </w:rPr>
        <w:t xml:space="preserve"> </w:t>
      </w:r>
      <w:r>
        <w:rPr>
          <w:color w:val="001A1D"/>
          <w:w w:val="105"/>
        </w:rPr>
        <w:t>đến</w:t>
      </w:r>
      <w:r>
        <w:rPr>
          <w:color w:val="001A1D"/>
          <w:spacing w:val="-5"/>
          <w:w w:val="105"/>
        </w:rPr>
        <w:t xml:space="preserve"> </w:t>
      </w:r>
      <w:r>
        <w:rPr>
          <w:color w:val="001A1D"/>
          <w:w w:val="105"/>
        </w:rPr>
        <w:t>tiêu</w:t>
      </w:r>
      <w:r>
        <w:rPr>
          <w:color w:val="001A1D"/>
          <w:spacing w:val="-4"/>
          <w:w w:val="105"/>
        </w:rPr>
        <w:t xml:space="preserve"> </w:t>
      </w:r>
      <w:r>
        <w:rPr>
          <w:color w:val="001A1D"/>
          <w:w w:val="105"/>
        </w:rPr>
        <w:t>chuẩn</w:t>
      </w:r>
      <w:r>
        <w:rPr>
          <w:color w:val="001A1D"/>
          <w:spacing w:val="-5"/>
          <w:w w:val="105"/>
        </w:rPr>
        <w:t xml:space="preserve"> </w:t>
      </w:r>
      <w:r>
        <w:rPr>
          <w:color w:val="001A1D"/>
          <w:w w:val="105"/>
        </w:rPr>
        <w:t>nào</w:t>
      </w:r>
      <w:r>
        <w:rPr>
          <w:color w:val="001A1D"/>
          <w:spacing w:val="-4"/>
          <w:w w:val="105"/>
        </w:rPr>
        <w:t xml:space="preserve"> </w:t>
      </w:r>
      <w:r>
        <w:rPr>
          <w:color w:val="001A1D"/>
          <w:w w:val="105"/>
        </w:rPr>
        <w:t>của</w:t>
      </w:r>
      <w:r>
        <w:rPr>
          <w:color w:val="001A1D"/>
          <w:spacing w:val="-5"/>
          <w:w w:val="105"/>
        </w:rPr>
        <w:t xml:space="preserve"> </w:t>
      </w:r>
      <w:r>
        <w:rPr>
          <w:color w:val="001A1D"/>
          <w:w w:val="105"/>
        </w:rPr>
        <w:t>an</w:t>
      </w:r>
      <w:r>
        <w:rPr>
          <w:color w:val="001A1D"/>
          <w:spacing w:val="-4"/>
          <w:w w:val="105"/>
        </w:rPr>
        <w:t xml:space="preserve"> </w:t>
      </w:r>
      <w:r>
        <w:rPr>
          <w:color w:val="001A1D"/>
          <w:w w:val="105"/>
        </w:rPr>
        <w:t>toàn</w:t>
      </w:r>
      <w:r>
        <w:rPr>
          <w:color w:val="001A1D"/>
          <w:spacing w:val="-5"/>
          <w:w w:val="105"/>
        </w:rPr>
        <w:t xml:space="preserve"> </w:t>
      </w:r>
      <w:r>
        <w:rPr>
          <w:color w:val="001A1D"/>
          <w:w w:val="105"/>
        </w:rPr>
        <w:t>thông</w:t>
      </w:r>
      <w:r>
        <w:rPr>
          <w:color w:val="001A1D"/>
          <w:spacing w:val="-5"/>
          <w:w w:val="105"/>
        </w:rPr>
        <w:t xml:space="preserve"> </w:t>
      </w:r>
      <w:r>
        <w:rPr>
          <w:color w:val="001A1D"/>
          <w:spacing w:val="-4"/>
          <w:w w:val="105"/>
        </w:rPr>
        <w:t>tin?</w:t>
      </w:r>
    </w:p>
    <w:p>
      <w:pPr>
        <w:pStyle w:val="4"/>
        <w:spacing w:before="123"/>
      </w:pPr>
    </w:p>
    <w:p>
      <w:pPr>
        <w:pStyle w:val="5"/>
        <w:numPr>
          <w:ilvl w:val="0"/>
          <w:numId w:val="78"/>
        </w:numPr>
        <w:tabs>
          <w:tab w:val="left" w:pos="1098"/>
        </w:tabs>
        <w:spacing w:before="0"/>
        <w:ind w:left="1098" w:hanging="294"/>
        <w:rPr>
          <w:sz w:val="16"/>
        </w:rPr>
      </w:pPr>
      <w:r>
        <w:drawing>
          <wp:anchor distT="0" distB="0" distL="0" distR="0" simplePos="0" relativeHeight="251768832" behindDoc="0" locked="0" layoutInCell="1" allowOverlap="1">
            <wp:simplePos x="0" y="0"/>
            <wp:positionH relativeFrom="page">
              <wp:posOffset>611505</wp:posOffset>
            </wp:positionH>
            <wp:positionV relativeFrom="paragraph">
              <wp:posOffset>17145</wp:posOffset>
            </wp:positionV>
            <wp:extent cx="92710" cy="92710"/>
            <wp:effectExtent l="0" t="0" r="0" b="0"/>
            <wp:wrapNone/>
            <wp:docPr id="416" name="Image 416"/>
            <wp:cNvGraphicFramePr/>
            <a:graphic xmlns:a="http://schemas.openxmlformats.org/drawingml/2006/main">
              <a:graphicData uri="http://schemas.openxmlformats.org/drawingml/2006/picture">
                <pic:pic xmlns:pic="http://schemas.openxmlformats.org/drawingml/2006/picture">
                  <pic:nvPicPr>
                    <pic:cNvPr id="416" name="Image 416"/>
                    <pic:cNvPicPr/>
                  </pic:nvPicPr>
                  <pic:blipFill>
                    <a:blip r:embed="rId284" cstate="print"/>
                    <a:stretch>
                      <a:fillRect/>
                    </a:stretch>
                  </pic:blipFill>
                  <pic:spPr>
                    <a:xfrm>
                      <a:off x="0" y="0"/>
                      <a:ext cx="92494" cy="92494"/>
                    </a:xfrm>
                    <a:prstGeom prst="rect">
                      <a:avLst/>
                    </a:prstGeom>
                  </pic:spPr>
                </pic:pic>
              </a:graphicData>
            </a:graphic>
          </wp:anchor>
        </w:drawing>
      </w:r>
      <w:r>
        <w:rPr>
          <w:color w:val="001A1D"/>
          <w:w w:val="105"/>
          <w:sz w:val="16"/>
        </w:rPr>
        <w:t>Tính</w:t>
      </w:r>
      <w:r>
        <w:rPr>
          <w:color w:val="001A1D"/>
          <w:spacing w:val="-5"/>
          <w:w w:val="105"/>
          <w:sz w:val="16"/>
        </w:rPr>
        <w:t xml:space="preserve"> </w:t>
      </w:r>
      <w:r>
        <w:rPr>
          <w:color w:val="001A1D"/>
          <w:w w:val="105"/>
          <w:sz w:val="16"/>
        </w:rPr>
        <w:t>toàn</w:t>
      </w:r>
      <w:r>
        <w:rPr>
          <w:color w:val="001A1D"/>
          <w:spacing w:val="-4"/>
          <w:w w:val="105"/>
          <w:sz w:val="16"/>
        </w:rPr>
        <w:t xml:space="preserve"> </w:t>
      </w:r>
      <w:r>
        <w:rPr>
          <w:color w:val="001A1D"/>
          <w:spacing w:val="-5"/>
          <w:w w:val="105"/>
          <w:sz w:val="16"/>
        </w:rPr>
        <w:t>vẹn</w:t>
      </w:r>
    </w:p>
    <w:p>
      <w:pPr>
        <w:pStyle w:val="5"/>
        <w:numPr>
          <w:ilvl w:val="0"/>
          <w:numId w:val="78"/>
        </w:numPr>
        <w:tabs>
          <w:tab w:val="left" w:pos="1098"/>
        </w:tabs>
        <w:spacing w:before="157"/>
        <w:ind w:left="1098" w:hanging="294"/>
        <w:rPr>
          <w:sz w:val="16"/>
        </w:rPr>
      </w:pPr>
      <w:r>
        <w:drawing>
          <wp:anchor distT="0" distB="0" distL="0" distR="0" simplePos="0" relativeHeight="251769856"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417" name="Image 417"/>
            <wp:cNvGraphicFramePr/>
            <a:graphic xmlns:a="http://schemas.openxmlformats.org/drawingml/2006/main">
              <a:graphicData uri="http://schemas.openxmlformats.org/drawingml/2006/picture">
                <pic:pic xmlns:pic="http://schemas.openxmlformats.org/drawingml/2006/picture">
                  <pic:nvPicPr>
                    <pic:cNvPr id="417" name="Image 417"/>
                    <pic:cNvPicPr/>
                  </pic:nvPicPr>
                  <pic:blipFill>
                    <a:blip r:embed="rId285" cstate="print"/>
                    <a:stretch>
                      <a:fillRect/>
                    </a:stretch>
                  </pic:blipFill>
                  <pic:spPr>
                    <a:xfrm>
                      <a:off x="0" y="0"/>
                      <a:ext cx="92494" cy="92494"/>
                    </a:xfrm>
                    <a:prstGeom prst="rect">
                      <a:avLst/>
                    </a:prstGeom>
                  </pic:spPr>
                </pic:pic>
              </a:graphicData>
            </a:graphic>
          </wp:anchor>
        </w:drawing>
      </w:r>
      <w:r>
        <w:rPr>
          <w:color w:val="001A1D"/>
          <w:w w:val="105"/>
          <w:sz w:val="16"/>
        </w:rPr>
        <w:t>Tính</w:t>
      </w:r>
      <w:r>
        <w:rPr>
          <w:color w:val="001A1D"/>
          <w:spacing w:val="-5"/>
          <w:w w:val="105"/>
          <w:sz w:val="16"/>
        </w:rPr>
        <w:t xml:space="preserve"> </w:t>
      </w:r>
      <w:r>
        <w:rPr>
          <w:color w:val="001A1D"/>
          <w:w w:val="105"/>
          <w:sz w:val="16"/>
        </w:rPr>
        <w:t>chống</w:t>
      </w:r>
      <w:r>
        <w:rPr>
          <w:color w:val="001A1D"/>
          <w:spacing w:val="-5"/>
          <w:w w:val="105"/>
          <w:sz w:val="16"/>
        </w:rPr>
        <w:t xml:space="preserve"> </w:t>
      </w:r>
      <w:r>
        <w:rPr>
          <w:color w:val="001A1D"/>
          <w:w w:val="105"/>
          <w:sz w:val="16"/>
        </w:rPr>
        <w:t>thoái</w:t>
      </w:r>
      <w:r>
        <w:rPr>
          <w:color w:val="001A1D"/>
          <w:spacing w:val="-5"/>
          <w:w w:val="105"/>
          <w:sz w:val="16"/>
        </w:rPr>
        <w:t xml:space="preserve"> </w:t>
      </w:r>
      <w:r>
        <w:rPr>
          <w:color w:val="001A1D"/>
          <w:spacing w:val="-4"/>
          <w:w w:val="105"/>
          <w:sz w:val="16"/>
        </w:rPr>
        <w:t>thác</w:t>
      </w:r>
    </w:p>
    <w:p>
      <w:pPr>
        <w:pStyle w:val="5"/>
        <w:numPr>
          <w:ilvl w:val="0"/>
          <w:numId w:val="78"/>
        </w:numPr>
        <w:tabs>
          <w:tab w:val="left" w:pos="1098"/>
        </w:tabs>
        <w:ind w:left="1098" w:hanging="294"/>
        <w:rPr>
          <w:sz w:val="16"/>
        </w:rPr>
      </w:pPr>
      <w:r>
        <w:drawing>
          <wp:anchor distT="0" distB="0" distL="0" distR="0" simplePos="0" relativeHeight="251769856"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418" name="Image 418"/>
            <wp:cNvGraphicFramePr/>
            <a:graphic xmlns:a="http://schemas.openxmlformats.org/drawingml/2006/main">
              <a:graphicData uri="http://schemas.openxmlformats.org/drawingml/2006/picture">
                <pic:pic xmlns:pic="http://schemas.openxmlformats.org/drawingml/2006/picture">
                  <pic:nvPicPr>
                    <pic:cNvPr id="418" name="Image 418"/>
                    <pic:cNvPicPr/>
                  </pic:nvPicPr>
                  <pic:blipFill>
                    <a:blip r:embed="rId286" cstate="print"/>
                    <a:stretch>
                      <a:fillRect/>
                    </a:stretch>
                  </pic:blipFill>
                  <pic:spPr>
                    <a:xfrm>
                      <a:off x="0" y="0"/>
                      <a:ext cx="92494" cy="92494"/>
                    </a:xfrm>
                    <a:prstGeom prst="rect">
                      <a:avLst/>
                    </a:prstGeom>
                  </pic:spPr>
                </pic:pic>
              </a:graphicData>
            </a:graphic>
          </wp:anchor>
        </w:drawing>
      </w:r>
      <w:r>
        <w:rPr>
          <w:color w:val="001A1D"/>
          <w:w w:val="105"/>
          <w:sz w:val="16"/>
        </w:rPr>
        <w:t>Tính</w:t>
      </w:r>
      <w:r>
        <w:rPr>
          <w:color w:val="001A1D"/>
          <w:spacing w:val="-4"/>
          <w:w w:val="105"/>
          <w:sz w:val="16"/>
        </w:rPr>
        <w:t xml:space="preserve"> </w:t>
      </w:r>
      <w:r>
        <w:rPr>
          <w:color w:val="001A1D"/>
          <w:w w:val="105"/>
          <w:sz w:val="16"/>
        </w:rPr>
        <w:t>bí</w:t>
      </w:r>
      <w:r>
        <w:rPr>
          <w:color w:val="001A1D"/>
          <w:spacing w:val="-3"/>
          <w:w w:val="105"/>
          <w:sz w:val="16"/>
        </w:rPr>
        <w:t xml:space="preserve"> </w:t>
      </w:r>
      <w:r>
        <w:rPr>
          <w:color w:val="001A1D"/>
          <w:spacing w:val="-5"/>
          <w:w w:val="105"/>
          <w:sz w:val="16"/>
        </w:rPr>
        <w:t>mật</w:t>
      </w:r>
    </w:p>
    <w:p>
      <w:pPr>
        <w:pStyle w:val="5"/>
        <w:numPr>
          <w:ilvl w:val="0"/>
          <w:numId w:val="78"/>
        </w:numPr>
        <w:tabs>
          <w:tab w:val="left" w:pos="1098"/>
        </w:tabs>
        <w:spacing w:before="169"/>
        <w:ind w:left="1098" w:hanging="294"/>
        <w:rPr>
          <w:sz w:val="16"/>
        </w:rPr>
      </w:pPr>
      <w:r>
        <w:drawing>
          <wp:anchor distT="0" distB="0" distL="0" distR="0" simplePos="0" relativeHeight="251770880" behindDoc="0" locked="0" layoutInCell="1" allowOverlap="1">
            <wp:simplePos x="0" y="0"/>
            <wp:positionH relativeFrom="page">
              <wp:posOffset>611505</wp:posOffset>
            </wp:positionH>
            <wp:positionV relativeFrom="paragraph">
              <wp:posOffset>131445</wp:posOffset>
            </wp:positionV>
            <wp:extent cx="92710" cy="92710"/>
            <wp:effectExtent l="0" t="0" r="0" b="0"/>
            <wp:wrapNone/>
            <wp:docPr id="419" name="Image 419"/>
            <wp:cNvGraphicFramePr/>
            <a:graphic xmlns:a="http://schemas.openxmlformats.org/drawingml/2006/main">
              <a:graphicData uri="http://schemas.openxmlformats.org/drawingml/2006/picture">
                <pic:pic xmlns:pic="http://schemas.openxmlformats.org/drawingml/2006/picture">
                  <pic:nvPicPr>
                    <pic:cNvPr id="419" name="Image 419"/>
                    <pic:cNvPicPr/>
                  </pic:nvPicPr>
                  <pic:blipFill>
                    <a:blip r:embed="rId287" cstate="print"/>
                    <a:stretch>
                      <a:fillRect/>
                    </a:stretch>
                  </pic:blipFill>
                  <pic:spPr>
                    <a:xfrm>
                      <a:off x="0" y="0"/>
                      <a:ext cx="92494" cy="92494"/>
                    </a:xfrm>
                    <a:prstGeom prst="rect">
                      <a:avLst/>
                    </a:prstGeom>
                  </pic:spPr>
                </pic:pic>
              </a:graphicData>
            </a:graphic>
          </wp:anchor>
        </w:drawing>
      </w:r>
      <w:r>
        <w:rPr>
          <w:color w:val="001A1D"/>
          <w:w w:val="105"/>
          <w:sz w:val="16"/>
        </w:rPr>
        <w:t>Tính</w:t>
      </w:r>
      <w:r>
        <w:rPr>
          <w:color w:val="001A1D"/>
          <w:spacing w:val="-4"/>
          <w:w w:val="105"/>
          <w:sz w:val="16"/>
        </w:rPr>
        <w:t xml:space="preserve"> </w:t>
      </w:r>
      <w:r>
        <w:rPr>
          <w:color w:val="001A1D"/>
          <w:w w:val="105"/>
          <w:sz w:val="16"/>
        </w:rPr>
        <w:t>xác</w:t>
      </w:r>
      <w:r>
        <w:rPr>
          <w:color w:val="001A1D"/>
          <w:spacing w:val="-4"/>
          <w:w w:val="105"/>
          <w:sz w:val="16"/>
        </w:rPr>
        <w:t xml:space="preserve"> thực</w:t>
      </w:r>
    </w:p>
    <w:p>
      <w:pPr>
        <w:pStyle w:val="5"/>
        <w:numPr>
          <w:ilvl w:val="0"/>
          <w:numId w:val="78"/>
        </w:numPr>
        <w:tabs>
          <w:tab w:val="left" w:pos="1098"/>
        </w:tabs>
        <w:spacing w:line="468" w:lineRule="auto"/>
        <w:ind w:left="793" w:right="9270" w:firstLine="11"/>
        <w:rPr>
          <w:sz w:val="16"/>
        </w:rPr>
      </w:pPr>
      <w:r>
        <w:drawing>
          <wp:anchor distT="0" distB="0" distL="0" distR="0" simplePos="0" relativeHeight="251770880"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420" name="Image 420"/>
            <wp:cNvGraphicFramePr/>
            <a:graphic xmlns:a="http://schemas.openxmlformats.org/drawingml/2006/main">
              <a:graphicData uri="http://schemas.openxmlformats.org/drawingml/2006/picture">
                <pic:pic xmlns:pic="http://schemas.openxmlformats.org/drawingml/2006/picture">
                  <pic:nvPicPr>
                    <pic:cNvPr id="420" name="Image 420"/>
                    <pic:cNvPicPr/>
                  </pic:nvPicPr>
                  <pic:blipFill>
                    <a:blip r:embed="rId288" cstate="print"/>
                    <a:stretch>
                      <a:fillRect/>
                    </a:stretch>
                  </pic:blipFill>
                  <pic:spPr>
                    <a:xfrm>
                      <a:off x="0" y="0"/>
                      <a:ext cx="92494" cy="92494"/>
                    </a:xfrm>
                    <a:prstGeom prst="rect">
                      <a:avLst/>
                    </a:prstGeom>
                  </pic:spPr>
                </pic:pic>
              </a:graphicData>
            </a:graphic>
          </wp:anchor>
        </w:drawing>
      </w:r>
      <w:r>
        <w:rPr>
          <w:color w:val="001A1D"/>
          <w:w w:val="105"/>
          <w:sz w:val="16"/>
        </w:rPr>
        <w:t>Tính</w:t>
      </w:r>
      <w:r>
        <w:rPr>
          <w:color w:val="001A1D"/>
          <w:spacing w:val="-14"/>
          <w:w w:val="105"/>
          <w:sz w:val="16"/>
        </w:rPr>
        <w:t xml:space="preserve"> </w:t>
      </w:r>
      <w:r>
        <w:rPr>
          <w:color w:val="001A1D"/>
          <w:w w:val="105"/>
          <w:sz w:val="16"/>
        </w:rPr>
        <w:t>sẵn</w:t>
      </w:r>
      <w:r>
        <w:rPr>
          <w:color w:val="001A1D"/>
          <w:spacing w:val="-11"/>
          <w:w w:val="105"/>
          <w:sz w:val="16"/>
        </w:rPr>
        <w:t xml:space="preserve"> </w:t>
      </w:r>
      <w:r>
        <w:rPr>
          <w:color w:val="001A1D"/>
          <w:w w:val="105"/>
          <w:sz w:val="16"/>
        </w:rPr>
        <w:t xml:space="preserve">sàng </w:t>
      </w:r>
      <w:r>
        <w:rPr>
          <w:color w:val="0E6BBE"/>
          <w:w w:val="105"/>
          <w:sz w:val="16"/>
        </w:rPr>
        <w:t>Clear my choice</w:t>
      </w:r>
    </w:p>
    <w:p>
      <w:pPr>
        <w:spacing w:line="468" w:lineRule="auto"/>
        <w:rPr>
          <w:sz w:val="16"/>
        </w:rPr>
        <w:sectPr>
          <w:pgSz w:w="12240" w:h="15840"/>
          <w:pgMar w:top="220" w:right="460" w:bottom="440" w:left="400" w:header="0" w:footer="260" w:gutter="0"/>
          <w:cols w:space="720" w:num="1"/>
        </w:sectPr>
      </w:pPr>
    </w:p>
    <w:p>
      <w:pPr>
        <w:pStyle w:val="4"/>
        <w:tabs>
          <w:tab w:val="left" w:pos="5991"/>
        </w:tabs>
        <w:spacing w:before="65"/>
        <w:ind w:left="110"/>
        <w:rPr>
          <w:rFonts w:ascii="Arial MT" w:hAnsi="Arial MT"/>
        </w:rPr>
      </w:pPr>
      <w:r>
        <w:rPr>
          <w:rFonts w:ascii="Arial MT" w:hAnsi="Arial MT"/>
        </w:rPr>
        <w:t>11/15/23,</w:t>
      </w:r>
      <w:r>
        <w:rPr>
          <w:rFonts w:ascii="Arial MT" w:hAnsi="Arial MT"/>
          <w:spacing w:val="-7"/>
        </w:rPr>
        <w:t xml:space="preserve"> </w:t>
      </w:r>
      <w:r>
        <w:rPr>
          <w:rFonts w:ascii="Arial MT" w:hAnsi="Arial MT"/>
        </w:rPr>
        <w:t>10:23</w:t>
      </w:r>
      <w:r>
        <w:rPr>
          <w:rFonts w:ascii="Arial MT" w:hAnsi="Arial MT"/>
          <w:spacing w:val="-7"/>
        </w:rPr>
        <w:t xml:space="preserve"> </w:t>
      </w:r>
      <w:r>
        <w:rPr>
          <w:rFonts w:ascii="Arial MT" w:hAnsi="Arial MT"/>
          <w:spacing w:val="-5"/>
          <w:w w:val="95"/>
        </w:rPr>
        <w:t>PM</w:t>
      </w:r>
      <w:r>
        <w:rPr>
          <w:rFonts w:ascii="Arial MT" w:hAnsi="Arial MT"/>
        </w:rPr>
        <w:tab/>
      </w:r>
      <w:r>
        <w:rPr>
          <w:rFonts w:ascii="Arial MT" w:hAnsi="Arial MT"/>
          <w:w w:val="80"/>
        </w:rPr>
        <w:t>Đề</w:t>
      </w:r>
      <w:r>
        <w:rPr>
          <w:rFonts w:ascii="Arial MT" w:hAnsi="Arial MT"/>
          <w:spacing w:val="-1"/>
          <w:w w:val="80"/>
        </w:rPr>
        <w:t xml:space="preserve"> </w:t>
      </w:r>
      <w:r>
        <w:rPr>
          <w:rFonts w:ascii="Arial MT" w:hAnsi="Arial MT"/>
          <w:w w:val="80"/>
        </w:rPr>
        <w:t>thi</w:t>
      </w:r>
      <w:r>
        <w:rPr>
          <w:rFonts w:ascii="Arial MT" w:hAnsi="Arial MT"/>
          <w:spacing w:val="-9"/>
        </w:rPr>
        <w:t xml:space="preserve"> </w:t>
      </w:r>
      <w:r>
        <w:rPr>
          <w:rFonts w:ascii="Arial MT" w:hAnsi="Arial MT"/>
          <w:w w:val="80"/>
        </w:rPr>
        <w:t>cuối</w:t>
      </w:r>
      <w:r>
        <w:rPr>
          <w:rFonts w:ascii="Arial MT" w:hAnsi="Arial MT"/>
          <w:spacing w:val="-1"/>
          <w:w w:val="80"/>
        </w:rPr>
        <w:t xml:space="preserve"> </w:t>
      </w:r>
      <w:r>
        <w:rPr>
          <w:rFonts w:ascii="Arial MT" w:hAnsi="Arial MT"/>
          <w:w w:val="80"/>
        </w:rPr>
        <w:t>kỳ</w:t>
      </w:r>
      <w:r>
        <w:rPr>
          <w:rFonts w:ascii="Arial MT" w:hAnsi="Arial MT"/>
          <w:spacing w:val="-9"/>
        </w:rPr>
        <w:t xml:space="preserve"> </w:t>
      </w:r>
      <w:r>
        <w:rPr>
          <w:rFonts w:ascii="Arial MT" w:hAnsi="Arial MT"/>
          <w:w w:val="80"/>
        </w:rPr>
        <w:t>|</w:t>
      </w:r>
      <w:r>
        <w:rPr>
          <w:rFonts w:ascii="Arial MT" w:hAnsi="Arial MT"/>
          <w:spacing w:val="-1"/>
          <w:w w:val="80"/>
        </w:rPr>
        <w:t xml:space="preserve"> </w:t>
      </w:r>
      <w:r>
        <w:rPr>
          <w:rFonts w:ascii="Arial MT" w:hAnsi="Arial MT"/>
          <w:spacing w:val="-5"/>
          <w:w w:val="80"/>
        </w:rPr>
        <w:t>MMS</w:t>
      </w:r>
    </w:p>
    <w:p>
      <w:pPr>
        <w:pStyle w:val="4"/>
        <w:spacing w:before="4"/>
        <w:rPr>
          <w:rFonts w:ascii="Arial MT"/>
          <w:sz w:val="5"/>
        </w:rPr>
      </w:pPr>
      <w:r>
        <mc:AlternateContent>
          <mc:Choice Requires="wpg">
            <w:drawing>
              <wp:anchor distT="0" distB="0" distL="0" distR="0" simplePos="0" relativeHeight="251821056" behindDoc="1" locked="0" layoutInCell="1" allowOverlap="1">
                <wp:simplePos x="0" y="0"/>
                <wp:positionH relativeFrom="page">
                  <wp:posOffset>408940</wp:posOffset>
                </wp:positionH>
                <wp:positionV relativeFrom="paragraph">
                  <wp:posOffset>54610</wp:posOffset>
                </wp:positionV>
                <wp:extent cx="6944360" cy="590550"/>
                <wp:effectExtent l="0" t="0" r="0" b="0"/>
                <wp:wrapTopAndBottom/>
                <wp:docPr id="421" name="Group 421"/>
                <wp:cNvGraphicFramePr/>
                <a:graphic xmlns:a="http://schemas.openxmlformats.org/drawingml/2006/main">
                  <a:graphicData uri="http://schemas.microsoft.com/office/word/2010/wordprocessingGroup">
                    <wpg:wgp>
                      <wpg:cNvGrpSpPr/>
                      <wpg:grpSpPr>
                        <a:xfrm>
                          <a:off x="0" y="0"/>
                          <a:ext cx="6944359" cy="590550"/>
                          <a:chOff x="0" y="0"/>
                          <a:chExt cx="6944359" cy="590550"/>
                        </a:xfrm>
                      </wpg:grpSpPr>
                      <wps:wsp>
                        <wps:cNvPr id="422" name="Graphic 422"/>
                        <wps:cNvSpPr/>
                        <wps:spPr>
                          <a:xfrm>
                            <a:off x="3557" y="3557"/>
                            <a:ext cx="6937375" cy="583565"/>
                          </a:xfrm>
                          <a:custGeom>
                            <a:avLst/>
                            <a:gdLst/>
                            <a:ahLst/>
                            <a:cxnLst/>
                            <a:rect l="l" t="t" r="r" b="b"/>
                            <a:pathLst>
                              <a:path w="6937375" h="583565">
                                <a:moveTo>
                                  <a:pt x="0" y="572753"/>
                                </a:moveTo>
                                <a:lnTo>
                                  <a:pt x="0" y="10672"/>
                                </a:lnTo>
                                <a:lnTo>
                                  <a:pt x="0" y="7712"/>
                                </a:lnTo>
                                <a:lnTo>
                                  <a:pt x="1041" y="5193"/>
                                </a:lnTo>
                                <a:lnTo>
                                  <a:pt x="3125" y="3116"/>
                                </a:lnTo>
                                <a:lnTo>
                                  <a:pt x="5209" y="1038"/>
                                </a:lnTo>
                                <a:lnTo>
                                  <a:pt x="7725" y="0"/>
                                </a:lnTo>
                                <a:lnTo>
                                  <a:pt x="10672" y="0"/>
                                </a:lnTo>
                                <a:lnTo>
                                  <a:pt x="6926398" y="0"/>
                                </a:lnTo>
                                <a:lnTo>
                                  <a:pt x="6929345" y="0"/>
                                </a:lnTo>
                                <a:lnTo>
                                  <a:pt x="6931860" y="1038"/>
                                </a:lnTo>
                                <a:lnTo>
                                  <a:pt x="6933944" y="3116"/>
                                </a:lnTo>
                                <a:lnTo>
                                  <a:pt x="6936028" y="5193"/>
                                </a:lnTo>
                                <a:lnTo>
                                  <a:pt x="6937070" y="7712"/>
                                </a:lnTo>
                                <a:lnTo>
                                  <a:pt x="6937071" y="10672"/>
                                </a:lnTo>
                                <a:lnTo>
                                  <a:pt x="6937071" y="572753"/>
                                </a:lnTo>
                                <a:lnTo>
                                  <a:pt x="6926398" y="583425"/>
                                </a:lnTo>
                                <a:lnTo>
                                  <a:pt x="10672" y="583425"/>
                                </a:lnTo>
                                <a:lnTo>
                                  <a:pt x="0" y="575698"/>
                                </a:lnTo>
                                <a:lnTo>
                                  <a:pt x="0" y="572753"/>
                                </a:lnTo>
                                <a:close/>
                              </a:path>
                            </a:pathLst>
                          </a:custGeom>
                          <a:ln w="7114">
                            <a:solidFill>
                              <a:srgbClr val="CAD0D6"/>
                            </a:solidFill>
                            <a:prstDash val="solid"/>
                          </a:ln>
                        </wps:spPr>
                        <wps:bodyPr wrap="square" lIns="0" tIns="0" rIns="0" bIns="0" rtlCol="0">
                          <a:noAutofit/>
                        </wps:bodyPr>
                      </wps:wsp>
                      <wps:wsp>
                        <wps:cNvPr id="423" name="Graphic 423"/>
                        <wps:cNvSpPr/>
                        <wps:spPr>
                          <a:xfrm>
                            <a:off x="60477" y="401994"/>
                            <a:ext cx="448309" cy="128270"/>
                          </a:xfrm>
                          <a:custGeom>
                            <a:avLst/>
                            <a:gdLst/>
                            <a:ahLst/>
                            <a:cxnLst/>
                            <a:rect l="l" t="t" r="r" b="b"/>
                            <a:pathLst>
                              <a:path w="448309" h="128270">
                                <a:moveTo>
                                  <a:pt x="0" y="74706"/>
                                </a:moveTo>
                                <a:lnTo>
                                  <a:pt x="0" y="53362"/>
                                </a:lnTo>
                                <a:lnTo>
                                  <a:pt x="0" y="49847"/>
                                </a:lnTo>
                                <a:lnTo>
                                  <a:pt x="341" y="46360"/>
                                </a:lnTo>
                                <a:lnTo>
                                  <a:pt x="1025" y="42924"/>
                                </a:lnTo>
                                <a:lnTo>
                                  <a:pt x="1708" y="39495"/>
                                </a:lnTo>
                                <a:lnTo>
                                  <a:pt x="2721" y="36172"/>
                                </a:lnTo>
                                <a:lnTo>
                                  <a:pt x="4061" y="32935"/>
                                </a:lnTo>
                                <a:lnTo>
                                  <a:pt x="5402" y="29697"/>
                                </a:lnTo>
                                <a:lnTo>
                                  <a:pt x="7046" y="26609"/>
                                </a:lnTo>
                                <a:lnTo>
                                  <a:pt x="8993" y="23692"/>
                                </a:lnTo>
                                <a:lnTo>
                                  <a:pt x="10939" y="20775"/>
                                </a:lnTo>
                                <a:lnTo>
                                  <a:pt x="13151" y="18079"/>
                                </a:lnTo>
                                <a:lnTo>
                                  <a:pt x="15629" y="15617"/>
                                </a:lnTo>
                                <a:lnTo>
                                  <a:pt x="18106" y="13148"/>
                                </a:lnTo>
                                <a:lnTo>
                                  <a:pt x="20802" y="10935"/>
                                </a:lnTo>
                                <a:lnTo>
                                  <a:pt x="23715" y="8993"/>
                                </a:lnTo>
                                <a:lnTo>
                                  <a:pt x="26629" y="7043"/>
                                </a:lnTo>
                                <a:lnTo>
                                  <a:pt x="42951" y="1031"/>
                                </a:lnTo>
                                <a:lnTo>
                                  <a:pt x="46388" y="348"/>
                                </a:lnTo>
                                <a:lnTo>
                                  <a:pt x="49858" y="0"/>
                                </a:lnTo>
                                <a:lnTo>
                                  <a:pt x="53362" y="0"/>
                                </a:lnTo>
                                <a:lnTo>
                                  <a:pt x="394879" y="0"/>
                                </a:lnTo>
                                <a:lnTo>
                                  <a:pt x="398383" y="0"/>
                                </a:lnTo>
                                <a:lnTo>
                                  <a:pt x="401853" y="348"/>
                                </a:lnTo>
                                <a:lnTo>
                                  <a:pt x="405289" y="1031"/>
                                </a:lnTo>
                                <a:lnTo>
                                  <a:pt x="408726" y="1707"/>
                                </a:lnTo>
                                <a:lnTo>
                                  <a:pt x="424525" y="8993"/>
                                </a:lnTo>
                                <a:lnTo>
                                  <a:pt x="427439" y="10935"/>
                                </a:lnTo>
                                <a:lnTo>
                                  <a:pt x="430134" y="13148"/>
                                </a:lnTo>
                                <a:lnTo>
                                  <a:pt x="432612" y="15617"/>
                                </a:lnTo>
                                <a:lnTo>
                                  <a:pt x="435089" y="18079"/>
                                </a:lnTo>
                                <a:lnTo>
                                  <a:pt x="437301" y="20775"/>
                                </a:lnTo>
                                <a:lnTo>
                                  <a:pt x="439248" y="23692"/>
                                </a:lnTo>
                                <a:lnTo>
                                  <a:pt x="441194" y="26609"/>
                                </a:lnTo>
                                <a:lnTo>
                                  <a:pt x="442838" y="29697"/>
                                </a:lnTo>
                                <a:lnTo>
                                  <a:pt x="444179" y="32935"/>
                                </a:lnTo>
                                <a:lnTo>
                                  <a:pt x="445520" y="36172"/>
                                </a:lnTo>
                                <a:lnTo>
                                  <a:pt x="446532" y="39495"/>
                                </a:lnTo>
                                <a:lnTo>
                                  <a:pt x="447216" y="42924"/>
                                </a:lnTo>
                                <a:lnTo>
                                  <a:pt x="447899" y="46360"/>
                                </a:lnTo>
                                <a:lnTo>
                                  <a:pt x="448241" y="49847"/>
                                </a:lnTo>
                                <a:lnTo>
                                  <a:pt x="448241" y="53362"/>
                                </a:lnTo>
                                <a:lnTo>
                                  <a:pt x="448241" y="74706"/>
                                </a:lnTo>
                                <a:lnTo>
                                  <a:pt x="448241" y="78207"/>
                                </a:lnTo>
                                <a:lnTo>
                                  <a:pt x="447899" y="81672"/>
                                </a:lnTo>
                                <a:lnTo>
                                  <a:pt x="447216" y="85101"/>
                                </a:lnTo>
                                <a:lnTo>
                                  <a:pt x="446532" y="88531"/>
                                </a:lnTo>
                                <a:lnTo>
                                  <a:pt x="445520" y="91868"/>
                                </a:lnTo>
                                <a:lnTo>
                                  <a:pt x="444179" y="95105"/>
                                </a:lnTo>
                                <a:lnTo>
                                  <a:pt x="442838" y="98342"/>
                                </a:lnTo>
                                <a:lnTo>
                                  <a:pt x="441194" y="101430"/>
                                </a:lnTo>
                                <a:lnTo>
                                  <a:pt x="439248" y="104333"/>
                                </a:lnTo>
                                <a:lnTo>
                                  <a:pt x="437301" y="107250"/>
                                </a:lnTo>
                                <a:lnTo>
                                  <a:pt x="405289" y="127037"/>
                                </a:lnTo>
                                <a:lnTo>
                                  <a:pt x="401853" y="127720"/>
                                </a:lnTo>
                                <a:lnTo>
                                  <a:pt x="398383" y="128054"/>
                                </a:lnTo>
                                <a:lnTo>
                                  <a:pt x="394879" y="128069"/>
                                </a:lnTo>
                                <a:lnTo>
                                  <a:pt x="53362" y="128069"/>
                                </a:lnTo>
                                <a:lnTo>
                                  <a:pt x="49858" y="128054"/>
                                </a:lnTo>
                                <a:lnTo>
                                  <a:pt x="46388" y="127720"/>
                                </a:lnTo>
                                <a:lnTo>
                                  <a:pt x="42951" y="127037"/>
                                </a:lnTo>
                                <a:lnTo>
                                  <a:pt x="39515" y="126361"/>
                                </a:lnTo>
                                <a:lnTo>
                                  <a:pt x="8993" y="104333"/>
                                </a:lnTo>
                                <a:lnTo>
                                  <a:pt x="7046" y="101430"/>
                                </a:lnTo>
                                <a:lnTo>
                                  <a:pt x="5402" y="98342"/>
                                </a:lnTo>
                                <a:lnTo>
                                  <a:pt x="4061" y="95105"/>
                                </a:lnTo>
                                <a:lnTo>
                                  <a:pt x="2721" y="91868"/>
                                </a:lnTo>
                                <a:lnTo>
                                  <a:pt x="1708" y="88531"/>
                                </a:lnTo>
                                <a:lnTo>
                                  <a:pt x="1025" y="85101"/>
                                </a:lnTo>
                                <a:lnTo>
                                  <a:pt x="341" y="81672"/>
                                </a:lnTo>
                                <a:lnTo>
                                  <a:pt x="0" y="78207"/>
                                </a:lnTo>
                                <a:lnTo>
                                  <a:pt x="0" y="74706"/>
                                </a:lnTo>
                                <a:close/>
                              </a:path>
                            </a:pathLst>
                          </a:custGeom>
                          <a:ln w="7114">
                            <a:solidFill>
                              <a:srgbClr val="000000"/>
                            </a:solidFill>
                            <a:prstDash val="solid"/>
                          </a:ln>
                        </wps:spPr>
                        <wps:bodyPr wrap="square" lIns="0" tIns="0" rIns="0" bIns="0" rtlCol="0">
                          <a:noAutofit/>
                        </wps:bodyPr>
                      </wps:wsp>
                      <wps:wsp>
                        <wps:cNvPr id="424" name="Textbox 424"/>
                        <wps:cNvSpPr txBox="1"/>
                        <wps:spPr>
                          <a:xfrm>
                            <a:off x="10977" y="9192"/>
                            <a:ext cx="6922770" cy="572770"/>
                          </a:xfrm>
                          <a:prstGeom prst="rect">
                            <a:avLst/>
                          </a:prstGeom>
                        </wps:spPr>
                        <wps:txbx>
                          <w:txbxContent>
                            <w:p>
                              <w:pPr>
                                <w:spacing w:before="38" w:line="333" w:lineRule="auto"/>
                                <w:ind w:left="77" w:right="9784"/>
                                <w:rPr>
                                  <w:b/>
                                  <w:sz w:val="12"/>
                                </w:rPr>
                              </w:pPr>
                              <w:r>
                                <w:rPr>
                                  <w:b/>
                                  <w:color w:val="1C2025"/>
                                  <w:sz w:val="13"/>
                                </w:rPr>
                                <w:t>Question</w:t>
                              </w:r>
                              <w:r>
                                <w:rPr>
                                  <w:b/>
                                  <w:color w:val="1C2025"/>
                                  <w:spacing w:val="-3"/>
                                  <w:sz w:val="13"/>
                                </w:rPr>
                                <w:t xml:space="preserve"> </w:t>
                              </w:r>
                              <w:r>
                                <w:rPr>
                                  <w:b/>
                                  <w:color w:val="1C2025"/>
                                  <w:sz w:val="20"/>
                                </w:rPr>
                                <w:t xml:space="preserve">45 </w:t>
                              </w:r>
                              <w:r>
                                <w:rPr>
                                  <w:color w:val="1C2025"/>
                                  <w:sz w:val="13"/>
                                </w:rPr>
                                <w:t>Not</w:t>
                              </w:r>
                              <w:r>
                                <w:rPr>
                                  <w:color w:val="1C2025"/>
                                  <w:spacing w:val="-5"/>
                                  <w:sz w:val="13"/>
                                </w:rPr>
                                <w:t xml:space="preserve"> </w:t>
                              </w:r>
                              <w:r>
                                <w:rPr>
                                  <w:color w:val="1C2025"/>
                                  <w:sz w:val="13"/>
                                </w:rPr>
                                <w:t>yet</w:t>
                              </w:r>
                              <w:r>
                                <w:rPr>
                                  <w:color w:val="1C2025"/>
                                  <w:spacing w:val="-5"/>
                                  <w:sz w:val="13"/>
                                </w:rPr>
                                <w:t xml:space="preserve"> </w:t>
                              </w:r>
                              <w:r>
                                <w:rPr>
                                  <w:color w:val="1C2025"/>
                                  <w:sz w:val="13"/>
                                </w:rPr>
                                <w:t>answered</w:t>
                              </w:r>
                              <w:r>
                                <w:rPr>
                                  <w:color w:val="1C2025"/>
                                  <w:spacing w:val="40"/>
                                  <w:sz w:val="13"/>
                                </w:rPr>
                                <w:t xml:space="preserve"> </w:t>
                              </w:r>
                              <w:r>
                                <w:rPr>
                                  <w:b/>
                                  <w:color w:val="A5A5A6"/>
                                  <w:sz w:val="12"/>
                                </w:rPr>
                                <w:t>v1</w:t>
                              </w:r>
                              <w:r>
                                <w:rPr>
                                  <w:b/>
                                  <w:color w:val="A5A5A6"/>
                                  <w:spacing w:val="-6"/>
                                  <w:sz w:val="12"/>
                                </w:rPr>
                                <w:t xml:space="preserve"> </w:t>
                              </w:r>
                              <w:r>
                                <w:rPr>
                                  <w:b/>
                                  <w:color w:val="A5A5A6"/>
                                  <w:sz w:val="12"/>
                                </w:rPr>
                                <w:t>(latest)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4.3pt;height:46.5pt;width:546.8pt;mso-position-horizontal-relative:page;mso-wrap-distance-bottom:0pt;mso-wrap-distance-top:0pt;z-index:-251495424;mso-width-relative:page;mso-height-relative:page;" coordsize="6944359,590550" o:gfxdata="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">
                <o:lock v:ext="edit" aspectratio="f"/>
                <v:shape id="Graphic 422" o:spid="_x0000_s1026" o:spt="100" style="position:absolute;left:3557;top:3557;height:583565;width:6937375;" filled="f" stroked="t" coordsize="6937375,583565" o:gfxdata="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kjfam8AAAA&#10;3AAAAA8AAAAAAAAAAQAgAAAAIgAAAGRycy9kb3ducmV2LnhtbFBLAQIUABQAAAAIAIdO4kAzLwWe&#10;OwAAADkAAAAQAAAAAAAAAAEAIAAAAAsBAABkcnMvc2hhcGV4bWwueG1sUEsFBgAAAAAGAAYAWwEA&#10;ALUDAAAAAA==&#10;" path="m0,572753l0,10672,0,7712,1041,5193,3125,3116,5209,1038,7725,0,10672,0,6926398,0,6929345,0,6931860,1038,6933944,3116,6936028,5193,6937070,7712,6937071,10672,6937071,572753,6926398,583425,10672,583425,0,575698,0,572753xe">
                  <v:fill on="f" focussize="0,0"/>
                  <v:stroke weight="0.560157480314961pt" color="#CAD0D6" joinstyle="round"/>
                  <v:imagedata o:title=""/>
                  <o:lock v:ext="edit" aspectratio="f"/>
                  <v:textbox inset="0mm,0mm,0mm,0mm"/>
                </v:shape>
                <v:shape id="Graphic 423" o:spid="_x0000_s1026" o:spt="100" style="position:absolute;left:60477;top:401994;height:128270;width:448309;" filled="f" stroked="t" coordsize="448309,128270" o:gfxdata="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sFGlvQAA&#10;ANwAAAAPAAAAAAAAAAEAIAAAACIAAABkcnMvZG93bnJldi54bWxQSwECFAAUAAAACACHTuJAMy8F&#10;njsAAAA5AAAAEAAAAAAAAAABACAAAAAMAQAAZHJzL3NoYXBleG1sLnhtbFBLBQYAAAAABgAGAFsB&#10;AAC2AwAAAAA=&#10;" path="m0,74706l0,53362,0,49847,341,46360,1025,42924,1708,39495,2721,36172,4061,32935,5402,29697,7046,26609,8993,23692,10939,20775,13151,18079,15629,15617,18106,13148,20802,10935,23715,8993,26629,7043,42951,1031,46388,348,49858,0,53362,0,394879,0,398383,0,401853,348,405289,1031,408726,1707,424525,8993,427439,10935,430134,13148,432612,15617,435089,18079,437301,20775,439248,23692,441194,26609,442838,29697,444179,32935,445520,36172,446532,39495,447216,42924,447899,46360,448241,49847,448241,53362,448241,74706,448241,78207,447899,81672,447216,85101,446532,88531,445520,91868,444179,95105,442838,98342,441194,101430,439248,104333,437301,107250,405289,127037,401853,127720,398383,128054,394879,128069,53362,128069,49858,128054,46388,127720,42951,127037,39515,126361,8993,104333,7046,101430,5402,98342,4061,95105,2721,91868,1708,88531,1025,85101,341,81672,0,78207,0,74706xe">
                  <v:fill on="f" focussize="0,0"/>
                  <v:stroke weight="0.560157480314961pt" color="#000000" joinstyle="round"/>
                  <v:imagedata o:title=""/>
                  <o:lock v:ext="edit" aspectratio="f"/>
                  <v:textbox inset="0mm,0mm,0mm,0mm"/>
                </v:shape>
                <v:shape id="Textbox 424" o:spid="_x0000_s1026" o:spt="202" type="#_x0000_t202" style="position:absolute;left:10977;top:9192;height:572770;width:6922770;" filled="f" stroked="f" coordsize="21600,21600" o:gfxdata="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Cvh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38" w:line="333" w:lineRule="auto"/>
                          <w:ind w:left="77" w:right="9784"/>
                          <w:rPr>
                            <w:b/>
                            <w:sz w:val="12"/>
                          </w:rPr>
                        </w:pPr>
                        <w:r>
                          <w:rPr>
                            <w:b/>
                            <w:color w:val="1C2025"/>
                            <w:sz w:val="13"/>
                          </w:rPr>
                          <w:t>Question</w:t>
                        </w:r>
                        <w:r>
                          <w:rPr>
                            <w:b/>
                            <w:color w:val="1C2025"/>
                            <w:spacing w:val="-3"/>
                            <w:sz w:val="13"/>
                          </w:rPr>
                          <w:t xml:space="preserve"> </w:t>
                        </w:r>
                        <w:r>
                          <w:rPr>
                            <w:b/>
                            <w:color w:val="1C2025"/>
                            <w:sz w:val="20"/>
                          </w:rPr>
                          <w:t xml:space="preserve">45 </w:t>
                        </w:r>
                        <w:r>
                          <w:rPr>
                            <w:color w:val="1C2025"/>
                            <w:sz w:val="13"/>
                          </w:rPr>
                          <w:t>Not</w:t>
                        </w:r>
                        <w:r>
                          <w:rPr>
                            <w:color w:val="1C2025"/>
                            <w:spacing w:val="-5"/>
                            <w:sz w:val="13"/>
                          </w:rPr>
                          <w:t xml:space="preserve"> </w:t>
                        </w:r>
                        <w:r>
                          <w:rPr>
                            <w:color w:val="1C2025"/>
                            <w:sz w:val="13"/>
                          </w:rPr>
                          <w:t>yet</w:t>
                        </w:r>
                        <w:r>
                          <w:rPr>
                            <w:color w:val="1C2025"/>
                            <w:spacing w:val="-5"/>
                            <w:sz w:val="13"/>
                          </w:rPr>
                          <w:t xml:space="preserve"> </w:t>
                        </w:r>
                        <w:r>
                          <w:rPr>
                            <w:color w:val="1C2025"/>
                            <w:sz w:val="13"/>
                          </w:rPr>
                          <w:t>answered</w:t>
                        </w:r>
                        <w:r>
                          <w:rPr>
                            <w:color w:val="1C2025"/>
                            <w:spacing w:val="40"/>
                            <w:sz w:val="13"/>
                          </w:rPr>
                          <w:t xml:space="preserve"> </w:t>
                        </w:r>
                        <w:r>
                          <w:rPr>
                            <w:b/>
                            <w:color w:val="A5A5A6"/>
                            <w:sz w:val="12"/>
                          </w:rPr>
                          <w:t>v1</w:t>
                        </w:r>
                        <w:r>
                          <w:rPr>
                            <w:b/>
                            <w:color w:val="A5A5A6"/>
                            <w:spacing w:val="-6"/>
                            <w:sz w:val="12"/>
                          </w:rPr>
                          <w:t xml:space="preserve"> </w:t>
                        </w:r>
                        <w:r>
                          <w:rPr>
                            <w:b/>
                            <w:color w:val="A5A5A6"/>
                            <w:sz w:val="12"/>
                          </w:rPr>
                          <w:t>(latest)</w:t>
                        </w:r>
                      </w:p>
                    </w:txbxContent>
                  </v:textbox>
                </v:shape>
                <w10:wrap type="topAndBottom"/>
              </v:group>
            </w:pict>
          </mc:Fallback>
        </mc:AlternateContent>
      </w:r>
    </w:p>
    <w:p>
      <w:pPr>
        <w:pStyle w:val="4"/>
        <w:rPr>
          <w:rFonts w:ascii="Arial MT"/>
        </w:rPr>
      </w:pPr>
    </w:p>
    <w:p>
      <w:pPr>
        <w:pStyle w:val="4"/>
        <w:spacing w:before="86"/>
        <w:rPr>
          <w:rFonts w:ascii="Arial MT"/>
        </w:rPr>
      </w:pPr>
    </w:p>
    <w:p>
      <w:pPr>
        <w:pStyle w:val="4"/>
        <w:spacing w:before="1"/>
        <w:ind w:left="468"/>
      </w:pPr>
      <w:r>
        <w:rPr>
          <w:color w:val="001A1D"/>
          <w:w w:val="105"/>
        </w:rPr>
        <w:t>Các</w:t>
      </w:r>
      <w:r>
        <w:rPr>
          <w:color w:val="001A1D"/>
          <w:spacing w:val="-5"/>
          <w:w w:val="105"/>
        </w:rPr>
        <w:t xml:space="preserve"> </w:t>
      </w:r>
      <w:r>
        <w:rPr>
          <w:color w:val="001A1D"/>
          <w:w w:val="105"/>
        </w:rPr>
        <w:t>khối</w:t>
      </w:r>
      <w:r>
        <w:rPr>
          <w:color w:val="001A1D"/>
          <w:spacing w:val="-4"/>
          <w:w w:val="105"/>
        </w:rPr>
        <w:t xml:space="preserve"> </w:t>
      </w:r>
      <w:r>
        <w:rPr>
          <w:color w:val="001A1D"/>
          <w:w w:val="105"/>
        </w:rPr>
        <w:t>xử</w:t>
      </w:r>
      <w:r>
        <w:rPr>
          <w:color w:val="001A1D"/>
          <w:spacing w:val="-4"/>
          <w:w w:val="105"/>
        </w:rPr>
        <w:t xml:space="preserve"> </w:t>
      </w:r>
      <w:r>
        <w:rPr>
          <w:color w:val="001A1D"/>
          <w:w w:val="105"/>
        </w:rPr>
        <w:t>lý</w:t>
      </w:r>
      <w:r>
        <w:rPr>
          <w:color w:val="001A1D"/>
          <w:spacing w:val="-4"/>
          <w:w w:val="105"/>
        </w:rPr>
        <w:t xml:space="preserve"> </w:t>
      </w:r>
      <w:r>
        <w:rPr>
          <w:color w:val="001A1D"/>
          <w:w w:val="105"/>
        </w:rPr>
        <w:t>nào</w:t>
      </w:r>
      <w:r>
        <w:rPr>
          <w:color w:val="001A1D"/>
          <w:spacing w:val="-4"/>
          <w:w w:val="105"/>
        </w:rPr>
        <w:t xml:space="preserve"> </w:t>
      </w:r>
      <w:r>
        <w:rPr>
          <w:color w:val="001A1D"/>
          <w:w w:val="105"/>
        </w:rPr>
        <w:t>được</w:t>
      </w:r>
      <w:r>
        <w:rPr>
          <w:color w:val="001A1D"/>
          <w:spacing w:val="-4"/>
          <w:w w:val="105"/>
        </w:rPr>
        <w:t xml:space="preserve"> </w:t>
      </w:r>
      <w:r>
        <w:rPr>
          <w:color w:val="001A1D"/>
          <w:w w:val="105"/>
        </w:rPr>
        <w:t>dùng</w:t>
      </w:r>
      <w:r>
        <w:rPr>
          <w:color w:val="001A1D"/>
          <w:spacing w:val="-4"/>
          <w:w w:val="105"/>
        </w:rPr>
        <w:t xml:space="preserve"> </w:t>
      </w:r>
      <w:r>
        <w:rPr>
          <w:color w:val="001A1D"/>
          <w:w w:val="105"/>
        </w:rPr>
        <w:t>trong</w:t>
      </w:r>
      <w:r>
        <w:rPr>
          <w:color w:val="001A1D"/>
          <w:spacing w:val="-4"/>
          <w:w w:val="105"/>
        </w:rPr>
        <w:t xml:space="preserve"> </w:t>
      </w:r>
      <w:r>
        <w:rPr>
          <w:color w:val="001A1D"/>
          <w:w w:val="105"/>
        </w:rPr>
        <w:t>mã</w:t>
      </w:r>
      <w:r>
        <w:rPr>
          <w:color w:val="001A1D"/>
          <w:spacing w:val="-4"/>
          <w:w w:val="105"/>
        </w:rPr>
        <w:t xml:space="preserve"> </w:t>
      </w:r>
      <w:r>
        <w:rPr>
          <w:color w:val="001A1D"/>
          <w:w w:val="105"/>
        </w:rPr>
        <w:t>hóa</w:t>
      </w:r>
      <w:r>
        <w:rPr>
          <w:color w:val="001A1D"/>
          <w:spacing w:val="-4"/>
          <w:w w:val="105"/>
        </w:rPr>
        <w:t xml:space="preserve"> </w:t>
      </w:r>
      <w:r>
        <w:rPr>
          <w:color w:val="001A1D"/>
          <w:w w:val="105"/>
        </w:rPr>
        <w:t>đối</w:t>
      </w:r>
      <w:r>
        <w:rPr>
          <w:color w:val="001A1D"/>
          <w:spacing w:val="-4"/>
          <w:w w:val="105"/>
        </w:rPr>
        <w:t xml:space="preserve"> </w:t>
      </w:r>
      <w:r>
        <w:rPr>
          <w:color w:val="001A1D"/>
          <w:w w:val="105"/>
        </w:rPr>
        <w:t>xứng</w:t>
      </w:r>
      <w:r>
        <w:rPr>
          <w:color w:val="001A1D"/>
          <w:spacing w:val="-4"/>
          <w:w w:val="105"/>
        </w:rPr>
        <w:t xml:space="preserve"> </w:t>
      </w:r>
      <w:r>
        <w:rPr>
          <w:color w:val="001A1D"/>
          <w:w w:val="105"/>
        </w:rPr>
        <w:t>AES?</w:t>
      </w:r>
      <w:r>
        <w:rPr>
          <w:color w:val="001A1D"/>
          <w:spacing w:val="-4"/>
          <w:w w:val="105"/>
        </w:rPr>
        <w:t xml:space="preserve"> </w:t>
      </w:r>
      <w:r>
        <w:rPr>
          <w:color w:val="001A1D"/>
          <w:w w:val="105"/>
        </w:rPr>
        <w:t>(chọn</w:t>
      </w:r>
      <w:r>
        <w:rPr>
          <w:color w:val="001A1D"/>
          <w:spacing w:val="-4"/>
          <w:w w:val="105"/>
        </w:rPr>
        <w:t xml:space="preserve"> </w:t>
      </w:r>
      <w:r>
        <w:rPr>
          <w:color w:val="001A1D"/>
          <w:spacing w:val="-5"/>
          <w:w w:val="105"/>
        </w:rPr>
        <w:t>3)</w:t>
      </w:r>
    </w:p>
    <w:p>
      <w:pPr>
        <w:pStyle w:val="4"/>
        <w:spacing w:before="123"/>
      </w:pPr>
    </w:p>
    <w:p>
      <w:pPr>
        <w:pStyle w:val="5"/>
        <w:numPr>
          <w:ilvl w:val="0"/>
          <w:numId w:val="79"/>
        </w:numPr>
        <w:tabs>
          <w:tab w:val="left" w:pos="1098"/>
        </w:tabs>
        <w:spacing w:before="0"/>
        <w:ind w:left="1098" w:hanging="294"/>
        <w:rPr>
          <w:sz w:val="16"/>
        </w:rPr>
      </w:pPr>
      <w:r>
        <w:drawing>
          <wp:anchor distT="0" distB="0" distL="0" distR="0" simplePos="0" relativeHeight="251772928"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425" name="Image 425"/>
            <wp:cNvGraphicFramePr/>
            <a:graphic xmlns:a="http://schemas.openxmlformats.org/drawingml/2006/main">
              <a:graphicData uri="http://schemas.openxmlformats.org/drawingml/2006/picture">
                <pic:pic xmlns:pic="http://schemas.openxmlformats.org/drawingml/2006/picture">
                  <pic:nvPicPr>
                    <pic:cNvPr id="425" name="Image 425"/>
                    <pic:cNvPicPr/>
                  </pic:nvPicPr>
                  <pic:blipFill>
                    <a:blip r:embed="rId289" cstate="print"/>
                    <a:stretch>
                      <a:fillRect/>
                    </a:stretch>
                  </pic:blipFill>
                  <pic:spPr>
                    <a:xfrm>
                      <a:off x="0" y="0"/>
                      <a:ext cx="92494" cy="92480"/>
                    </a:xfrm>
                    <a:prstGeom prst="rect">
                      <a:avLst/>
                    </a:prstGeom>
                  </pic:spPr>
                </pic:pic>
              </a:graphicData>
            </a:graphic>
          </wp:anchor>
        </w:drawing>
      </w:r>
      <w:r>
        <w:rPr>
          <w:color w:val="001A1D"/>
          <w:spacing w:val="-2"/>
          <w:w w:val="105"/>
          <w:sz w:val="16"/>
        </w:rPr>
        <w:t>MixRows</w:t>
      </w:r>
    </w:p>
    <w:p>
      <w:pPr>
        <w:pStyle w:val="5"/>
        <w:numPr>
          <w:ilvl w:val="0"/>
          <w:numId w:val="79"/>
        </w:numPr>
        <w:tabs>
          <w:tab w:val="left" w:pos="1098"/>
        </w:tabs>
        <w:ind w:left="1098" w:hanging="294"/>
        <w:rPr>
          <w:sz w:val="16"/>
        </w:rPr>
      </w:pPr>
      <w:r>
        <w:drawing>
          <wp:anchor distT="0" distB="0" distL="0" distR="0" simplePos="0" relativeHeight="251772928"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426" name="Image 426"/>
            <wp:cNvGraphicFramePr/>
            <a:graphic xmlns:a="http://schemas.openxmlformats.org/drawingml/2006/main">
              <a:graphicData uri="http://schemas.openxmlformats.org/drawingml/2006/picture">
                <pic:pic xmlns:pic="http://schemas.openxmlformats.org/drawingml/2006/picture">
                  <pic:nvPicPr>
                    <pic:cNvPr id="426" name="Image 426"/>
                    <pic:cNvPicPr/>
                  </pic:nvPicPr>
                  <pic:blipFill>
                    <a:blip r:embed="rId290" cstate="print"/>
                    <a:stretch>
                      <a:fillRect/>
                    </a:stretch>
                  </pic:blipFill>
                  <pic:spPr>
                    <a:xfrm>
                      <a:off x="0" y="0"/>
                      <a:ext cx="92494" cy="92480"/>
                    </a:xfrm>
                    <a:prstGeom prst="rect">
                      <a:avLst/>
                    </a:prstGeom>
                  </pic:spPr>
                </pic:pic>
              </a:graphicData>
            </a:graphic>
          </wp:anchor>
        </w:drawing>
      </w:r>
      <w:r>
        <w:rPr>
          <w:color w:val="001A1D"/>
          <w:spacing w:val="-2"/>
          <w:w w:val="105"/>
          <w:sz w:val="16"/>
        </w:rPr>
        <w:t>ShiftRows</w:t>
      </w:r>
    </w:p>
    <w:p>
      <w:pPr>
        <w:pStyle w:val="5"/>
        <w:numPr>
          <w:ilvl w:val="0"/>
          <w:numId w:val="79"/>
        </w:numPr>
        <w:tabs>
          <w:tab w:val="left" w:pos="1098"/>
        </w:tabs>
        <w:ind w:left="1098" w:hanging="294"/>
        <w:rPr>
          <w:sz w:val="16"/>
        </w:rPr>
      </w:pPr>
      <w:r>
        <w:drawing>
          <wp:anchor distT="0" distB="0" distL="0" distR="0" simplePos="0" relativeHeight="251773952"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427" name="Image 427"/>
            <wp:cNvGraphicFramePr/>
            <a:graphic xmlns:a="http://schemas.openxmlformats.org/drawingml/2006/main">
              <a:graphicData uri="http://schemas.openxmlformats.org/drawingml/2006/picture">
                <pic:pic xmlns:pic="http://schemas.openxmlformats.org/drawingml/2006/picture">
                  <pic:nvPicPr>
                    <pic:cNvPr id="427" name="Image 427"/>
                    <pic:cNvPicPr/>
                  </pic:nvPicPr>
                  <pic:blipFill>
                    <a:blip r:embed="rId291" cstate="print"/>
                    <a:stretch>
                      <a:fillRect/>
                    </a:stretch>
                  </pic:blipFill>
                  <pic:spPr>
                    <a:xfrm>
                      <a:off x="0" y="0"/>
                      <a:ext cx="92494" cy="92494"/>
                    </a:xfrm>
                    <a:prstGeom prst="rect">
                      <a:avLst/>
                    </a:prstGeom>
                  </pic:spPr>
                </pic:pic>
              </a:graphicData>
            </a:graphic>
          </wp:anchor>
        </w:drawing>
      </w:r>
      <w:r>
        <w:rPr>
          <w:color w:val="001A1D"/>
          <w:sz w:val="16"/>
        </w:rPr>
        <w:t>Compression</w:t>
      </w:r>
      <w:r>
        <w:rPr>
          <w:color w:val="001A1D"/>
          <w:spacing w:val="44"/>
          <w:sz w:val="16"/>
        </w:rPr>
        <w:t xml:space="preserve"> </w:t>
      </w:r>
      <w:r>
        <w:rPr>
          <w:color w:val="001A1D"/>
          <w:sz w:val="16"/>
        </w:rPr>
        <w:t>P-</w:t>
      </w:r>
      <w:r>
        <w:rPr>
          <w:color w:val="001A1D"/>
          <w:spacing w:val="-5"/>
          <w:sz w:val="16"/>
        </w:rPr>
        <w:t>box</w:t>
      </w:r>
    </w:p>
    <w:p>
      <w:pPr>
        <w:pStyle w:val="5"/>
        <w:numPr>
          <w:ilvl w:val="0"/>
          <w:numId w:val="79"/>
        </w:numPr>
        <w:tabs>
          <w:tab w:val="left" w:pos="1098"/>
        </w:tabs>
        <w:spacing w:before="157"/>
        <w:ind w:left="1098" w:hanging="294"/>
        <w:rPr>
          <w:sz w:val="16"/>
        </w:rPr>
      </w:pPr>
      <w:r>
        <w:drawing>
          <wp:anchor distT="0" distB="0" distL="0" distR="0" simplePos="0" relativeHeight="251773952"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428" name="Image 428"/>
            <wp:cNvGraphicFramePr/>
            <a:graphic xmlns:a="http://schemas.openxmlformats.org/drawingml/2006/main">
              <a:graphicData uri="http://schemas.openxmlformats.org/drawingml/2006/picture">
                <pic:pic xmlns:pic="http://schemas.openxmlformats.org/drawingml/2006/picture">
                  <pic:nvPicPr>
                    <pic:cNvPr id="428" name="Image 428"/>
                    <pic:cNvPicPr/>
                  </pic:nvPicPr>
                  <pic:blipFill>
                    <a:blip r:embed="rId292" cstate="print"/>
                    <a:stretch>
                      <a:fillRect/>
                    </a:stretch>
                  </pic:blipFill>
                  <pic:spPr>
                    <a:xfrm>
                      <a:off x="0" y="0"/>
                      <a:ext cx="92494" cy="92494"/>
                    </a:xfrm>
                    <a:prstGeom prst="rect">
                      <a:avLst/>
                    </a:prstGeom>
                  </pic:spPr>
                </pic:pic>
              </a:graphicData>
            </a:graphic>
          </wp:anchor>
        </w:drawing>
      </w:r>
      <w:r>
        <w:rPr>
          <w:color w:val="001A1D"/>
          <w:spacing w:val="-2"/>
          <w:w w:val="105"/>
          <w:sz w:val="16"/>
        </w:rPr>
        <w:t>Straight</w:t>
      </w:r>
      <w:r>
        <w:rPr>
          <w:color w:val="001A1D"/>
          <w:spacing w:val="5"/>
          <w:w w:val="105"/>
          <w:sz w:val="16"/>
        </w:rPr>
        <w:t xml:space="preserve"> </w:t>
      </w:r>
      <w:r>
        <w:rPr>
          <w:color w:val="001A1D"/>
          <w:spacing w:val="-2"/>
          <w:w w:val="105"/>
          <w:sz w:val="16"/>
        </w:rPr>
        <w:t>P-</w:t>
      </w:r>
      <w:r>
        <w:rPr>
          <w:color w:val="001A1D"/>
          <w:spacing w:val="-5"/>
          <w:w w:val="105"/>
          <w:sz w:val="16"/>
        </w:rPr>
        <w:t>box</w:t>
      </w:r>
    </w:p>
    <w:p>
      <w:pPr>
        <w:pStyle w:val="5"/>
        <w:numPr>
          <w:ilvl w:val="0"/>
          <w:numId w:val="79"/>
        </w:numPr>
        <w:tabs>
          <w:tab w:val="left" w:pos="1098"/>
        </w:tabs>
        <w:ind w:left="1098" w:hanging="294"/>
        <w:rPr>
          <w:sz w:val="16"/>
        </w:rPr>
      </w:pPr>
      <w:r>
        <w:drawing>
          <wp:anchor distT="0" distB="0" distL="0" distR="0" simplePos="0" relativeHeight="251774976"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429" name="Image 429"/>
            <wp:cNvGraphicFramePr/>
            <a:graphic xmlns:a="http://schemas.openxmlformats.org/drawingml/2006/main">
              <a:graphicData uri="http://schemas.openxmlformats.org/drawingml/2006/picture">
                <pic:pic xmlns:pic="http://schemas.openxmlformats.org/drawingml/2006/picture">
                  <pic:nvPicPr>
                    <pic:cNvPr id="429" name="Image 429"/>
                    <pic:cNvPicPr/>
                  </pic:nvPicPr>
                  <pic:blipFill>
                    <a:blip r:embed="rId293" cstate="print"/>
                    <a:stretch>
                      <a:fillRect/>
                    </a:stretch>
                  </pic:blipFill>
                  <pic:spPr>
                    <a:xfrm>
                      <a:off x="0" y="0"/>
                      <a:ext cx="92494" cy="92494"/>
                    </a:xfrm>
                    <a:prstGeom prst="rect">
                      <a:avLst/>
                    </a:prstGeom>
                  </pic:spPr>
                </pic:pic>
              </a:graphicData>
            </a:graphic>
          </wp:anchor>
        </w:drawing>
      </w:r>
      <w:r>
        <w:rPr>
          <w:color w:val="001A1D"/>
          <w:w w:val="105"/>
          <w:sz w:val="16"/>
        </w:rPr>
        <w:t>Shif</w:t>
      </w:r>
      <w:r>
        <w:rPr>
          <w:color w:val="001A1D"/>
          <w:spacing w:val="-4"/>
          <w:w w:val="105"/>
          <w:sz w:val="16"/>
        </w:rPr>
        <w:t xml:space="preserve"> left</w:t>
      </w:r>
    </w:p>
    <w:p>
      <w:pPr>
        <w:pStyle w:val="5"/>
        <w:numPr>
          <w:ilvl w:val="0"/>
          <w:numId w:val="79"/>
        </w:numPr>
        <w:tabs>
          <w:tab w:val="left" w:pos="1100"/>
        </w:tabs>
        <w:rPr>
          <w:sz w:val="16"/>
        </w:rPr>
      </w:pPr>
      <w:r>
        <w:drawing>
          <wp:anchor distT="0" distB="0" distL="0" distR="0" simplePos="0" relativeHeight="251774976"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430" name="Image 430"/>
            <wp:cNvGraphicFramePr/>
            <a:graphic xmlns:a="http://schemas.openxmlformats.org/drawingml/2006/main">
              <a:graphicData uri="http://schemas.openxmlformats.org/drawingml/2006/picture">
                <pic:pic xmlns:pic="http://schemas.openxmlformats.org/drawingml/2006/picture">
                  <pic:nvPicPr>
                    <pic:cNvPr id="430" name="Image 430"/>
                    <pic:cNvPicPr/>
                  </pic:nvPicPr>
                  <pic:blipFill>
                    <a:blip r:embed="rId294" cstate="print"/>
                    <a:stretch>
                      <a:fillRect/>
                    </a:stretch>
                  </pic:blipFill>
                  <pic:spPr>
                    <a:xfrm>
                      <a:off x="0" y="0"/>
                      <a:ext cx="92494" cy="92480"/>
                    </a:xfrm>
                    <a:prstGeom prst="rect">
                      <a:avLst/>
                    </a:prstGeom>
                  </pic:spPr>
                </pic:pic>
              </a:graphicData>
            </a:graphic>
          </wp:anchor>
        </w:drawing>
      </w:r>
      <w:r>
        <w:rPr>
          <w:color w:val="001A1D"/>
          <w:spacing w:val="-2"/>
          <w:w w:val="105"/>
          <w:sz w:val="16"/>
        </w:rPr>
        <w:t>SubBytes</w:t>
      </w:r>
    </w:p>
    <w:p>
      <w:pPr>
        <w:pStyle w:val="4"/>
        <w:rPr>
          <w:sz w:val="20"/>
        </w:rPr>
      </w:pPr>
    </w:p>
    <w:p>
      <w:pPr>
        <w:pStyle w:val="4"/>
        <w:spacing w:before="76"/>
        <w:rPr>
          <w:sz w:val="20"/>
        </w:rPr>
      </w:pPr>
      <w:r>
        <mc:AlternateContent>
          <mc:Choice Requires="wpg">
            <w:drawing>
              <wp:anchor distT="0" distB="0" distL="0" distR="0" simplePos="0" relativeHeight="251821056" behindDoc="1" locked="0" layoutInCell="1" allowOverlap="1">
                <wp:simplePos x="0" y="0"/>
                <wp:positionH relativeFrom="page">
                  <wp:posOffset>408940</wp:posOffset>
                </wp:positionH>
                <wp:positionV relativeFrom="paragraph">
                  <wp:posOffset>232410</wp:posOffset>
                </wp:positionV>
                <wp:extent cx="6944360" cy="598170"/>
                <wp:effectExtent l="0" t="0" r="0" b="0"/>
                <wp:wrapTopAndBottom/>
                <wp:docPr id="431" name="Group 431"/>
                <wp:cNvGraphicFramePr/>
                <a:graphic xmlns:a="http://schemas.openxmlformats.org/drawingml/2006/main">
                  <a:graphicData uri="http://schemas.microsoft.com/office/word/2010/wordprocessingGroup">
                    <wpg:wgp>
                      <wpg:cNvGrpSpPr/>
                      <wpg:grpSpPr>
                        <a:xfrm>
                          <a:off x="0" y="0"/>
                          <a:ext cx="6944359" cy="598170"/>
                          <a:chOff x="0" y="0"/>
                          <a:chExt cx="6944359" cy="598170"/>
                        </a:xfrm>
                      </wpg:grpSpPr>
                      <wps:wsp>
                        <wps:cNvPr id="432" name="Graphic 432"/>
                        <wps:cNvSpPr/>
                        <wps:spPr>
                          <a:xfrm>
                            <a:off x="3557" y="3557"/>
                            <a:ext cx="6937375" cy="590550"/>
                          </a:xfrm>
                          <a:custGeom>
                            <a:avLst/>
                            <a:gdLst/>
                            <a:ahLst/>
                            <a:cxnLst/>
                            <a:rect l="l" t="t" r="r" b="b"/>
                            <a:pathLst>
                              <a:path w="6937375" h="590550">
                                <a:moveTo>
                                  <a:pt x="0" y="579867"/>
                                </a:moveTo>
                                <a:lnTo>
                                  <a:pt x="0" y="10672"/>
                                </a:lnTo>
                                <a:lnTo>
                                  <a:pt x="0" y="7712"/>
                                </a:lnTo>
                                <a:lnTo>
                                  <a:pt x="1041" y="5193"/>
                                </a:lnTo>
                                <a:lnTo>
                                  <a:pt x="3125" y="3116"/>
                                </a:lnTo>
                                <a:lnTo>
                                  <a:pt x="5209" y="1038"/>
                                </a:lnTo>
                                <a:lnTo>
                                  <a:pt x="7725" y="0"/>
                                </a:lnTo>
                                <a:lnTo>
                                  <a:pt x="10672" y="0"/>
                                </a:lnTo>
                                <a:lnTo>
                                  <a:pt x="6926398" y="0"/>
                                </a:lnTo>
                                <a:lnTo>
                                  <a:pt x="6929345" y="0"/>
                                </a:lnTo>
                                <a:lnTo>
                                  <a:pt x="6931860" y="1038"/>
                                </a:lnTo>
                                <a:lnTo>
                                  <a:pt x="6933944" y="3116"/>
                                </a:lnTo>
                                <a:lnTo>
                                  <a:pt x="6936028" y="5193"/>
                                </a:lnTo>
                                <a:lnTo>
                                  <a:pt x="6937070" y="7712"/>
                                </a:lnTo>
                                <a:lnTo>
                                  <a:pt x="6937071" y="10672"/>
                                </a:lnTo>
                                <a:lnTo>
                                  <a:pt x="6937071" y="579867"/>
                                </a:lnTo>
                                <a:lnTo>
                                  <a:pt x="6926398" y="590540"/>
                                </a:lnTo>
                                <a:lnTo>
                                  <a:pt x="10672" y="590540"/>
                                </a:lnTo>
                                <a:lnTo>
                                  <a:pt x="7725" y="590526"/>
                                </a:lnTo>
                                <a:lnTo>
                                  <a:pt x="5209" y="589487"/>
                                </a:lnTo>
                                <a:lnTo>
                                  <a:pt x="3125" y="587402"/>
                                </a:lnTo>
                                <a:lnTo>
                                  <a:pt x="1041" y="585318"/>
                                </a:lnTo>
                                <a:lnTo>
                                  <a:pt x="0" y="582799"/>
                                </a:lnTo>
                                <a:lnTo>
                                  <a:pt x="0" y="579867"/>
                                </a:lnTo>
                                <a:close/>
                              </a:path>
                            </a:pathLst>
                          </a:custGeom>
                          <a:ln w="7114">
                            <a:solidFill>
                              <a:srgbClr val="CAD0D6"/>
                            </a:solidFill>
                            <a:prstDash val="solid"/>
                          </a:ln>
                        </wps:spPr>
                        <wps:bodyPr wrap="square" lIns="0" tIns="0" rIns="0" bIns="0" rtlCol="0">
                          <a:noAutofit/>
                        </wps:bodyPr>
                      </wps:wsp>
                      <wps:wsp>
                        <wps:cNvPr id="433" name="Graphic 433"/>
                        <wps:cNvSpPr/>
                        <wps:spPr>
                          <a:xfrm>
                            <a:off x="60477" y="401994"/>
                            <a:ext cx="448309" cy="128270"/>
                          </a:xfrm>
                          <a:custGeom>
                            <a:avLst/>
                            <a:gdLst/>
                            <a:ahLst/>
                            <a:cxnLst/>
                            <a:rect l="l" t="t" r="r" b="b"/>
                            <a:pathLst>
                              <a:path w="448309" h="128270">
                                <a:moveTo>
                                  <a:pt x="0" y="74706"/>
                                </a:moveTo>
                                <a:lnTo>
                                  <a:pt x="0" y="53362"/>
                                </a:lnTo>
                                <a:lnTo>
                                  <a:pt x="0" y="49847"/>
                                </a:lnTo>
                                <a:lnTo>
                                  <a:pt x="341" y="46375"/>
                                </a:lnTo>
                                <a:lnTo>
                                  <a:pt x="1025" y="42938"/>
                                </a:lnTo>
                                <a:lnTo>
                                  <a:pt x="1708" y="39495"/>
                                </a:lnTo>
                                <a:lnTo>
                                  <a:pt x="2721" y="36158"/>
                                </a:lnTo>
                                <a:lnTo>
                                  <a:pt x="4061" y="32935"/>
                                </a:lnTo>
                                <a:lnTo>
                                  <a:pt x="5402" y="29683"/>
                                </a:lnTo>
                                <a:lnTo>
                                  <a:pt x="7046" y="26595"/>
                                </a:lnTo>
                                <a:lnTo>
                                  <a:pt x="8993" y="23692"/>
                                </a:lnTo>
                                <a:lnTo>
                                  <a:pt x="10939" y="20789"/>
                                </a:lnTo>
                                <a:lnTo>
                                  <a:pt x="13151" y="18093"/>
                                </a:lnTo>
                                <a:lnTo>
                                  <a:pt x="15629" y="15617"/>
                                </a:lnTo>
                                <a:lnTo>
                                  <a:pt x="18106" y="13134"/>
                                </a:lnTo>
                                <a:lnTo>
                                  <a:pt x="20802" y="10921"/>
                                </a:lnTo>
                                <a:lnTo>
                                  <a:pt x="23715" y="8979"/>
                                </a:lnTo>
                                <a:lnTo>
                                  <a:pt x="26629" y="7029"/>
                                </a:lnTo>
                                <a:lnTo>
                                  <a:pt x="29704" y="5393"/>
                                </a:lnTo>
                                <a:lnTo>
                                  <a:pt x="32941" y="4055"/>
                                </a:lnTo>
                                <a:lnTo>
                                  <a:pt x="36178" y="2710"/>
                                </a:lnTo>
                                <a:lnTo>
                                  <a:pt x="39515" y="1707"/>
                                </a:lnTo>
                                <a:lnTo>
                                  <a:pt x="42951" y="1031"/>
                                </a:lnTo>
                                <a:lnTo>
                                  <a:pt x="46388" y="348"/>
                                </a:lnTo>
                                <a:lnTo>
                                  <a:pt x="49858" y="0"/>
                                </a:lnTo>
                                <a:lnTo>
                                  <a:pt x="53362" y="0"/>
                                </a:lnTo>
                                <a:lnTo>
                                  <a:pt x="394879" y="0"/>
                                </a:lnTo>
                                <a:lnTo>
                                  <a:pt x="398383" y="0"/>
                                </a:lnTo>
                                <a:lnTo>
                                  <a:pt x="401853" y="348"/>
                                </a:lnTo>
                                <a:lnTo>
                                  <a:pt x="405289" y="1031"/>
                                </a:lnTo>
                                <a:lnTo>
                                  <a:pt x="408726" y="1707"/>
                                </a:lnTo>
                                <a:lnTo>
                                  <a:pt x="412063" y="2710"/>
                                </a:lnTo>
                                <a:lnTo>
                                  <a:pt x="415300" y="4055"/>
                                </a:lnTo>
                                <a:lnTo>
                                  <a:pt x="418537" y="5393"/>
                                </a:lnTo>
                                <a:lnTo>
                                  <a:pt x="421612" y="7029"/>
                                </a:lnTo>
                                <a:lnTo>
                                  <a:pt x="424525" y="8979"/>
                                </a:lnTo>
                                <a:lnTo>
                                  <a:pt x="427439" y="10921"/>
                                </a:lnTo>
                                <a:lnTo>
                                  <a:pt x="430134" y="13134"/>
                                </a:lnTo>
                                <a:lnTo>
                                  <a:pt x="432612" y="15617"/>
                                </a:lnTo>
                                <a:lnTo>
                                  <a:pt x="435089" y="18093"/>
                                </a:lnTo>
                                <a:lnTo>
                                  <a:pt x="437301" y="20789"/>
                                </a:lnTo>
                                <a:lnTo>
                                  <a:pt x="439248" y="23692"/>
                                </a:lnTo>
                                <a:lnTo>
                                  <a:pt x="441194" y="26595"/>
                                </a:lnTo>
                                <a:lnTo>
                                  <a:pt x="442838" y="29683"/>
                                </a:lnTo>
                                <a:lnTo>
                                  <a:pt x="444179" y="32935"/>
                                </a:lnTo>
                                <a:lnTo>
                                  <a:pt x="445520" y="36158"/>
                                </a:lnTo>
                                <a:lnTo>
                                  <a:pt x="446532" y="39495"/>
                                </a:lnTo>
                                <a:lnTo>
                                  <a:pt x="447216" y="42938"/>
                                </a:lnTo>
                                <a:lnTo>
                                  <a:pt x="447899" y="46375"/>
                                </a:lnTo>
                                <a:lnTo>
                                  <a:pt x="448241" y="49847"/>
                                </a:lnTo>
                                <a:lnTo>
                                  <a:pt x="448241" y="53362"/>
                                </a:lnTo>
                                <a:lnTo>
                                  <a:pt x="448241" y="74706"/>
                                </a:lnTo>
                                <a:lnTo>
                                  <a:pt x="448241" y="78193"/>
                                </a:lnTo>
                                <a:lnTo>
                                  <a:pt x="447899" y="81672"/>
                                </a:lnTo>
                                <a:lnTo>
                                  <a:pt x="447216" y="85116"/>
                                </a:lnTo>
                                <a:lnTo>
                                  <a:pt x="446532" y="88531"/>
                                </a:lnTo>
                                <a:lnTo>
                                  <a:pt x="445520" y="91868"/>
                                </a:lnTo>
                                <a:lnTo>
                                  <a:pt x="444179" y="95105"/>
                                </a:lnTo>
                                <a:lnTo>
                                  <a:pt x="442838" y="98342"/>
                                </a:lnTo>
                                <a:lnTo>
                                  <a:pt x="441194" y="101416"/>
                                </a:lnTo>
                                <a:lnTo>
                                  <a:pt x="439248" y="104333"/>
                                </a:lnTo>
                                <a:lnTo>
                                  <a:pt x="437301" y="107250"/>
                                </a:lnTo>
                                <a:lnTo>
                                  <a:pt x="424525" y="119061"/>
                                </a:lnTo>
                                <a:lnTo>
                                  <a:pt x="421612" y="121010"/>
                                </a:lnTo>
                                <a:lnTo>
                                  <a:pt x="398383" y="128069"/>
                                </a:lnTo>
                                <a:lnTo>
                                  <a:pt x="394879" y="128069"/>
                                </a:lnTo>
                                <a:lnTo>
                                  <a:pt x="53362" y="128069"/>
                                </a:lnTo>
                                <a:lnTo>
                                  <a:pt x="49858" y="128069"/>
                                </a:lnTo>
                                <a:lnTo>
                                  <a:pt x="46388" y="127720"/>
                                </a:lnTo>
                                <a:lnTo>
                                  <a:pt x="23715" y="119061"/>
                                </a:lnTo>
                                <a:lnTo>
                                  <a:pt x="20802" y="117119"/>
                                </a:lnTo>
                                <a:lnTo>
                                  <a:pt x="4061" y="95105"/>
                                </a:lnTo>
                                <a:lnTo>
                                  <a:pt x="2721" y="91868"/>
                                </a:lnTo>
                                <a:lnTo>
                                  <a:pt x="1708" y="88531"/>
                                </a:lnTo>
                                <a:lnTo>
                                  <a:pt x="1025" y="85116"/>
                                </a:lnTo>
                                <a:lnTo>
                                  <a:pt x="341" y="81672"/>
                                </a:lnTo>
                                <a:lnTo>
                                  <a:pt x="0" y="78193"/>
                                </a:lnTo>
                                <a:lnTo>
                                  <a:pt x="0" y="74706"/>
                                </a:lnTo>
                                <a:close/>
                              </a:path>
                            </a:pathLst>
                          </a:custGeom>
                          <a:ln w="7114">
                            <a:solidFill>
                              <a:srgbClr val="000000"/>
                            </a:solidFill>
                            <a:prstDash val="solid"/>
                          </a:ln>
                        </wps:spPr>
                        <wps:bodyPr wrap="square" lIns="0" tIns="0" rIns="0" bIns="0" rtlCol="0">
                          <a:noAutofit/>
                        </wps:bodyPr>
                      </wps:wsp>
                      <wps:wsp>
                        <wps:cNvPr id="434" name="Textbox 434"/>
                        <wps:cNvSpPr txBox="1"/>
                        <wps:spPr>
                          <a:xfrm>
                            <a:off x="10977" y="9192"/>
                            <a:ext cx="6922770" cy="579755"/>
                          </a:xfrm>
                          <a:prstGeom prst="rect">
                            <a:avLst/>
                          </a:prstGeom>
                        </wps:spPr>
                        <wps:txbx>
                          <w:txbxContent>
                            <w:p>
                              <w:pPr>
                                <w:spacing w:before="50"/>
                                <w:ind w:left="77"/>
                                <w:rPr>
                                  <w:b/>
                                  <w:sz w:val="20"/>
                                </w:rPr>
                              </w:pPr>
                              <w:r>
                                <w:rPr>
                                  <w:b/>
                                  <w:color w:val="1C2025"/>
                                  <w:sz w:val="13"/>
                                </w:rPr>
                                <w:t>Question</w:t>
                              </w:r>
                              <w:r>
                                <w:rPr>
                                  <w:b/>
                                  <w:color w:val="1C2025"/>
                                  <w:spacing w:val="12"/>
                                  <w:sz w:val="13"/>
                                </w:rPr>
                                <w:t xml:space="preserve"> </w:t>
                              </w:r>
                              <w:r>
                                <w:rPr>
                                  <w:b/>
                                  <w:color w:val="1C2025"/>
                                  <w:spacing w:val="-5"/>
                                  <w:sz w:val="20"/>
                                </w:rPr>
                                <w:t>46</w:t>
                              </w:r>
                            </w:p>
                            <w:p>
                              <w:pPr>
                                <w:spacing w:before="67"/>
                                <w:ind w:left="77"/>
                                <w:rPr>
                                  <w:sz w:val="13"/>
                                </w:rPr>
                              </w:pPr>
                              <w:r>
                                <w:rPr>
                                  <w:color w:val="1C2025"/>
                                  <w:sz w:val="13"/>
                                </w:rPr>
                                <w:t>Not</w:t>
                              </w:r>
                              <w:r>
                                <w:rPr>
                                  <w:color w:val="1C2025"/>
                                  <w:spacing w:val="3"/>
                                  <w:sz w:val="13"/>
                                </w:rPr>
                                <w:t xml:space="preserve"> </w:t>
                              </w:r>
                              <w:r>
                                <w:rPr>
                                  <w:color w:val="1C2025"/>
                                  <w:sz w:val="13"/>
                                </w:rPr>
                                <w:t>yet</w:t>
                              </w:r>
                              <w:r>
                                <w:rPr>
                                  <w:color w:val="1C2025"/>
                                  <w:spacing w:val="4"/>
                                  <w:sz w:val="13"/>
                                </w:rPr>
                                <w:t xml:space="preserve"> </w:t>
                              </w:r>
                              <w:r>
                                <w:rPr>
                                  <w:color w:val="1C2025"/>
                                  <w:spacing w:val="-2"/>
                                  <w:sz w:val="13"/>
                                </w:rPr>
                                <w:t>answered</w:t>
                              </w:r>
                            </w:p>
                            <w:p>
                              <w:pPr>
                                <w:spacing w:before="84"/>
                                <w:ind w:left="138"/>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18.3pt;height:47.1pt;width:546.8pt;mso-position-horizontal-relative:page;mso-wrap-distance-bottom:0pt;mso-wrap-distance-top:0pt;z-index:-251495424;mso-width-relative:page;mso-height-relative:page;" coordsize="6944359,598170" o:gfxdata="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">
                <o:lock v:ext="edit" aspectratio="f"/>
                <v:shape id="Graphic 432" o:spid="_x0000_s1026" o:spt="100" style="position:absolute;left:3557;top:3557;height:590550;width:6937375;" filled="f" stroked="t" coordsize="6937375,590550" o:gfxdata="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o1FMK8AAAA&#10;3AAAAA8AAAAAAAAAAQAgAAAAIgAAAGRycy9kb3ducmV2LnhtbFBLAQIUABQAAAAIAIdO4kAzLwWe&#10;OwAAADkAAAAQAAAAAAAAAAEAIAAAAAsBAABkcnMvc2hhcGV4bWwueG1sUEsFBgAAAAAGAAYAWwEA&#10;ALUDAAAAAA==&#10;" path="m0,579867l0,10672,0,7712,1041,5193,3125,3116,5209,1038,7725,0,10672,0,6926398,0,6929345,0,6931860,1038,6933944,3116,6936028,5193,6937070,7712,6937071,10672,6937071,579867,6926398,590540,10672,590540,7725,590526,5209,589487,3125,587402,1041,585318,0,582799,0,579867xe">
                  <v:fill on="f" focussize="0,0"/>
                  <v:stroke weight="0.560157480314961pt" color="#CAD0D6" joinstyle="round"/>
                  <v:imagedata o:title=""/>
                  <o:lock v:ext="edit" aspectratio="f"/>
                  <v:textbox inset="0mm,0mm,0mm,0mm"/>
                </v:shape>
                <v:shape id="Graphic 433" o:spid="_x0000_s1026" o:spt="100" style="position:absolute;left:60477;top:401994;height:128270;width:448309;" filled="f" stroked="t" coordsize="448309,128270" o:gfxdata="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mnHeL4A&#10;AADcAAAADwAAAAAAAAABACAAAAAiAAAAZHJzL2Rvd25yZXYueG1sUEsBAhQAFAAAAAgAh07iQDMv&#10;BZ47AAAAOQAAABAAAAAAAAAAAQAgAAAADQEAAGRycy9zaGFwZXhtbC54bWxQSwUGAAAAAAYABgBb&#10;AQAAtwMAAAAA&#10;" path="m0,74706l0,53362,0,49847,341,46375,1025,42938,1708,39495,2721,36158,4061,32935,5402,29683,7046,26595,8993,23692,10939,20789,13151,18093,15629,15617,18106,13134,20802,10921,23715,8979,26629,7029,29704,5393,32941,4055,36178,2710,39515,1707,42951,1031,46388,348,49858,0,53362,0,394879,0,398383,0,401853,348,405289,1031,408726,1707,412063,2710,415300,4055,418537,5393,421612,7029,424525,8979,427439,10921,430134,13134,432612,15617,435089,18093,437301,20789,439248,23692,441194,26595,442838,29683,444179,32935,445520,36158,446532,39495,447216,42938,447899,46375,448241,49847,448241,53362,448241,74706,448241,78193,447899,81672,447216,85116,446532,88531,445520,91868,444179,95105,442838,98342,441194,101416,439248,104333,437301,107250,424525,119061,421612,121010,398383,128069,394879,128069,53362,128069,49858,128069,46388,127720,23715,119061,20802,117119,4061,95105,2721,91868,1708,88531,1025,85116,341,81672,0,78193,0,74706xe">
                  <v:fill on="f" focussize="0,0"/>
                  <v:stroke weight="0.560157480314961pt" color="#000000" joinstyle="round"/>
                  <v:imagedata o:title=""/>
                  <o:lock v:ext="edit" aspectratio="f"/>
                  <v:textbox inset="0mm,0mm,0mm,0mm"/>
                </v:shape>
                <v:shape id="Textbox 434" o:spid="_x0000_s1026" o:spt="202" type="#_x0000_t202" style="position:absolute;left:10977;top:9192;height:579755;width:6922770;" filled="f" stroked="f" coordsize="21600,21600" o:gfxdata="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u5OV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50"/>
                          <w:ind w:left="77"/>
                          <w:rPr>
                            <w:b/>
                            <w:sz w:val="20"/>
                          </w:rPr>
                        </w:pPr>
                        <w:r>
                          <w:rPr>
                            <w:b/>
                            <w:color w:val="1C2025"/>
                            <w:sz w:val="13"/>
                          </w:rPr>
                          <w:t>Question</w:t>
                        </w:r>
                        <w:r>
                          <w:rPr>
                            <w:b/>
                            <w:color w:val="1C2025"/>
                            <w:spacing w:val="12"/>
                            <w:sz w:val="13"/>
                          </w:rPr>
                          <w:t xml:space="preserve"> </w:t>
                        </w:r>
                        <w:r>
                          <w:rPr>
                            <w:b/>
                            <w:color w:val="1C2025"/>
                            <w:spacing w:val="-5"/>
                            <w:sz w:val="20"/>
                          </w:rPr>
                          <w:t>46</w:t>
                        </w:r>
                      </w:p>
                      <w:p>
                        <w:pPr>
                          <w:spacing w:before="67"/>
                          <w:ind w:left="77"/>
                          <w:rPr>
                            <w:sz w:val="13"/>
                          </w:rPr>
                        </w:pPr>
                        <w:r>
                          <w:rPr>
                            <w:color w:val="1C2025"/>
                            <w:sz w:val="13"/>
                          </w:rPr>
                          <w:t>Not</w:t>
                        </w:r>
                        <w:r>
                          <w:rPr>
                            <w:color w:val="1C2025"/>
                            <w:spacing w:val="3"/>
                            <w:sz w:val="13"/>
                          </w:rPr>
                          <w:t xml:space="preserve"> </w:t>
                        </w:r>
                        <w:r>
                          <w:rPr>
                            <w:color w:val="1C2025"/>
                            <w:sz w:val="13"/>
                          </w:rPr>
                          <w:t>yet</w:t>
                        </w:r>
                        <w:r>
                          <w:rPr>
                            <w:color w:val="1C2025"/>
                            <w:spacing w:val="4"/>
                            <w:sz w:val="13"/>
                          </w:rPr>
                          <w:t xml:space="preserve"> </w:t>
                        </w:r>
                        <w:r>
                          <w:rPr>
                            <w:color w:val="1C2025"/>
                            <w:spacing w:val="-2"/>
                            <w:sz w:val="13"/>
                          </w:rPr>
                          <w:t>answered</w:t>
                        </w:r>
                      </w:p>
                      <w:p>
                        <w:pPr>
                          <w:spacing w:before="84"/>
                          <w:ind w:left="138"/>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pPr>
    </w:p>
    <w:p>
      <w:pPr>
        <w:pStyle w:val="4"/>
        <w:spacing w:before="107"/>
      </w:pPr>
    </w:p>
    <w:p>
      <w:pPr>
        <w:pStyle w:val="4"/>
        <w:ind w:left="468"/>
      </w:pPr>
      <w:r>
        <w:rPr>
          <w:color w:val="001A1D"/>
          <w:w w:val="105"/>
        </w:rPr>
        <w:t>Trong</w:t>
      </w:r>
      <w:r>
        <w:rPr>
          <w:color w:val="001A1D"/>
          <w:spacing w:val="-5"/>
          <w:w w:val="105"/>
        </w:rPr>
        <w:t xml:space="preserve"> </w:t>
      </w:r>
      <w:r>
        <w:rPr>
          <w:color w:val="001A1D"/>
          <w:w w:val="105"/>
        </w:rPr>
        <w:t>mã</w:t>
      </w:r>
      <w:r>
        <w:rPr>
          <w:color w:val="001A1D"/>
          <w:spacing w:val="-4"/>
          <w:w w:val="105"/>
        </w:rPr>
        <w:t xml:space="preserve"> </w:t>
      </w:r>
      <w:r>
        <w:rPr>
          <w:color w:val="001A1D"/>
          <w:w w:val="105"/>
        </w:rPr>
        <w:t>hóa</w:t>
      </w:r>
      <w:r>
        <w:rPr>
          <w:color w:val="001A1D"/>
          <w:spacing w:val="-5"/>
          <w:w w:val="105"/>
        </w:rPr>
        <w:t xml:space="preserve"> </w:t>
      </w:r>
      <w:r>
        <w:rPr>
          <w:color w:val="001A1D"/>
          <w:w w:val="105"/>
        </w:rPr>
        <w:t>bất</w:t>
      </w:r>
      <w:r>
        <w:rPr>
          <w:color w:val="001A1D"/>
          <w:spacing w:val="-4"/>
          <w:w w:val="105"/>
        </w:rPr>
        <w:t xml:space="preserve"> </w:t>
      </w:r>
      <w:r>
        <w:rPr>
          <w:color w:val="001A1D"/>
          <w:w w:val="105"/>
        </w:rPr>
        <w:t>đối</w:t>
      </w:r>
      <w:r>
        <w:rPr>
          <w:color w:val="001A1D"/>
          <w:spacing w:val="-4"/>
          <w:w w:val="105"/>
        </w:rPr>
        <w:t xml:space="preserve"> </w:t>
      </w:r>
      <w:r>
        <w:rPr>
          <w:color w:val="001A1D"/>
          <w:w w:val="105"/>
        </w:rPr>
        <w:t>xứng</w:t>
      </w:r>
      <w:r>
        <w:rPr>
          <w:color w:val="001A1D"/>
          <w:spacing w:val="-5"/>
          <w:w w:val="105"/>
        </w:rPr>
        <w:t xml:space="preserve"> </w:t>
      </w:r>
      <w:r>
        <w:rPr>
          <w:color w:val="001A1D"/>
          <w:w w:val="105"/>
        </w:rPr>
        <w:t>(còn</w:t>
      </w:r>
      <w:r>
        <w:rPr>
          <w:color w:val="001A1D"/>
          <w:spacing w:val="-4"/>
          <w:w w:val="105"/>
        </w:rPr>
        <w:t xml:space="preserve"> </w:t>
      </w:r>
      <w:r>
        <w:rPr>
          <w:color w:val="001A1D"/>
          <w:w w:val="105"/>
        </w:rPr>
        <w:t>gọi</w:t>
      </w:r>
      <w:r>
        <w:rPr>
          <w:color w:val="001A1D"/>
          <w:spacing w:val="-5"/>
          <w:w w:val="105"/>
        </w:rPr>
        <w:t xml:space="preserve"> </w:t>
      </w:r>
      <w:r>
        <w:rPr>
          <w:color w:val="001A1D"/>
          <w:w w:val="105"/>
        </w:rPr>
        <w:t>là</w:t>
      </w:r>
      <w:r>
        <w:rPr>
          <w:color w:val="001A1D"/>
          <w:spacing w:val="-4"/>
          <w:w w:val="105"/>
        </w:rPr>
        <w:t xml:space="preserve"> </w:t>
      </w:r>
      <w:r>
        <w:rPr>
          <w:color w:val="001A1D"/>
          <w:w w:val="105"/>
        </w:rPr>
        <w:t>mã</w:t>
      </w:r>
      <w:r>
        <w:rPr>
          <w:color w:val="001A1D"/>
          <w:spacing w:val="-4"/>
          <w:w w:val="105"/>
        </w:rPr>
        <w:t xml:space="preserve"> </w:t>
      </w:r>
      <w:r>
        <w:rPr>
          <w:color w:val="001A1D"/>
          <w:w w:val="105"/>
        </w:rPr>
        <w:t>hóa</w:t>
      </w:r>
      <w:r>
        <w:rPr>
          <w:color w:val="001A1D"/>
          <w:spacing w:val="-5"/>
          <w:w w:val="105"/>
        </w:rPr>
        <w:t xml:space="preserve"> </w:t>
      </w:r>
      <w:r>
        <w:rPr>
          <w:color w:val="001A1D"/>
          <w:w w:val="105"/>
        </w:rPr>
        <w:t>hóa</w:t>
      </w:r>
      <w:r>
        <w:rPr>
          <w:color w:val="001A1D"/>
          <w:spacing w:val="-4"/>
          <w:w w:val="105"/>
        </w:rPr>
        <w:t xml:space="preserve"> </w:t>
      </w:r>
      <w:r>
        <w:rPr>
          <w:color w:val="001A1D"/>
          <w:w w:val="105"/>
        </w:rPr>
        <w:t>công</w:t>
      </w:r>
      <w:r>
        <w:rPr>
          <w:color w:val="001A1D"/>
          <w:spacing w:val="-5"/>
          <w:w w:val="105"/>
        </w:rPr>
        <w:t xml:space="preserve"> </w:t>
      </w:r>
      <w:r>
        <w:rPr>
          <w:color w:val="001A1D"/>
          <w:w w:val="105"/>
        </w:rPr>
        <w:t>khai).</w:t>
      </w:r>
      <w:r>
        <w:rPr>
          <w:color w:val="001A1D"/>
          <w:spacing w:val="-4"/>
          <w:w w:val="105"/>
        </w:rPr>
        <w:t xml:space="preserve"> </w:t>
      </w:r>
      <w:r>
        <w:rPr>
          <w:color w:val="001A1D"/>
          <w:w w:val="105"/>
        </w:rPr>
        <w:t>Bob</w:t>
      </w:r>
      <w:r>
        <w:rPr>
          <w:color w:val="001A1D"/>
          <w:spacing w:val="-4"/>
          <w:w w:val="105"/>
        </w:rPr>
        <w:t xml:space="preserve"> </w:t>
      </w:r>
      <w:r>
        <w:rPr>
          <w:color w:val="001A1D"/>
          <w:w w:val="105"/>
        </w:rPr>
        <w:t>muốn</w:t>
      </w:r>
      <w:r>
        <w:rPr>
          <w:color w:val="001A1D"/>
          <w:spacing w:val="-4"/>
          <w:w w:val="105"/>
        </w:rPr>
        <w:t xml:space="preserve"> </w:t>
      </w:r>
      <w:r>
        <w:rPr>
          <w:b/>
          <w:color w:val="001A1D"/>
          <w:w w:val="105"/>
        </w:rPr>
        <w:t>tạo</w:t>
      </w:r>
      <w:r>
        <w:rPr>
          <w:b/>
          <w:color w:val="001A1D"/>
          <w:spacing w:val="-4"/>
          <w:w w:val="105"/>
        </w:rPr>
        <w:t xml:space="preserve"> </w:t>
      </w:r>
      <w:r>
        <w:rPr>
          <w:b/>
          <w:color w:val="001A1D"/>
          <w:w w:val="105"/>
        </w:rPr>
        <w:t>chữ</w:t>
      </w:r>
      <w:r>
        <w:rPr>
          <w:b/>
          <w:color w:val="001A1D"/>
          <w:spacing w:val="-5"/>
          <w:w w:val="105"/>
        </w:rPr>
        <w:t xml:space="preserve"> </w:t>
      </w:r>
      <w:r>
        <w:rPr>
          <w:b/>
          <w:color w:val="001A1D"/>
          <w:w w:val="105"/>
        </w:rPr>
        <w:t>ký</w:t>
      </w:r>
      <w:r>
        <w:rPr>
          <w:b/>
          <w:color w:val="001A1D"/>
          <w:spacing w:val="-4"/>
          <w:w w:val="105"/>
        </w:rPr>
        <w:t xml:space="preserve"> </w:t>
      </w:r>
      <w:r>
        <w:rPr>
          <w:color w:val="001A1D"/>
          <w:w w:val="105"/>
        </w:rPr>
        <w:t>cho</w:t>
      </w:r>
      <w:r>
        <w:rPr>
          <w:color w:val="001A1D"/>
          <w:spacing w:val="-4"/>
          <w:w w:val="105"/>
        </w:rPr>
        <w:t xml:space="preserve"> </w:t>
      </w:r>
      <w:r>
        <w:rPr>
          <w:color w:val="001A1D"/>
          <w:w w:val="105"/>
        </w:rPr>
        <w:t>văn</w:t>
      </w:r>
      <w:r>
        <w:rPr>
          <w:color w:val="001A1D"/>
          <w:spacing w:val="-5"/>
          <w:w w:val="105"/>
        </w:rPr>
        <w:t xml:space="preserve"> </w:t>
      </w:r>
      <w:r>
        <w:rPr>
          <w:color w:val="001A1D"/>
          <w:w w:val="105"/>
        </w:rPr>
        <w:t>bản</w:t>
      </w:r>
      <w:r>
        <w:rPr>
          <w:color w:val="001A1D"/>
          <w:spacing w:val="-4"/>
          <w:w w:val="105"/>
        </w:rPr>
        <w:t xml:space="preserve"> </w:t>
      </w:r>
      <w:r>
        <w:rPr>
          <w:color w:val="001A1D"/>
          <w:w w:val="105"/>
        </w:rPr>
        <w:t>M</w:t>
      </w:r>
      <w:r>
        <w:rPr>
          <w:color w:val="001A1D"/>
          <w:spacing w:val="-5"/>
          <w:w w:val="105"/>
        </w:rPr>
        <w:t xml:space="preserve"> </w:t>
      </w:r>
      <w:r>
        <w:rPr>
          <w:color w:val="001A1D"/>
          <w:w w:val="105"/>
        </w:rPr>
        <w:t>để</w:t>
      </w:r>
      <w:r>
        <w:rPr>
          <w:color w:val="001A1D"/>
          <w:spacing w:val="-4"/>
          <w:w w:val="105"/>
        </w:rPr>
        <w:t xml:space="preserve"> </w:t>
      </w:r>
      <w:r>
        <w:rPr>
          <w:color w:val="001A1D"/>
          <w:w w:val="105"/>
        </w:rPr>
        <w:t>gửi</w:t>
      </w:r>
      <w:r>
        <w:rPr>
          <w:color w:val="001A1D"/>
          <w:spacing w:val="-4"/>
          <w:w w:val="105"/>
        </w:rPr>
        <w:t xml:space="preserve"> </w:t>
      </w:r>
      <w:r>
        <w:rPr>
          <w:color w:val="001A1D"/>
          <w:w w:val="105"/>
        </w:rPr>
        <w:t>cho</w:t>
      </w:r>
      <w:r>
        <w:rPr>
          <w:color w:val="001A1D"/>
          <w:spacing w:val="-5"/>
          <w:w w:val="105"/>
        </w:rPr>
        <w:t xml:space="preserve"> </w:t>
      </w:r>
      <w:r>
        <w:rPr>
          <w:color w:val="001A1D"/>
          <w:w w:val="105"/>
        </w:rPr>
        <w:t>Alice.</w:t>
      </w:r>
      <w:r>
        <w:rPr>
          <w:color w:val="001A1D"/>
          <w:spacing w:val="-4"/>
          <w:w w:val="105"/>
        </w:rPr>
        <w:t xml:space="preserve"> </w:t>
      </w:r>
      <w:r>
        <w:rPr>
          <w:color w:val="001A1D"/>
          <w:w w:val="105"/>
        </w:rPr>
        <w:t>Bob</w:t>
      </w:r>
      <w:r>
        <w:rPr>
          <w:color w:val="001A1D"/>
          <w:spacing w:val="-5"/>
          <w:w w:val="105"/>
        </w:rPr>
        <w:t xml:space="preserve"> </w:t>
      </w:r>
      <w:r>
        <w:rPr>
          <w:color w:val="001A1D"/>
          <w:w w:val="105"/>
        </w:rPr>
        <w:t>cần</w:t>
      </w:r>
      <w:r>
        <w:rPr>
          <w:color w:val="001A1D"/>
          <w:spacing w:val="-4"/>
          <w:w w:val="105"/>
        </w:rPr>
        <w:t xml:space="preserve"> </w:t>
      </w:r>
      <w:r>
        <w:rPr>
          <w:color w:val="001A1D"/>
          <w:w w:val="105"/>
        </w:rPr>
        <w:t>dùng</w:t>
      </w:r>
      <w:r>
        <w:rPr>
          <w:color w:val="001A1D"/>
          <w:spacing w:val="-4"/>
          <w:w w:val="105"/>
        </w:rPr>
        <w:t xml:space="preserve"> </w:t>
      </w:r>
      <w:r>
        <w:rPr>
          <w:color w:val="001A1D"/>
          <w:w w:val="105"/>
        </w:rPr>
        <w:t>khóa</w:t>
      </w:r>
      <w:r>
        <w:rPr>
          <w:color w:val="001A1D"/>
          <w:spacing w:val="-5"/>
          <w:w w:val="105"/>
        </w:rPr>
        <w:t xml:space="preserve"> gì?</w:t>
      </w:r>
    </w:p>
    <w:p>
      <w:pPr>
        <w:pStyle w:val="4"/>
      </w:pPr>
    </w:p>
    <w:p>
      <w:pPr>
        <w:pStyle w:val="4"/>
      </w:pPr>
    </w:p>
    <w:p>
      <w:pPr>
        <w:pStyle w:val="4"/>
        <w:spacing w:before="23"/>
      </w:pPr>
    </w:p>
    <w:p>
      <w:pPr>
        <w:pStyle w:val="5"/>
        <w:numPr>
          <w:ilvl w:val="0"/>
          <w:numId w:val="80"/>
        </w:numPr>
        <w:tabs>
          <w:tab w:val="left" w:pos="1098"/>
        </w:tabs>
        <w:spacing w:before="0"/>
        <w:ind w:left="1098" w:hanging="294"/>
        <w:rPr>
          <w:sz w:val="16"/>
        </w:rPr>
      </w:pPr>
      <w:r>
        <w:drawing>
          <wp:anchor distT="0" distB="0" distL="0" distR="0" simplePos="0" relativeHeight="251776000"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435" name="Image 435"/>
            <wp:cNvGraphicFramePr/>
            <a:graphic xmlns:a="http://schemas.openxmlformats.org/drawingml/2006/main">
              <a:graphicData uri="http://schemas.openxmlformats.org/drawingml/2006/picture">
                <pic:pic xmlns:pic="http://schemas.openxmlformats.org/drawingml/2006/picture">
                  <pic:nvPicPr>
                    <pic:cNvPr id="435" name="Image 435"/>
                    <pic:cNvPicPr/>
                  </pic:nvPicPr>
                  <pic:blipFill>
                    <a:blip r:embed="rId295" cstate="print"/>
                    <a:stretch>
                      <a:fillRect/>
                    </a:stretch>
                  </pic:blipFill>
                  <pic:spPr>
                    <a:xfrm>
                      <a:off x="0" y="0"/>
                      <a:ext cx="92494" cy="92494"/>
                    </a:xfrm>
                    <a:prstGeom prst="rect">
                      <a:avLst/>
                    </a:prstGeom>
                  </pic:spPr>
                </pic:pic>
              </a:graphicData>
            </a:graphic>
          </wp:anchor>
        </w:drawing>
      </w:r>
      <w:r>
        <mc:AlternateContent>
          <mc:Choice Requires="wpg">
            <w:drawing>
              <wp:anchor distT="0" distB="0" distL="0" distR="0" simplePos="0" relativeHeight="251780096" behindDoc="0" locked="0" layoutInCell="1" allowOverlap="1">
                <wp:simplePos x="0" y="0"/>
                <wp:positionH relativeFrom="page">
                  <wp:posOffset>7025640</wp:posOffset>
                </wp:positionH>
                <wp:positionV relativeFrom="paragraph">
                  <wp:posOffset>-60960</wp:posOffset>
                </wp:positionV>
                <wp:extent cx="384810" cy="429895"/>
                <wp:effectExtent l="0" t="0" r="0" b="0"/>
                <wp:wrapNone/>
                <wp:docPr id="436" name="Group 436"/>
                <wp:cNvGraphicFramePr/>
                <a:graphic xmlns:a="http://schemas.openxmlformats.org/drawingml/2006/main">
                  <a:graphicData uri="http://schemas.microsoft.com/office/word/2010/wordprocessingGroup">
                    <wpg:wgp>
                      <wpg:cNvGrpSpPr/>
                      <wpg:grpSpPr>
                        <a:xfrm>
                          <a:off x="0" y="0"/>
                          <a:ext cx="384810" cy="429895"/>
                          <a:chOff x="0" y="0"/>
                          <a:chExt cx="384810" cy="429895"/>
                        </a:xfrm>
                      </wpg:grpSpPr>
                      <wps:wsp>
                        <wps:cNvPr id="437" name="Graphic 437"/>
                        <wps:cNvSpPr/>
                        <wps:spPr>
                          <a:xfrm>
                            <a:off x="0" y="0"/>
                            <a:ext cx="384810" cy="429895"/>
                          </a:xfrm>
                          <a:custGeom>
                            <a:avLst/>
                            <a:gdLst/>
                            <a:ahLst/>
                            <a:cxnLst/>
                            <a:rect l="l" t="t" r="r" b="b"/>
                            <a:pathLst>
                              <a:path w="384810" h="429895">
                                <a:moveTo>
                                  <a:pt x="384810" y="429767"/>
                                </a:moveTo>
                                <a:lnTo>
                                  <a:pt x="0" y="429767"/>
                                </a:lnTo>
                                <a:lnTo>
                                  <a:pt x="0" y="0"/>
                                </a:lnTo>
                                <a:lnTo>
                                  <a:pt x="384810" y="0"/>
                                </a:lnTo>
                                <a:lnTo>
                                  <a:pt x="384810" y="93170"/>
                                </a:lnTo>
                                <a:lnTo>
                                  <a:pt x="214052" y="93170"/>
                                </a:lnTo>
                                <a:lnTo>
                                  <a:pt x="203538" y="93678"/>
                                </a:lnTo>
                                <a:lnTo>
                                  <a:pt x="163690" y="105786"/>
                                </a:lnTo>
                                <a:lnTo>
                                  <a:pt x="131510" y="132222"/>
                                </a:lnTo>
                                <a:lnTo>
                                  <a:pt x="111895" y="168960"/>
                                </a:lnTo>
                                <a:lnTo>
                                  <a:pt x="107327" y="199894"/>
                                </a:lnTo>
                                <a:lnTo>
                                  <a:pt x="107834" y="210407"/>
                                </a:lnTo>
                                <a:lnTo>
                                  <a:pt x="119942" y="250254"/>
                                </a:lnTo>
                                <a:lnTo>
                                  <a:pt x="146378" y="282434"/>
                                </a:lnTo>
                                <a:lnTo>
                                  <a:pt x="183117" y="302048"/>
                                </a:lnTo>
                                <a:lnTo>
                                  <a:pt x="214052" y="306618"/>
                                </a:lnTo>
                                <a:lnTo>
                                  <a:pt x="384810" y="306618"/>
                                </a:lnTo>
                                <a:lnTo>
                                  <a:pt x="384810" y="429767"/>
                                </a:lnTo>
                                <a:close/>
                              </a:path>
                              <a:path w="384810" h="429895">
                                <a:moveTo>
                                  <a:pt x="384810" y="306618"/>
                                </a:moveTo>
                                <a:lnTo>
                                  <a:pt x="214052" y="306618"/>
                                </a:lnTo>
                                <a:lnTo>
                                  <a:pt x="224565" y="306110"/>
                                </a:lnTo>
                                <a:lnTo>
                                  <a:pt x="234876" y="304587"/>
                                </a:lnTo>
                                <a:lnTo>
                                  <a:pt x="273355" y="288648"/>
                                </a:lnTo>
                                <a:lnTo>
                                  <a:pt x="302805" y="259198"/>
                                </a:lnTo>
                                <a:lnTo>
                                  <a:pt x="318744" y="220719"/>
                                </a:lnTo>
                                <a:lnTo>
                                  <a:pt x="320776" y="199894"/>
                                </a:lnTo>
                                <a:lnTo>
                                  <a:pt x="320267" y="189381"/>
                                </a:lnTo>
                                <a:lnTo>
                                  <a:pt x="308159" y="149533"/>
                                </a:lnTo>
                                <a:lnTo>
                                  <a:pt x="281722" y="117353"/>
                                </a:lnTo>
                                <a:lnTo>
                                  <a:pt x="244985" y="97740"/>
                                </a:lnTo>
                                <a:lnTo>
                                  <a:pt x="214052" y="93170"/>
                                </a:lnTo>
                                <a:lnTo>
                                  <a:pt x="384810" y="93170"/>
                                </a:lnTo>
                                <a:lnTo>
                                  <a:pt x="384810" y="306618"/>
                                </a:lnTo>
                                <a:close/>
                              </a:path>
                            </a:pathLst>
                          </a:custGeom>
                          <a:solidFill>
                            <a:srgbClr val="000000">
                              <a:alpha val="19999"/>
                            </a:srgbClr>
                          </a:solidFill>
                        </wps:spPr>
                        <wps:bodyPr wrap="square" lIns="0" tIns="0" rIns="0" bIns="0" rtlCol="0">
                          <a:noAutofit/>
                        </wps:bodyPr>
                      </wps:wsp>
                      <pic:pic xmlns:pic="http://schemas.openxmlformats.org/drawingml/2006/picture">
                        <pic:nvPicPr>
                          <pic:cNvPr id="438" name="Image 438"/>
                          <pic:cNvPicPr/>
                        </pic:nvPicPr>
                        <pic:blipFill>
                          <a:blip r:embed="rId25" cstate="print"/>
                          <a:stretch>
                            <a:fillRect/>
                          </a:stretch>
                        </pic:blipFill>
                        <pic:spPr>
                          <a:xfrm>
                            <a:off x="100212" y="86054"/>
                            <a:ext cx="227678" cy="227678"/>
                          </a:xfrm>
                          <a:prstGeom prst="rect">
                            <a:avLst/>
                          </a:prstGeom>
                        </pic:spPr>
                      </pic:pic>
                    </wpg:wgp>
                  </a:graphicData>
                </a:graphic>
              </wp:anchor>
            </w:drawing>
          </mc:Choice>
          <mc:Fallback>
            <w:pict>
              <v:group id="_x0000_s1026" o:spid="_x0000_s1026" o:spt="203" style="position:absolute;left:0pt;margin-left:553.2pt;margin-top:-4.8pt;height:33.85pt;width:30.3pt;mso-position-horizontal-relative:page;z-index:251780096;mso-width-relative:page;mso-height-relative:page;" coordsize="384810,429895" o:gfxdata="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">
                <o:lock v:ext="edit" aspectratio="f"/>
                <v:shape id="Graphic 437" o:spid="_x0000_s1026" o:spt="100" style="position:absolute;left:0;top:0;height:429895;width:384810;" fillcolor="#000000" filled="t" stroked="f" coordsize="384810,429895" o:gfxdata="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h1bg6/&#10;AAAA3AAAAA8AAAAAAAAAAQAgAAAAIgAAAGRycy9kb3ducmV2LnhtbFBLAQIUABQAAAAIAIdO4kAz&#10;LwWeOwAAADkAAAAQAAAAAAAAAAEAIAAAAA4BAABkcnMvc2hhcGV4bWwueG1sUEsFBgAAAAAGAAYA&#10;WwEAALgDAAAAAA==&#10;" path="m384810,429767l0,429767,0,0,384810,0,384810,93170,214052,93170,203538,93678,163690,105786,131510,132222,111895,168960,107327,199894,107834,210407,119942,250254,146378,282434,183117,302048,214052,306618,384810,306618,384810,429767xem384810,306618l214052,306618,224565,306110,234876,304587,273355,288648,302805,259198,318744,220719,320776,199894,320267,189381,308159,149533,281722,117353,244985,97740,214052,93170,384810,93170,384810,306618xe">
                  <v:fill on="t" opacity="13106f" focussize="0,0"/>
                  <v:stroke on="f"/>
                  <v:imagedata o:title=""/>
                  <o:lock v:ext="edit" aspectratio="f"/>
                  <v:textbox inset="0mm,0mm,0mm,0mm"/>
                </v:shape>
                <v:shape id="Image 438" o:spid="_x0000_s1026" o:spt="75" type="#_x0000_t75" style="position:absolute;left:100212;top:86054;height:227678;width:227678;" filled="f" o:preferrelative="t" stroked="f" coordsize="21600,21600" o:gfxdata="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DWweL4A&#10;AADcAAAADwAAAAAAAAABACAAAAAiAAAAZHJzL2Rvd25yZXYueG1sUEsBAhQAFAAAAAgAh07iQDMv&#10;BZ47AAAAOQAAABAAAAAAAAAAAQAgAAAADQEAAGRycy9zaGFwZXhtbC54bWxQSwUGAAAAAAYABgBb&#10;AQAAtwMAAAAA&#10;">
                  <v:fill on="f" focussize="0,0"/>
                  <v:stroke on="f"/>
                  <v:imagedata r:id="rId25" o:title=""/>
                  <o:lock v:ext="edit" aspectratio="f"/>
                </v:shape>
              </v:group>
            </w:pict>
          </mc:Fallback>
        </mc:AlternateContent>
      </w:r>
      <w:r>
        <w:rPr>
          <w:color w:val="001A1D"/>
          <w:w w:val="105"/>
          <w:sz w:val="16"/>
        </w:rPr>
        <w:t>Khóa</w:t>
      </w:r>
      <w:r>
        <w:rPr>
          <w:color w:val="001A1D"/>
          <w:spacing w:val="-5"/>
          <w:w w:val="105"/>
          <w:sz w:val="16"/>
        </w:rPr>
        <w:t xml:space="preserve"> </w:t>
      </w:r>
      <w:r>
        <w:rPr>
          <w:color w:val="001A1D"/>
          <w:w w:val="105"/>
          <w:sz w:val="16"/>
        </w:rPr>
        <w:t>Public</w:t>
      </w:r>
      <w:r>
        <w:rPr>
          <w:color w:val="001A1D"/>
          <w:spacing w:val="-5"/>
          <w:w w:val="105"/>
          <w:sz w:val="16"/>
        </w:rPr>
        <w:t xml:space="preserve"> </w:t>
      </w:r>
      <w:r>
        <w:rPr>
          <w:color w:val="001A1D"/>
          <w:w w:val="105"/>
          <w:sz w:val="16"/>
        </w:rPr>
        <w:t>của</w:t>
      </w:r>
      <w:r>
        <w:rPr>
          <w:color w:val="001A1D"/>
          <w:spacing w:val="-4"/>
          <w:w w:val="105"/>
          <w:sz w:val="16"/>
        </w:rPr>
        <w:t xml:space="preserve"> </w:t>
      </w:r>
      <w:r>
        <w:rPr>
          <w:color w:val="001A1D"/>
          <w:spacing w:val="-5"/>
          <w:w w:val="105"/>
          <w:sz w:val="16"/>
        </w:rPr>
        <w:t>Bob</w:t>
      </w:r>
    </w:p>
    <w:p>
      <w:pPr>
        <w:pStyle w:val="5"/>
        <w:numPr>
          <w:ilvl w:val="0"/>
          <w:numId w:val="80"/>
        </w:numPr>
        <w:tabs>
          <w:tab w:val="left" w:pos="1098"/>
        </w:tabs>
        <w:ind w:left="1098" w:hanging="294"/>
        <w:rPr>
          <w:sz w:val="16"/>
        </w:rPr>
      </w:pPr>
      <w:r>
        <w:drawing>
          <wp:anchor distT="0" distB="0" distL="0" distR="0" simplePos="0" relativeHeight="251776000"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439" name="Image 439"/>
            <wp:cNvGraphicFramePr/>
            <a:graphic xmlns:a="http://schemas.openxmlformats.org/drawingml/2006/main">
              <a:graphicData uri="http://schemas.openxmlformats.org/drawingml/2006/picture">
                <pic:pic xmlns:pic="http://schemas.openxmlformats.org/drawingml/2006/picture">
                  <pic:nvPicPr>
                    <pic:cNvPr id="439" name="Image 439"/>
                    <pic:cNvPicPr/>
                  </pic:nvPicPr>
                  <pic:blipFill>
                    <a:blip r:embed="rId296" cstate="print"/>
                    <a:stretch>
                      <a:fillRect/>
                    </a:stretch>
                  </pic:blipFill>
                  <pic:spPr>
                    <a:xfrm>
                      <a:off x="0" y="0"/>
                      <a:ext cx="92494" cy="92494"/>
                    </a:xfrm>
                    <a:prstGeom prst="rect">
                      <a:avLst/>
                    </a:prstGeom>
                  </pic:spPr>
                </pic:pic>
              </a:graphicData>
            </a:graphic>
          </wp:anchor>
        </w:drawing>
      </w:r>
      <w:r>
        <w:rPr>
          <w:color w:val="001A1D"/>
          <w:w w:val="105"/>
          <w:sz w:val="16"/>
        </w:rPr>
        <w:t>Khóa</w:t>
      </w:r>
      <w:r>
        <w:rPr>
          <w:color w:val="001A1D"/>
          <w:spacing w:val="-5"/>
          <w:w w:val="105"/>
          <w:sz w:val="16"/>
        </w:rPr>
        <w:t xml:space="preserve"> </w:t>
      </w:r>
      <w:r>
        <w:rPr>
          <w:color w:val="001A1D"/>
          <w:w w:val="105"/>
          <w:sz w:val="16"/>
        </w:rPr>
        <w:t>Private</w:t>
      </w:r>
      <w:r>
        <w:rPr>
          <w:color w:val="001A1D"/>
          <w:spacing w:val="-5"/>
          <w:w w:val="105"/>
          <w:sz w:val="16"/>
        </w:rPr>
        <w:t xml:space="preserve"> </w:t>
      </w:r>
      <w:r>
        <w:rPr>
          <w:color w:val="001A1D"/>
          <w:w w:val="105"/>
          <w:sz w:val="16"/>
        </w:rPr>
        <w:t>của</w:t>
      </w:r>
      <w:r>
        <w:rPr>
          <w:color w:val="001A1D"/>
          <w:spacing w:val="-5"/>
          <w:w w:val="105"/>
          <w:sz w:val="16"/>
        </w:rPr>
        <w:t xml:space="preserve"> Bob</w:t>
      </w:r>
    </w:p>
    <w:p>
      <w:pPr>
        <w:pStyle w:val="5"/>
        <w:numPr>
          <w:ilvl w:val="0"/>
          <w:numId w:val="80"/>
        </w:numPr>
        <w:tabs>
          <w:tab w:val="left" w:pos="1098"/>
        </w:tabs>
        <w:ind w:left="1098" w:hanging="294"/>
        <w:rPr>
          <w:sz w:val="16"/>
        </w:rPr>
      </w:pPr>
      <w:r>
        <w:drawing>
          <wp:anchor distT="0" distB="0" distL="0" distR="0" simplePos="0" relativeHeight="251777024"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440" name="Image 440"/>
            <wp:cNvGraphicFramePr/>
            <a:graphic xmlns:a="http://schemas.openxmlformats.org/drawingml/2006/main">
              <a:graphicData uri="http://schemas.openxmlformats.org/drawingml/2006/picture">
                <pic:pic xmlns:pic="http://schemas.openxmlformats.org/drawingml/2006/picture">
                  <pic:nvPicPr>
                    <pic:cNvPr id="440" name="Image 440"/>
                    <pic:cNvPicPr/>
                  </pic:nvPicPr>
                  <pic:blipFill>
                    <a:blip r:embed="rId273" cstate="print"/>
                    <a:stretch>
                      <a:fillRect/>
                    </a:stretch>
                  </pic:blipFill>
                  <pic:spPr>
                    <a:xfrm>
                      <a:off x="0" y="0"/>
                      <a:ext cx="92494" cy="92494"/>
                    </a:xfrm>
                    <a:prstGeom prst="rect">
                      <a:avLst/>
                    </a:prstGeom>
                  </pic:spPr>
                </pic:pic>
              </a:graphicData>
            </a:graphic>
          </wp:anchor>
        </w:drawing>
      </w:r>
      <w:r>
        <w:rPr>
          <w:color w:val="001A1D"/>
          <w:w w:val="105"/>
          <w:sz w:val="16"/>
        </w:rPr>
        <w:t>Khóa</w:t>
      </w:r>
      <w:r>
        <w:rPr>
          <w:color w:val="001A1D"/>
          <w:spacing w:val="-5"/>
          <w:w w:val="105"/>
          <w:sz w:val="16"/>
        </w:rPr>
        <w:t xml:space="preserve"> </w:t>
      </w:r>
      <w:r>
        <w:rPr>
          <w:color w:val="001A1D"/>
          <w:w w:val="105"/>
          <w:sz w:val="16"/>
        </w:rPr>
        <w:t>Public</w:t>
      </w:r>
      <w:r>
        <w:rPr>
          <w:color w:val="001A1D"/>
          <w:spacing w:val="-5"/>
          <w:w w:val="105"/>
          <w:sz w:val="16"/>
        </w:rPr>
        <w:t xml:space="preserve"> </w:t>
      </w:r>
      <w:r>
        <w:rPr>
          <w:color w:val="001A1D"/>
          <w:w w:val="105"/>
          <w:sz w:val="16"/>
        </w:rPr>
        <w:t>của</w:t>
      </w:r>
      <w:r>
        <w:rPr>
          <w:color w:val="001A1D"/>
          <w:spacing w:val="-4"/>
          <w:w w:val="105"/>
          <w:sz w:val="16"/>
        </w:rPr>
        <w:t xml:space="preserve"> </w:t>
      </w:r>
      <w:r>
        <w:rPr>
          <w:color w:val="001A1D"/>
          <w:spacing w:val="-2"/>
          <w:w w:val="105"/>
          <w:sz w:val="16"/>
        </w:rPr>
        <w:t>Alice</w:t>
      </w:r>
    </w:p>
    <w:p>
      <w:pPr>
        <w:pStyle w:val="5"/>
        <w:numPr>
          <w:ilvl w:val="0"/>
          <w:numId w:val="80"/>
        </w:numPr>
        <w:tabs>
          <w:tab w:val="left" w:pos="1098"/>
        </w:tabs>
        <w:spacing w:line="468" w:lineRule="auto"/>
        <w:ind w:left="793" w:right="8656" w:firstLine="11"/>
        <w:rPr>
          <w:sz w:val="16"/>
        </w:rPr>
      </w:pPr>
      <w:r>
        <w:drawing>
          <wp:anchor distT="0" distB="0" distL="0" distR="0" simplePos="0" relativeHeight="251777024"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441" name="Image 441"/>
            <wp:cNvGraphicFramePr/>
            <a:graphic xmlns:a="http://schemas.openxmlformats.org/drawingml/2006/main">
              <a:graphicData uri="http://schemas.openxmlformats.org/drawingml/2006/picture">
                <pic:pic xmlns:pic="http://schemas.openxmlformats.org/drawingml/2006/picture">
                  <pic:nvPicPr>
                    <pic:cNvPr id="441" name="Image 441"/>
                    <pic:cNvPicPr/>
                  </pic:nvPicPr>
                  <pic:blipFill>
                    <a:blip r:embed="rId297" cstate="print"/>
                    <a:stretch>
                      <a:fillRect/>
                    </a:stretch>
                  </pic:blipFill>
                  <pic:spPr>
                    <a:xfrm>
                      <a:off x="0" y="0"/>
                      <a:ext cx="92494" cy="92494"/>
                    </a:xfrm>
                    <a:prstGeom prst="rect">
                      <a:avLst/>
                    </a:prstGeom>
                  </pic:spPr>
                </pic:pic>
              </a:graphicData>
            </a:graphic>
          </wp:anchor>
        </w:drawing>
      </w:r>
      <w:r>
        <w:rPr>
          <w:color w:val="001A1D"/>
          <w:w w:val="105"/>
          <w:sz w:val="16"/>
        </w:rPr>
        <w:t>Khóa</w:t>
      </w:r>
      <w:r>
        <w:rPr>
          <w:color w:val="001A1D"/>
          <w:spacing w:val="-12"/>
          <w:w w:val="105"/>
          <w:sz w:val="16"/>
        </w:rPr>
        <w:t xml:space="preserve"> </w:t>
      </w:r>
      <w:r>
        <w:rPr>
          <w:color w:val="001A1D"/>
          <w:w w:val="105"/>
          <w:sz w:val="16"/>
        </w:rPr>
        <w:t>Private</w:t>
      </w:r>
      <w:r>
        <w:rPr>
          <w:color w:val="001A1D"/>
          <w:spacing w:val="-11"/>
          <w:w w:val="105"/>
          <w:sz w:val="16"/>
        </w:rPr>
        <w:t xml:space="preserve"> </w:t>
      </w:r>
      <w:r>
        <w:rPr>
          <w:color w:val="001A1D"/>
          <w:w w:val="105"/>
          <w:sz w:val="16"/>
        </w:rPr>
        <w:t>của</w:t>
      </w:r>
      <w:r>
        <w:rPr>
          <w:color w:val="001A1D"/>
          <w:spacing w:val="-12"/>
          <w:w w:val="105"/>
          <w:sz w:val="16"/>
        </w:rPr>
        <w:t xml:space="preserve"> </w:t>
      </w:r>
      <w:r>
        <w:rPr>
          <w:color w:val="001A1D"/>
          <w:w w:val="105"/>
          <w:sz w:val="16"/>
        </w:rPr>
        <w:t xml:space="preserve">Alice </w:t>
      </w:r>
      <w:r>
        <w:rPr>
          <w:color w:val="0E6BBE"/>
          <w:w w:val="105"/>
          <w:sz w:val="16"/>
        </w:rPr>
        <w:t>Clear my choice</w:t>
      </w:r>
    </w:p>
    <w:p>
      <w:pPr>
        <w:pStyle w:val="4"/>
        <w:spacing w:before="83"/>
        <w:rPr>
          <w:sz w:val="20"/>
        </w:rPr>
      </w:pPr>
      <w:r>
        <mc:AlternateContent>
          <mc:Choice Requires="wpg">
            <w:drawing>
              <wp:anchor distT="0" distB="0" distL="0" distR="0" simplePos="0" relativeHeight="251822080" behindDoc="1" locked="0" layoutInCell="1" allowOverlap="1">
                <wp:simplePos x="0" y="0"/>
                <wp:positionH relativeFrom="page">
                  <wp:posOffset>408940</wp:posOffset>
                </wp:positionH>
                <wp:positionV relativeFrom="paragraph">
                  <wp:posOffset>237490</wp:posOffset>
                </wp:positionV>
                <wp:extent cx="6944360" cy="598170"/>
                <wp:effectExtent l="0" t="0" r="0" b="0"/>
                <wp:wrapTopAndBottom/>
                <wp:docPr id="442" name="Group 442"/>
                <wp:cNvGraphicFramePr/>
                <a:graphic xmlns:a="http://schemas.openxmlformats.org/drawingml/2006/main">
                  <a:graphicData uri="http://schemas.microsoft.com/office/word/2010/wordprocessingGroup">
                    <wpg:wgp>
                      <wpg:cNvGrpSpPr/>
                      <wpg:grpSpPr>
                        <a:xfrm>
                          <a:off x="0" y="0"/>
                          <a:ext cx="6944359" cy="598170"/>
                          <a:chOff x="0" y="0"/>
                          <a:chExt cx="6944359" cy="598170"/>
                        </a:xfrm>
                      </wpg:grpSpPr>
                      <wps:wsp>
                        <wps:cNvPr id="443" name="Graphic 443"/>
                        <wps:cNvSpPr/>
                        <wps:spPr>
                          <a:xfrm>
                            <a:off x="3557" y="3557"/>
                            <a:ext cx="6937375" cy="590550"/>
                          </a:xfrm>
                          <a:custGeom>
                            <a:avLst/>
                            <a:gdLst/>
                            <a:ahLst/>
                            <a:cxnLst/>
                            <a:rect l="l" t="t" r="r" b="b"/>
                            <a:pathLst>
                              <a:path w="6937375" h="590550">
                                <a:moveTo>
                                  <a:pt x="0" y="579867"/>
                                </a:moveTo>
                                <a:lnTo>
                                  <a:pt x="0" y="10672"/>
                                </a:lnTo>
                                <a:lnTo>
                                  <a:pt x="0" y="7712"/>
                                </a:lnTo>
                                <a:lnTo>
                                  <a:pt x="1041" y="5193"/>
                                </a:lnTo>
                                <a:lnTo>
                                  <a:pt x="3125" y="3116"/>
                                </a:lnTo>
                                <a:lnTo>
                                  <a:pt x="5209" y="1038"/>
                                </a:lnTo>
                                <a:lnTo>
                                  <a:pt x="7725" y="0"/>
                                </a:lnTo>
                                <a:lnTo>
                                  <a:pt x="10672" y="0"/>
                                </a:lnTo>
                                <a:lnTo>
                                  <a:pt x="6926398" y="0"/>
                                </a:lnTo>
                                <a:lnTo>
                                  <a:pt x="6929345" y="0"/>
                                </a:lnTo>
                                <a:lnTo>
                                  <a:pt x="6931860" y="1038"/>
                                </a:lnTo>
                                <a:lnTo>
                                  <a:pt x="6933944" y="3116"/>
                                </a:lnTo>
                                <a:lnTo>
                                  <a:pt x="6936028" y="5193"/>
                                </a:lnTo>
                                <a:lnTo>
                                  <a:pt x="6937070" y="7712"/>
                                </a:lnTo>
                                <a:lnTo>
                                  <a:pt x="6937071" y="10672"/>
                                </a:lnTo>
                                <a:lnTo>
                                  <a:pt x="6937071" y="579867"/>
                                </a:lnTo>
                                <a:lnTo>
                                  <a:pt x="6926398" y="590540"/>
                                </a:lnTo>
                                <a:lnTo>
                                  <a:pt x="10672" y="590540"/>
                                </a:lnTo>
                                <a:lnTo>
                                  <a:pt x="7725" y="590526"/>
                                </a:lnTo>
                                <a:lnTo>
                                  <a:pt x="5209" y="589487"/>
                                </a:lnTo>
                                <a:lnTo>
                                  <a:pt x="3125" y="587402"/>
                                </a:lnTo>
                                <a:lnTo>
                                  <a:pt x="1041" y="585318"/>
                                </a:lnTo>
                                <a:lnTo>
                                  <a:pt x="0" y="582799"/>
                                </a:lnTo>
                                <a:lnTo>
                                  <a:pt x="0" y="579867"/>
                                </a:lnTo>
                                <a:close/>
                              </a:path>
                            </a:pathLst>
                          </a:custGeom>
                          <a:ln w="7114">
                            <a:solidFill>
                              <a:srgbClr val="CAD0D6"/>
                            </a:solidFill>
                            <a:prstDash val="solid"/>
                          </a:ln>
                        </wps:spPr>
                        <wps:bodyPr wrap="square" lIns="0" tIns="0" rIns="0" bIns="0" rtlCol="0">
                          <a:noAutofit/>
                        </wps:bodyPr>
                      </wps:wsp>
                      <wps:wsp>
                        <wps:cNvPr id="444" name="Graphic 444"/>
                        <wps:cNvSpPr/>
                        <wps:spPr>
                          <a:xfrm>
                            <a:off x="60477" y="401994"/>
                            <a:ext cx="448309" cy="128270"/>
                          </a:xfrm>
                          <a:custGeom>
                            <a:avLst/>
                            <a:gdLst/>
                            <a:ahLst/>
                            <a:cxnLst/>
                            <a:rect l="l" t="t" r="r" b="b"/>
                            <a:pathLst>
                              <a:path w="448309" h="128270">
                                <a:moveTo>
                                  <a:pt x="0" y="74706"/>
                                </a:moveTo>
                                <a:lnTo>
                                  <a:pt x="0" y="53362"/>
                                </a:lnTo>
                                <a:lnTo>
                                  <a:pt x="0" y="49847"/>
                                </a:lnTo>
                                <a:lnTo>
                                  <a:pt x="341" y="46389"/>
                                </a:lnTo>
                                <a:lnTo>
                                  <a:pt x="1025" y="42952"/>
                                </a:lnTo>
                                <a:lnTo>
                                  <a:pt x="1708" y="39509"/>
                                </a:lnTo>
                                <a:lnTo>
                                  <a:pt x="2721" y="36172"/>
                                </a:lnTo>
                                <a:lnTo>
                                  <a:pt x="4061" y="32935"/>
                                </a:lnTo>
                                <a:lnTo>
                                  <a:pt x="5402" y="29697"/>
                                </a:lnTo>
                                <a:lnTo>
                                  <a:pt x="7046" y="26609"/>
                                </a:lnTo>
                                <a:lnTo>
                                  <a:pt x="8993" y="23706"/>
                                </a:lnTo>
                                <a:lnTo>
                                  <a:pt x="10939" y="20804"/>
                                </a:lnTo>
                                <a:lnTo>
                                  <a:pt x="13151" y="18107"/>
                                </a:lnTo>
                                <a:lnTo>
                                  <a:pt x="15629" y="15631"/>
                                </a:lnTo>
                                <a:lnTo>
                                  <a:pt x="18106" y="13148"/>
                                </a:lnTo>
                                <a:lnTo>
                                  <a:pt x="20802" y="10935"/>
                                </a:lnTo>
                                <a:lnTo>
                                  <a:pt x="23715" y="8993"/>
                                </a:lnTo>
                                <a:lnTo>
                                  <a:pt x="26629" y="7043"/>
                                </a:lnTo>
                                <a:lnTo>
                                  <a:pt x="42951" y="1031"/>
                                </a:lnTo>
                                <a:lnTo>
                                  <a:pt x="46388" y="348"/>
                                </a:lnTo>
                                <a:lnTo>
                                  <a:pt x="49858" y="0"/>
                                </a:lnTo>
                                <a:lnTo>
                                  <a:pt x="53362" y="0"/>
                                </a:lnTo>
                                <a:lnTo>
                                  <a:pt x="394879" y="0"/>
                                </a:lnTo>
                                <a:lnTo>
                                  <a:pt x="398383" y="0"/>
                                </a:lnTo>
                                <a:lnTo>
                                  <a:pt x="401853" y="348"/>
                                </a:lnTo>
                                <a:lnTo>
                                  <a:pt x="405289" y="1031"/>
                                </a:lnTo>
                                <a:lnTo>
                                  <a:pt x="408726" y="1707"/>
                                </a:lnTo>
                                <a:lnTo>
                                  <a:pt x="424525" y="8993"/>
                                </a:lnTo>
                                <a:lnTo>
                                  <a:pt x="427439" y="10935"/>
                                </a:lnTo>
                                <a:lnTo>
                                  <a:pt x="430134" y="13148"/>
                                </a:lnTo>
                                <a:lnTo>
                                  <a:pt x="432612" y="15631"/>
                                </a:lnTo>
                                <a:lnTo>
                                  <a:pt x="435089" y="18107"/>
                                </a:lnTo>
                                <a:lnTo>
                                  <a:pt x="444179" y="32935"/>
                                </a:lnTo>
                                <a:lnTo>
                                  <a:pt x="445520" y="36172"/>
                                </a:lnTo>
                                <a:lnTo>
                                  <a:pt x="446532" y="39509"/>
                                </a:lnTo>
                                <a:lnTo>
                                  <a:pt x="447216" y="42952"/>
                                </a:lnTo>
                                <a:lnTo>
                                  <a:pt x="447899" y="46389"/>
                                </a:lnTo>
                                <a:lnTo>
                                  <a:pt x="448241" y="49847"/>
                                </a:lnTo>
                                <a:lnTo>
                                  <a:pt x="448241" y="53362"/>
                                </a:lnTo>
                                <a:lnTo>
                                  <a:pt x="448241" y="74706"/>
                                </a:lnTo>
                                <a:lnTo>
                                  <a:pt x="448241" y="78193"/>
                                </a:lnTo>
                                <a:lnTo>
                                  <a:pt x="447899" y="81672"/>
                                </a:lnTo>
                                <a:lnTo>
                                  <a:pt x="447216" y="85101"/>
                                </a:lnTo>
                                <a:lnTo>
                                  <a:pt x="446532" y="88531"/>
                                </a:lnTo>
                                <a:lnTo>
                                  <a:pt x="445520" y="91868"/>
                                </a:lnTo>
                                <a:lnTo>
                                  <a:pt x="444179" y="95105"/>
                                </a:lnTo>
                                <a:lnTo>
                                  <a:pt x="442838" y="98342"/>
                                </a:lnTo>
                                <a:lnTo>
                                  <a:pt x="441194" y="101430"/>
                                </a:lnTo>
                                <a:lnTo>
                                  <a:pt x="439248" y="104333"/>
                                </a:lnTo>
                                <a:lnTo>
                                  <a:pt x="437301" y="107250"/>
                                </a:lnTo>
                                <a:lnTo>
                                  <a:pt x="424525" y="119047"/>
                                </a:lnTo>
                                <a:lnTo>
                                  <a:pt x="421612" y="120996"/>
                                </a:lnTo>
                                <a:lnTo>
                                  <a:pt x="405289" y="127030"/>
                                </a:lnTo>
                                <a:lnTo>
                                  <a:pt x="401853" y="127720"/>
                                </a:lnTo>
                                <a:lnTo>
                                  <a:pt x="398383" y="128069"/>
                                </a:lnTo>
                                <a:lnTo>
                                  <a:pt x="394879" y="128069"/>
                                </a:lnTo>
                                <a:lnTo>
                                  <a:pt x="53362" y="128069"/>
                                </a:lnTo>
                                <a:lnTo>
                                  <a:pt x="49858" y="128069"/>
                                </a:lnTo>
                                <a:lnTo>
                                  <a:pt x="46388" y="127720"/>
                                </a:lnTo>
                                <a:lnTo>
                                  <a:pt x="42951" y="127030"/>
                                </a:lnTo>
                                <a:lnTo>
                                  <a:pt x="39515" y="126347"/>
                                </a:lnTo>
                                <a:lnTo>
                                  <a:pt x="23715" y="119047"/>
                                </a:lnTo>
                                <a:lnTo>
                                  <a:pt x="20802" y="117104"/>
                                </a:lnTo>
                                <a:lnTo>
                                  <a:pt x="8993" y="104333"/>
                                </a:lnTo>
                                <a:lnTo>
                                  <a:pt x="7046" y="101430"/>
                                </a:lnTo>
                                <a:lnTo>
                                  <a:pt x="5402" y="98342"/>
                                </a:lnTo>
                                <a:lnTo>
                                  <a:pt x="4061" y="95105"/>
                                </a:lnTo>
                                <a:lnTo>
                                  <a:pt x="2721" y="91868"/>
                                </a:lnTo>
                                <a:lnTo>
                                  <a:pt x="1708" y="88531"/>
                                </a:lnTo>
                                <a:lnTo>
                                  <a:pt x="1025" y="85101"/>
                                </a:lnTo>
                                <a:lnTo>
                                  <a:pt x="341" y="81672"/>
                                </a:lnTo>
                                <a:lnTo>
                                  <a:pt x="0" y="78193"/>
                                </a:lnTo>
                                <a:lnTo>
                                  <a:pt x="0" y="74706"/>
                                </a:lnTo>
                                <a:close/>
                              </a:path>
                            </a:pathLst>
                          </a:custGeom>
                          <a:ln w="7114">
                            <a:solidFill>
                              <a:srgbClr val="000000"/>
                            </a:solidFill>
                            <a:prstDash val="solid"/>
                          </a:ln>
                        </wps:spPr>
                        <wps:bodyPr wrap="square" lIns="0" tIns="0" rIns="0" bIns="0" rtlCol="0">
                          <a:noAutofit/>
                        </wps:bodyPr>
                      </wps:wsp>
                      <wps:wsp>
                        <wps:cNvPr id="445" name="Textbox 445"/>
                        <wps:cNvSpPr txBox="1"/>
                        <wps:spPr>
                          <a:xfrm>
                            <a:off x="10977" y="9192"/>
                            <a:ext cx="6922770" cy="579755"/>
                          </a:xfrm>
                          <a:prstGeom prst="rect">
                            <a:avLst/>
                          </a:prstGeom>
                        </wps:spPr>
                        <wps:txbx>
                          <w:txbxContent>
                            <w:p>
                              <w:pPr>
                                <w:spacing w:before="50"/>
                                <w:ind w:left="77"/>
                                <w:rPr>
                                  <w:b/>
                                  <w:sz w:val="20"/>
                                </w:rPr>
                              </w:pPr>
                              <w:r>
                                <w:rPr>
                                  <w:b/>
                                  <w:color w:val="1C2025"/>
                                  <w:sz w:val="13"/>
                                </w:rPr>
                                <w:t>Question</w:t>
                              </w:r>
                              <w:r>
                                <w:rPr>
                                  <w:b/>
                                  <w:color w:val="1C2025"/>
                                  <w:spacing w:val="12"/>
                                  <w:sz w:val="13"/>
                                </w:rPr>
                                <w:t xml:space="preserve"> </w:t>
                              </w:r>
                              <w:r>
                                <w:rPr>
                                  <w:b/>
                                  <w:color w:val="1C2025"/>
                                  <w:spacing w:val="-5"/>
                                  <w:sz w:val="20"/>
                                </w:rPr>
                                <w:t>47</w:t>
                              </w:r>
                            </w:p>
                            <w:p>
                              <w:pPr>
                                <w:spacing w:before="67"/>
                                <w:ind w:left="77"/>
                                <w:rPr>
                                  <w:sz w:val="13"/>
                                </w:rPr>
                              </w:pPr>
                              <w:r>
                                <w:rPr>
                                  <w:color w:val="1C2025"/>
                                  <w:sz w:val="13"/>
                                </w:rPr>
                                <w:t>Not</w:t>
                              </w:r>
                              <w:r>
                                <w:rPr>
                                  <w:color w:val="1C2025"/>
                                  <w:spacing w:val="3"/>
                                  <w:sz w:val="13"/>
                                </w:rPr>
                                <w:t xml:space="preserve"> </w:t>
                              </w:r>
                              <w:r>
                                <w:rPr>
                                  <w:color w:val="1C2025"/>
                                  <w:sz w:val="13"/>
                                </w:rPr>
                                <w:t>yet</w:t>
                              </w:r>
                              <w:r>
                                <w:rPr>
                                  <w:color w:val="1C2025"/>
                                  <w:spacing w:val="4"/>
                                  <w:sz w:val="13"/>
                                </w:rPr>
                                <w:t xml:space="preserve"> </w:t>
                              </w:r>
                              <w:r>
                                <w:rPr>
                                  <w:color w:val="1C2025"/>
                                  <w:spacing w:val="-2"/>
                                  <w:sz w:val="13"/>
                                </w:rPr>
                                <w:t>answered</w:t>
                              </w:r>
                            </w:p>
                            <w:p>
                              <w:pPr>
                                <w:spacing w:before="84"/>
                                <w:ind w:left="138"/>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18.7pt;height:47.1pt;width:546.8pt;mso-position-horizontal-relative:page;mso-wrap-distance-bottom:0pt;mso-wrap-distance-top:0pt;z-index:-251494400;mso-width-relative:page;mso-height-relative:page;" coordsize="6944359,598170" o:gfxdata="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">
                <o:lock v:ext="edit" aspectratio="f"/>
                <v:shape id="Graphic 443" o:spid="_x0000_s1026" o:spt="100" style="position:absolute;left:3557;top:3557;height:590550;width:6937375;" filled="f" stroked="t" coordsize="6937375,590550" o:gfxdata="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f8IkvQAA&#10;ANwAAAAPAAAAAAAAAAEAIAAAACIAAABkcnMvZG93bnJldi54bWxQSwECFAAUAAAACACHTuJAMy8F&#10;njsAAAA5AAAAEAAAAAAAAAABACAAAAAMAQAAZHJzL3NoYXBleG1sLnhtbFBLBQYAAAAABgAGAFsB&#10;AAC2AwAAAAA=&#10;" path="m0,579867l0,10672,0,7712,1041,5193,3125,3116,5209,1038,7725,0,10672,0,6926398,0,6929345,0,6931860,1038,6933944,3116,6936028,5193,6937070,7712,6937071,10672,6937071,579867,6926398,590540,10672,590540,7725,590526,5209,589487,3125,587402,1041,585318,0,582799,0,579867xe">
                  <v:fill on="f" focussize="0,0"/>
                  <v:stroke weight="0.560157480314961pt" color="#CAD0D6" joinstyle="round"/>
                  <v:imagedata o:title=""/>
                  <o:lock v:ext="edit" aspectratio="f"/>
                  <v:textbox inset="0mm,0mm,0mm,0mm"/>
                </v:shape>
                <v:shape id="Graphic 444" o:spid="_x0000_s1026" o:spt="100" style="position:absolute;left:60477;top:401994;height:128270;width:448309;" filled="f" stroked="t" coordsize="448309,128270" o:gfxdata="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YYscb4A&#10;AADcAAAADwAAAAAAAAABACAAAAAiAAAAZHJzL2Rvd25yZXYueG1sUEsBAhQAFAAAAAgAh07iQDMv&#10;BZ47AAAAOQAAABAAAAAAAAAAAQAgAAAADQEAAGRycy9zaGFwZXhtbC54bWxQSwUGAAAAAAYABgBb&#10;AQAAtwMAAAAA&#10;" path="m0,74706l0,53362,0,49847,341,46389,1025,42952,1708,39509,2721,36172,4061,32935,5402,29697,7046,26609,8993,23706,10939,20804,13151,18107,15629,15631,18106,13148,20802,10935,23715,8993,26629,7043,42951,1031,46388,348,49858,0,53362,0,394879,0,398383,0,401853,348,405289,1031,408726,1707,424525,8993,427439,10935,430134,13148,432612,15631,435089,18107,444179,32935,445520,36172,446532,39509,447216,42952,447899,46389,448241,49847,448241,53362,448241,74706,448241,78193,447899,81672,447216,85101,446532,88531,445520,91868,444179,95105,442838,98342,441194,101430,439248,104333,437301,107250,424525,119047,421612,120996,405289,127030,401853,127720,398383,128069,394879,128069,53362,128069,49858,128069,46388,127720,42951,127030,39515,126347,23715,119047,20802,117104,8993,104333,7046,101430,5402,98342,4061,95105,2721,91868,1708,88531,1025,85101,341,81672,0,78193,0,74706xe">
                  <v:fill on="f" focussize="0,0"/>
                  <v:stroke weight="0.560157480314961pt" color="#000000" joinstyle="round"/>
                  <v:imagedata o:title=""/>
                  <o:lock v:ext="edit" aspectratio="f"/>
                  <v:textbox inset="0mm,0mm,0mm,0mm"/>
                </v:shape>
                <v:shape id="Textbox 445" o:spid="_x0000_s1026" o:spt="202" type="#_x0000_t202" style="position:absolute;left:10977;top:9192;height:579755;width:6922770;" filled="f" stroked="f" coordsize="21600,21600" o:gfxdata="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zz77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50"/>
                          <w:ind w:left="77"/>
                          <w:rPr>
                            <w:b/>
                            <w:sz w:val="20"/>
                          </w:rPr>
                        </w:pPr>
                        <w:r>
                          <w:rPr>
                            <w:b/>
                            <w:color w:val="1C2025"/>
                            <w:sz w:val="13"/>
                          </w:rPr>
                          <w:t>Question</w:t>
                        </w:r>
                        <w:r>
                          <w:rPr>
                            <w:b/>
                            <w:color w:val="1C2025"/>
                            <w:spacing w:val="12"/>
                            <w:sz w:val="13"/>
                          </w:rPr>
                          <w:t xml:space="preserve"> </w:t>
                        </w:r>
                        <w:r>
                          <w:rPr>
                            <w:b/>
                            <w:color w:val="1C2025"/>
                            <w:spacing w:val="-5"/>
                            <w:sz w:val="20"/>
                          </w:rPr>
                          <w:t>47</w:t>
                        </w:r>
                      </w:p>
                      <w:p>
                        <w:pPr>
                          <w:spacing w:before="67"/>
                          <w:ind w:left="77"/>
                          <w:rPr>
                            <w:sz w:val="13"/>
                          </w:rPr>
                        </w:pPr>
                        <w:r>
                          <w:rPr>
                            <w:color w:val="1C2025"/>
                            <w:sz w:val="13"/>
                          </w:rPr>
                          <w:t>Not</w:t>
                        </w:r>
                        <w:r>
                          <w:rPr>
                            <w:color w:val="1C2025"/>
                            <w:spacing w:val="3"/>
                            <w:sz w:val="13"/>
                          </w:rPr>
                          <w:t xml:space="preserve"> </w:t>
                        </w:r>
                        <w:r>
                          <w:rPr>
                            <w:color w:val="1C2025"/>
                            <w:sz w:val="13"/>
                          </w:rPr>
                          <w:t>yet</w:t>
                        </w:r>
                        <w:r>
                          <w:rPr>
                            <w:color w:val="1C2025"/>
                            <w:spacing w:val="4"/>
                            <w:sz w:val="13"/>
                          </w:rPr>
                          <w:t xml:space="preserve"> </w:t>
                        </w:r>
                        <w:r>
                          <w:rPr>
                            <w:color w:val="1C2025"/>
                            <w:spacing w:val="-2"/>
                            <w:sz w:val="13"/>
                          </w:rPr>
                          <w:t>answered</w:t>
                        </w:r>
                      </w:p>
                      <w:p>
                        <w:pPr>
                          <w:spacing w:before="84"/>
                          <w:ind w:left="138"/>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pPr>
    </w:p>
    <w:p>
      <w:pPr>
        <w:pStyle w:val="4"/>
        <w:spacing w:before="17"/>
      </w:pPr>
    </w:p>
    <w:p>
      <w:pPr>
        <w:pStyle w:val="4"/>
        <w:spacing w:before="1"/>
        <w:ind w:left="468"/>
      </w:pPr>
      <w:r>
        <w:rPr>
          <w:color w:val="001A1D"/>
          <w:w w:val="105"/>
        </w:rPr>
        <w:t>Chuẩn</w:t>
      </w:r>
      <w:r>
        <w:rPr>
          <w:color w:val="001A1D"/>
          <w:spacing w:val="-5"/>
          <w:w w:val="105"/>
        </w:rPr>
        <w:t xml:space="preserve"> </w:t>
      </w:r>
      <w:r>
        <w:rPr>
          <w:color w:val="001A1D"/>
          <w:w w:val="105"/>
        </w:rPr>
        <w:t>nào</w:t>
      </w:r>
      <w:r>
        <w:rPr>
          <w:color w:val="001A1D"/>
          <w:spacing w:val="-4"/>
          <w:w w:val="105"/>
        </w:rPr>
        <w:t xml:space="preserve"> </w:t>
      </w:r>
      <w:r>
        <w:rPr>
          <w:color w:val="001A1D"/>
          <w:w w:val="105"/>
        </w:rPr>
        <w:t>sau</w:t>
      </w:r>
      <w:r>
        <w:rPr>
          <w:color w:val="001A1D"/>
          <w:spacing w:val="-4"/>
          <w:w w:val="105"/>
        </w:rPr>
        <w:t xml:space="preserve"> </w:t>
      </w:r>
      <w:r>
        <w:rPr>
          <w:color w:val="001A1D"/>
          <w:w w:val="105"/>
        </w:rPr>
        <w:t>đây</w:t>
      </w:r>
      <w:r>
        <w:rPr>
          <w:color w:val="001A1D"/>
          <w:spacing w:val="-4"/>
          <w:w w:val="105"/>
        </w:rPr>
        <w:t xml:space="preserve"> </w:t>
      </w:r>
      <w:r>
        <w:rPr>
          <w:color w:val="001A1D"/>
          <w:w w:val="105"/>
        </w:rPr>
        <w:t>liên</w:t>
      </w:r>
      <w:r>
        <w:rPr>
          <w:color w:val="001A1D"/>
          <w:spacing w:val="-4"/>
          <w:w w:val="105"/>
        </w:rPr>
        <w:t xml:space="preserve"> </w:t>
      </w:r>
      <w:r>
        <w:rPr>
          <w:color w:val="001A1D"/>
          <w:w w:val="105"/>
        </w:rPr>
        <w:t>quan</w:t>
      </w:r>
      <w:r>
        <w:rPr>
          <w:color w:val="001A1D"/>
          <w:spacing w:val="-5"/>
          <w:w w:val="105"/>
        </w:rPr>
        <w:t xml:space="preserve"> </w:t>
      </w:r>
      <w:r>
        <w:rPr>
          <w:color w:val="001A1D"/>
          <w:w w:val="105"/>
        </w:rPr>
        <w:t>đến</w:t>
      </w:r>
      <w:r>
        <w:rPr>
          <w:color w:val="001A1D"/>
          <w:spacing w:val="-4"/>
          <w:w w:val="105"/>
        </w:rPr>
        <w:t xml:space="preserve"> </w:t>
      </w:r>
      <w:r>
        <w:rPr>
          <w:color w:val="001A1D"/>
          <w:w w:val="105"/>
        </w:rPr>
        <w:t>an</w:t>
      </w:r>
      <w:r>
        <w:rPr>
          <w:color w:val="001A1D"/>
          <w:spacing w:val="-4"/>
          <w:w w:val="105"/>
        </w:rPr>
        <w:t xml:space="preserve"> </w:t>
      </w:r>
      <w:r>
        <w:rPr>
          <w:color w:val="001A1D"/>
          <w:w w:val="105"/>
        </w:rPr>
        <w:t>toàn</w:t>
      </w:r>
      <w:r>
        <w:rPr>
          <w:color w:val="001A1D"/>
          <w:spacing w:val="-4"/>
          <w:w w:val="105"/>
        </w:rPr>
        <w:t xml:space="preserve"> </w:t>
      </w:r>
      <w:r>
        <w:rPr>
          <w:color w:val="001A1D"/>
          <w:w w:val="105"/>
        </w:rPr>
        <w:t>thông</w:t>
      </w:r>
      <w:r>
        <w:rPr>
          <w:color w:val="001A1D"/>
          <w:spacing w:val="-4"/>
          <w:w w:val="105"/>
        </w:rPr>
        <w:t xml:space="preserve"> tin?</w:t>
      </w:r>
    </w:p>
    <w:p>
      <w:pPr>
        <w:pStyle w:val="4"/>
        <w:spacing w:before="123"/>
      </w:pPr>
    </w:p>
    <w:p>
      <w:pPr>
        <w:pStyle w:val="5"/>
        <w:numPr>
          <w:ilvl w:val="0"/>
          <w:numId w:val="81"/>
        </w:numPr>
        <w:tabs>
          <w:tab w:val="left" w:pos="1098"/>
        </w:tabs>
        <w:spacing w:before="0"/>
        <w:ind w:left="1098" w:hanging="294"/>
        <w:rPr>
          <w:sz w:val="16"/>
        </w:rPr>
      </w:pPr>
      <w:r>
        <w:drawing>
          <wp:anchor distT="0" distB="0" distL="0" distR="0" simplePos="0" relativeHeight="251778048"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446" name="Image 446"/>
            <wp:cNvGraphicFramePr/>
            <a:graphic xmlns:a="http://schemas.openxmlformats.org/drawingml/2006/main">
              <a:graphicData uri="http://schemas.openxmlformats.org/drawingml/2006/picture">
                <pic:pic xmlns:pic="http://schemas.openxmlformats.org/drawingml/2006/picture">
                  <pic:nvPicPr>
                    <pic:cNvPr id="446" name="Image 446"/>
                    <pic:cNvPicPr/>
                  </pic:nvPicPr>
                  <pic:blipFill>
                    <a:blip r:embed="rId298" cstate="print"/>
                    <a:stretch>
                      <a:fillRect/>
                    </a:stretch>
                  </pic:blipFill>
                  <pic:spPr>
                    <a:xfrm>
                      <a:off x="0" y="0"/>
                      <a:ext cx="92494" cy="92494"/>
                    </a:xfrm>
                    <a:prstGeom prst="rect">
                      <a:avLst/>
                    </a:prstGeom>
                  </pic:spPr>
                </pic:pic>
              </a:graphicData>
            </a:graphic>
          </wp:anchor>
        </w:drawing>
      </w:r>
      <w:r>
        <w:rPr>
          <w:color w:val="001A1D"/>
          <w:w w:val="105"/>
          <w:sz w:val="16"/>
        </w:rPr>
        <w:t>ISO</w:t>
      </w:r>
      <w:r>
        <w:rPr>
          <w:color w:val="001A1D"/>
          <w:spacing w:val="-4"/>
          <w:w w:val="105"/>
          <w:sz w:val="16"/>
        </w:rPr>
        <w:t xml:space="preserve"> 9001</w:t>
      </w:r>
    </w:p>
    <w:p>
      <w:pPr>
        <w:pStyle w:val="5"/>
        <w:numPr>
          <w:ilvl w:val="0"/>
          <w:numId w:val="81"/>
        </w:numPr>
        <w:tabs>
          <w:tab w:val="left" w:pos="1098"/>
        </w:tabs>
        <w:ind w:left="1098" w:hanging="294"/>
        <w:rPr>
          <w:sz w:val="16"/>
        </w:rPr>
      </w:pPr>
      <w:r>
        <w:drawing>
          <wp:anchor distT="0" distB="0" distL="0" distR="0" simplePos="0" relativeHeight="251778048"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447" name="Image 447"/>
            <wp:cNvGraphicFramePr/>
            <a:graphic xmlns:a="http://schemas.openxmlformats.org/drawingml/2006/main">
              <a:graphicData uri="http://schemas.openxmlformats.org/drawingml/2006/picture">
                <pic:pic xmlns:pic="http://schemas.openxmlformats.org/drawingml/2006/picture">
                  <pic:nvPicPr>
                    <pic:cNvPr id="447" name="Image 447"/>
                    <pic:cNvPicPr/>
                  </pic:nvPicPr>
                  <pic:blipFill>
                    <a:blip r:embed="rId299" cstate="print"/>
                    <a:stretch>
                      <a:fillRect/>
                    </a:stretch>
                  </pic:blipFill>
                  <pic:spPr>
                    <a:xfrm>
                      <a:off x="0" y="0"/>
                      <a:ext cx="92494" cy="92494"/>
                    </a:xfrm>
                    <a:prstGeom prst="rect">
                      <a:avLst/>
                    </a:prstGeom>
                  </pic:spPr>
                </pic:pic>
              </a:graphicData>
            </a:graphic>
          </wp:anchor>
        </w:drawing>
      </w:r>
      <w:r>
        <w:rPr>
          <w:color w:val="001A1D"/>
          <w:w w:val="105"/>
          <w:sz w:val="16"/>
        </w:rPr>
        <w:t>ISO</w:t>
      </w:r>
      <w:r>
        <w:rPr>
          <w:color w:val="001A1D"/>
          <w:spacing w:val="-4"/>
          <w:w w:val="105"/>
          <w:sz w:val="16"/>
        </w:rPr>
        <w:t xml:space="preserve"> </w:t>
      </w:r>
      <w:r>
        <w:rPr>
          <w:color w:val="001A1D"/>
          <w:spacing w:val="-2"/>
          <w:w w:val="105"/>
          <w:sz w:val="16"/>
        </w:rPr>
        <w:t>27001</w:t>
      </w:r>
    </w:p>
    <w:p>
      <w:pPr>
        <w:pStyle w:val="5"/>
        <w:numPr>
          <w:ilvl w:val="0"/>
          <w:numId w:val="81"/>
        </w:numPr>
        <w:tabs>
          <w:tab w:val="left" w:pos="1098"/>
        </w:tabs>
        <w:ind w:left="1098" w:hanging="294"/>
        <w:rPr>
          <w:sz w:val="16"/>
        </w:rPr>
      </w:pPr>
      <w:r>
        <w:drawing>
          <wp:anchor distT="0" distB="0" distL="0" distR="0" simplePos="0" relativeHeight="251779072"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448" name="Image 448"/>
            <wp:cNvGraphicFramePr/>
            <a:graphic xmlns:a="http://schemas.openxmlformats.org/drawingml/2006/main">
              <a:graphicData uri="http://schemas.openxmlformats.org/drawingml/2006/picture">
                <pic:pic xmlns:pic="http://schemas.openxmlformats.org/drawingml/2006/picture">
                  <pic:nvPicPr>
                    <pic:cNvPr id="448" name="Image 448"/>
                    <pic:cNvPicPr/>
                  </pic:nvPicPr>
                  <pic:blipFill>
                    <a:blip r:embed="rId300" cstate="print"/>
                    <a:stretch>
                      <a:fillRect/>
                    </a:stretch>
                  </pic:blipFill>
                  <pic:spPr>
                    <a:xfrm>
                      <a:off x="0" y="0"/>
                      <a:ext cx="92494" cy="92494"/>
                    </a:xfrm>
                    <a:prstGeom prst="rect">
                      <a:avLst/>
                    </a:prstGeom>
                  </pic:spPr>
                </pic:pic>
              </a:graphicData>
            </a:graphic>
          </wp:anchor>
        </w:drawing>
      </w:r>
      <w:r>
        <w:rPr>
          <w:color w:val="001A1D"/>
          <w:w w:val="105"/>
          <w:sz w:val="16"/>
        </w:rPr>
        <w:t>ISO</w:t>
      </w:r>
      <w:r>
        <w:rPr>
          <w:color w:val="001A1D"/>
          <w:spacing w:val="-4"/>
          <w:w w:val="105"/>
          <w:sz w:val="16"/>
        </w:rPr>
        <w:t xml:space="preserve"> 2600</w:t>
      </w:r>
    </w:p>
    <w:p>
      <w:pPr>
        <w:pStyle w:val="5"/>
        <w:numPr>
          <w:ilvl w:val="0"/>
          <w:numId w:val="81"/>
        </w:numPr>
        <w:tabs>
          <w:tab w:val="left" w:pos="1098"/>
        </w:tabs>
        <w:spacing w:before="169"/>
        <w:ind w:left="1098" w:hanging="294"/>
        <w:rPr>
          <w:sz w:val="16"/>
        </w:rPr>
      </w:pPr>
      <w:r>
        <w:drawing>
          <wp:anchor distT="0" distB="0" distL="0" distR="0" simplePos="0" relativeHeight="251779072"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449" name="Image 449"/>
            <wp:cNvGraphicFramePr/>
            <a:graphic xmlns:a="http://schemas.openxmlformats.org/drawingml/2006/main">
              <a:graphicData uri="http://schemas.openxmlformats.org/drawingml/2006/picture">
                <pic:pic xmlns:pic="http://schemas.openxmlformats.org/drawingml/2006/picture">
                  <pic:nvPicPr>
                    <pic:cNvPr id="449" name="Image 449"/>
                    <pic:cNvPicPr/>
                  </pic:nvPicPr>
                  <pic:blipFill>
                    <a:blip r:embed="rId301" cstate="print"/>
                    <a:stretch>
                      <a:fillRect/>
                    </a:stretch>
                  </pic:blipFill>
                  <pic:spPr>
                    <a:xfrm>
                      <a:off x="0" y="0"/>
                      <a:ext cx="92494" cy="92494"/>
                    </a:xfrm>
                    <a:prstGeom prst="rect">
                      <a:avLst/>
                    </a:prstGeom>
                  </pic:spPr>
                </pic:pic>
              </a:graphicData>
            </a:graphic>
          </wp:anchor>
        </w:drawing>
      </w:r>
      <w:r>
        <w:rPr>
          <w:color w:val="001A1D"/>
          <w:w w:val="105"/>
          <w:sz w:val="16"/>
        </w:rPr>
        <w:t>ISO</w:t>
      </w:r>
      <w:r>
        <w:rPr>
          <w:color w:val="001A1D"/>
          <w:spacing w:val="-4"/>
          <w:w w:val="105"/>
          <w:sz w:val="16"/>
        </w:rPr>
        <w:t xml:space="preserve"> </w:t>
      </w:r>
      <w:r>
        <w:rPr>
          <w:color w:val="001A1D"/>
          <w:spacing w:val="-2"/>
          <w:w w:val="105"/>
          <w:sz w:val="16"/>
        </w:rPr>
        <w:t>21997</w:t>
      </w:r>
    </w:p>
    <w:p>
      <w:pPr>
        <w:pStyle w:val="5"/>
        <w:numPr>
          <w:ilvl w:val="0"/>
          <w:numId w:val="81"/>
        </w:numPr>
        <w:tabs>
          <w:tab w:val="left" w:pos="1098"/>
        </w:tabs>
        <w:spacing w:before="156"/>
        <w:ind w:left="1098" w:hanging="294"/>
        <w:rPr>
          <w:sz w:val="16"/>
        </w:rPr>
      </w:pPr>
      <w:r>
        <w:drawing>
          <wp:anchor distT="0" distB="0" distL="0" distR="0" simplePos="0" relativeHeight="251780096" behindDoc="0" locked="0" layoutInCell="1" allowOverlap="1">
            <wp:simplePos x="0" y="0"/>
            <wp:positionH relativeFrom="page">
              <wp:posOffset>611505</wp:posOffset>
            </wp:positionH>
            <wp:positionV relativeFrom="paragraph">
              <wp:posOffset>123190</wp:posOffset>
            </wp:positionV>
            <wp:extent cx="92710" cy="92710"/>
            <wp:effectExtent l="0" t="0" r="0" b="0"/>
            <wp:wrapNone/>
            <wp:docPr id="450" name="Image 450"/>
            <wp:cNvGraphicFramePr/>
            <a:graphic xmlns:a="http://schemas.openxmlformats.org/drawingml/2006/main">
              <a:graphicData uri="http://schemas.openxmlformats.org/drawingml/2006/picture">
                <pic:pic xmlns:pic="http://schemas.openxmlformats.org/drawingml/2006/picture">
                  <pic:nvPicPr>
                    <pic:cNvPr id="450" name="Image 450"/>
                    <pic:cNvPicPr/>
                  </pic:nvPicPr>
                  <pic:blipFill>
                    <a:blip r:embed="rId302" cstate="print"/>
                    <a:stretch>
                      <a:fillRect/>
                    </a:stretch>
                  </pic:blipFill>
                  <pic:spPr>
                    <a:xfrm>
                      <a:off x="0" y="0"/>
                      <a:ext cx="92494" cy="92494"/>
                    </a:xfrm>
                    <a:prstGeom prst="rect">
                      <a:avLst/>
                    </a:prstGeom>
                  </pic:spPr>
                </pic:pic>
              </a:graphicData>
            </a:graphic>
          </wp:anchor>
        </w:drawing>
      </w:r>
      <w:r>
        <w:rPr>
          <w:color w:val="001A1D"/>
          <w:w w:val="105"/>
          <w:sz w:val="16"/>
        </w:rPr>
        <w:t>ISO</w:t>
      </w:r>
      <w:r>
        <w:rPr>
          <w:color w:val="001A1D"/>
          <w:spacing w:val="-4"/>
          <w:w w:val="105"/>
          <w:sz w:val="16"/>
        </w:rPr>
        <w:t xml:space="preserve"> 2015</w:t>
      </w:r>
    </w:p>
    <w:p>
      <w:pPr>
        <w:pStyle w:val="4"/>
        <w:spacing w:before="202"/>
        <w:ind w:left="793"/>
      </w:pPr>
      <w:r>
        <w:rPr>
          <w:color w:val="0E6BBE"/>
          <w:w w:val="105"/>
        </w:rPr>
        <w:t>Clear</w:t>
      </w:r>
      <w:r>
        <w:rPr>
          <w:color w:val="0E6BBE"/>
          <w:spacing w:val="-5"/>
          <w:w w:val="105"/>
        </w:rPr>
        <w:t xml:space="preserve"> </w:t>
      </w:r>
      <w:r>
        <w:rPr>
          <w:color w:val="0E6BBE"/>
          <w:w w:val="105"/>
        </w:rPr>
        <w:t>my</w:t>
      </w:r>
      <w:r>
        <w:rPr>
          <w:color w:val="0E6BBE"/>
          <w:spacing w:val="-4"/>
          <w:w w:val="105"/>
        </w:rPr>
        <w:t xml:space="preserve"> </w:t>
      </w:r>
      <w:r>
        <w:rPr>
          <w:color w:val="0E6BBE"/>
          <w:spacing w:val="-2"/>
          <w:w w:val="105"/>
        </w:rPr>
        <w:t>choice</w:t>
      </w:r>
    </w:p>
    <w:p>
      <w:pPr>
        <w:sectPr>
          <w:pgSz w:w="12240" w:h="15840"/>
          <w:pgMar w:top="220" w:right="460" w:bottom="440" w:left="400" w:header="0" w:footer="260" w:gutter="0"/>
          <w:cols w:space="720" w:num="1"/>
        </w:sectPr>
      </w:pPr>
    </w:p>
    <w:p>
      <w:pPr>
        <w:pStyle w:val="4"/>
        <w:tabs>
          <w:tab w:val="left" w:pos="5991"/>
        </w:tabs>
        <w:spacing w:before="65"/>
        <w:ind w:left="110"/>
        <w:rPr>
          <w:rFonts w:ascii="Arial MT" w:hAnsi="Arial MT"/>
        </w:rPr>
      </w:pPr>
      <w:r>
        <w:rPr>
          <w:rFonts w:ascii="Arial MT" w:hAnsi="Arial MT"/>
        </w:rPr>
        <w:t>11/15/23,</w:t>
      </w:r>
      <w:r>
        <w:rPr>
          <w:rFonts w:ascii="Arial MT" w:hAnsi="Arial MT"/>
          <w:spacing w:val="-7"/>
        </w:rPr>
        <w:t xml:space="preserve"> </w:t>
      </w:r>
      <w:r>
        <w:rPr>
          <w:rFonts w:ascii="Arial MT" w:hAnsi="Arial MT"/>
        </w:rPr>
        <w:t>10:23</w:t>
      </w:r>
      <w:r>
        <w:rPr>
          <w:rFonts w:ascii="Arial MT" w:hAnsi="Arial MT"/>
          <w:spacing w:val="-7"/>
        </w:rPr>
        <w:t xml:space="preserve"> </w:t>
      </w:r>
      <w:r>
        <w:rPr>
          <w:rFonts w:ascii="Arial MT" w:hAnsi="Arial MT"/>
          <w:spacing w:val="-5"/>
          <w:w w:val="95"/>
        </w:rPr>
        <w:t>PM</w:t>
      </w:r>
      <w:r>
        <w:rPr>
          <w:rFonts w:ascii="Arial MT" w:hAnsi="Arial MT"/>
        </w:rPr>
        <w:tab/>
      </w:r>
      <w:r>
        <w:rPr>
          <w:rFonts w:ascii="Arial MT" w:hAnsi="Arial MT"/>
          <w:w w:val="80"/>
        </w:rPr>
        <w:t>Đề</w:t>
      </w:r>
      <w:r>
        <w:rPr>
          <w:rFonts w:ascii="Arial MT" w:hAnsi="Arial MT"/>
          <w:spacing w:val="-1"/>
          <w:w w:val="80"/>
        </w:rPr>
        <w:t xml:space="preserve"> </w:t>
      </w:r>
      <w:r>
        <w:rPr>
          <w:rFonts w:ascii="Arial MT" w:hAnsi="Arial MT"/>
          <w:w w:val="80"/>
        </w:rPr>
        <w:t>thi</w:t>
      </w:r>
      <w:r>
        <w:rPr>
          <w:rFonts w:ascii="Arial MT" w:hAnsi="Arial MT"/>
          <w:spacing w:val="-9"/>
        </w:rPr>
        <w:t xml:space="preserve"> </w:t>
      </w:r>
      <w:r>
        <w:rPr>
          <w:rFonts w:ascii="Arial MT" w:hAnsi="Arial MT"/>
          <w:w w:val="80"/>
        </w:rPr>
        <w:t>cuối</w:t>
      </w:r>
      <w:r>
        <w:rPr>
          <w:rFonts w:ascii="Arial MT" w:hAnsi="Arial MT"/>
          <w:spacing w:val="-1"/>
          <w:w w:val="80"/>
        </w:rPr>
        <w:t xml:space="preserve"> </w:t>
      </w:r>
      <w:r>
        <w:rPr>
          <w:rFonts w:ascii="Arial MT" w:hAnsi="Arial MT"/>
          <w:w w:val="80"/>
        </w:rPr>
        <w:t>kỳ</w:t>
      </w:r>
      <w:r>
        <w:rPr>
          <w:rFonts w:ascii="Arial MT" w:hAnsi="Arial MT"/>
          <w:spacing w:val="-9"/>
        </w:rPr>
        <w:t xml:space="preserve"> </w:t>
      </w:r>
      <w:r>
        <w:rPr>
          <w:rFonts w:ascii="Arial MT" w:hAnsi="Arial MT"/>
          <w:w w:val="80"/>
        </w:rPr>
        <w:t>|</w:t>
      </w:r>
      <w:r>
        <w:rPr>
          <w:rFonts w:ascii="Arial MT" w:hAnsi="Arial MT"/>
          <w:spacing w:val="-1"/>
          <w:w w:val="80"/>
        </w:rPr>
        <w:t xml:space="preserve"> </w:t>
      </w:r>
      <w:r>
        <w:rPr>
          <w:rFonts w:ascii="Arial MT" w:hAnsi="Arial MT"/>
          <w:spacing w:val="-5"/>
          <w:w w:val="80"/>
        </w:rPr>
        <w:t>MMS</w:t>
      </w:r>
    </w:p>
    <w:p>
      <w:pPr>
        <w:pStyle w:val="4"/>
        <w:spacing w:before="4"/>
        <w:rPr>
          <w:rFonts w:ascii="Arial MT"/>
          <w:sz w:val="5"/>
        </w:rPr>
      </w:pPr>
      <w:r>
        <mc:AlternateContent>
          <mc:Choice Requires="wpg">
            <w:drawing>
              <wp:anchor distT="0" distB="0" distL="0" distR="0" simplePos="0" relativeHeight="251823104" behindDoc="1" locked="0" layoutInCell="1" allowOverlap="1">
                <wp:simplePos x="0" y="0"/>
                <wp:positionH relativeFrom="page">
                  <wp:posOffset>408940</wp:posOffset>
                </wp:positionH>
                <wp:positionV relativeFrom="paragraph">
                  <wp:posOffset>54610</wp:posOffset>
                </wp:positionV>
                <wp:extent cx="6944360" cy="590550"/>
                <wp:effectExtent l="0" t="0" r="0" b="0"/>
                <wp:wrapTopAndBottom/>
                <wp:docPr id="451" name="Group 451"/>
                <wp:cNvGraphicFramePr/>
                <a:graphic xmlns:a="http://schemas.openxmlformats.org/drawingml/2006/main">
                  <a:graphicData uri="http://schemas.microsoft.com/office/word/2010/wordprocessingGroup">
                    <wpg:wgp>
                      <wpg:cNvGrpSpPr/>
                      <wpg:grpSpPr>
                        <a:xfrm>
                          <a:off x="0" y="0"/>
                          <a:ext cx="6944359" cy="590550"/>
                          <a:chOff x="0" y="0"/>
                          <a:chExt cx="6944359" cy="590550"/>
                        </a:xfrm>
                      </wpg:grpSpPr>
                      <wps:wsp>
                        <wps:cNvPr id="452" name="Graphic 452"/>
                        <wps:cNvSpPr/>
                        <wps:spPr>
                          <a:xfrm>
                            <a:off x="3557" y="3557"/>
                            <a:ext cx="6937375" cy="583565"/>
                          </a:xfrm>
                          <a:custGeom>
                            <a:avLst/>
                            <a:gdLst/>
                            <a:ahLst/>
                            <a:cxnLst/>
                            <a:rect l="l" t="t" r="r" b="b"/>
                            <a:pathLst>
                              <a:path w="6937375" h="583565">
                                <a:moveTo>
                                  <a:pt x="0" y="572753"/>
                                </a:moveTo>
                                <a:lnTo>
                                  <a:pt x="0" y="10672"/>
                                </a:lnTo>
                                <a:lnTo>
                                  <a:pt x="0" y="7726"/>
                                </a:lnTo>
                                <a:lnTo>
                                  <a:pt x="1041" y="5208"/>
                                </a:lnTo>
                                <a:lnTo>
                                  <a:pt x="3125" y="3123"/>
                                </a:lnTo>
                                <a:lnTo>
                                  <a:pt x="5209" y="1038"/>
                                </a:lnTo>
                                <a:lnTo>
                                  <a:pt x="7725" y="0"/>
                                </a:lnTo>
                                <a:lnTo>
                                  <a:pt x="10672" y="0"/>
                                </a:lnTo>
                                <a:lnTo>
                                  <a:pt x="6926398" y="0"/>
                                </a:lnTo>
                                <a:lnTo>
                                  <a:pt x="6929345" y="0"/>
                                </a:lnTo>
                                <a:lnTo>
                                  <a:pt x="6931860" y="1038"/>
                                </a:lnTo>
                                <a:lnTo>
                                  <a:pt x="6933944" y="3123"/>
                                </a:lnTo>
                                <a:lnTo>
                                  <a:pt x="6936028" y="5208"/>
                                </a:lnTo>
                                <a:lnTo>
                                  <a:pt x="6937070" y="7726"/>
                                </a:lnTo>
                                <a:lnTo>
                                  <a:pt x="6937071" y="10672"/>
                                </a:lnTo>
                                <a:lnTo>
                                  <a:pt x="6937071" y="572753"/>
                                </a:lnTo>
                                <a:lnTo>
                                  <a:pt x="6926398" y="583425"/>
                                </a:lnTo>
                                <a:lnTo>
                                  <a:pt x="10672" y="583425"/>
                                </a:lnTo>
                                <a:lnTo>
                                  <a:pt x="7725" y="583411"/>
                                </a:lnTo>
                                <a:lnTo>
                                  <a:pt x="5209" y="582372"/>
                                </a:lnTo>
                                <a:lnTo>
                                  <a:pt x="3125" y="580287"/>
                                </a:lnTo>
                                <a:lnTo>
                                  <a:pt x="1041" y="578203"/>
                                </a:lnTo>
                                <a:lnTo>
                                  <a:pt x="0" y="575684"/>
                                </a:lnTo>
                                <a:lnTo>
                                  <a:pt x="0" y="572753"/>
                                </a:lnTo>
                                <a:close/>
                              </a:path>
                            </a:pathLst>
                          </a:custGeom>
                          <a:ln w="7114">
                            <a:solidFill>
                              <a:srgbClr val="CAD0D6"/>
                            </a:solidFill>
                            <a:prstDash val="solid"/>
                          </a:ln>
                        </wps:spPr>
                        <wps:bodyPr wrap="square" lIns="0" tIns="0" rIns="0" bIns="0" rtlCol="0">
                          <a:noAutofit/>
                        </wps:bodyPr>
                      </wps:wsp>
                      <wps:wsp>
                        <wps:cNvPr id="453" name="Graphic 453"/>
                        <wps:cNvSpPr/>
                        <wps:spPr>
                          <a:xfrm>
                            <a:off x="60477" y="401994"/>
                            <a:ext cx="448309" cy="128270"/>
                          </a:xfrm>
                          <a:custGeom>
                            <a:avLst/>
                            <a:gdLst/>
                            <a:ahLst/>
                            <a:cxnLst/>
                            <a:rect l="l" t="t" r="r" b="b"/>
                            <a:pathLst>
                              <a:path w="448309" h="128270">
                                <a:moveTo>
                                  <a:pt x="0" y="74706"/>
                                </a:moveTo>
                                <a:lnTo>
                                  <a:pt x="0" y="53362"/>
                                </a:lnTo>
                                <a:lnTo>
                                  <a:pt x="0" y="49847"/>
                                </a:lnTo>
                                <a:lnTo>
                                  <a:pt x="341" y="46375"/>
                                </a:lnTo>
                                <a:lnTo>
                                  <a:pt x="1025" y="42938"/>
                                </a:lnTo>
                                <a:lnTo>
                                  <a:pt x="1708" y="39509"/>
                                </a:lnTo>
                                <a:lnTo>
                                  <a:pt x="2721" y="36172"/>
                                </a:lnTo>
                                <a:lnTo>
                                  <a:pt x="4061" y="32935"/>
                                </a:lnTo>
                                <a:lnTo>
                                  <a:pt x="5402" y="29697"/>
                                </a:lnTo>
                                <a:lnTo>
                                  <a:pt x="7046" y="26609"/>
                                </a:lnTo>
                                <a:lnTo>
                                  <a:pt x="8993" y="23706"/>
                                </a:lnTo>
                                <a:lnTo>
                                  <a:pt x="10939" y="20789"/>
                                </a:lnTo>
                                <a:lnTo>
                                  <a:pt x="23715" y="8993"/>
                                </a:lnTo>
                                <a:lnTo>
                                  <a:pt x="26629" y="7029"/>
                                </a:lnTo>
                                <a:lnTo>
                                  <a:pt x="42951" y="1017"/>
                                </a:lnTo>
                                <a:lnTo>
                                  <a:pt x="46388" y="334"/>
                                </a:lnTo>
                                <a:lnTo>
                                  <a:pt x="49858" y="0"/>
                                </a:lnTo>
                                <a:lnTo>
                                  <a:pt x="53362" y="0"/>
                                </a:lnTo>
                                <a:lnTo>
                                  <a:pt x="394879" y="0"/>
                                </a:lnTo>
                                <a:lnTo>
                                  <a:pt x="398383" y="0"/>
                                </a:lnTo>
                                <a:lnTo>
                                  <a:pt x="401853" y="334"/>
                                </a:lnTo>
                                <a:lnTo>
                                  <a:pt x="405289" y="1017"/>
                                </a:lnTo>
                                <a:lnTo>
                                  <a:pt x="408726" y="1693"/>
                                </a:lnTo>
                                <a:lnTo>
                                  <a:pt x="424525" y="8993"/>
                                </a:lnTo>
                                <a:lnTo>
                                  <a:pt x="427439" y="10935"/>
                                </a:lnTo>
                                <a:lnTo>
                                  <a:pt x="439248" y="23706"/>
                                </a:lnTo>
                                <a:lnTo>
                                  <a:pt x="441194" y="26609"/>
                                </a:lnTo>
                                <a:lnTo>
                                  <a:pt x="442838" y="29697"/>
                                </a:lnTo>
                                <a:lnTo>
                                  <a:pt x="444179" y="32935"/>
                                </a:lnTo>
                                <a:lnTo>
                                  <a:pt x="445520" y="36172"/>
                                </a:lnTo>
                                <a:lnTo>
                                  <a:pt x="446532" y="39509"/>
                                </a:lnTo>
                                <a:lnTo>
                                  <a:pt x="447216" y="42938"/>
                                </a:lnTo>
                                <a:lnTo>
                                  <a:pt x="447899" y="46375"/>
                                </a:lnTo>
                                <a:lnTo>
                                  <a:pt x="448241" y="49847"/>
                                </a:lnTo>
                                <a:lnTo>
                                  <a:pt x="448241" y="53362"/>
                                </a:lnTo>
                                <a:lnTo>
                                  <a:pt x="448241" y="74706"/>
                                </a:lnTo>
                                <a:lnTo>
                                  <a:pt x="448241" y="78207"/>
                                </a:lnTo>
                                <a:lnTo>
                                  <a:pt x="447899" y="81672"/>
                                </a:lnTo>
                                <a:lnTo>
                                  <a:pt x="447216" y="85101"/>
                                </a:lnTo>
                                <a:lnTo>
                                  <a:pt x="446532" y="88531"/>
                                </a:lnTo>
                                <a:lnTo>
                                  <a:pt x="432612" y="112423"/>
                                </a:lnTo>
                                <a:lnTo>
                                  <a:pt x="430134" y="114906"/>
                                </a:lnTo>
                                <a:lnTo>
                                  <a:pt x="427439" y="117119"/>
                                </a:lnTo>
                                <a:lnTo>
                                  <a:pt x="424525" y="119061"/>
                                </a:lnTo>
                                <a:lnTo>
                                  <a:pt x="421612" y="121010"/>
                                </a:lnTo>
                                <a:lnTo>
                                  <a:pt x="418537" y="122647"/>
                                </a:lnTo>
                                <a:lnTo>
                                  <a:pt x="415300" y="123985"/>
                                </a:lnTo>
                                <a:lnTo>
                                  <a:pt x="412063" y="125329"/>
                                </a:lnTo>
                                <a:lnTo>
                                  <a:pt x="394879" y="128069"/>
                                </a:lnTo>
                                <a:lnTo>
                                  <a:pt x="53362" y="128069"/>
                                </a:lnTo>
                                <a:lnTo>
                                  <a:pt x="32941" y="123985"/>
                                </a:lnTo>
                                <a:lnTo>
                                  <a:pt x="29704" y="122647"/>
                                </a:lnTo>
                                <a:lnTo>
                                  <a:pt x="26629" y="121010"/>
                                </a:lnTo>
                                <a:lnTo>
                                  <a:pt x="23715" y="119061"/>
                                </a:lnTo>
                                <a:lnTo>
                                  <a:pt x="20802" y="117119"/>
                                </a:lnTo>
                                <a:lnTo>
                                  <a:pt x="18106" y="114906"/>
                                </a:lnTo>
                                <a:lnTo>
                                  <a:pt x="15629" y="112423"/>
                                </a:lnTo>
                                <a:lnTo>
                                  <a:pt x="13151" y="109947"/>
                                </a:lnTo>
                                <a:lnTo>
                                  <a:pt x="0" y="78207"/>
                                </a:lnTo>
                                <a:lnTo>
                                  <a:pt x="0" y="74706"/>
                                </a:lnTo>
                                <a:close/>
                              </a:path>
                            </a:pathLst>
                          </a:custGeom>
                          <a:ln w="7114">
                            <a:solidFill>
                              <a:srgbClr val="000000"/>
                            </a:solidFill>
                            <a:prstDash val="solid"/>
                          </a:ln>
                        </wps:spPr>
                        <wps:bodyPr wrap="square" lIns="0" tIns="0" rIns="0" bIns="0" rtlCol="0">
                          <a:noAutofit/>
                        </wps:bodyPr>
                      </wps:wsp>
                      <wps:wsp>
                        <wps:cNvPr id="454" name="Textbox 454"/>
                        <wps:cNvSpPr txBox="1"/>
                        <wps:spPr>
                          <a:xfrm>
                            <a:off x="10977" y="9199"/>
                            <a:ext cx="6922770" cy="572135"/>
                          </a:xfrm>
                          <a:prstGeom prst="rect">
                            <a:avLst/>
                          </a:prstGeom>
                        </wps:spPr>
                        <wps:txbx>
                          <w:txbxContent>
                            <w:p>
                              <w:pPr>
                                <w:spacing w:before="38" w:line="333" w:lineRule="auto"/>
                                <w:ind w:left="77" w:right="9784"/>
                                <w:rPr>
                                  <w:b/>
                                  <w:sz w:val="12"/>
                                </w:rPr>
                              </w:pPr>
                              <w:r>
                                <w:rPr>
                                  <w:b/>
                                  <w:color w:val="1C2025"/>
                                  <w:sz w:val="13"/>
                                </w:rPr>
                                <w:t>Question</w:t>
                              </w:r>
                              <w:r>
                                <w:rPr>
                                  <w:b/>
                                  <w:color w:val="1C2025"/>
                                  <w:spacing w:val="-3"/>
                                  <w:sz w:val="13"/>
                                </w:rPr>
                                <w:t xml:space="preserve"> </w:t>
                              </w:r>
                              <w:r>
                                <w:rPr>
                                  <w:b/>
                                  <w:color w:val="1C2025"/>
                                  <w:sz w:val="20"/>
                                </w:rPr>
                                <w:t xml:space="preserve">48 </w:t>
                              </w:r>
                              <w:r>
                                <w:rPr>
                                  <w:color w:val="1C2025"/>
                                  <w:sz w:val="13"/>
                                </w:rPr>
                                <w:t>Not</w:t>
                              </w:r>
                              <w:r>
                                <w:rPr>
                                  <w:color w:val="1C2025"/>
                                  <w:spacing w:val="-5"/>
                                  <w:sz w:val="13"/>
                                </w:rPr>
                                <w:t xml:space="preserve"> </w:t>
                              </w:r>
                              <w:r>
                                <w:rPr>
                                  <w:color w:val="1C2025"/>
                                  <w:sz w:val="13"/>
                                </w:rPr>
                                <w:t>yet</w:t>
                              </w:r>
                              <w:r>
                                <w:rPr>
                                  <w:color w:val="1C2025"/>
                                  <w:spacing w:val="-5"/>
                                  <w:sz w:val="13"/>
                                </w:rPr>
                                <w:t xml:space="preserve"> </w:t>
                              </w:r>
                              <w:r>
                                <w:rPr>
                                  <w:color w:val="1C2025"/>
                                  <w:sz w:val="13"/>
                                </w:rPr>
                                <w:t>answered</w:t>
                              </w:r>
                              <w:r>
                                <w:rPr>
                                  <w:color w:val="1C2025"/>
                                  <w:spacing w:val="40"/>
                                  <w:sz w:val="13"/>
                                </w:rPr>
                                <w:t xml:space="preserve"> </w:t>
                              </w:r>
                              <w:r>
                                <w:rPr>
                                  <w:b/>
                                  <w:color w:val="A5A5A6"/>
                                  <w:sz w:val="12"/>
                                </w:rPr>
                                <w:t>v1</w:t>
                              </w:r>
                              <w:r>
                                <w:rPr>
                                  <w:b/>
                                  <w:color w:val="A5A5A6"/>
                                  <w:spacing w:val="-6"/>
                                  <w:sz w:val="12"/>
                                </w:rPr>
                                <w:t xml:space="preserve"> </w:t>
                              </w:r>
                              <w:r>
                                <w:rPr>
                                  <w:b/>
                                  <w:color w:val="A5A5A6"/>
                                  <w:sz w:val="12"/>
                                </w:rPr>
                                <w:t>(latest)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4.3pt;height:46.5pt;width:546.8pt;mso-position-horizontal-relative:page;mso-wrap-distance-bottom:0pt;mso-wrap-distance-top:0pt;z-index:-251493376;mso-width-relative:page;mso-height-relative:page;" coordsize="6944359,590550" o:gfxdata="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">
                <o:lock v:ext="edit" aspectratio="f"/>
                <v:shape id="Graphic 452" o:spid="_x0000_s1026" o:spt="100" style="position:absolute;left:3557;top:3557;height:583565;width:6937375;" filled="f" stroked="t" coordsize="6937375,583565" o:gfxdata="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JQ7UvQAA&#10;ANwAAAAPAAAAAAAAAAEAIAAAACIAAABkcnMvZG93bnJldi54bWxQSwECFAAUAAAACACHTuJAMy8F&#10;njsAAAA5AAAAEAAAAAAAAAABACAAAAAMAQAAZHJzL3NoYXBleG1sLnhtbFBLBQYAAAAABgAGAFsB&#10;AAC2AwAAAAA=&#10;" path="m0,572753l0,10672,0,7726,1041,5208,3125,3123,5209,1038,7725,0,10672,0,6926398,0,6929345,0,6931860,1038,6933944,3123,6936028,5208,6937070,7726,6937071,10672,6937071,572753,6926398,583425,10672,583425,7725,583411,5209,582372,3125,580287,1041,578203,0,575684,0,572753xe">
                  <v:fill on="f" focussize="0,0"/>
                  <v:stroke weight="0.560157480314961pt" color="#CAD0D6" joinstyle="round"/>
                  <v:imagedata o:title=""/>
                  <o:lock v:ext="edit" aspectratio="f"/>
                  <v:textbox inset="0mm,0mm,0mm,0mm"/>
                </v:shape>
                <v:shape id="Graphic 453" o:spid="_x0000_s1026" o:spt="100" style="position:absolute;left:60477;top:401994;height:128270;width:448309;" filled="f" stroked="t" coordsize="448309,128270" o:gfxdata="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tiLYvQAA&#10;ANwAAAAPAAAAAAAAAAEAIAAAACIAAABkcnMvZG93bnJldi54bWxQSwECFAAUAAAACACHTuJAMy8F&#10;njsAAAA5AAAAEAAAAAAAAAABACAAAAAMAQAAZHJzL3NoYXBleG1sLnhtbFBLBQYAAAAABgAGAFsB&#10;AAC2AwAAAAA=&#10;" path="m0,74706l0,53362,0,49847,341,46375,1025,42938,1708,39509,2721,36172,4061,32935,5402,29697,7046,26609,8993,23706,10939,20789,23715,8993,26629,7029,42951,1017,46388,334,49858,0,53362,0,394879,0,398383,0,401853,334,405289,1017,408726,1693,424525,8993,427439,10935,439248,23706,441194,26609,442838,29697,444179,32935,445520,36172,446532,39509,447216,42938,447899,46375,448241,49847,448241,53362,448241,74706,448241,78207,447899,81672,447216,85101,446532,88531,432612,112423,430134,114906,427439,117119,424525,119061,421612,121010,418537,122647,415300,123985,412063,125329,394879,128069,53362,128069,32941,123985,29704,122647,26629,121010,23715,119061,20802,117119,18106,114906,15629,112423,13151,109947,0,78207,0,74706xe">
                  <v:fill on="f" focussize="0,0"/>
                  <v:stroke weight="0.560157480314961pt" color="#000000" joinstyle="round"/>
                  <v:imagedata o:title=""/>
                  <o:lock v:ext="edit" aspectratio="f"/>
                  <v:textbox inset="0mm,0mm,0mm,0mm"/>
                </v:shape>
                <v:shape id="Textbox 454" o:spid="_x0000_s1026" o:spt="202" type="#_x0000_t202" style="position:absolute;left:10977;top:9199;height:572135;width:6922770;" filled="f" stroked="f" coordsize="21600,21600" o:gfxdata="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Zm3P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38" w:line="333" w:lineRule="auto"/>
                          <w:ind w:left="77" w:right="9784"/>
                          <w:rPr>
                            <w:b/>
                            <w:sz w:val="12"/>
                          </w:rPr>
                        </w:pPr>
                        <w:r>
                          <w:rPr>
                            <w:b/>
                            <w:color w:val="1C2025"/>
                            <w:sz w:val="13"/>
                          </w:rPr>
                          <w:t>Question</w:t>
                        </w:r>
                        <w:r>
                          <w:rPr>
                            <w:b/>
                            <w:color w:val="1C2025"/>
                            <w:spacing w:val="-3"/>
                            <w:sz w:val="13"/>
                          </w:rPr>
                          <w:t xml:space="preserve"> </w:t>
                        </w:r>
                        <w:r>
                          <w:rPr>
                            <w:b/>
                            <w:color w:val="1C2025"/>
                            <w:sz w:val="20"/>
                          </w:rPr>
                          <w:t xml:space="preserve">48 </w:t>
                        </w:r>
                        <w:r>
                          <w:rPr>
                            <w:color w:val="1C2025"/>
                            <w:sz w:val="13"/>
                          </w:rPr>
                          <w:t>Not</w:t>
                        </w:r>
                        <w:r>
                          <w:rPr>
                            <w:color w:val="1C2025"/>
                            <w:spacing w:val="-5"/>
                            <w:sz w:val="13"/>
                          </w:rPr>
                          <w:t xml:space="preserve"> </w:t>
                        </w:r>
                        <w:r>
                          <w:rPr>
                            <w:color w:val="1C2025"/>
                            <w:sz w:val="13"/>
                          </w:rPr>
                          <w:t>yet</w:t>
                        </w:r>
                        <w:r>
                          <w:rPr>
                            <w:color w:val="1C2025"/>
                            <w:spacing w:val="-5"/>
                            <w:sz w:val="13"/>
                          </w:rPr>
                          <w:t xml:space="preserve"> </w:t>
                        </w:r>
                        <w:r>
                          <w:rPr>
                            <w:color w:val="1C2025"/>
                            <w:sz w:val="13"/>
                          </w:rPr>
                          <w:t>answered</w:t>
                        </w:r>
                        <w:r>
                          <w:rPr>
                            <w:color w:val="1C2025"/>
                            <w:spacing w:val="40"/>
                            <w:sz w:val="13"/>
                          </w:rPr>
                          <w:t xml:space="preserve"> </w:t>
                        </w:r>
                        <w:r>
                          <w:rPr>
                            <w:b/>
                            <w:color w:val="A5A5A6"/>
                            <w:sz w:val="12"/>
                          </w:rPr>
                          <w:t>v1</w:t>
                        </w:r>
                        <w:r>
                          <w:rPr>
                            <w:b/>
                            <w:color w:val="A5A5A6"/>
                            <w:spacing w:val="-6"/>
                            <w:sz w:val="12"/>
                          </w:rPr>
                          <w:t xml:space="preserve"> </w:t>
                        </w:r>
                        <w:r>
                          <w:rPr>
                            <w:b/>
                            <w:color w:val="A5A5A6"/>
                            <w:sz w:val="12"/>
                          </w:rPr>
                          <w:t>(latest)</w:t>
                        </w:r>
                      </w:p>
                    </w:txbxContent>
                  </v:textbox>
                </v:shape>
                <w10:wrap type="topAndBottom"/>
              </v:group>
            </w:pict>
          </mc:Fallback>
        </mc:AlternateContent>
      </w:r>
    </w:p>
    <w:p>
      <w:pPr>
        <w:pStyle w:val="4"/>
        <w:rPr>
          <w:rFonts w:ascii="Arial MT"/>
        </w:rPr>
      </w:pPr>
    </w:p>
    <w:p>
      <w:pPr>
        <w:pStyle w:val="4"/>
        <w:spacing w:before="86"/>
        <w:rPr>
          <w:rFonts w:ascii="Arial MT"/>
        </w:rPr>
      </w:pPr>
    </w:p>
    <w:p>
      <w:pPr>
        <w:pStyle w:val="4"/>
        <w:spacing w:before="1"/>
        <w:ind w:left="468"/>
      </w:pPr>
      <w:r>
        <w:rPr>
          <w:color w:val="001A1D"/>
          <w:w w:val="105"/>
        </w:rPr>
        <w:t>Trong</w:t>
      </w:r>
      <w:r>
        <w:rPr>
          <w:color w:val="001A1D"/>
          <w:spacing w:val="-5"/>
          <w:w w:val="105"/>
        </w:rPr>
        <w:t xml:space="preserve"> </w:t>
      </w:r>
      <w:r>
        <w:rPr>
          <w:color w:val="001A1D"/>
          <w:w w:val="105"/>
        </w:rPr>
        <w:t>các</w:t>
      </w:r>
      <w:r>
        <w:rPr>
          <w:color w:val="001A1D"/>
          <w:spacing w:val="-5"/>
          <w:w w:val="105"/>
        </w:rPr>
        <w:t xml:space="preserve"> </w:t>
      </w:r>
      <w:r>
        <w:rPr>
          <w:color w:val="001A1D"/>
          <w:w w:val="105"/>
        </w:rPr>
        <w:t>giao</w:t>
      </w:r>
      <w:r>
        <w:rPr>
          <w:color w:val="001A1D"/>
          <w:spacing w:val="-5"/>
          <w:w w:val="105"/>
        </w:rPr>
        <w:t xml:space="preserve"> </w:t>
      </w:r>
      <w:r>
        <w:rPr>
          <w:color w:val="001A1D"/>
          <w:w w:val="105"/>
        </w:rPr>
        <w:t>thức</w:t>
      </w:r>
      <w:r>
        <w:rPr>
          <w:color w:val="001A1D"/>
          <w:spacing w:val="-5"/>
          <w:w w:val="105"/>
        </w:rPr>
        <w:t xml:space="preserve"> </w:t>
      </w:r>
      <w:r>
        <w:rPr>
          <w:color w:val="001A1D"/>
          <w:w w:val="105"/>
        </w:rPr>
        <w:t>dưới</w:t>
      </w:r>
      <w:r>
        <w:rPr>
          <w:color w:val="001A1D"/>
          <w:spacing w:val="-4"/>
          <w:w w:val="105"/>
        </w:rPr>
        <w:t xml:space="preserve"> </w:t>
      </w:r>
      <w:r>
        <w:rPr>
          <w:color w:val="001A1D"/>
          <w:w w:val="105"/>
        </w:rPr>
        <w:t>đây,</w:t>
      </w:r>
      <w:r>
        <w:rPr>
          <w:color w:val="001A1D"/>
          <w:spacing w:val="-5"/>
          <w:w w:val="105"/>
        </w:rPr>
        <w:t xml:space="preserve"> </w:t>
      </w:r>
      <w:r>
        <w:rPr>
          <w:color w:val="001A1D"/>
          <w:w w:val="105"/>
        </w:rPr>
        <w:t>giao</w:t>
      </w:r>
      <w:r>
        <w:rPr>
          <w:color w:val="001A1D"/>
          <w:spacing w:val="-5"/>
          <w:w w:val="105"/>
        </w:rPr>
        <w:t xml:space="preserve"> </w:t>
      </w:r>
      <w:r>
        <w:rPr>
          <w:color w:val="001A1D"/>
          <w:w w:val="105"/>
        </w:rPr>
        <w:t>thức</w:t>
      </w:r>
      <w:r>
        <w:rPr>
          <w:color w:val="001A1D"/>
          <w:spacing w:val="-5"/>
          <w:w w:val="105"/>
        </w:rPr>
        <w:t xml:space="preserve"> </w:t>
      </w:r>
      <w:r>
        <w:rPr>
          <w:color w:val="001A1D"/>
          <w:w w:val="105"/>
        </w:rPr>
        <w:t>nào</w:t>
      </w:r>
      <w:r>
        <w:rPr>
          <w:color w:val="001A1D"/>
          <w:spacing w:val="-4"/>
          <w:w w:val="105"/>
        </w:rPr>
        <w:t xml:space="preserve"> </w:t>
      </w:r>
      <w:r>
        <w:rPr>
          <w:color w:val="001A1D"/>
          <w:w w:val="105"/>
        </w:rPr>
        <w:t>cho</w:t>
      </w:r>
      <w:r>
        <w:rPr>
          <w:color w:val="001A1D"/>
          <w:spacing w:val="-5"/>
          <w:w w:val="105"/>
        </w:rPr>
        <w:t xml:space="preserve"> </w:t>
      </w:r>
      <w:r>
        <w:rPr>
          <w:color w:val="001A1D"/>
          <w:w w:val="105"/>
        </w:rPr>
        <w:t>phép</w:t>
      </w:r>
      <w:r>
        <w:rPr>
          <w:color w:val="001A1D"/>
          <w:spacing w:val="-5"/>
          <w:w w:val="105"/>
        </w:rPr>
        <w:t xml:space="preserve"> </w:t>
      </w:r>
      <w:r>
        <w:rPr>
          <w:color w:val="001A1D"/>
          <w:w w:val="105"/>
        </w:rPr>
        <w:t>xác</w:t>
      </w:r>
      <w:r>
        <w:rPr>
          <w:color w:val="001A1D"/>
          <w:spacing w:val="-5"/>
          <w:w w:val="105"/>
        </w:rPr>
        <w:t xml:space="preserve"> </w:t>
      </w:r>
      <w:r>
        <w:rPr>
          <w:color w:val="001A1D"/>
          <w:w w:val="105"/>
        </w:rPr>
        <w:t>thực</w:t>
      </w:r>
      <w:r>
        <w:rPr>
          <w:color w:val="001A1D"/>
          <w:spacing w:val="-4"/>
          <w:w w:val="105"/>
        </w:rPr>
        <w:t xml:space="preserve"> </w:t>
      </w:r>
      <w:r>
        <w:rPr>
          <w:color w:val="001A1D"/>
          <w:w w:val="105"/>
        </w:rPr>
        <w:t>user</w:t>
      </w:r>
      <w:r>
        <w:rPr>
          <w:color w:val="001A1D"/>
          <w:spacing w:val="-5"/>
          <w:w w:val="105"/>
        </w:rPr>
        <w:t xml:space="preserve"> </w:t>
      </w:r>
      <w:r>
        <w:rPr>
          <w:color w:val="001A1D"/>
          <w:w w:val="105"/>
        </w:rPr>
        <w:t>khi</w:t>
      </w:r>
      <w:r>
        <w:rPr>
          <w:color w:val="001A1D"/>
          <w:spacing w:val="-5"/>
          <w:w w:val="105"/>
        </w:rPr>
        <w:t xml:space="preserve"> </w:t>
      </w:r>
      <w:r>
        <w:rPr>
          <w:color w:val="001A1D"/>
          <w:w w:val="105"/>
        </w:rPr>
        <w:t>user</w:t>
      </w:r>
      <w:r>
        <w:rPr>
          <w:color w:val="001A1D"/>
          <w:spacing w:val="-5"/>
          <w:w w:val="105"/>
        </w:rPr>
        <w:t xml:space="preserve"> </w:t>
      </w:r>
      <w:r>
        <w:rPr>
          <w:color w:val="001A1D"/>
          <w:w w:val="105"/>
        </w:rPr>
        <w:t>gắn</w:t>
      </w:r>
      <w:r>
        <w:rPr>
          <w:color w:val="001A1D"/>
          <w:spacing w:val="-4"/>
          <w:w w:val="105"/>
        </w:rPr>
        <w:t xml:space="preserve"> </w:t>
      </w:r>
      <w:r>
        <w:rPr>
          <w:color w:val="001A1D"/>
          <w:w w:val="105"/>
        </w:rPr>
        <w:t>thiết</w:t>
      </w:r>
      <w:r>
        <w:rPr>
          <w:color w:val="001A1D"/>
          <w:spacing w:val="-5"/>
          <w:w w:val="105"/>
        </w:rPr>
        <w:t xml:space="preserve"> </w:t>
      </w:r>
      <w:r>
        <w:rPr>
          <w:color w:val="001A1D"/>
          <w:w w:val="105"/>
        </w:rPr>
        <w:t>bị</w:t>
      </w:r>
      <w:r>
        <w:rPr>
          <w:color w:val="001A1D"/>
          <w:spacing w:val="-5"/>
          <w:w w:val="105"/>
        </w:rPr>
        <w:t xml:space="preserve"> </w:t>
      </w:r>
      <w:r>
        <w:rPr>
          <w:color w:val="001A1D"/>
          <w:w w:val="105"/>
        </w:rPr>
        <w:t>vào</w:t>
      </w:r>
      <w:r>
        <w:rPr>
          <w:color w:val="001A1D"/>
          <w:spacing w:val="-5"/>
          <w:w w:val="105"/>
        </w:rPr>
        <w:t xml:space="preserve"> </w:t>
      </w:r>
      <w:r>
        <w:rPr>
          <w:color w:val="001A1D"/>
          <w:w w:val="105"/>
        </w:rPr>
        <w:t>port</w:t>
      </w:r>
      <w:r>
        <w:rPr>
          <w:color w:val="001A1D"/>
          <w:spacing w:val="-4"/>
          <w:w w:val="105"/>
        </w:rPr>
        <w:t xml:space="preserve"> </w:t>
      </w:r>
      <w:r>
        <w:rPr>
          <w:color w:val="001A1D"/>
          <w:w w:val="105"/>
        </w:rPr>
        <w:t>layer</w:t>
      </w:r>
      <w:r>
        <w:rPr>
          <w:color w:val="001A1D"/>
          <w:spacing w:val="-5"/>
          <w:w w:val="105"/>
        </w:rPr>
        <w:t xml:space="preserve"> 2?</w:t>
      </w:r>
    </w:p>
    <w:p>
      <w:pPr>
        <w:pStyle w:val="4"/>
        <w:spacing w:before="124"/>
      </w:pPr>
    </w:p>
    <w:p>
      <w:pPr>
        <w:pStyle w:val="4"/>
        <w:ind w:left="563"/>
      </w:pPr>
      <w:r>
        <w:drawing>
          <wp:inline distT="0" distB="0" distL="0" distR="0">
            <wp:extent cx="92075" cy="92075"/>
            <wp:effectExtent l="0" t="0" r="0" b="0"/>
            <wp:docPr id="455" name="Image 455"/>
            <wp:cNvGraphicFramePr/>
            <a:graphic xmlns:a="http://schemas.openxmlformats.org/drawingml/2006/main">
              <a:graphicData uri="http://schemas.openxmlformats.org/drawingml/2006/picture">
                <pic:pic xmlns:pic="http://schemas.openxmlformats.org/drawingml/2006/picture">
                  <pic:nvPicPr>
                    <pic:cNvPr id="455" name="Image 455"/>
                    <pic:cNvPicPr/>
                  </pic:nvPicPr>
                  <pic:blipFill>
                    <a:blip r:embed="rId303" cstate="print"/>
                    <a:stretch>
                      <a:fillRect/>
                    </a:stretch>
                  </pic:blipFill>
                  <pic:spPr>
                    <a:xfrm>
                      <a:off x="0" y="0"/>
                      <a:ext cx="92494" cy="92494"/>
                    </a:xfrm>
                    <a:prstGeom prst="rect">
                      <a:avLst/>
                    </a:prstGeom>
                  </pic:spPr>
                </pic:pic>
              </a:graphicData>
            </a:graphic>
          </wp:inline>
        </w:drawing>
      </w:r>
      <w:r>
        <w:rPr>
          <w:rFonts w:ascii="Times New Roman"/>
          <w:spacing w:val="40"/>
          <w:w w:val="105"/>
          <w:position w:val="1"/>
          <w:sz w:val="20"/>
        </w:rPr>
        <w:t xml:space="preserve"> </w:t>
      </w:r>
      <w:r>
        <w:rPr>
          <w:color w:val="001A1D"/>
          <w:w w:val="105"/>
          <w:position w:val="1"/>
        </w:rPr>
        <w:t>a.</w:t>
      </w:r>
      <w:r>
        <w:rPr>
          <w:color w:val="001A1D"/>
          <w:spacing w:val="40"/>
          <w:w w:val="105"/>
          <w:position w:val="1"/>
        </w:rPr>
        <w:t xml:space="preserve">  </w:t>
      </w:r>
      <w:r>
        <w:rPr>
          <w:color w:val="001A1D"/>
          <w:w w:val="105"/>
          <w:position w:val="1"/>
        </w:rPr>
        <w:t>802.3</w:t>
      </w:r>
    </w:p>
    <w:p>
      <w:pPr>
        <w:pStyle w:val="4"/>
        <w:spacing w:before="168"/>
        <w:ind w:left="563"/>
      </w:pPr>
      <w:r>
        <w:drawing>
          <wp:inline distT="0" distB="0" distL="0" distR="0">
            <wp:extent cx="92075" cy="92075"/>
            <wp:effectExtent l="0" t="0" r="0" b="0"/>
            <wp:docPr id="456" name="Image 456"/>
            <wp:cNvGraphicFramePr/>
            <a:graphic xmlns:a="http://schemas.openxmlformats.org/drawingml/2006/main">
              <a:graphicData uri="http://schemas.openxmlformats.org/drawingml/2006/picture">
                <pic:pic xmlns:pic="http://schemas.openxmlformats.org/drawingml/2006/picture">
                  <pic:nvPicPr>
                    <pic:cNvPr id="456" name="Image 456"/>
                    <pic:cNvPicPr/>
                  </pic:nvPicPr>
                  <pic:blipFill>
                    <a:blip r:embed="rId304" cstate="print"/>
                    <a:stretch>
                      <a:fillRect/>
                    </a:stretch>
                  </pic:blipFill>
                  <pic:spPr>
                    <a:xfrm>
                      <a:off x="0" y="0"/>
                      <a:ext cx="92494" cy="92494"/>
                    </a:xfrm>
                    <a:prstGeom prst="rect">
                      <a:avLst/>
                    </a:prstGeom>
                  </pic:spPr>
                </pic:pic>
              </a:graphicData>
            </a:graphic>
          </wp:inline>
        </w:drawing>
      </w:r>
      <w:r>
        <w:rPr>
          <w:rFonts w:ascii="Times New Roman"/>
          <w:spacing w:val="40"/>
          <w:w w:val="105"/>
          <w:position w:val="1"/>
          <w:sz w:val="20"/>
        </w:rPr>
        <w:t xml:space="preserve"> </w:t>
      </w:r>
      <w:r>
        <w:rPr>
          <w:color w:val="001A1D"/>
          <w:w w:val="105"/>
          <w:position w:val="1"/>
        </w:rPr>
        <w:t>b.</w:t>
      </w:r>
      <w:r>
        <w:rPr>
          <w:color w:val="001A1D"/>
          <w:spacing w:val="80"/>
          <w:w w:val="150"/>
          <w:position w:val="1"/>
        </w:rPr>
        <w:t xml:space="preserve"> </w:t>
      </w:r>
      <w:r>
        <w:rPr>
          <w:color w:val="001A1D"/>
          <w:w w:val="105"/>
          <w:position w:val="1"/>
        </w:rPr>
        <w:t>802.3D</w:t>
      </w:r>
    </w:p>
    <w:p>
      <w:pPr>
        <w:pStyle w:val="4"/>
        <w:spacing w:before="167"/>
        <w:ind w:left="563"/>
      </w:pPr>
      <w:r>
        <w:drawing>
          <wp:inline distT="0" distB="0" distL="0" distR="0">
            <wp:extent cx="92075" cy="92075"/>
            <wp:effectExtent l="0" t="0" r="0" b="0"/>
            <wp:docPr id="457" name="Image 457"/>
            <wp:cNvGraphicFramePr/>
            <a:graphic xmlns:a="http://schemas.openxmlformats.org/drawingml/2006/main">
              <a:graphicData uri="http://schemas.openxmlformats.org/drawingml/2006/picture">
                <pic:pic xmlns:pic="http://schemas.openxmlformats.org/drawingml/2006/picture">
                  <pic:nvPicPr>
                    <pic:cNvPr id="457" name="Image 457"/>
                    <pic:cNvPicPr/>
                  </pic:nvPicPr>
                  <pic:blipFill>
                    <a:blip r:embed="rId305" cstate="print"/>
                    <a:stretch>
                      <a:fillRect/>
                    </a:stretch>
                  </pic:blipFill>
                  <pic:spPr>
                    <a:xfrm>
                      <a:off x="0" y="0"/>
                      <a:ext cx="92494" cy="92494"/>
                    </a:xfrm>
                    <a:prstGeom prst="rect">
                      <a:avLst/>
                    </a:prstGeom>
                  </pic:spPr>
                </pic:pic>
              </a:graphicData>
            </a:graphic>
          </wp:inline>
        </w:drawing>
      </w:r>
      <w:r>
        <w:rPr>
          <w:rFonts w:ascii="Times New Roman"/>
          <w:spacing w:val="40"/>
          <w:w w:val="105"/>
          <w:sz w:val="20"/>
        </w:rPr>
        <w:t xml:space="preserve"> </w:t>
      </w:r>
      <w:r>
        <w:rPr>
          <w:color w:val="001A1D"/>
          <w:w w:val="105"/>
        </w:rPr>
        <w:t>c.</w:t>
      </w:r>
      <w:r>
        <w:rPr>
          <w:color w:val="001A1D"/>
          <w:spacing w:val="40"/>
          <w:w w:val="105"/>
        </w:rPr>
        <w:t xml:space="preserve">  </w:t>
      </w:r>
      <w:r>
        <w:rPr>
          <w:color w:val="001A1D"/>
          <w:w w:val="105"/>
        </w:rPr>
        <w:t>802.11X</w:t>
      </w:r>
    </w:p>
    <w:p>
      <w:pPr>
        <w:pStyle w:val="4"/>
        <w:spacing w:before="157" w:line="468" w:lineRule="auto"/>
        <w:ind w:left="793" w:right="9419" w:firstLine="11"/>
      </w:pPr>
      <w:r>
        <w:drawing>
          <wp:anchor distT="0" distB="0" distL="0" distR="0" simplePos="0" relativeHeight="251781120"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458" name="Image 458"/>
            <wp:cNvGraphicFramePr/>
            <a:graphic xmlns:a="http://schemas.openxmlformats.org/drawingml/2006/main">
              <a:graphicData uri="http://schemas.openxmlformats.org/drawingml/2006/picture">
                <pic:pic xmlns:pic="http://schemas.openxmlformats.org/drawingml/2006/picture">
                  <pic:nvPicPr>
                    <pic:cNvPr id="458" name="Image 458"/>
                    <pic:cNvPicPr/>
                  </pic:nvPicPr>
                  <pic:blipFill>
                    <a:blip r:embed="rId306" cstate="print"/>
                    <a:stretch>
                      <a:fillRect/>
                    </a:stretch>
                  </pic:blipFill>
                  <pic:spPr>
                    <a:xfrm>
                      <a:off x="0" y="0"/>
                      <a:ext cx="92494" cy="92494"/>
                    </a:xfrm>
                    <a:prstGeom prst="rect">
                      <a:avLst/>
                    </a:prstGeom>
                  </pic:spPr>
                </pic:pic>
              </a:graphicData>
            </a:graphic>
          </wp:anchor>
        </w:drawing>
      </w:r>
      <w:r>
        <w:rPr>
          <w:color w:val="001A1D"/>
          <w:w w:val="105"/>
        </w:rPr>
        <w:t>d.</w:t>
      </w:r>
      <w:r>
        <w:rPr>
          <w:color w:val="001A1D"/>
          <w:spacing w:val="80"/>
          <w:w w:val="105"/>
        </w:rPr>
        <w:t xml:space="preserve"> </w:t>
      </w:r>
      <w:r>
        <w:rPr>
          <w:color w:val="001A1D"/>
          <w:w w:val="105"/>
        </w:rPr>
        <w:t>Radius</w:t>
      </w:r>
      <w:r>
        <w:rPr>
          <w:color w:val="001A1D"/>
          <w:spacing w:val="40"/>
          <w:w w:val="105"/>
        </w:rPr>
        <w:t xml:space="preserve"> </w:t>
      </w:r>
      <w:r>
        <w:rPr>
          <w:color w:val="0E6BBE"/>
          <w:w w:val="105"/>
        </w:rPr>
        <w:t>Clear</w:t>
      </w:r>
      <w:r>
        <w:rPr>
          <w:color w:val="0E6BBE"/>
          <w:spacing w:val="-14"/>
          <w:w w:val="105"/>
        </w:rPr>
        <w:t xml:space="preserve"> </w:t>
      </w:r>
      <w:r>
        <w:rPr>
          <w:color w:val="0E6BBE"/>
          <w:w w:val="105"/>
        </w:rPr>
        <w:t>my</w:t>
      </w:r>
      <w:r>
        <w:rPr>
          <w:color w:val="0E6BBE"/>
          <w:spacing w:val="-11"/>
          <w:w w:val="105"/>
        </w:rPr>
        <w:t xml:space="preserve"> </w:t>
      </w:r>
      <w:r>
        <w:rPr>
          <w:color w:val="0E6BBE"/>
          <w:w w:val="105"/>
        </w:rPr>
        <w:t>choice</w:t>
      </w:r>
    </w:p>
    <w:p>
      <w:pPr>
        <w:pStyle w:val="4"/>
        <w:spacing w:before="94"/>
        <w:rPr>
          <w:sz w:val="20"/>
        </w:rPr>
      </w:pPr>
      <w:r>
        <mc:AlternateContent>
          <mc:Choice Requires="wpg">
            <w:drawing>
              <wp:anchor distT="0" distB="0" distL="0" distR="0" simplePos="0" relativeHeight="251824128" behindDoc="1" locked="0" layoutInCell="1" allowOverlap="1">
                <wp:simplePos x="0" y="0"/>
                <wp:positionH relativeFrom="page">
                  <wp:posOffset>408940</wp:posOffset>
                </wp:positionH>
                <wp:positionV relativeFrom="paragraph">
                  <wp:posOffset>244475</wp:posOffset>
                </wp:positionV>
                <wp:extent cx="6944360" cy="590550"/>
                <wp:effectExtent l="0" t="0" r="0" b="0"/>
                <wp:wrapTopAndBottom/>
                <wp:docPr id="459" name="Group 459"/>
                <wp:cNvGraphicFramePr/>
                <a:graphic xmlns:a="http://schemas.openxmlformats.org/drawingml/2006/main">
                  <a:graphicData uri="http://schemas.microsoft.com/office/word/2010/wordprocessingGroup">
                    <wpg:wgp>
                      <wpg:cNvGrpSpPr/>
                      <wpg:grpSpPr>
                        <a:xfrm>
                          <a:off x="0" y="0"/>
                          <a:ext cx="6944359" cy="590550"/>
                          <a:chOff x="0" y="0"/>
                          <a:chExt cx="6944359" cy="590550"/>
                        </a:xfrm>
                      </wpg:grpSpPr>
                      <wps:wsp>
                        <wps:cNvPr id="460" name="Graphic 460"/>
                        <wps:cNvSpPr/>
                        <wps:spPr>
                          <a:xfrm>
                            <a:off x="3557" y="3557"/>
                            <a:ext cx="6937375" cy="583565"/>
                          </a:xfrm>
                          <a:custGeom>
                            <a:avLst/>
                            <a:gdLst/>
                            <a:ahLst/>
                            <a:cxnLst/>
                            <a:rect l="l" t="t" r="r" b="b"/>
                            <a:pathLst>
                              <a:path w="6937375" h="583565">
                                <a:moveTo>
                                  <a:pt x="0" y="572753"/>
                                </a:moveTo>
                                <a:lnTo>
                                  <a:pt x="0" y="10672"/>
                                </a:lnTo>
                                <a:lnTo>
                                  <a:pt x="0" y="7712"/>
                                </a:lnTo>
                                <a:lnTo>
                                  <a:pt x="1041" y="5193"/>
                                </a:lnTo>
                                <a:lnTo>
                                  <a:pt x="3125" y="3116"/>
                                </a:lnTo>
                                <a:lnTo>
                                  <a:pt x="5209" y="1038"/>
                                </a:lnTo>
                                <a:lnTo>
                                  <a:pt x="7725" y="0"/>
                                </a:lnTo>
                                <a:lnTo>
                                  <a:pt x="10672" y="0"/>
                                </a:lnTo>
                                <a:lnTo>
                                  <a:pt x="6926398" y="0"/>
                                </a:lnTo>
                                <a:lnTo>
                                  <a:pt x="6929345" y="0"/>
                                </a:lnTo>
                                <a:lnTo>
                                  <a:pt x="6931860" y="1038"/>
                                </a:lnTo>
                                <a:lnTo>
                                  <a:pt x="6933944" y="3116"/>
                                </a:lnTo>
                                <a:lnTo>
                                  <a:pt x="6936028" y="5193"/>
                                </a:lnTo>
                                <a:lnTo>
                                  <a:pt x="6937070" y="7712"/>
                                </a:lnTo>
                                <a:lnTo>
                                  <a:pt x="6937071" y="10672"/>
                                </a:lnTo>
                                <a:lnTo>
                                  <a:pt x="6937071" y="572753"/>
                                </a:lnTo>
                                <a:lnTo>
                                  <a:pt x="6929345" y="583425"/>
                                </a:lnTo>
                                <a:lnTo>
                                  <a:pt x="6926398" y="583425"/>
                                </a:lnTo>
                                <a:lnTo>
                                  <a:pt x="10672" y="583425"/>
                                </a:lnTo>
                                <a:lnTo>
                                  <a:pt x="7725" y="583425"/>
                                </a:lnTo>
                                <a:lnTo>
                                  <a:pt x="5209" y="582386"/>
                                </a:lnTo>
                                <a:lnTo>
                                  <a:pt x="3125" y="580302"/>
                                </a:lnTo>
                                <a:lnTo>
                                  <a:pt x="1041" y="578217"/>
                                </a:lnTo>
                                <a:lnTo>
                                  <a:pt x="0" y="575698"/>
                                </a:lnTo>
                                <a:lnTo>
                                  <a:pt x="0" y="572753"/>
                                </a:lnTo>
                                <a:close/>
                              </a:path>
                            </a:pathLst>
                          </a:custGeom>
                          <a:ln w="7114">
                            <a:solidFill>
                              <a:srgbClr val="CAD0D6"/>
                            </a:solidFill>
                            <a:prstDash val="solid"/>
                          </a:ln>
                        </wps:spPr>
                        <wps:bodyPr wrap="square" lIns="0" tIns="0" rIns="0" bIns="0" rtlCol="0">
                          <a:noAutofit/>
                        </wps:bodyPr>
                      </wps:wsp>
                      <wps:wsp>
                        <wps:cNvPr id="461" name="Graphic 461"/>
                        <wps:cNvSpPr/>
                        <wps:spPr>
                          <a:xfrm>
                            <a:off x="60477" y="401994"/>
                            <a:ext cx="448309" cy="121285"/>
                          </a:xfrm>
                          <a:custGeom>
                            <a:avLst/>
                            <a:gdLst/>
                            <a:ahLst/>
                            <a:cxnLst/>
                            <a:rect l="l" t="t" r="r" b="b"/>
                            <a:pathLst>
                              <a:path w="448309" h="121285">
                                <a:moveTo>
                                  <a:pt x="0" y="67591"/>
                                </a:moveTo>
                                <a:lnTo>
                                  <a:pt x="0" y="53362"/>
                                </a:lnTo>
                                <a:lnTo>
                                  <a:pt x="0" y="49861"/>
                                </a:lnTo>
                                <a:lnTo>
                                  <a:pt x="341" y="46389"/>
                                </a:lnTo>
                                <a:lnTo>
                                  <a:pt x="1025" y="42938"/>
                                </a:lnTo>
                                <a:lnTo>
                                  <a:pt x="1708" y="39509"/>
                                </a:lnTo>
                                <a:lnTo>
                                  <a:pt x="2721" y="36172"/>
                                </a:lnTo>
                                <a:lnTo>
                                  <a:pt x="4061" y="32935"/>
                                </a:lnTo>
                                <a:lnTo>
                                  <a:pt x="5402" y="29697"/>
                                </a:lnTo>
                                <a:lnTo>
                                  <a:pt x="23715" y="8993"/>
                                </a:lnTo>
                                <a:lnTo>
                                  <a:pt x="26629" y="7043"/>
                                </a:lnTo>
                                <a:lnTo>
                                  <a:pt x="42951" y="1017"/>
                                </a:lnTo>
                                <a:lnTo>
                                  <a:pt x="46388" y="334"/>
                                </a:lnTo>
                                <a:lnTo>
                                  <a:pt x="49858" y="0"/>
                                </a:lnTo>
                                <a:lnTo>
                                  <a:pt x="53362" y="0"/>
                                </a:lnTo>
                                <a:lnTo>
                                  <a:pt x="394879" y="0"/>
                                </a:lnTo>
                                <a:lnTo>
                                  <a:pt x="398383" y="0"/>
                                </a:lnTo>
                                <a:lnTo>
                                  <a:pt x="401853" y="334"/>
                                </a:lnTo>
                                <a:lnTo>
                                  <a:pt x="405289" y="1017"/>
                                </a:lnTo>
                                <a:lnTo>
                                  <a:pt x="408726" y="1693"/>
                                </a:lnTo>
                                <a:lnTo>
                                  <a:pt x="424525" y="8993"/>
                                </a:lnTo>
                                <a:lnTo>
                                  <a:pt x="427439" y="10935"/>
                                </a:lnTo>
                                <a:lnTo>
                                  <a:pt x="444179" y="32935"/>
                                </a:lnTo>
                                <a:lnTo>
                                  <a:pt x="445520" y="36172"/>
                                </a:lnTo>
                                <a:lnTo>
                                  <a:pt x="446532" y="39509"/>
                                </a:lnTo>
                                <a:lnTo>
                                  <a:pt x="447216" y="42938"/>
                                </a:lnTo>
                                <a:lnTo>
                                  <a:pt x="447899" y="46389"/>
                                </a:lnTo>
                                <a:lnTo>
                                  <a:pt x="448241" y="49861"/>
                                </a:lnTo>
                                <a:lnTo>
                                  <a:pt x="448241" y="53362"/>
                                </a:lnTo>
                                <a:lnTo>
                                  <a:pt x="448241" y="67591"/>
                                </a:lnTo>
                                <a:lnTo>
                                  <a:pt x="448241" y="71078"/>
                                </a:lnTo>
                                <a:lnTo>
                                  <a:pt x="447899" y="74557"/>
                                </a:lnTo>
                                <a:lnTo>
                                  <a:pt x="447216" y="77986"/>
                                </a:lnTo>
                                <a:lnTo>
                                  <a:pt x="446532" y="81416"/>
                                </a:lnTo>
                                <a:lnTo>
                                  <a:pt x="445520" y="84753"/>
                                </a:lnTo>
                                <a:lnTo>
                                  <a:pt x="444179" y="87990"/>
                                </a:lnTo>
                                <a:lnTo>
                                  <a:pt x="442838" y="91227"/>
                                </a:lnTo>
                                <a:lnTo>
                                  <a:pt x="441194" y="94301"/>
                                </a:lnTo>
                                <a:lnTo>
                                  <a:pt x="439248" y="97218"/>
                                </a:lnTo>
                                <a:lnTo>
                                  <a:pt x="437301" y="100135"/>
                                </a:lnTo>
                                <a:lnTo>
                                  <a:pt x="435089" y="102832"/>
                                </a:lnTo>
                                <a:lnTo>
                                  <a:pt x="432612" y="105308"/>
                                </a:lnTo>
                                <a:lnTo>
                                  <a:pt x="430134" y="107791"/>
                                </a:lnTo>
                                <a:lnTo>
                                  <a:pt x="427439" y="110004"/>
                                </a:lnTo>
                                <a:lnTo>
                                  <a:pt x="424525" y="111946"/>
                                </a:lnTo>
                                <a:lnTo>
                                  <a:pt x="421612" y="113896"/>
                                </a:lnTo>
                                <a:lnTo>
                                  <a:pt x="418537" y="115532"/>
                                </a:lnTo>
                                <a:lnTo>
                                  <a:pt x="415300" y="116870"/>
                                </a:lnTo>
                                <a:lnTo>
                                  <a:pt x="412063" y="118214"/>
                                </a:lnTo>
                                <a:lnTo>
                                  <a:pt x="408726" y="119232"/>
                                </a:lnTo>
                                <a:lnTo>
                                  <a:pt x="405289" y="119915"/>
                                </a:lnTo>
                                <a:lnTo>
                                  <a:pt x="401853" y="120605"/>
                                </a:lnTo>
                                <a:lnTo>
                                  <a:pt x="398383" y="120954"/>
                                </a:lnTo>
                                <a:lnTo>
                                  <a:pt x="394879" y="120954"/>
                                </a:lnTo>
                                <a:lnTo>
                                  <a:pt x="53362" y="120954"/>
                                </a:lnTo>
                                <a:lnTo>
                                  <a:pt x="49858" y="120954"/>
                                </a:lnTo>
                                <a:lnTo>
                                  <a:pt x="46388" y="120605"/>
                                </a:lnTo>
                                <a:lnTo>
                                  <a:pt x="42951" y="119915"/>
                                </a:lnTo>
                                <a:lnTo>
                                  <a:pt x="39515" y="119232"/>
                                </a:lnTo>
                                <a:lnTo>
                                  <a:pt x="36178" y="118214"/>
                                </a:lnTo>
                                <a:lnTo>
                                  <a:pt x="32941" y="116870"/>
                                </a:lnTo>
                                <a:lnTo>
                                  <a:pt x="29704" y="115532"/>
                                </a:lnTo>
                                <a:lnTo>
                                  <a:pt x="26629" y="113896"/>
                                </a:lnTo>
                                <a:lnTo>
                                  <a:pt x="23715" y="111946"/>
                                </a:lnTo>
                                <a:lnTo>
                                  <a:pt x="20802" y="110004"/>
                                </a:lnTo>
                                <a:lnTo>
                                  <a:pt x="18106" y="107791"/>
                                </a:lnTo>
                                <a:lnTo>
                                  <a:pt x="15629" y="105308"/>
                                </a:lnTo>
                                <a:lnTo>
                                  <a:pt x="13151" y="102832"/>
                                </a:lnTo>
                                <a:lnTo>
                                  <a:pt x="4061" y="87990"/>
                                </a:lnTo>
                                <a:lnTo>
                                  <a:pt x="2721" y="84753"/>
                                </a:lnTo>
                                <a:lnTo>
                                  <a:pt x="1708" y="81416"/>
                                </a:lnTo>
                                <a:lnTo>
                                  <a:pt x="1025" y="77986"/>
                                </a:lnTo>
                                <a:lnTo>
                                  <a:pt x="341" y="74557"/>
                                </a:lnTo>
                                <a:lnTo>
                                  <a:pt x="0" y="71078"/>
                                </a:lnTo>
                                <a:lnTo>
                                  <a:pt x="0" y="67591"/>
                                </a:lnTo>
                                <a:close/>
                              </a:path>
                            </a:pathLst>
                          </a:custGeom>
                          <a:ln w="7114">
                            <a:solidFill>
                              <a:srgbClr val="000000"/>
                            </a:solidFill>
                            <a:prstDash val="solid"/>
                          </a:ln>
                        </wps:spPr>
                        <wps:bodyPr wrap="square" lIns="0" tIns="0" rIns="0" bIns="0" rtlCol="0">
                          <a:noAutofit/>
                        </wps:bodyPr>
                      </wps:wsp>
                      <wps:wsp>
                        <wps:cNvPr id="462" name="Textbox 462"/>
                        <wps:cNvSpPr txBox="1"/>
                        <wps:spPr>
                          <a:xfrm>
                            <a:off x="10977" y="9192"/>
                            <a:ext cx="6922770" cy="572770"/>
                          </a:xfrm>
                          <a:prstGeom prst="rect">
                            <a:avLst/>
                          </a:prstGeom>
                        </wps:spPr>
                        <wps:txbx>
                          <w:txbxContent>
                            <w:p>
                              <w:pPr>
                                <w:spacing w:before="38" w:line="326" w:lineRule="auto"/>
                                <w:ind w:left="77" w:right="9784"/>
                                <w:rPr>
                                  <w:b/>
                                  <w:sz w:val="12"/>
                                </w:rPr>
                              </w:pPr>
                              <w:r>
                                <w:rPr>
                                  <w:b/>
                                  <w:color w:val="1C2025"/>
                                  <w:sz w:val="13"/>
                                </w:rPr>
                                <w:t>Question</w:t>
                              </w:r>
                              <w:r>
                                <w:rPr>
                                  <w:b/>
                                  <w:color w:val="1C2025"/>
                                  <w:spacing w:val="-3"/>
                                  <w:sz w:val="13"/>
                                </w:rPr>
                                <w:t xml:space="preserve"> </w:t>
                              </w:r>
                              <w:r>
                                <w:rPr>
                                  <w:b/>
                                  <w:color w:val="1C2025"/>
                                  <w:sz w:val="20"/>
                                </w:rPr>
                                <w:t xml:space="preserve">49 </w:t>
                              </w:r>
                              <w:r>
                                <w:rPr>
                                  <w:color w:val="1C2025"/>
                                  <w:sz w:val="13"/>
                                </w:rPr>
                                <w:t>Not</w:t>
                              </w:r>
                              <w:r>
                                <w:rPr>
                                  <w:color w:val="1C2025"/>
                                  <w:spacing w:val="-5"/>
                                  <w:sz w:val="13"/>
                                </w:rPr>
                                <w:t xml:space="preserve"> </w:t>
                              </w:r>
                              <w:r>
                                <w:rPr>
                                  <w:color w:val="1C2025"/>
                                  <w:sz w:val="13"/>
                                </w:rPr>
                                <w:t>yet</w:t>
                              </w:r>
                              <w:r>
                                <w:rPr>
                                  <w:color w:val="1C2025"/>
                                  <w:spacing w:val="-5"/>
                                  <w:sz w:val="13"/>
                                </w:rPr>
                                <w:t xml:space="preserve"> </w:t>
                              </w:r>
                              <w:r>
                                <w:rPr>
                                  <w:color w:val="1C2025"/>
                                  <w:sz w:val="13"/>
                                </w:rPr>
                                <w:t>answered</w:t>
                              </w:r>
                              <w:r>
                                <w:rPr>
                                  <w:color w:val="1C2025"/>
                                  <w:spacing w:val="40"/>
                                  <w:sz w:val="13"/>
                                </w:rPr>
                                <w:t xml:space="preserve"> </w:t>
                              </w:r>
                              <w:r>
                                <w:rPr>
                                  <w:b/>
                                  <w:color w:val="A5A5A6"/>
                                  <w:sz w:val="12"/>
                                </w:rPr>
                                <w:t>v1</w:t>
                              </w:r>
                              <w:r>
                                <w:rPr>
                                  <w:b/>
                                  <w:color w:val="A5A5A6"/>
                                  <w:spacing w:val="-6"/>
                                  <w:sz w:val="12"/>
                                </w:rPr>
                                <w:t xml:space="preserve"> </w:t>
                              </w:r>
                              <w:r>
                                <w:rPr>
                                  <w:b/>
                                  <w:color w:val="A5A5A6"/>
                                  <w:sz w:val="12"/>
                                </w:rPr>
                                <w:t>(latest)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19.25pt;height:46.5pt;width:546.8pt;mso-position-horizontal-relative:page;mso-wrap-distance-bottom:0pt;mso-wrap-distance-top:0pt;z-index:-251492352;mso-width-relative:page;mso-height-relative:page;" coordsize="6944359,590550" o:gfxdata="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">
                <o:lock v:ext="edit" aspectratio="f"/>
                <v:shape id="Graphic 460" o:spid="_x0000_s1026" o:spt="100" style="position:absolute;left:3557;top:3557;height:583565;width:6937375;" filled="f" stroked="t" coordsize="6937375,583565" o:gfxdata="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DDX/4W2AAAA3AAAAA8A&#10;AAAAAAAAAQAgAAAAIgAAAGRycy9kb3ducmV2LnhtbFBLAQIUABQAAAAIAIdO4kAzLwWeOwAAADkA&#10;AAAQAAAAAAAAAAEAIAAAAAUBAABkcnMvc2hhcGV4bWwueG1sUEsFBgAAAAAGAAYAWwEAAK8DAAAA&#10;AA==&#10;" path="m0,572753l0,10672,0,7712,1041,5193,3125,3116,5209,1038,7725,0,10672,0,6926398,0,6929345,0,6931860,1038,6933944,3116,6936028,5193,6937070,7712,6937071,10672,6937071,572753,6929345,583425,6926398,583425,10672,583425,7725,583425,5209,582386,3125,580302,1041,578217,0,575698,0,572753xe">
                  <v:fill on="f" focussize="0,0"/>
                  <v:stroke weight="0.560157480314961pt" color="#CAD0D6" joinstyle="round"/>
                  <v:imagedata o:title=""/>
                  <o:lock v:ext="edit" aspectratio="f"/>
                  <v:textbox inset="0mm,0mm,0mm,0mm"/>
                </v:shape>
                <v:shape id="Graphic 461" o:spid="_x0000_s1026" o:spt="100" style="position:absolute;left:60477;top:401994;height:121285;width:448309;" filled="f" stroked="t" coordsize="448309,121285" o:gfxdata="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KH9sm8AAAA&#10;3AAAAA8AAAAAAAAAAQAgAAAAIgAAAGRycy9kb3ducmV2LnhtbFBLAQIUABQAAAAIAIdO4kAzLwWe&#10;OwAAADkAAAAQAAAAAAAAAAEAIAAAAAsBAABkcnMvc2hhcGV4bWwueG1sUEsFBgAAAAAGAAYAWwEA&#10;ALUDAAAAAA==&#10;" path="m0,67591l0,53362,0,49861,341,46389,1025,42938,1708,39509,2721,36172,4061,32935,5402,29697,23715,8993,26629,7043,42951,1017,46388,334,49858,0,53362,0,394879,0,398383,0,401853,334,405289,1017,408726,1693,424525,8993,427439,10935,444179,32935,445520,36172,446532,39509,447216,42938,447899,46389,448241,49861,448241,53362,448241,67591,448241,71078,447899,74557,447216,77986,446532,81416,445520,84753,444179,87990,442838,91227,441194,94301,439248,97218,437301,100135,435089,102832,432612,105308,430134,107791,427439,110004,424525,111946,421612,113896,418537,115532,415300,116870,412063,118214,408726,119232,405289,119915,401853,120605,398383,120954,394879,120954,53362,120954,49858,120954,46388,120605,42951,119915,39515,119232,36178,118214,32941,116870,29704,115532,26629,113896,23715,111946,20802,110004,18106,107791,15629,105308,13151,102832,4061,87990,2721,84753,1708,81416,1025,77986,341,74557,0,71078,0,67591xe">
                  <v:fill on="f" focussize="0,0"/>
                  <v:stroke weight="0.560157480314961pt" color="#000000" joinstyle="round"/>
                  <v:imagedata o:title=""/>
                  <o:lock v:ext="edit" aspectratio="f"/>
                  <v:textbox inset="0mm,0mm,0mm,0mm"/>
                </v:shape>
                <v:shape id="Textbox 462" o:spid="_x0000_s1026" o:spt="202" type="#_x0000_t202" style="position:absolute;left:10977;top:9192;height:572770;width:6922770;" filled="f" stroked="f" coordsize="21600,21600" o:gfxdata="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K8rq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38" w:line="326" w:lineRule="auto"/>
                          <w:ind w:left="77" w:right="9784"/>
                          <w:rPr>
                            <w:b/>
                            <w:sz w:val="12"/>
                          </w:rPr>
                        </w:pPr>
                        <w:r>
                          <w:rPr>
                            <w:b/>
                            <w:color w:val="1C2025"/>
                            <w:sz w:val="13"/>
                          </w:rPr>
                          <w:t>Question</w:t>
                        </w:r>
                        <w:r>
                          <w:rPr>
                            <w:b/>
                            <w:color w:val="1C2025"/>
                            <w:spacing w:val="-3"/>
                            <w:sz w:val="13"/>
                          </w:rPr>
                          <w:t xml:space="preserve"> </w:t>
                        </w:r>
                        <w:r>
                          <w:rPr>
                            <w:b/>
                            <w:color w:val="1C2025"/>
                            <w:sz w:val="20"/>
                          </w:rPr>
                          <w:t xml:space="preserve">49 </w:t>
                        </w:r>
                        <w:r>
                          <w:rPr>
                            <w:color w:val="1C2025"/>
                            <w:sz w:val="13"/>
                          </w:rPr>
                          <w:t>Not</w:t>
                        </w:r>
                        <w:r>
                          <w:rPr>
                            <w:color w:val="1C2025"/>
                            <w:spacing w:val="-5"/>
                            <w:sz w:val="13"/>
                          </w:rPr>
                          <w:t xml:space="preserve"> </w:t>
                        </w:r>
                        <w:r>
                          <w:rPr>
                            <w:color w:val="1C2025"/>
                            <w:sz w:val="13"/>
                          </w:rPr>
                          <w:t>yet</w:t>
                        </w:r>
                        <w:r>
                          <w:rPr>
                            <w:color w:val="1C2025"/>
                            <w:spacing w:val="-5"/>
                            <w:sz w:val="13"/>
                          </w:rPr>
                          <w:t xml:space="preserve"> </w:t>
                        </w:r>
                        <w:r>
                          <w:rPr>
                            <w:color w:val="1C2025"/>
                            <w:sz w:val="13"/>
                          </w:rPr>
                          <w:t>answered</w:t>
                        </w:r>
                        <w:r>
                          <w:rPr>
                            <w:color w:val="1C2025"/>
                            <w:spacing w:val="40"/>
                            <w:sz w:val="13"/>
                          </w:rPr>
                          <w:t xml:space="preserve"> </w:t>
                        </w:r>
                        <w:r>
                          <w:rPr>
                            <w:b/>
                            <w:color w:val="A5A5A6"/>
                            <w:sz w:val="12"/>
                          </w:rPr>
                          <w:t>v1</w:t>
                        </w:r>
                        <w:r>
                          <w:rPr>
                            <w:b/>
                            <w:color w:val="A5A5A6"/>
                            <w:spacing w:val="-6"/>
                            <w:sz w:val="12"/>
                          </w:rPr>
                          <w:t xml:space="preserve"> </w:t>
                        </w:r>
                        <w:r>
                          <w:rPr>
                            <w:b/>
                            <w:color w:val="A5A5A6"/>
                            <w:sz w:val="12"/>
                          </w:rPr>
                          <w:t>(latest)</w:t>
                        </w:r>
                      </w:p>
                    </w:txbxContent>
                  </v:textbox>
                </v:shape>
                <w10:wrap type="topAndBottom"/>
              </v:group>
            </w:pict>
          </mc:Fallback>
        </mc:AlternateContent>
      </w:r>
    </w:p>
    <w:p>
      <w:pPr>
        <w:pStyle w:val="4"/>
      </w:pPr>
    </w:p>
    <w:p>
      <w:pPr>
        <w:pStyle w:val="4"/>
        <w:spacing w:before="118"/>
      </w:pPr>
    </w:p>
    <w:p>
      <w:pPr>
        <w:pStyle w:val="4"/>
        <w:spacing w:before="1"/>
        <w:ind w:left="468"/>
      </w:pPr>
      <w:r>
        <w:rPr>
          <w:color w:val="001A1D"/>
          <w:w w:val="105"/>
        </w:rPr>
        <w:t>1Cho</w:t>
      </w:r>
      <w:r>
        <w:rPr>
          <w:color w:val="001A1D"/>
          <w:spacing w:val="-4"/>
          <w:w w:val="105"/>
        </w:rPr>
        <w:t xml:space="preserve"> </w:t>
      </w:r>
      <w:r>
        <w:rPr>
          <w:color w:val="001A1D"/>
          <w:w w:val="105"/>
        </w:rPr>
        <w:t>mô</w:t>
      </w:r>
      <w:r>
        <w:rPr>
          <w:color w:val="001A1D"/>
          <w:spacing w:val="-4"/>
          <w:w w:val="105"/>
        </w:rPr>
        <w:t xml:space="preserve"> </w:t>
      </w:r>
      <w:r>
        <w:rPr>
          <w:color w:val="001A1D"/>
          <w:w w:val="105"/>
        </w:rPr>
        <w:t>tả</w:t>
      </w:r>
      <w:r>
        <w:rPr>
          <w:color w:val="001A1D"/>
          <w:spacing w:val="-3"/>
          <w:w w:val="105"/>
        </w:rPr>
        <w:t xml:space="preserve"> </w:t>
      </w:r>
      <w:r>
        <w:rPr>
          <w:color w:val="001A1D"/>
          <w:spacing w:val="-4"/>
          <w:w w:val="105"/>
        </w:rPr>
        <w:t>sau:</w:t>
      </w:r>
    </w:p>
    <w:p>
      <w:pPr>
        <w:pStyle w:val="4"/>
        <w:spacing w:before="112" w:line="379" w:lineRule="auto"/>
        <w:ind w:left="468" w:right="2293"/>
      </w:pPr>
      <w:r>
        <mc:AlternateContent>
          <mc:Choice Requires="wpg">
            <w:drawing>
              <wp:anchor distT="0" distB="0" distL="0" distR="0" simplePos="0" relativeHeight="251786240" behindDoc="0" locked="0" layoutInCell="1" allowOverlap="1">
                <wp:simplePos x="0" y="0"/>
                <wp:positionH relativeFrom="page">
                  <wp:posOffset>7025640</wp:posOffset>
                </wp:positionH>
                <wp:positionV relativeFrom="paragraph">
                  <wp:posOffset>606425</wp:posOffset>
                </wp:positionV>
                <wp:extent cx="384810" cy="429895"/>
                <wp:effectExtent l="0" t="0" r="0" b="0"/>
                <wp:wrapNone/>
                <wp:docPr id="463" name="Group 463"/>
                <wp:cNvGraphicFramePr/>
                <a:graphic xmlns:a="http://schemas.openxmlformats.org/drawingml/2006/main">
                  <a:graphicData uri="http://schemas.microsoft.com/office/word/2010/wordprocessingGroup">
                    <wpg:wgp>
                      <wpg:cNvGrpSpPr/>
                      <wpg:grpSpPr>
                        <a:xfrm>
                          <a:off x="0" y="0"/>
                          <a:ext cx="384810" cy="429895"/>
                          <a:chOff x="0" y="0"/>
                          <a:chExt cx="384810" cy="429895"/>
                        </a:xfrm>
                      </wpg:grpSpPr>
                      <wps:wsp>
                        <wps:cNvPr id="464" name="Graphic 464"/>
                        <wps:cNvSpPr/>
                        <wps:spPr>
                          <a:xfrm>
                            <a:off x="0" y="0"/>
                            <a:ext cx="384810" cy="429895"/>
                          </a:xfrm>
                          <a:custGeom>
                            <a:avLst/>
                            <a:gdLst/>
                            <a:ahLst/>
                            <a:cxnLst/>
                            <a:rect l="l" t="t" r="r" b="b"/>
                            <a:pathLst>
                              <a:path w="384810" h="429895">
                                <a:moveTo>
                                  <a:pt x="384810" y="429767"/>
                                </a:moveTo>
                                <a:lnTo>
                                  <a:pt x="0" y="429767"/>
                                </a:lnTo>
                                <a:lnTo>
                                  <a:pt x="0" y="0"/>
                                </a:lnTo>
                                <a:lnTo>
                                  <a:pt x="384810" y="0"/>
                                </a:lnTo>
                                <a:lnTo>
                                  <a:pt x="384810" y="93179"/>
                                </a:lnTo>
                                <a:lnTo>
                                  <a:pt x="214052" y="93179"/>
                                </a:lnTo>
                                <a:lnTo>
                                  <a:pt x="203538" y="93687"/>
                                </a:lnTo>
                                <a:lnTo>
                                  <a:pt x="163691" y="105795"/>
                                </a:lnTo>
                                <a:lnTo>
                                  <a:pt x="131510" y="132230"/>
                                </a:lnTo>
                                <a:lnTo>
                                  <a:pt x="111896" y="168968"/>
                                </a:lnTo>
                                <a:lnTo>
                                  <a:pt x="107327" y="199903"/>
                                </a:lnTo>
                                <a:lnTo>
                                  <a:pt x="107834" y="210416"/>
                                </a:lnTo>
                                <a:lnTo>
                                  <a:pt x="119942" y="250263"/>
                                </a:lnTo>
                                <a:lnTo>
                                  <a:pt x="146378" y="282443"/>
                                </a:lnTo>
                                <a:lnTo>
                                  <a:pt x="183117" y="302057"/>
                                </a:lnTo>
                                <a:lnTo>
                                  <a:pt x="214052" y="306627"/>
                                </a:lnTo>
                                <a:lnTo>
                                  <a:pt x="384810" y="306627"/>
                                </a:lnTo>
                                <a:lnTo>
                                  <a:pt x="384810" y="429767"/>
                                </a:lnTo>
                                <a:close/>
                              </a:path>
                              <a:path w="384810" h="429895">
                                <a:moveTo>
                                  <a:pt x="384810" y="306627"/>
                                </a:moveTo>
                                <a:lnTo>
                                  <a:pt x="214052" y="306627"/>
                                </a:lnTo>
                                <a:lnTo>
                                  <a:pt x="224565" y="306119"/>
                                </a:lnTo>
                                <a:lnTo>
                                  <a:pt x="234876" y="304596"/>
                                </a:lnTo>
                                <a:lnTo>
                                  <a:pt x="273355" y="288657"/>
                                </a:lnTo>
                                <a:lnTo>
                                  <a:pt x="302805" y="259206"/>
                                </a:lnTo>
                                <a:lnTo>
                                  <a:pt x="318744" y="220727"/>
                                </a:lnTo>
                                <a:lnTo>
                                  <a:pt x="320776" y="199903"/>
                                </a:lnTo>
                                <a:lnTo>
                                  <a:pt x="320267" y="189389"/>
                                </a:lnTo>
                                <a:lnTo>
                                  <a:pt x="308159" y="149542"/>
                                </a:lnTo>
                                <a:lnTo>
                                  <a:pt x="281723" y="117362"/>
                                </a:lnTo>
                                <a:lnTo>
                                  <a:pt x="244985" y="97748"/>
                                </a:lnTo>
                                <a:lnTo>
                                  <a:pt x="214052" y="93179"/>
                                </a:lnTo>
                                <a:lnTo>
                                  <a:pt x="384810" y="93179"/>
                                </a:lnTo>
                                <a:lnTo>
                                  <a:pt x="384810" y="306627"/>
                                </a:lnTo>
                                <a:close/>
                              </a:path>
                            </a:pathLst>
                          </a:custGeom>
                          <a:solidFill>
                            <a:srgbClr val="000000">
                              <a:alpha val="19999"/>
                            </a:srgbClr>
                          </a:solidFill>
                        </wps:spPr>
                        <wps:bodyPr wrap="square" lIns="0" tIns="0" rIns="0" bIns="0" rtlCol="0">
                          <a:noAutofit/>
                        </wps:bodyPr>
                      </wps:wsp>
                      <pic:pic xmlns:pic="http://schemas.openxmlformats.org/drawingml/2006/picture">
                        <pic:nvPicPr>
                          <pic:cNvPr id="465" name="Image 465"/>
                          <pic:cNvPicPr/>
                        </pic:nvPicPr>
                        <pic:blipFill>
                          <a:blip r:embed="rId307" cstate="print"/>
                          <a:stretch>
                            <a:fillRect/>
                          </a:stretch>
                        </pic:blipFill>
                        <pic:spPr>
                          <a:xfrm>
                            <a:off x="100212" y="86063"/>
                            <a:ext cx="227678" cy="227678"/>
                          </a:xfrm>
                          <a:prstGeom prst="rect">
                            <a:avLst/>
                          </a:prstGeom>
                        </pic:spPr>
                      </pic:pic>
                    </wpg:wgp>
                  </a:graphicData>
                </a:graphic>
              </wp:anchor>
            </w:drawing>
          </mc:Choice>
          <mc:Fallback>
            <w:pict>
              <v:group id="_x0000_s1026" o:spid="_x0000_s1026" o:spt="203" style="position:absolute;left:0pt;margin-left:553.2pt;margin-top:47.75pt;height:33.85pt;width:30.3pt;mso-position-horizontal-relative:page;z-index:251786240;mso-width-relative:page;mso-height-relative:page;" coordsize="384810,429895" o:gfxdata="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">
                <o:lock v:ext="edit" aspectratio="f"/>
                <v:shape id="Graphic 464" o:spid="_x0000_s1026" o:spt="100" style="position:absolute;left:0;top:0;height:429895;width:384810;" fillcolor="#000000" filled="t" stroked="f" coordsize="384810,429895" o:gfxdata="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xTfZL4A&#10;AADcAAAADwAAAAAAAAABACAAAAAiAAAAZHJzL2Rvd25yZXYueG1sUEsBAhQAFAAAAAgAh07iQDMv&#10;BZ47AAAAOQAAABAAAAAAAAAAAQAgAAAADQEAAGRycy9zaGFwZXhtbC54bWxQSwUGAAAAAAYABgBb&#10;AQAAtwMAAAAA&#10;" path="m384810,429767l0,429767,0,0,384810,0,384810,93179,214052,93179,203538,93687,163691,105795,131510,132230,111896,168968,107327,199903,107834,210416,119942,250263,146378,282443,183117,302057,214052,306627,384810,306627,384810,429767xem384810,306627l214052,306627,224565,306119,234876,304596,273355,288657,302805,259206,318744,220727,320776,199903,320267,189389,308159,149542,281723,117362,244985,97748,214052,93179,384810,93179,384810,306627xe">
                  <v:fill on="t" opacity="13106f" focussize="0,0"/>
                  <v:stroke on="f"/>
                  <v:imagedata o:title=""/>
                  <o:lock v:ext="edit" aspectratio="f"/>
                  <v:textbox inset="0mm,0mm,0mm,0mm"/>
                </v:shape>
                <v:shape id="Image 465" o:spid="_x0000_s1026" o:spt="75" type="#_x0000_t75" style="position:absolute;left:100212;top:86063;height:227678;width:227678;" filled="f" o:preferrelative="t" stroked="f" coordsize="21600,21600" o:gfxdata="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Hty8vQAA&#10;ANwAAAAPAAAAAAAAAAEAIAAAACIAAABkcnMvZG93bnJldi54bWxQSwECFAAUAAAACACHTuJAMy8F&#10;njsAAAA5AAAAEAAAAAAAAAABACAAAAAMAQAAZHJzL3NoYXBleG1sLnhtbFBLBQYAAAAABgAGAFsB&#10;AAC2AwAAAAA=&#10;">
                  <v:fill on="f" focussize="0,0"/>
                  <v:stroke on="f"/>
                  <v:imagedata r:id="rId307" o:title=""/>
                  <o:lock v:ext="edit" aspectratio="f"/>
                </v:shape>
              </v:group>
            </w:pict>
          </mc:Fallback>
        </mc:AlternateContent>
      </w:r>
      <w:r>
        <w:rPr>
          <w:color w:val="001A1D"/>
          <w:w w:val="105"/>
        </w:rPr>
        <w:t>User</w:t>
      </w:r>
      <w:r>
        <w:rPr>
          <w:color w:val="001A1D"/>
          <w:spacing w:val="-4"/>
          <w:w w:val="105"/>
        </w:rPr>
        <w:t xml:space="preserve"> </w:t>
      </w:r>
      <w:r>
        <w:rPr>
          <w:color w:val="001A1D"/>
          <w:w w:val="105"/>
        </w:rPr>
        <w:t>Nam</w:t>
      </w:r>
      <w:r>
        <w:rPr>
          <w:color w:val="001A1D"/>
          <w:spacing w:val="-4"/>
          <w:w w:val="105"/>
        </w:rPr>
        <w:t xml:space="preserve"> </w:t>
      </w:r>
      <w:r>
        <w:rPr>
          <w:color w:val="001A1D"/>
          <w:w w:val="105"/>
        </w:rPr>
        <w:t>có</w:t>
      </w:r>
      <w:r>
        <w:rPr>
          <w:color w:val="001A1D"/>
          <w:spacing w:val="-4"/>
          <w:w w:val="105"/>
        </w:rPr>
        <w:t xml:space="preserve"> </w:t>
      </w:r>
      <w:r>
        <w:rPr>
          <w:color w:val="001A1D"/>
          <w:w w:val="105"/>
        </w:rPr>
        <w:t>quyền</w:t>
      </w:r>
      <w:r>
        <w:rPr>
          <w:color w:val="001A1D"/>
          <w:spacing w:val="-4"/>
          <w:w w:val="105"/>
        </w:rPr>
        <w:t xml:space="preserve"> </w:t>
      </w:r>
      <w:r>
        <w:rPr>
          <w:color w:val="001A1D"/>
          <w:w w:val="105"/>
        </w:rPr>
        <w:t>đọc</w:t>
      </w:r>
      <w:r>
        <w:rPr>
          <w:color w:val="001A1D"/>
          <w:spacing w:val="-4"/>
          <w:w w:val="105"/>
        </w:rPr>
        <w:t xml:space="preserve"> </w:t>
      </w:r>
      <w:r>
        <w:rPr>
          <w:color w:val="001A1D"/>
          <w:w w:val="105"/>
        </w:rPr>
        <w:t>và</w:t>
      </w:r>
      <w:r>
        <w:rPr>
          <w:color w:val="001A1D"/>
          <w:spacing w:val="-4"/>
          <w:w w:val="105"/>
        </w:rPr>
        <w:t xml:space="preserve"> </w:t>
      </w:r>
      <w:r>
        <w:rPr>
          <w:color w:val="001A1D"/>
          <w:w w:val="105"/>
        </w:rPr>
        <w:t>ghi</w:t>
      </w:r>
      <w:r>
        <w:rPr>
          <w:color w:val="001A1D"/>
          <w:spacing w:val="-4"/>
          <w:w w:val="105"/>
        </w:rPr>
        <w:t xml:space="preserve"> </w:t>
      </w:r>
      <w:r>
        <w:rPr>
          <w:color w:val="001A1D"/>
          <w:w w:val="105"/>
        </w:rPr>
        <w:t>trên</w:t>
      </w:r>
      <w:r>
        <w:rPr>
          <w:color w:val="001A1D"/>
          <w:spacing w:val="-4"/>
          <w:w w:val="105"/>
        </w:rPr>
        <w:t xml:space="preserve"> </w:t>
      </w:r>
      <w:r>
        <w:rPr>
          <w:color w:val="001A1D"/>
          <w:w w:val="105"/>
        </w:rPr>
        <w:t>file</w:t>
      </w:r>
      <w:r>
        <w:rPr>
          <w:color w:val="001A1D"/>
          <w:spacing w:val="-4"/>
          <w:w w:val="105"/>
        </w:rPr>
        <w:t xml:space="preserve"> </w:t>
      </w:r>
      <w:r>
        <w:rPr>
          <w:color w:val="001A1D"/>
          <w:w w:val="105"/>
        </w:rPr>
        <w:t>bt1.</w:t>
      </w:r>
      <w:r>
        <w:rPr>
          <w:color w:val="001A1D"/>
          <w:spacing w:val="-4"/>
          <w:w w:val="105"/>
        </w:rPr>
        <w:t xml:space="preserve"> </w:t>
      </w:r>
      <w:r>
        <w:rPr>
          <w:color w:val="001A1D"/>
          <w:w w:val="105"/>
        </w:rPr>
        <w:t>Nam</w:t>
      </w:r>
      <w:r>
        <w:rPr>
          <w:color w:val="001A1D"/>
          <w:spacing w:val="-4"/>
          <w:w w:val="105"/>
        </w:rPr>
        <w:t xml:space="preserve"> </w:t>
      </w:r>
      <w:r>
        <w:rPr>
          <w:color w:val="001A1D"/>
          <w:w w:val="105"/>
        </w:rPr>
        <w:t>cũng</w:t>
      </w:r>
      <w:r>
        <w:rPr>
          <w:color w:val="001A1D"/>
          <w:spacing w:val="-4"/>
          <w:w w:val="105"/>
        </w:rPr>
        <w:t xml:space="preserve"> </w:t>
      </w:r>
      <w:r>
        <w:rPr>
          <w:color w:val="001A1D"/>
          <w:w w:val="105"/>
        </w:rPr>
        <w:t>có</w:t>
      </w:r>
      <w:r>
        <w:rPr>
          <w:color w:val="001A1D"/>
          <w:spacing w:val="-4"/>
          <w:w w:val="105"/>
        </w:rPr>
        <w:t xml:space="preserve"> </w:t>
      </w:r>
      <w:r>
        <w:rPr>
          <w:color w:val="001A1D"/>
          <w:w w:val="105"/>
        </w:rPr>
        <w:t>quyền</w:t>
      </w:r>
      <w:r>
        <w:rPr>
          <w:color w:val="001A1D"/>
          <w:spacing w:val="-4"/>
          <w:w w:val="105"/>
        </w:rPr>
        <w:t xml:space="preserve"> </w:t>
      </w:r>
      <w:r>
        <w:rPr>
          <w:color w:val="001A1D"/>
          <w:w w:val="105"/>
        </w:rPr>
        <w:t>đọc</w:t>
      </w:r>
      <w:r>
        <w:rPr>
          <w:color w:val="001A1D"/>
          <w:spacing w:val="-4"/>
          <w:w w:val="105"/>
        </w:rPr>
        <w:t xml:space="preserve"> </w:t>
      </w:r>
      <w:r>
        <w:rPr>
          <w:color w:val="001A1D"/>
          <w:w w:val="105"/>
        </w:rPr>
        <w:t>trên</w:t>
      </w:r>
      <w:r>
        <w:rPr>
          <w:color w:val="001A1D"/>
          <w:spacing w:val="-4"/>
          <w:w w:val="105"/>
        </w:rPr>
        <w:t xml:space="preserve"> </w:t>
      </w:r>
      <w:r>
        <w:rPr>
          <w:color w:val="001A1D"/>
          <w:w w:val="105"/>
        </w:rPr>
        <w:t>file</w:t>
      </w:r>
      <w:r>
        <w:rPr>
          <w:color w:val="001A1D"/>
          <w:spacing w:val="-4"/>
          <w:w w:val="105"/>
        </w:rPr>
        <w:t xml:space="preserve"> </w:t>
      </w:r>
      <w:r>
        <w:rPr>
          <w:color w:val="001A1D"/>
          <w:w w:val="105"/>
        </w:rPr>
        <w:t>bt2</w:t>
      </w:r>
      <w:r>
        <w:rPr>
          <w:color w:val="001A1D"/>
          <w:spacing w:val="-4"/>
          <w:w w:val="105"/>
        </w:rPr>
        <w:t xml:space="preserve"> </w:t>
      </w:r>
      <w:r>
        <w:rPr>
          <w:color w:val="001A1D"/>
          <w:w w:val="105"/>
        </w:rPr>
        <w:t>và</w:t>
      </w:r>
      <w:r>
        <w:rPr>
          <w:color w:val="001A1D"/>
          <w:spacing w:val="-4"/>
          <w:w w:val="105"/>
        </w:rPr>
        <w:t xml:space="preserve"> </w:t>
      </w:r>
      <w:r>
        <w:rPr>
          <w:color w:val="001A1D"/>
          <w:w w:val="105"/>
        </w:rPr>
        <w:t>có</w:t>
      </w:r>
      <w:r>
        <w:rPr>
          <w:color w:val="001A1D"/>
          <w:spacing w:val="-4"/>
          <w:w w:val="105"/>
        </w:rPr>
        <w:t xml:space="preserve"> </w:t>
      </w:r>
      <w:r>
        <w:rPr>
          <w:color w:val="001A1D"/>
          <w:w w:val="105"/>
        </w:rPr>
        <w:t>quyền</w:t>
      </w:r>
      <w:r>
        <w:rPr>
          <w:color w:val="001A1D"/>
          <w:spacing w:val="-4"/>
          <w:w w:val="105"/>
        </w:rPr>
        <w:t xml:space="preserve"> </w:t>
      </w:r>
      <w:r>
        <w:rPr>
          <w:color w:val="001A1D"/>
          <w:w w:val="105"/>
        </w:rPr>
        <w:t>thực</w:t>
      </w:r>
      <w:r>
        <w:rPr>
          <w:color w:val="001A1D"/>
          <w:spacing w:val="-4"/>
          <w:w w:val="105"/>
        </w:rPr>
        <w:t xml:space="preserve"> </w:t>
      </w:r>
      <w:r>
        <w:rPr>
          <w:color w:val="001A1D"/>
          <w:w w:val="105"/>
        </w:rPr>
        <w:t>thi</w:t>
      </w:r>
      <w:r>
        <w:rPr>
          <w:color w:val="001A1D"/>
          <w:spacing w:val="-4"/>
          <w:w w:val="105"/>
        </w:rPr>
        <w:t xml:space="preserve"> </w:t>
      </w:r>
      <w:r>
        <w:rPr>
          <w:color w:val="001A1D"/>
          <w:w w:val="105"/>
        </w:rPr>
        <w:t>trên</w:t>
      </w:r>
      <w:r>
        <w:rPr>
          <w:color w:val="001A1D"/>
          <w:spacing w:val="-4"/>
          <w:w w:val="105"/>
        </w:rPr>
        <w:t xml:space="preserve"> </w:t>
      </w:r>
      <w:r>
        <w:rPr>
          <w:color w:val="001A1D"/>
          <w:w w:val="105"/>
        </w:rPr>
        <w:t>file</w:t>
      </w:r>
      <w:r>
        <w:rPr>
          <w:color w:val="001A1D"/>
          <w:spacing w:val="-4"/>
          <w:w w:val="105"/>
        </w:rPr>
        <w:t xml:space="preserve"> </w:t>
      </w:r>
      <w:r>
        <w:rPr>
          <w:color w:val="001A1D"/>
          <w:w w:val="105"/>
        </w:rPr>
        <w:t>bt3. User Ha có</w:t>
      </w:r>
      <w:r>
        <w:rPr>
          <w:color w:val="001A1D"/>
          <w:spacing w:val="-1"/>
          <w:w w:val="105"/>
        </w:rPr>
        <w:t xml:space="preserve"> </w:t>
      </w:r>
      <w:r>
        <w:rPr>
          <w:color w:val="001A1D"/>
          <w:w w:val="105"/>
        </w:rPr>
        <w:t>quyền đọc trên</w:t>
      </w:r>
      <w:r>
        <w:rPr>
          <w:color w:val="001A1D"/>
          <w:spacing w:val="-1"/>
          <w:w w:val="105"/>
        </w:rPr>
        <w:t xml:space="preserve"> </w:t>
      </w:r>
      <w:r>
        <w:rPr>
          <w:color w:val="001A1D"/>
          <w:w w:val="105"/>
        </w:rPr>
        <w:t>file bt1. Hà</w:t>
      </w:r>
      <w:r>
        <w:rPr>
          <w:color w:val="001A1D"/>
          <w:spacing w:val="-1"/>
          <w:w w:val="105"/>
        </w:rPr>
        <w:t xml:space="preserve"> </w:t>
      </w:r>
      <w:r>
        <w:rPr>
          <w:color w:val="001A1D"/>
          <w:w w:val="105"/>
        </w:rPr>
        <w:t>có quyền đọc</w:t>
      </w:r>
      <w:r>
        <w:rPr>
          <w:color w:val="001A1D"/>
          <w:spacing w:val="-1"/>
          <w:w w:val="105"/>
        </w:rPr>
        <w:t xml:space="preserve"> </w:t>
      </w:r>
      <w:r>
        <w:rPr>
          <w:color w:val="001A1D"/>
          <w:w w:val="105"/>
        </w:rPr>
        <w:t>và ghi trên</w:t>
      </w:r>
      <w:r>
        <w:rPr>
          <w:color w:val="001A1D"/>
          <w:spacing w:val="-1"/>
          <w:w w:val="105"/>
        </w:rPr>
        <w:t xml:space="preserve"> </w:t>
      </w:r>
      <w:r>
        <w:rPr>
          <w:color w:val="001A1D"/>
          <w:w w:val="105"/>
        </w:rPr>
        <w:t>file bt2. Hà</w:t>
      </w:r>
      <w:r>
        <w:rPr>
          <w:color w:val="001A1D"/>
          <w:spacing w:val="-1"/>
          <w:w w:val="105"/>
        </w:rPr>
        <w:t xml:space="preserve"> </w:t>
      </w:r>
      <w:r>
        <w:rPr>
          <w:color w:val="001A1D"/>
          <w:w w:val="105"/>
        </w:rPr>
        <w:t>không có quyền</w:t>
      </w:r>
      <w:r>
        <w:rPr>
          <w:color w:val="001A1D"/>
          <w:spacing w:val="-1"/>
          <w:w w:val="105"/>
        </w:rPr>
        <w:t xml:space="preserve"> </w:t>
      </w:r>
      <w:r>
        <w:rPr>
          <w:color w:val="001A1D"/>
          <w:w w:val="105"/>
        </w:rPr>
        <w:t>truy cập trên</w:t>
      </w:r>
      <w:r>
        <w:rPr>
          <w:color w:val="001A1D"/>
          <w:spacing w:val="-1"/>
          <w:w w:val="105"/>
        </w:rPr>
        <w:t xml:space="preserve"> </w:t>
      </w:r>
      <w:r>
        <w:rPr>
          <w:color w:val="001A1D"/>
          <w:w w:val="105"/>
        </w:rPr>
        <w:t>file bt3. Xác định ACL (Access control list) đối với file bt2?</w:t>
      </w:r>
    </w:p>
    <w:p>
      <w:pPr>
        <w:pStyle w:val="5"/>
        <w:numPr>
          <w:ilvl w:val="0"/>
          <w:numId w:val="82"/>
        </w:numPr>
        <w:tabs>
          <w:tab w:val="left" w:pos="1098"/>
        </w:tabs>
        <w:spacing w:before="212"/>
        <w:ind w:left="1098" w:hanging="294"/>
        <w:rPr>
          <w:sz w:val="16"/>
        </w:rPr>
      </w:pPr>
      <w:r>
        <w:drawing>
          <wp:anchor distT="0" distB="0" distL="0" distR="0" simplePos="0" relativeHeight="251782144" behindDoc="0" locked="0" layoutInCell="1" allowOverlap="1">
            <wp:simplePos x="0" y="0"/>
            <wp:positionH relativeFrom="page">
              <wp:posOffset>611505</wp:posOffset>
            </wp:positionH>
            <wp:positionV relativeFrom="paragraph">
              <wp:posOffset>158750</wp:posOffset>
            </wp:positionV>
            <wp:extent cx="92710" cy="92710"/>
            <wp:effectExtent l="0" t="0" r="0" b="0"/>
            <wp:wrapNone/>
            <wp:docPr id="466" name="Image 466"/>
            <wp:cNvGraphicFramePr/>
            <a:graphic xmlns:a="http://schemas.openxmlformats.org/drawingml/2006/main">
              <a:graphicData uri="http://schemas.openxmlformats.org/drawingml/2006/picture">
                <pic:pic xmlns:pic="http://schemas.openxmlformats.org/drawingml/2006/picture">
                  <pic:nvPicPr>
                    <pic:cNvPr id="466" name="Image 466"/>
                    <pic:cNvPicPr/>
                  </pic:nvPicPr>
                  <pic:blipFill>
                    <a:blip r:embed="rId308" cstate="print"/>
                    <a:stretch>
                      <a:fillRect/>
                    </a:stretch>
                  </pic:blipFill>
                  <pic:spPr>
                    <a:xfrm>
                      <a:off x="0" y="0"/>
                      <a:ext cx="92494" cy="92494"/>
                    </a:xfrm>
                    <a:prstGeom prst="rect">
                      <a:avLst/>
                    </a:prstGeom>
                  </pic:spPr>
                </pic:pic>
              </a:graphicData>
            </a:graphic>
          </wp:anchor>
        </w:drawing>
      </w:r>
      <w:r>
        <w:rPr>
          <w:color w:val="001A1D"/>
          <w:w w:val="105"/>
          <w:sz w:val="16"/>
        </w:rPr>
        <w:t>ACL(bt2)</w:t>
      </w:r>
      <w:r>
        <w:rPr>
          <w:color w:val="001A1D"/>
          <w:spacing w:val="-6"/>
          <w:w w:val="105"/>
          <w:sz w:val="16"/>
        </w:rPr>
        <w:t xml:space="preserve"> </w:t>
      </w:r>
      <w:r>
        <w:rPr>
          <w:color w:val="001A1D"/>
          <w:w w:val="105"/>
          <w:sz w:val="16"/>
        </w:rPr>
        <w:t>=</w:t>
      </w:r>
      <w:r>
        <w:rPr>
          <w:color w:val="001A1D"/>
          <w:spacing w:val="-5"/>
          <w:w w:val="105"/>
          <w:sz w:val="16"/>
        </w:rPr>
        <w:t xml:space="preserve"> </w:t>
      </w:r>
      <w:r>
        <w:rPr>
          <w:color w:val="001A1D"/>
          <w:w w:val="105"/>
          <w:sz w:val="16"/>
        </w:rPr>
        <w:t>Nam:</w:t>
      </w:r>
      <w:r>
        <w:rPr>
          <w:color w:val="001A1D"/>
          <w:spacing w:val="-6"/>
          <w:w w:val="105"/>
          <w:sz w:val="16"/>
        </w:rPr>
        <w:t xml:space="preserve"> </w:t>
      </w:r>
      <w:r>
        <w:rPr>
          <w:color w:val="001A1D"/>
          <w:w w:val="105"/>
          <w:sz w:val="16"/>
        </w:rPr>
        <w:t>{read},</w:t>
      </w:r>
      <w:r>
        <w:rPr>
          <w:color w:val="001A1D"/>
          <w:spacing w:val="-5"/>
          <w:w w:val="105"/>
          <w:sz w:val="16"/>
        </w:rPr>
        <w:t xml:space="preserve"> </w:t>
      </w:r>
      <w:r>
        <w:rPr>
          <w:color w:val="001A1D"/>
          <w:w w:val="105"/>
          <w:sz w:val="16"/>
        </w:rPr>
        <w:t>Ha:</w:t>
      </w:r>
      <w:r>
        <w:rPr>
          <w:color w:val="001A1D"/>
          <w:spacing w:val="-6"/>
          <w:w w:val="105"/>
          <w:sz w:val="16"/>
        </w:rPr>
        <w:t xml:space="preserve"> </w:t>
      </w:r>
      <w:r>
        <w:rPr>
          <w:color w:val="001A1D"/>
          <w:w w:val="105"/>
          <w:sz w:val="16"/>
        </w:rPr>
        <w:t>{read,</w:t>
      </w:r>
      <w:r>
        <w:rPr>
          <w:color w:val="001A1D"/>
          <w:spacing w:val="-5"/>
          <w:w w:val="105"/>
          <w:sz w:val="16"/>
        </w:rPr>
        <w:t xml:space="preserve"> </w:t>
      </w:r>
      <w:r>
        <w:rPr>
          <w:color w:val="001A1D"/>
          <w:spacing w:val="-2"/>
          <w:w w:val="105"/>
          <w:sz w:val="16"/>
        </w:rPr>
        <w:t>write}</w:t>
      </w:r>
    </w:p>
    <w:p>
      <w:pPr>
        <w:pStyle w:val="5"/>
        <w:numPr>
          <w:ilvl w:val="0"/>
          <w:numId w:val="82"/>
        </w:numPr>
        <w:tabs>
          <w:tab w:val="left" w:pos="1098"/>
        </w:tabs>
        <w:ind w:left="1098" w:hanging="294"/>
        <w:rPr>
          <w:sz w:val="16"/>
        </w:rPr>
      </w:pPr>
      <w:r>
        <w:drawing>
          <wp:anchor distT="0" distB="0" distL="0" distR="0" simplePos="0" relativeHeight="251782144"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467" name="Image 467"/>
            <wp:cNvGraphicFramePr/>
            <a:graphic xmlns:a="http://schemas.openxmlformats.org/drawingml/2006/main">
              <a:graphicData uri="http://schemas.openxmlformats.org/drawingml/2006/picture">
                <pic:pic xmlns:pic="http://schemas.openxmlformats.org/drawingml/2006/picture">
                  <pic:nvPicPr>
                    <pic:cNvPr id="467" name="Image 467"/>
                    <pic:cNvPicPr/>
                  </pic:nvPicPr>
                  <pic:blipFill>
                    <a:blip r:embed="rId309" cstate="print"/>
                    <a:stretch>
                      <a:fillRect/>
                    </a:stretch>
                  </pic:blipFill>
                  <pic:spPr>
                    <a:xfrm>
                      <a:off x="0" y="0"/>
                      <a:ext cx="92494" cy="92494"/>
                    </a:xfrm>
                    <a:prstGeom prst="rect">
                      <a:avLst/>
                    </a:prstGeom>
                  </pic:spPr>
                </pic:pic>
              </a:graphicData>
            </a:graphic>
          </wp:anchor>
        </w:drawing>
      </w:r>
      <w:r>
        <w:rPr>
          <w:color w:val="001A1D"/>
          <w:w w:val="105"/>
          <w:sz w:val="16"/>
        </w:rPr>
        <w:t>ACL(bt2)</w:t>
      </w:r>
      <w:r>
        <w:rPr>
          <w:color w:val="001A1D"/>
          <w:spacing w:val="-6"/>
          <w:w w:val="105"/>
          <w:sz w:val="16"/>
        </w:rPr>
        <w:t xml:space="preserve"> </w:t>
      </w:r>
      <w:r>
        <w:rPr>
          <w:color w:val="001A1D"/>
          <w:w w:val="105"/>
          <w:sz w:val="16"/>
        </w:rPr>
        <w:t>=</w:t>
      </w:r>
      <w:r>
        <w:rPr>
          <w:color w:val="001A1D"/>
          <w:spacing w:val="-6"/>
          <w:w w:val="105"/>
          <w:sz w:val="16"/>
        </w:rPr>
        <w:t xml:space="preserve"> </w:t>
      </w:r>
      <w:r>
        <w:rPr>
          <w:color w:val="001A1D"/>
          <w:w w:val="105"/>
          <w:sz w:val="16"/>
        </w:rPr>
        <w:t>Nam:</w:t>
      </w:r>
      <w:r>
        <w:rPr>
          <w:color w:val="001A1D"/>
          <w:spacing w:val="-6"/>
          <w:w w:val="105"/>
          <w:sz w:val="16"/>
        </w:rPr>
        <w:t xml:space="preserve"> </w:t>
      </w:r>
      <w:r>
        <w:rPr>
          <w:color w:val="001A1D"/>
          <w:w w:val="105"/>
          <w:sz w:val="16"/>
        </w:rPr>
        <w:t>{read,</w:t>
      </w:r>
      <w:r>
        <w:rPr>
          <w:color w:val="001A1D"/>
          <w:spacing w:val="-5"/>
          <w:w w:val="105"/>
          <w:sz w:val="16"/>
        </w:rPr>
        <w:t xml:space="preserve"> </w:t>
      </w:r>
      <w:r>
        <w:rPr>
          <w:color w:val="001A1D"/>
          <w:w w:val="105"/>
          <w:sz w:val="16"/>
        </w:rPr>
        <w:t>execute},</w:t>
      </w:r>
      <w:r>
        <w:rPr>
          <w:color w:val="001A1D"/>
          <w:spacing w:val="-6"/>
          <w:w w:val="105"/>
          <w:sz w:val="16"/>
        </w:rPr>
        <w:t xml:space="preserve"> </w:t>
      </w:r>
      <w:r>
        <w:rPr>
          <w:color w:val="001A1D"/>
          <w:w w:val="105"/>
          <w:sz w:val="16"/>
        </w:rPr>
        <w:t>Ha:</w:t>
      </w:r>
      <w:r>
        <w:rPr>
          <w:color w:val="001A1D"/>
          <w:spacing w:val="-6"/>
          <w:w w:val="105"/>
          <w:sz w:val="16"/>
        </w:rPr>
        <w:t xml:space="preserve"> </w:t>
      </w:r>
      <w:r>
        <w:rPr>
          <w:color w:val="001A1D"/>
          <w:w w:val="105"/>
          <w:sz w:val="16"/>
        </w:rPr>
        <w:t>{read,</w:t>
      </w:r>
      <w:r>
        <w:rPr>
          <w:color w:val="001A1D"/>
          <w:spacing w:val="-5"/>
          <w:w w:val="105"/>
          <w:sz w:val="16"/>
        </w:rPr>
        <w:t xml:space="preserve"> </w:t>
      </w:r>
      <w:r>
        <w:rPr>
          <w:color w:val="001A1D"/>
          <w:spacing w:val="-2"/>
          <w:w w:val="105"/>
          <w:sz w:val="16"/>
        </w:rPr>
        <w:t>write}</w:t>
      </w:r>
    </w:p>
    <w:p>
      <w:pPr>
        <w:pStyle w:val="5"/>
        <w:numPr>
          <w:ilvl w:val="0"/>
          <w:numId w:val="82"/>
        </w:numPr>
        <w:tabs>
          <w:tab w:val="left" w:pos="1098"/>
        </w:tabs>
        <w:spacing w:before="157"/>
        <w:ind w:left="1098" w:hanging="294"/>
        <w:rPr>
          <w:sz w:val="16"/>
        </w:rPr>
      </w:pPr>
      <w:r>
        <w:drawing>
          <wp:anchor distT="0" distB="0" distL="0" distR="0" simplePos="0" relativeHeight="251783168" behindDoc="0" locked="0" layoutInCell="1" allowOverlap="1">
            <wp:simplePos x="0" y="0"/>
            <wp:positionH relativeFrom="page">
              <wp:posOffset>611505</wp:posOffset>
            </wp:positionH>
            <wp:positionV relativeFrom="paragraph">
              <wp:posOffset>123825</wp:posOffset>
            </wp:positionV>
            <wp:extent cx="92710" cy="92710"/>
            <wp:effectExtent l="0" t="0" r="0" b="0"/>
            <wp:wrapNone/>
            <wp:docPr id="468" name="Image 468"/>
            <wp:cNvGraphicFramePr/>
            <a:graphic xmlns:a="http://schemas.openxmlformats.org/drawingml/2006/main">
              <a:graphicData uri="http://schemas.openxmlformats.org/drawingml/2006/picture">
                <pic:pic xmlns:pic="http://schemas.openxmlformats.org/drawingml/2006/picture">
                  <pic:nvPicPr>
                    <pic:cNvPr id="468" name="Image 468"/>
                    <pic:cNvPicPr/>
                  </pic:nvPicPr>
                  <pic:blipFill>
                    <a:blip r:embed="rId310" cstate="print"/>
                    <a:stretch>
                      <a:fillRect/>
                    </a:stretch>
                  </pic:blipFill>
                  <pic:spPr>
                    <a:xfrm>
                      <a:off x="0" y="0"/>
                      <a:ext cx="92494" cy="92494"/>
                    </a:xfrm>
                    <a:prstGeom prst="rect">
                      <a:avLst/>
                    </a:prstGeom>
                  </pic:spPr>
                </pic:pic>
              </a:graphicData>
            </a:graphic>
          </wp:anchor>
        </w:drawing>
      </w:r>
      <w:r>
        <w:rPr>
          <w:color w:val="001A1D"/>
          <w:w w:val="105"/>
          <w:sz w:val="16"/>
        </w:rPr>
        <w:t>ACL(bt2)</w:t>
      </w:r>
      <w:r>
        <w:rPr>
          <w:color w:val="001A1D"/>
          <w:spacing w:val="-6"/>
          <w:w w:val="105"/>
          <w:sz w:val="16"/>
        </w:rPr>
        <w:t xml:space="preserve"> </w:t>
      </w:r>
      <w:r>
        <w:rPr>
          <w:color w:val="001A1D"/>
          <w:w w:val="105"/>
          <w:sz w:val="16"/>
        </w:rPr>
        <w:t>=</w:t>
      </w:r>
      <w:r>
        <w:rPr>
          <w:color w:val="001A1D"/>
          <w:spacing w:val="-5"/>
          <w:w w:val="105"/>
          <w:sz w:val="16"/>
        </w:rPr>
        <w:t xml:space="preserve"> </w:t>
      </w:r>
      <w:r>
        <w:rPr>
          <w:color w:val="001A1D"/>
          <w:w w:val="105"/>
          <w:sz w:val="16"/>
        </w:rPr>
        <w:t>Nam:</w:t>
      </w:r>
      <w:r>
        <w:rPr>
          <w:color w:val="001A1D"/>
          <w:spacing w:val="-6"/>
          <w:w w:val="105"/>
          <w:sz w:val="16"/>
        </w:rPr>
        <w:t xml:space="preserve"> </w:t>
      </w:r>
      <w:r>
        <w:rPr>
          <w:color w:val="001A1D"/>
          <w:w w:val="105"/>
          <w:sz w:val="16"/>
        </w:rPr>
        <w:t>{read,</w:t>
      </w:r>
      <w:r>
        <w:rPr>
          <w:color w:val="001A1D"/>
          <w:spacing w:val="-5"/>
          <w:w w:val="105"/>
          <w:sz w:val="16"/>
        </w:rPr>
        <w:t xml:space="preserve"> </w:t>
      </w:r>
      <w:r>
        <w:rPr>
          <w:color w:val="001A1D"/>
          <w:w w:val="105"/>
          <w:sz w:val="16"/>
        </w:rPr>
        <w:t>write},</w:t>
      </w:r>
      <w:r>
        <w:rPr>
          <w:color w:val="001A1D"/>
          <w:spacing w:val="-6"/>
          <w:w w:val="105"/>
          <w:sz w:val="16"/>
        </w:rPr>
        <w:t xml:space="preserve"> </w:t>
      </w:r>
      <w:r>
        <w:rPr>
          <w:color w:val="001A1D"/>
          <w:w w:val="105"/>
          <w:sz w:val="16"/>
        </w:rPr>
        <w:t>Ha:</w:t>
      </w:r>
      <w:r>
        <w:rPr>
          <w:color w:val="001A1D"/>
          <w:spacing w:val="-5"/>
          <w:w w:val="105"/>
          <w:sz w:val="16"/>
        </w:rPr>
        <w:t xml:space="preserve"> </w:t>
      </w:r>
      <w:r>
        <w:rPr>
          <w:color w:val="001A1D"/>
          <w:spacing w:val="-2"/>
          <w:w w:val="105"/>
          <w:sz w:val="16"/>
        </w:rPr>
        <w:t>{read}</w:t>
      </w:r>
    </w:p>
    <w:p>
      <w:pPr>
        <w:pStyle w:val="5"/>
        <w:numPr>
          <w:ilvl w:val="0"/>
          <w:numId w:val="82"/>
        </w:numPr>
        <w:tabs>
          <w:tab w:val="left" w:pos="1098"/>
        </w:tabs>
        <w:ind w:left="1098" w:hanging="294"/>
        <w:rPr>
          <w:sz w:val="16"/>
        </w:rPr>
      </w:pPr>
      <w:r>
        <w:drawing>
          <wp:anchor distT="0" distB="0" distL="0" distR="0" simplePos="0" relativeHeight="251783168"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469" name="Image 469"/>
            <wp:cNvGraphicFramePr/>
            <a:graphic xmlns:a="http://schemas.openxmlformats.org/drawingml/2006/main">
              <a:graphicData uri="http://schemas.openxmlformats.org/drawingml/2006/picture">
                <pic:pic xmlns:pic="http://schemas.openxmlformats.org/drawingml/2006/picture">
                  <pic:nvPicPr>
                    <pic:cNvPr id="469" name="Image 469"/>
                    <pic:cNvPicPr/>
                  </pic:nvPicPr>
                  <pic:blipFill>
                    <a:blip r:embed="rId311" cstate="print"/>
                    <a:stretch>
                      <a:fillRect/>
                    </a:stretch>
                  </pic:blipFill>
                  <pic:spPr>
                    <a:xfrm>
                      <a:off x="0" y="0"/>
                      <a:ext cx="92494" cy="92494"/>
                    </a:xfrm>
                    <a:prstGeom prst="rect">
                      <a:avLst/>
                    </a:prstGeom>
                  </pic:spPr>
                </pic:pic>
              </a:graphicData>
            </a:graphic>
          </wp:anchor>
        </w:drawing>
      </w:r>
      <w:r>
        <w:rPr>
          <w:color w:val="001A1D"/>
          <w:w w:val="105"/>
          <w:sz w:val="16"/>
        </w:rPr>
        <w:t>ACL(bt2)</w:t>
      </w:r>
      <w:r>
        <w:rPr>
          <w:color w:val="001A1D"/>
          <w:spacing w:val="-6"/>
          <w:w w:val="105"/>
          <w:sz w:val="16"/>
        </w:rPr>
        <w:t xml:space="preserve"> </w:t>
      </w:r>
      <w:r>
        <w:rPr>
          <w:color w:val="001A1D"/>
          <w:w w:val="105"/>
          <w:sz w:val="16"/>
        </w:rPr>
        <w:t>=</w:t>
      </w:r>
      <w:r>
        <w:rPr>
          <w:color w:val="001A1D"/>
          <w:spacing w:val="-5"/>
          <w:w w:val="105"/>
          <w:sz w:val="16"/>
        </w:rPr>
        <w:t xml:space="preserve"> </w:t>
      </w:r>
      <w:r>
        <w:rPr>
          <w:color w:val="001A1D"/>
          <w:w w:val="105"/>
          <w:sz w:val="16"/>
        </w:rPr>
        <w:t>Nam:</w:t>
      </w:r>
      <w:r>
        <w:rPr>
          <w:color w:val="001A1D"/>
          <w:spacing w:val="-6"/>
          <w:w w:val="105"/>
          <w:sz w:val="16"/>
        </w:rPr>
        <w:t xml:space="preserve"> </w:t>
      </w:r>
      <w:r>
        <w:rPr>
          <w:color w:val="001A1D"/>
          <w:w w:val="105"/>
          <w:sz w:val="16"/>
        </w:rPr>
        <w:t>{read,</w:t>
      </w:r>
      <w:r>
        <w:rPr>
          <w:color w:val="001A1D"/>
          <w:spacing w:val="-5"/>
          <w:w w:val="105"/>
          <w:sz w:val="16"/>
        </w:rPr>
        <w:t xml:space="preserve"> </w:t>
      </w:r>
      <w:r>
        <w:rPr>
          <w:color w:val="001A1D"/>
          <w:w w:val="105"/>
          <w:sz w:val="16"/>
        </w:rPr>
        <w:t>write},</w:t>
      </w:r>
      <w:r>
        <w:rPr>
          <w:color w:val="001A1D"/>
          <w:spacing w:val="-6"/>
          <w:w w:val="105"/>
          <w:sz w:val="16"/>
        </w:rPr>
        <w:t xml:space="preserve"> </w:t>
      </w:r>
      <w:r>
        <w:rPr>
          <w:color w:val="001A1D"/>
          <w:w w:val="105"/>
          <w:sz w:val="16"/>
        </w:rPr>
        <w:t>Ha:</w:t>
      </w:r>
      <w:r>
        <w:rPr>
          <w:color w:val="001A1D"/>
          <w:spacing w:val="-5"/>
          <w:w w:val="105"/>
          <w:sz w:val="16"/>
        </w:rPr>
        <w:t xml:space="preserve"> </w:t>
      </w:r>
      <w:r>
        <w:rPr>
          <w:color w:val="001A1D"/>
          <w:w w:val="105"/>
          <w:sz w:val="16"/>
        </w:rPr>
        <w:t>{read,</w:t>
      </w:r>
      <w:r>
        <w:rPr>
          <w:color w:val="001A1D"/>
          <w:spacing w:val="-5"/>
          <w:w w:val="105"/>
          <w:sz w:val="16"/>
        </w:rPr>
        <w:t xml:space="preserve"> </w:t>
      </w:r>
      <w:r>
        <w:rPr>
          <w:color w:val="001A1D"/>
          <w:spacing w:val="-2"/>
          <w:w w:val="105"/>
          <w:sz w:val="16"/>
        </w:rPr>
        <w:t>write}</w:t>
      </w:r>
    </w:p>
    <w:p>
      <w:pPr>
        <w:pStyle w:val="5"/>
        <w:numPr>
          <w:ilvl w:val="0"/>
          <w:numId w:val="82"/>
        </w:numPr>
        <w:tabs>
          <w:tab w:val="left" w:pos="1098"/>
        </w:tabs>
        <w:spacing w:before="169" w:line="468" w:lineRule="auto"/>
        <w:ind w:left="793" w:right="7778" w:firstLine="11"/>
        <w:rPr>
          <w:sz w:val="16"/>
        </w:rPr>
      </w:pPr>
      <w:r>
        <w:drawing>
          <wp:anchor distT="0" distB="0" distL="0" distR="0" simplePos="0" relativeHeight="251784192" behindDoc="0" locked="0" layoutInCell="1" allowOverlap="1">
            <wp:simplePos x="0" y="0"/>
            <wp:positionH relativeFrom="page">
              <wp:posOffset>611505</wp:posOffset>
            </wp:positionH>
            <wp:positionV relativeFrom="paragraph">
              <wp:posOffset>131445</wp:posOffset>
            </wp:positionV>
            <wp:extent cx="92710" cy="92710"/>
            <wp:effectExtent l="0" t="0" r="0" b="0"/>
            <wp:wrapNone/>
            <wp:docPr id="470" name="Image 470"/>
            <wp:cNvGraphicFramePr/>
            <a:graphic xmlns:a="http://schemas.openxmlformats.org/drawingml/2006/main">
              <a:graphicData uri="http://schemas.openxmlformats.org/drawingml/2006/picture">
                <pic:pic xmlns:pic="http://schemas.openxmlformats.org/drawingml/2006/picture">
                  <pic:nvPicPr>
                    <pic:cNvPr id="470" name="Image 470"/>
                    <pic:cNvPicPr/>
                  </pic:nvPicPr>
                  <pic:blipFill>
                    <a:blip r:embed="rId312" cstate="print"/>
                    <a:stretch>
                      <a:fillRect/>
                    </a:stretch>
                  </pic:blipFill>
                  <pic:spPr>
                    <a:xfrm>
                      <a:off x="0" y="0"/>
                      <a:ext cx="92494" cy="92494"/>
                    </a:xfrm>
                    <a:prstGeom prst="rect">
                      <a:avLst/>
                    </a:prstGeom>
                  </pic:spPr>
                </pic:pic>
              </a:graphicData>
            </a:graphic>
          </wp:anchor>
        </w:drawing>
      </w:r>
      <w:r>
        <w:rPr>
          <w:color w:val="001A1D"/>
          <w:w w:val="105"/>
          <w:sz w:val="16"/>
        </w:rPr>
        <w:t>ACL(bt2)</w:t>
      </w:r>
      <w:r>
        <w:rPr>
          <w:color w:val="001A1D"/>
          <w:spacing w:val="-11"/>
          <w:w w:val="105"/>
          <w:sz w:val="16"/>
        </w:rPr>
        <w:t xml:space="preserve"> </w:t>
      </w:r>
      <w:r>
        <w:rPr>
          <w:color w:val="001A1D"/>
          <w:w w:val="105"/>
          <w:sz w:val="16"/>
        </w:rPr>
        <w:t>=</w:t>
      </w:r>
      <w:r>
        <w:rPr>
          <w:color w:val="001A1D"/>
          <w:spacing w:val="-11"/>
          <w:w w:val="105"/>
          <w:sz w:val="16"/>
        </w:rPr>
        <w:t xml:space="preserve"> </w:t>
      </w:r>
      <w:r>
        <w:rPr>
          <w:color w:val="001A1D"/>
          <w:w w:val="105"/>
          <w:sz w:val="16"/>
        </w:rPr>
        <w:t>Nam:</w:t>
      </w:r>
      <w:r>
        <w:rPr>
          <w:color w:val="001A1D"/>
          <w:spacing w:val="-11"/>
          <w:w w:val="105"/>
          <w:sz w:val="16"/>
        </w:rPr>
        <w:t xml:space="preserve"> </w:t>
      </w:r>
      <w:r>
        <w:rPr>
          <w:color w:val="001A1D"/>
          <w:w w:val="105"/>
          <w:sz w:val="16"/>
        </w:rPr>
        <w:t>{read},</w:t>
      </w:r>
      <w:r>
        <w:rPr>
          <w:color w:val="001A1D"/>
          <w:spacing w:val="-11"/>
          <w:w w:val="105"/>
          <w:sz w:val="16"/>
        </w:rPr>
        <w:t xml:space="preserve"> </w:t>
      </w:r>
      <w:r>
        <w:rPr>
          <w:color w:val="001A1D"/>
          <w:w w:val="105"/>
          <w:sz w:val="16"/>
        </w:rPr>
        <w:t>Ha:</w:t>
      </w:r>
      <w:r>
        <w:rPr>
          <w:color w:val="001A1D"/>
          <w:spacing w:val="-11"/>
          <w:w w:val="105"/>
          <w:sz w:val="16"/>
        </w:rPr>
        <w:t xml:space="preserve"> </w:t>
      </w:r>
      <w:r>
        <w:rPr>
          <w:color w:val="001A1D"/>
          <w:w w:val="105"/>
          <w:sz w:val="16"/>
        </w:rPr>
        <w:t xml:space="preserve">{read} </w:t>
      </w:r>
      <w:r>
        <w:rPr>
          <w:color w:val="0E6BBE"/>
          <w:w w:val="105"/>
          <w:sz w:val="16"/>
        </w:rPr>
        <w:t>Clear my choice</w:t>
      </w:r>
    </w:p>
    <w:p>
      <w:pPr>
        <w:pStyle w:val="4"/>
        <w:spacing w:before="82"/>
        <w:rPr>
          <w:sz w:val="20"/>
        </w:rPr>
      </w:pPr>
      <w:r>
        <mc:AlternateContent>
          <mc:Choice Requires="wpg">
            <w:drawing>
              <wp:anchor distT="0" distB="0" distL="0" distR="0" simplePos="0" relativeHeight="251824128" behindDoc="1" locked="0" layoutInCell="1" allowOverlap="1">
                <wp:simplePos x="0" y="0"/>
                <wp:positionH relativeFrom="page">
                  <wp:posOffset>408940</wp:posOffset>
                </wp:positionH>
                <wp:positionV relativeFrom="paragraph">
                  <wp:posOffset>236855</wp:posOffset>
                </wp:positionV>
                <wp:extent cx="6944360" cy="598170"/>
                <wp:effectExtent l="0" t="0" r="0" b="0"/>
                <wp:wrapTopAndBottom/>
                <wp:docPr id="471" name="Group 471"/>
                <wp:cNvGraphicFramePr/>
                <a:graphic xmlns:a="http://schemas.openxmlformats.org/drawingml/2006/main">
                  <a:graphicData uri="http://schemas.microsoft.com/office/word/2010/wordprocessingGroup">
                    <wpg:wgp>
                      <wpg:cNvGrpSpPr/>
                      <wpg:grpSpPr>
                        <a:xfrm>
                          <a:off x="0" y="0"/>
                          <a:ext cx="6944359" cy="598170"/>
                          <a:chOff x="0" y="0"/>
                          <a:chExt cx="6944359" cy="598170"/>
                        </a:xfrm>
                      </wpg:grpSpPr>
                      <wps:wsp>
                        <wps:cNvPr id="472" name="Graphic 472"/>
                        <wps:cNvSpPr/>
                        <wps:spPr>
                          <a:xfrm>
                            <a:off x="3557" y="3557"/>
                            <a:ext cx="6937375" cy="590550"/>
                          </a:xfrm>
                          <a:custGeom>
                            <a:avLst/>
                            <a:gdLst/>
                            <a:ahLst/>
                            <a:cxnLst/>
                            <a:rect l="l" t="t" r="r" b="b"/>
                            <a:pathLst>
                              <a:path w="6937375" h="590550">
                                <a:moveTo>
                                  <a:pt x="0" y="579867"/>
                                </a:moveTo>
                                <a:lnTo>
                                  <a:pt x="0" y="10672"/>
                                </a:lnTo>
                                <a:lnTo>
                                  <a:pt x="0" y="7712"/>
                                </a:lnTo>
                                <a:lnTo>
                                  <a:pt x="1041" y="5193"/>
                                </a:lnTo>
                                <a:lnTo>
                                  <a:pt x="3125" y="3116"/>
                                </a:lnTo>
                                <a:lnTo>
                                  <a:pt x="5209" y="1038"/>
                                </a:lnTo>
                                <a:lnTo>
                                  <a:pt x="7725" y="0"/>
                                </a:lnTo>
                                <a:lnTo>
                                  <a:pt x="10672" y="0"/>
                                </a:lnTo>
                                <a:lnTo>
                                  <a:pt x="6926398" y="0"/>
                                </a:lnTo>
                                <a:lnTo>
                                  <a:pt x="6929345" y="0"/>
                                </a:lnTo>
                                <a:lnTo>
                                  <a:pt x="6931860" y="1038"/>
                                </a:lnTo>
                                <a:lnTo>
                                  <a:pt x="6933944" y="3116"/>
                                </a:lnTo>
                                <a:lnTo>
                                  <a:pt x="6936028" y="5193"/>
                                </a:lnTo>
                                <a:lnTo>
                                  <a:pt x="6937070" y="7712"/>
                                </a:lnTo>
                                <a:lnTo>
                                  <a:pt x="6937071" y="10672"/>
                                </a:lnTo>
                                <a:lnTo>
                                  <a:pt x="6937071" y="579867"/>
                                </a:lnTo>
                                <a:lnTo>
                                  <a:pt x="6926398" y="590540"/>
                                </a:lnTo>
                                <a:lnTo>
                                  <a:pt x="10672" y="590540"/>
                                </a:lnTo>
                                <a:lnTo>
                                  <a:pt x="7725" y="590526"/>
                                </a:lnTo>
                                <a:lnTo>
                                  <a:pt x="5209" y="589487"/>
                                </a:lnTo>
                                <a:lnTo>
                                  <a:pt x="3125" y="587402"/>
                                </a:lnTo>
                                <a:lnTo>
                                  <a:pt x="1041" y="585318"/>
                                </a:lnTo>
                                <a:lnTo>
                                  <a:pt x="0" y="582799"/>
                                </a:lnTo>
                                <a:lnTo>
                                  <a:pt x="0" y="579867"/>
                                </a:lnTo>
                                <a:close/>
                              </a:path>
                            </a:pathLst>
                          </a:custGeom>
                          <a:ln w="7114">
                            <a:solidFill>
                              <a:srgbClr val="CAD0D6"/>
                            </a:solidFill>
                            <a:prstDash val="solid"/>
                          </a:ln>
                        </wps:spPr>
                        <wps:bodyPr wrap="square" lIns="0" tIns="0" rIns="0" bIns="0" rtlCol="0">
                          <a:noAutofit/>
                        </wps:bodyPr>
                      </wps:wsp>
                      <wps:wsp>
                        <wps:cNvPr id="473" name="Graphic 473"/>
                        <wps:cNvSpPr/>
                        <wps:spPr>
                          <a:xfrm>
                            <a:off x="60477" y="401994"/>
                            <a:ext cx="448309" cy="128270"/>
                          </a:xfrm>
                          <a:custGeom>
                            <a:avLst/>
                            <a:gdLst/>
                            <a:ahLst/>
                            <a:cxnLst/>
                            <a:rect l="l" t="t" r="r" b="b"/>
                            <a:pathLst>
                              <a:path w="448309" h="128270">
                                <a:moveTo>
                                  <a:pt x="0" y="74706"/>
                                </a:moveTo>
                                <a:lnTo>
                                  <a:pt x="0" y="53362"/>
                                </a:lnTo>
                                <a:lnTo>
                                  <a:pt x="0" y="49861"/>
                                </a:lnTo>
                                <a:lnTo>
                                  <a:pt x="341" y="46389"/>
                                </a:lnTo>
                                <a:lnTo>
                                  <a:pt x="1025" y="42952"/>
                                </a:lnTo>
                                <a:lnTo>
                                  <a:pt x="1708" y="39509"/>
                                </a:lnTo>
                                <a:lnTo>
                                  <a:pt x="2721" y="36158"/>
                                </a:lnTo>
                                <a:lnTo>
                                  <a:pt x="4061" y="32920"/>
                                </a:lnTo>
                                <a:lnTo>
                                  <a:pt x="5402" y="29683"/>
                                </a:lnTo>
                                <a:lnTo>
                                  <a:pt x="7046" y="26609"/>
                                </a:lnTo>
                                <a:lnTo>
                                  <a:pt x="8993" y="23692"/>
                                </a:lnTo>
                                <a:lnTo>
                                  <a:pt x="10939" y="20789"/>
                                </a:lnTo>
                                <a:lnTo>
                                  <a:pt x="13151" y="18093"/>
                                </a:lnTo>
                                <a:lnTo>
                                  <a:pt x="15629" y="15617"/>
                                </a:lnTo>
                                <a:lnTo>
                                  <a:pt x="18106" y="13134"/>
                                </a:lnTo>
                                <a:lnTo>
                                  <a:pt x="20802" y="10921"/>
                                </a:lnTo>
                                <a:lnTo>
                                  <a:pt x="23715" y="8979"/>
                                </a:lnTo>
                                <a:lnTo>
                                  <a:pt x="26629" y="7029"/>
                                </a:lnTo>
                                <a:lnTo>
                                  <a:pt x="29704" y="5393"/>
                                </a:lnTo>
                                <a:lnTo>
                                  <a:pt x="32941" y="4055"/>
                                </a:lnTo>
                                <a:lnTo>
                                  <a:pt x="36178" y="2710"/>
                                </a:lnTo>
                                <a:lnTo>
                                  <a:pt x="39515" y="1707"/>
                                </a:lnTo>
                                <a:lnTo>
                                  <a:pt x="42951" y="1031"/>
                                </a:lnTo>
                                <a:lnTo>
                                  <a:pt x="46388" y="348"/>
                                </a:lnTo>
                                <a:lnTo>
                                  <a:pt x="49858" y="0"/>
                                </a:lnTo>
                                <a:lnTo>
                                  <a:pt x="53362" y="0"/>
                                </a:lnTo>
                                <a:lnTo>
                                  <a:pt x="394879" y="0"/>
                                </a:lnTo>
                                <a:lnTo>
                                  <a:pt x="398383" y="0"/>
                                </a:lnTo>
                                <a:lnTo>
                                  <a:pt x="401853" y="348"/>
                                </a:lnTo>
                                <a:lnTo>
                                  <a:pt x="405289" y="1031"/>
                                </a:lnTo>
                                <a:lnTo>
                                  <a:pt x="408726" y="1707"/>
                                </a:lnTo>
                                <a:lnTo>
                                  <a:pt x="412063" y="2710"/>
                                </a:lnTo>
                                <a:lnTo>
                                  <a:pt x="415300" y="4055"/>
                                </a:lnTo>
                                <a:lnTo>
                                  <a:pt x="418537" y="5393"/>
                                </a:lnTo>
                                <a:lnTo>
                                  <a:pt x="421612" y="7029"/>
                                </a:lnTo>
                                <a:lnTo>
                                  <a:pt x="424525" y="8979"/>
                                </a:lnTo>
                                <a:lnTo>
                                  <a:pt x="427439" y="10921"/>
                                </a:lnTo>
                                <a:lnTo>
                                  <a:pt x="430134" y="13134"/>
                                </a:lnTo>
                                <a:lnTo>
                                  <a:pt x="432612" y="15617"/>
                                </a:lnTo>
                                <a:lnTo>
                                  <a:pt x="435089" y="18093"/>
                                </a:lnTo>
                                <a:lnTo>
                                  <a:pt x="444179" y="32920"/>
                                </a:lnTo>
                                <a:lnTo>
                                  <a:pt x="445520" y="36158"/>
                                </a:lnTo>
                                <a:lnTo>
                                  <a:pt x="446532" y="39509"/>
                                </a:lnTo>
                                <a:lnTo>
                                  <a:pt x="447216" y="42952"/>
                                </a:lnTo>
                                <a:lnTo>
                                  <a:pt x="447899" y="46389"/>
                                </a:lnTo>
                                <a:lnTo>
                                  <a:pt x="448241" y="49861"/>
                                </a:lnTo>
                                <a:lnTo>
                                  <a:pt x="448241" y="53362"/>
                                </a:lnTo>
                                <a:lnTo>
                                  <a:pt x="448241" y="74706"/>
                                </a:lnTo>
                                <a:lnTo>
                                  <a:pt x="448241" y="78193"/>
                                </a:lnTo>
                                <a:lnTo>
                                  <a:pt x="447899" y="81672"/>
                                </a:lnTo>
                                <a:lnTo>
                                  <a:pt x="447216" y="85101"/>
                                </a:lnTo>
                                <a:lnTo>
                                  <a:pt x="446532" y="88517"/>
                                </a:lnTo>
                                <a:lnTo>
                                  <a:pt x="445520" y="91853"/>
                                </a:lnTo>
                                <a:lnTo>
                                  <a:pt x="444179" y="95091"/>
                                </a:lnTo>
                                <a:lnTo>
                                  <a:pt x="442838" y="98328"/>
                                </a:lnTo>
                                <a:lnTo>
                                  <a:pt x="441194" y="101402"/>
                                </a:lnTo>
                                <a:lnTo>
                                  <a:pt x="439248" y="104319"/>
                                </a:lnTo>
                                <a:lnTo>
                                  <a:pt x="437301" y="107236"/>
                                </a:lnTo>
                                <a:lnTo>
                                  <a:pt x="424525" y="119047"/>
                                </a:lnTo>
                                <a:lnTo>
                                  <a:pt x="421612" y="120996"/>
                                </a:lnTo>
                                <a:lnTo>
                                  <a:pt x="394879" y="128069"/>
                                </a:lnTo>
                                <a:lnTo>
                                  <a:pt x="53362" y="128069"/>
                                </a:lnTo>
                                <a:lnTo>
                                  <a:pt x="23715" y="119047"/>
                                </a:lnTo>
                                <a:lnTo>
                                  <a:pt x="20802" y="117104"/>
                                </a:lnTo>
                                <a:lnTo>
                                  <a:pt x="4061" y="95091"/>
                                </a:lnTo>
                                <a:lnTo>
                                  <a:pt x="2721" y="91853"/>
                                </a:lnTo>
                                <a:lnTo>
                                  <a:pt x="1708" y="88517"/>
                                </a:lnTo>
                                <a:lnTo>
                                  <a:pt x="1025" y="85101"/>
                                </a:lnTo>
                                <a:lnTo>
                                  <a:pt x="341" y="81672"/>
                                </a:lnTo>
                                <a:lnTo>
                                  <a:pt x="0" y="78193"/>
                                </a:lnTo>
                                <a:lnTo>
                                  <a:pt x="0" y="74706"/>
                                </a:lnTo>
                                <a:close/>
                              </a:path>
                            </a:pathLst>
                          </a:custGeom>
                          <a:ln w="7114">
                            <a:solidFill>
                              <a:srgbClr val="000000"/>
                            </a:solidFill>
                            <a:prstDash val="solid"/>
                          </a:ln>
                        </wps:spPr>
                        <wps:bodyPr wrap="square" lIns="0" tIns="0" rIns="0" bIns="0" rtlCol="0">
                          <a:noAutofit/>
                        </wps:bodyPr>
                      </wps:wsp>
                      <wps:wsp>
                        <wps:cNvPr id="474" name="Textbox 474"/>
                        <wps:cNvSpPr txBox="1"/>
                        <wps:spPr>
                          <a:xfrm>
                            <a:off x="10977" y="9192"/>
                            <a:ext cx="6922770" cy="579755"/>
                          </a:xfrm>
                          <a:prstGeom prst="rect">
                            <a:avLst/>
                          </a:prstGeom>
                        </wps:spPr>
                        <wps:txbx>
                          <w:txbxContent>
                            <w:p>
                              <w:pPr>
                                <w:spacing w:before="50"/>
                                <w:ind w:left="77"/>
                                <w:rPr>
                                  <w:b/>
                                  <w:sz w:val="20"/>
                                </w:rPr>
                              </w:pPr>
                              <w:r>
                                <w:rPr>
                                  <w:b/>
                                  <w:color w:val="1C2025"/>
                                  <w:sz w:val="13"/>
                                </w:rPr>
                                <w:t>Question</w:t>
                              </w:r>
                              <w:r>
                                <w:rPr>
                                  <w:b/>
                                  <w:color w:val="1C2025"/>
                                  <w:spacing w:val="12"/>
                                  <w:sz w:val="13"/>
                                </w:rPr>
                                <w:t xml:space="preserve"> </w:t>
                              </w:r>
                              <w:r>
                                <w:rPr>
                                  <w:b/>
                                  <w:color w:val="1C2025"/>
                                  <w:spacing w:val="-5"/>
                                  <w:sz w:val="20"/>
                                </w:rPr>
                                <w:t>50</w:t>
                              </w:r>
                            </w:p>
                            <w:p>
                              <w:pPr>
                                <w:spacing w:before="67"/>
                                <w:ind w:left="77"/>
                                <w:rPr>
                                  <w:sz w:val="13"/>
                                </w:rPr>
                              </w:pPr>
                              <w:r>
                                <w:rPr>
                                  <w:color w:val="1C2025"/>
                                  <w:sz w:val="13"/>
                                </w:rPr>
                                <w:t>Not</w:t>
                              </w:r>
                              <w:r>
                                <w:rPr>
                                  <w:color w:val="1C2025"/>
                                  <w:spacing w:val="3"/>
                                  <w:sz w:val="13"/>
                                </w:rPr>
                                <w:t xml:space="preserve"> </w:t>
                              </w:r>
                              <w:r>
                                <w:rPr>
                                  <w:color w:val="1C2025"/>
                                  <w:sz w:val="13"/>
                                </w:rPr>
                                <w:t>yet</w:t>
                              </w:r>
                              <w:r>
                                <w:rPr>
                                  <w:color w:val="1C2025"/>
                                  <w:spacing w:val="4"/>
                                  <w:sz w:val="13"/>
                                </w:rPr>
                                <w:t xml:space="preserve"> </w:t>
                              </w:r>
                              <w:r>
                                <w:rPr>
                                  <w:color w:val="1C2025"/>
                                  <w:spacing w:val="-2"/>
                                  <w:sz w:val="13"/>
                                </w:rPr>
                                <w:t>answered</w:t>
                              </w:r>
                            </w:p>
                            <w:p>
                              <w:pPr>
                                <w:spacing w:before="84"/>
                                <w:ind w:left="138"/>
                                <w:rPr>
                                  <w:b/>
                                  <w:sz w:val="12"/>
                                </w:rPr>
                              </w:pPr>
                              <w:r>
                                <w:rPr>
                                  <w:b/>
                                  <w:color w:val="A5A5A6"/>
                                  <w:w w:val="105"/>
                                  <w:sz w:val="12"/>
                                </w:rPr>
                                <w:t>v1</w:t>
                              </w:r>
                              <w:r>
                                <w:rPr>
                                  <w:b/>
                                  <w:color w:val="A5A5A6"/>
                                  <w:spacing w:val="-2"/>
                                  <w:w w:val="105"/>
                                  <w:sz w:val="12"/>
                                </w:rPr>
                                <w:t xml:space="preserve"> (latest)</w:t>
                              </w:r>
                            </w:p>
                          </w:txbxContent>
                        </wps:txbx>
                        <wps:bodyPr wrap="square" lIns="0" tIns="0" rIns="0" bIns="0" rtlCol="0">
                          <a:noAutofit/>
                        </wps:bodyPr>
                      </wps:wsp>
                    </wpg:wgp>
                  </a:graphicData>
                </a:graphic>
              </wp:anchor>
            </w:drawing>
          </mc:Choice>
          <mc:Fallback>
            <w:pict>
              <v:group id="_x0000_s1026" o:spid="_x0000_s1026" o:spt="203" style="position:absolute;left:0pt;margin-left:32.2pt;margin-top:18.65pt;height:47.1pt;width:546.8pt;mso-position-horizontal-relative:page;mso-wrap-distance-bottom:0pt;mso-wrap-distance-top:0pt;z-index:-251492352;mso-width-relative:page;mso-height-relative:page;" coordsize="6944359,598170" o:gfxdata="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">
                <o:lock v:ext="edit" aspectratio="f"/>
                <v:shape id="Graphic 472" o:spid="_x0000_s1026" o:spt="100" style="position:absolute;left:3557;top:3557;height:590550;width:6937375;" filled="f" stroked="t" coordsize="6937375,590550" o:gfxdata="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8X60CugAAANwA&#10;AAAPAAAAAAAAAAEAIAAAACIAAABkcnMvZG93bnJldi54bWxQSwECFAAUAAAACACHTuJAMy8FnjsA&#10;AAA5AAAAEAAAAAAAAAABACAAAAAJAQAAZHJzL3NoYXBleG1sLnhtbFBLBQYAAAAABgAGAFsBAACz&#10;AwAAAAA=&#10;" path="m0,579867l0,10672,0,7712,1041,5193,3125,3116,5209,1038,7725,0,10672,0,6926398,0,6929345,0,6931860,1038,6933944,3116,6936028,5193,6937070,7712,6937071,10672,6937071,579867,6926398,590540,10672,590540,7725,590526,5209,589487,3125,587402,1041,585318,0,582799,0,579867xe">
                  <v:fill on="f" focussize="0,0"/>
                  <v:stroke weight="0.560157480314961pt" color="#CAD0D6" joinstyle="round"/>
                  <v:imagedata o:title=""/>
                  <o:lock v:ext="edit" aspectratio="f"/>
                  <v:textbox inset="0mm,0mm,0mm,0mm"/>
                </v:shape>
                <v:shape id="Graphic 473" o:spid="_x0000_s1026" o:spt="100" style="position:absolute;left:60477;top:401994;height:128270;width:448309;" filled="f" stroked="t" coordsize="448309,128270" o:gfxdata="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A364vQAA&#10;ANwAAAAPAAAAAAAAAAEAIAAAACIAAABkcnMvZG93bnJldi54bWxQSwECFAAUAAAACACHTuJAMy8F&#10;njsAAAA5AAAAEAAAAAAAAAABACAAAAAMAQAAZHJzL3NoYXBleG1sLnhtbFBLBQYAAAAABgAGAFsB&#10;AAC2AwAAAAA=&#10;" path="m0,74706l0,53362,0,49861,341,46389,1025,42952,1708,39509,2721,36158,4061,32920,5402,29683,7046,26609,8993,23692,10939,20789,13151,18093,15629,15617,18106,13134,20802,10921,23715,8979,26629,7029,29704,5393,32941,4055,36178,2710,39515,1707,42951,1031,46388,348,49858,0,53362,0,394879,0,398383,0,401853,348,405289,1031,408726,1707,412063,2710,415300,4055,418537,5393,421612,7029,424525,8979,427439,10921,430134,13134,432612,15617,435089,18093,444179,32920,445520,36158,446532,39509,447216,42952,447899,46389,448241,49861,448241,53362,448241,74706,448241,78193,447899,81672,447216,85101,446532,88517,445520,91853,444179,95091,442838,98328,441194,101402,439248,104319,437301,107236,424525,119047,421612,120996,394879,128069,53362,128069,23715,119047,20802,117104,4061,95091,2721,91853,1708,88517,1025,85101,341,81672,0,78193,0,74706xe">
                  <v:fill on="f" focussize="0,0"/>
                  <v:stroke weight="0.560157480314961pt" color="#000000" joinstyle="round"/>
                  <v:imagedata o:title=""/>
                  <o:lock v:ext="edit" aspectratio="f"/>
                  <v:textbox inset="0mm,0mm,0mm,0mm"/>
                </v:shape>
                <v:shape id="Textbox 474" o:spid="_x0000_s1026" o:spt="202" type="#_x0000_t202" style="position:absolute;left:10977;top:9192;height:579755;width:6922770;" filled="f" stroked="f" coordsize="21600,21600" o:gfxdata="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3TgJ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50"/>
                          <w:ind w:left="77"/>
                          <w:rPr>
                            <w:b/>
                            <w:sz w:val="20"/>
                          </w:rPr>
                        </w:pPr>
                        <w:r>
                          <w:rPr>
                            <w:b/>
                            <w:color w:val="1C2025"/>
                            <w:sz w:val="13"/>
                          </w:rPr>
                          <w:t>Question</w:t>
                        </w:r>
                        <w:r>
                          <w:rPr>
                            <w:b/>
                            <w:color w:val="1C2025"/>
                            <w:spacing w:val="12"/>
                            <w:sz w:val="13"/>
                          </w:rPr>
                          <w:t xml:space="preserve"> </w:t>
                        </w:r>
                        <w:r>
                          <w:rPr>
                            <w:b/>
                            <w:color w:val="1C2025"/>
                            <w:spacing w:val="-5"/>
                            <w:sz w:val="20"/>
                          </w:rPr>
                          <w:t>50</w:t>
                        </w:r>
                      </w:p>
                      <w:p>
                        <w:pPr>
                          <w:spacing w:before="67"/>
                          <w:ind w:left="77"/>
                          <w:rPr>
                            <w:sz w:val="13"/>
                          </w:rPr>
                        </w:pPr>
                        <w:r>
                          <w:rPr>
                            <w:color w:val="1C2025"/>
                            <w:sz w:val="13"/>
                          </w:rPr>
                          <w:t>Not</w:t>
                        </w:r>
                        <w:r>
                          <w:rPr>
                            <w:color w:val="1C2025"/>
                            <w:spacing w:val="3"/>
                            <w:sz w:val="13"/>
                          </w:rPr>
                          <w:t xml:space="preserve"> </w:t>
                        </w:r>
                        <w:r>
                          <w:rPr>
                            <w:color w:val="1C2025"/>
                            <w:sz w:val="13"/>
                          </w:rPr>
                          <w:t>yet</w:t>
                        </w:r>
                        <w:r>
                          <w:rPr>
                            <w:color w:val="1C2025"/>
                            <w:spacing w:val="4"/>
                            <w:sz w:val="13"/>
                          </w:rPr>
                          <w:t xml:space="preserve"> </w:t>
                        </w:r>
                        <w:r>
                          <w:rPr>
                            <w:color w:val="1C2025"/>
                            <w:spacing w:val="-2"/>
                            <w:sz w:val="13"/>
                          </w:rPr>
                          <w:t>answered</w:t>
                        </w:r>
                      </w:p>
                      <w:p>
                        <w:pPr>
                          <w:spacing w:before="84"/>
                          <w:ind w:left="138"/>
                          <w:rPr>
                            <w:b/>
                            <w:sz w:val="12"/>
                          </w:rPr>
                        </w:pPr>
                        <w:r>
                          <w:rPr>
                            <w:b/>
                            <w:color w:val="A5A5A6"/>
                            <w:w w:val="105"/>
                            <w:sz w:val="12"/>
                          </w:rPr>
                          <w:t>v1</w:t>
                        </w:r>
                        <w:r>
                          <w:rPr>
                            <w:b/>
                            <w:color w:val="A5A5A6"/>
                            <w:spacing w:val="-2"/>
                            <w:w w:val="105"/>
                            <w:sz w:val="12"/>
                          </w:rPr>
                          <w:t xml:space="preserve"> (latest)</w:t>
                        </w:r>
                      </w:p>
                    </w:txbxContent>
                  </v:textbox>
                </v:shape>
                <w10:wrap type="topAndBottom"/>
              </v:group>
            </w:pict>
          </mc:Fallback>
        </mc:AlternateContent>
      </w:r>
    </w:p>
    <w:p>
      <w:pPr>
        <w:pStyle w:val="4"/>
      </w:pPr>
    </w:p>
    <w:p>
      <w:pPr>
        <w:pStyle w:val="4"/>
        <w:spacing w:before="29"/>
      </w:pPr>
    </w:p>
    <w:p>
      <w:pPr>
        <w:pStyle w:val="4"/>
        <w:ind w:left="468"/>
      </w:pPr>
      <w:r>
        <w:rPr>
          <w:color w:val="001A1D"/>
          <w:w w:val="105"/>
        </w:rPr>
        <w:t>Loại</w:t>
      </w:r>
      <w:r>
        <w:rPr>
          <w:color w:val="001A1D"/>
          <w:spacing w:val="-4"/>
          <w:w w:val="105"/>
        </w:rPr>
        <w:t xml:space="preserve"> </w:t>
      </w:r>
      <w:r>
        <w:rPr>
          <w:color w:val="001A1D"/>
          <w:w w:val="105"/>
        </w:rPr>
        <w:t>malware</w:t>
      </w:r>
      <w:r>
        <w:rPr>
          <w:color w:val="001A1D"/>
          <w:spacing w:val="-4"/>
          <w:w w:val="105"/>
        </w:rPr>
        <w:t xml:space="preserve"> </w:t>
      </w:r>
      <w:r>
        <w:rPr>
          <w:color w:val="001A1D"/>
          <w:w w:val="105"/>
        </w:rPr>
        <w:t>nào</w:t>
      </w:r>
      <w:r>
        <w:rPr>
          <w:color w:val="001A1D"/>
          <w:spacing w:val="-4"/>
          <w:w w:val="105"/>
        </w:rPr>
        <w:t xml:space="preserve"> </w:t>
      </w:r>
      <w:r>
        <w:rPr>
          <w:color w:val="001A1D"/>
          <w:w w:val="105"/>
        </w:rPr>
        <w:t>sau</w:t>
      </w:r>
      <w:r>
        <w:rPr>
          <w:color w:val="001A1D"/>
          <w:spacing w:val="-3"/>
          <w:w w:val="105"/>
        </w:rPr>
        <w:t xml:space="preserve"> </w:t>
      </w:r>
      <w:r>
        <w:rPr>
          <w:color w:val="001A1D"/>
          <w:w w:val="105"/>
        </w:rPr>
        <w:t>đây</w:t>
      </w:r>
      <w:r>
        <w:rPr>
          <w:color w:val="001A1D"/>
          <w:spacing w:val="-4"/>
          <w:w w:val="105"/>
        </w:rPr>
        <w:t xml:space="preserve"> </w:t>
      </w:r>
      <w:r>
        <w:rPr>
          <w:color w:val="001A1D"/>
          <w:w w:val="105"/>
        </w:rPr>
        <w:t>có</w:t>
      </w:r>
      <w:r>
        <w:rPr>
          <w:color w:val="001A1D"/>
          <w:spacing w:val="-4"/>
          <w:w w:val="105"/>
        </w:rPr>
        <w:t xml:space="preserve"> </w:t>
      </w:r>
      <w:r>
        <w:rPr>
          <w:color w:val="001A1D"/>
          <w:w w:val="105"/>
        </w:rPr>
        <w:t>thể</w:t>
      </w:r>
      <w:r>
        <w:rPr>
          <w:color w:val="001A1D"/>
          <w:spacing w:val="-4"/>
          <w:w w:val="105"/>
        </w:rPr>
        <w:t xml:space="preserve"> </w:t>
      </w:r>
      <w:r>
        <w:rPr>
          <w:color w:val="001A1D"/>
          <w:w w:val="105"/>
        </w:rPr>
        <w:t>ẩn</w:t>
      </w:r>
      <w:r>
        <w:rPr>
          <w:color w:val="001A1D"/>
          <w:spacing w:val="-3"/>
          <w:w w:val="105"/>
        </w:rPr>
        <w:t xml:space="preserve"> </w:t>
      </w:r>
      <w:r>
        <w:rPr>
          <w:color w:val="001A1D"/>
          <w:w w:val="105"/>
        </w:rPr>
        <w:t>các</w:t>
      </w:r>
      <w:r>
        <w:rPr>
          <w:color w:val="001A1D"/>
          <w:spacing w:val="-4"/>
          <w:w w:val="105"/>
        </w:rPr>
        <w:t xml:space="preserve"> </w:t>
      </w:r>
      <w:r>
        <w:rPr>
          <w:color w:val="001A1D"/>
          <w:w w:val="105"/>
        </w:rPr>
        <w:t>tiến</w:t>
      </w:r>
      <w:r>
        <w:rPr>
          <w:color w:val="001A1D"/>
          <w:spacing w:val="-4"/>
          <w:w w:val="105"/>
        </w:rPr>
        <w:t xml:space="preserve"> </w:t>
      </w:r>
      <w:r>
        <w:rPr>
          <w:color w:val="001A1D"/>
          <w:w w:val="105"/>
        </w:rPr>
        <w:t>trình</w:t>
      </w:r>
      <w:r>
        <w:rPr>
          <w:color w:val="001A1D"/>
          <w:spacing w:val="-3"/>
          <w:w w:val="105"/>
        </w:rPr>
        <w:t xml:space="preserve"> </w:t>
      </w:r>
      <w:r>
        <w:rPr>
          <w:color w:val="001A1D"/>
          <w:w w:val="105"/>
        </w:rPr>
        <w:t>và</w:t>
      </w:r>
      <w:r>
        <w:rPr>
          <w:color w:val="001A1D"/>
          <w:spacing w:val="-4"/>
          <w:w w:val="105"/>
        </w:rPr>
        <w:t xml:space="preserve"> </w:t>
      </w:r>
      <w:r>
        <w:rPr>
          <w:color w:val="001A1D"/>
          <w:w w:val="105"/>
        </w:rPr>
        <w:t>các</w:t>
      </w:r>
      <w:r>
        <w:rPr>
          <w:color w:val="001A1D"/>
          <w:spacing w:val="-4"/>
          <w:w w:val="105"/>
        </w:rPr>
        <w:t xml:space="preserve"> </w:t>
      </w:r>
      <w:r>
        <w:rPr>
          <w:color w:val="001A1D"/>
          <w:w w:val="105"/>
        </w:rPr>
        <w:t>tập</w:t>
      </w:r>
      <w:r>
        <w:rPr>
          <w:color w:val="001A1D"/>
          <w:spacing w:val="-4"/>
          <w:w w:val="105"/>
        </w:rPr>
        <w:t xml:space="preserve"> </w:t>
      </w:r>
      <w:r>
        <w:rPr>
          <w:color w:val="001A1D"/>
          <w:w w:val="105"/>
        </w:rPr>
        <w:t>tin</w:t>
      </w:r>
      <w:r>
        <w:rPr>
          <w:color w:val="001A1D"/>
          <w:spacing w:val="-3"/>
          <w:w w:val="105"/>
        </w:rPr>
        <w:t xml:space="preserve"> </w:t>
      </w:r>
      <w:r>
        <w:rPr>
          <w:color w:val="001A1D"/>
          <w:w w:val="105"/>
        </w:rPr>
        <w:t>trên</w:t>
      </w:r>
      <w:r>
        <w:rPr>
          <w:color w:val="001A1D"/>
          <w:spacing w:val="-4"/>
          <w:w w:val="105"/>
        </w:rPr>
        <w:t xml:space="preserve"> </w:t>
      </w:r>
      <w:r>
        <w:rPr>
          <w:color w:val="001A1D"/>
          <w:w w:val="105"/>
        </w:rPr>
        <w:t>hệ</w:t>
      </w:r>
      <w:r>
        <w:rPr>
          <w:color w:val="001A1D"/>
          <w:spacing w:val="-4"/>
          <w:w w:val="105"/>
        </w:rPr>
        <w:t xml:space="preserve"> </w:t>
      </w:r>
      <w:r>
        <w:rPr>
          <w:color w:val="001A1D"/>
          <w:spacing w:val="-2"/>
          <w:w w:val="105"/>
        </w:rPr>
        <w:t>thống?</w:t>
      </w:r>
    </w:p>
    <w:p>
      <w:pPr>
        <w:pStyle w:val="4"/>
        <w:spacing w:before="112"/>
      </w:pPr>
    </w:p>
    <w:p>
      <w:pPr>
        <w:pStyle w:val="5"/>
        <w:numPr>
          <w:ilvl w:val="0"/>
          <w:numId w:val="83"/>
        </w:numPr>
        <w:tabs>
          <w:tab w:val="left" w:pos="1098"/>
        </w:tabs>
        <w:spacing w:before="0"/>
        <w:ind w:left="1098" w:hanging="294"/>
        <w:rPr>
          <w:sz w:val="16"/>
        </w:rPr>
      </w:pPr>
      <w:r>
        <w:drawing>
          <wp:anchor distT="0" distB="0" distL="0" distR="0" simplePos="0" relativeHeight="251784192" behindDoc="0" locked="0" layoutInCell="1" allowOverlap="1">
            <wp:simplePos x="0" y="0"/>
            <wp:positionH relativeFrom="page">
              <wp:posOffset>611505</wp:posOffset>
            </wp:positionH>
            <wp:positionV relativeFrom="paragraph">
              <wp:posOffset>24130</wp:posOffset>
            </wp:positionV>
            <wp:extent cx="92710" cy="92710"/>
            <wp:effectExtent l="0" t="0" r="0" b="0"/>
            <wp:wrapNone/>
            <wp:docPr id="475" name="Image 475"/>
            <wp:cNvGraphicFramePr/>
            <a:graphic xmlns:a="http://schemas.openxmlformats.org/drawingml/2006/main">
              <a:graphicData uri="http://schemas.openxmlformats.org/drawingml/2006/picture">
                <pic:pic xmlns:pic="http://schemas.openxmlformats.org/drawingml/2006/picture">
                  <pic:nvPicPr>
                    <pic:cNvPr id="475" name="Image 475"/>
                    <pic:cNvPicPr/>
                  </pic:nvPicPr>
                  <pic:blipFill>
                    <a:blip r:embed="rId313" cstate="print"/>
                    <a:stretch>
                      <a:fillRect/>
                    </a:stretch>
                  </pic:blipFill>
                  <pic:spPr>
                    <a:xfrm>
                      <a:off x="0" y="0"/>
                      <a:ext cx="92494" cy="92494"/>
                    </a:xfrm>
                    <a:prstGeom prst="rect">
                      <a:avLst/>
                    </a:prstGeom>
                  </pic:spPr>
                </pic:pic>
              </a:graphicData>
            </a:graphic>
          </wp:anchor>
        </w:drawing>
      </w:r>
      <w:r>
        <w:rPr>
          <w:color w:val="001A1D"/>
          <w:spacing w:val="-2"/>
          <w:w w:val="105"/>
          <w:sz w:val="16"/>
        </w:rPr>
        <w:t>Adware</w:t>
      </w:r>
    </w:p>
    <w:p>
      <w:pPr>
        <w:pStyle w:val="5"/>
        <w:numPr>
          <w:ilvl w:val="0"/>
          <w:numId w:val="83"/>
        </w:numPr>
        <w:tabs>
          <w:tab w:val="left" w:pos="1098"/>
        </w:tabs>
        <w:ind w:left="1098" w:hanging="294"/>
        <w:rPr>
          <w:sz w:val="16"/>
        </w:rPr>
      </w:pPr>
      <w:r>
        <w:drawing>
          <wp:anchor distT="0" distB="0" distL="0" distR="0" simplePos="0" relativeHeight="251785216"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476" name="Image 476"/>
            <wp:cNvGraphicFramePr/>
            <a:graphic xmlns:a="http://schemas.openxmlformats.org/drawingml/2006/main">
              <a:graphicData uri="http://schemas.openxmlformats.org/drawingml/2006/picture">
                <pic:pic xmlns:pic="http://schemas.openxmlformats.org/drawingml/2006/picture">
                  <pic:nvPicPr>
                    <pic:cNvPr id="476" name="Image 476"/>
                    <pic:cNvPicPr/>
                  </pic:nvPicPr>
                  <pic:blipFill>
                    <a:blip r:embed="rId314" cstate="print"/>
                    <a:stretch>
                      <a:fillRect/>
                    </a:stretch>
                  </pic:blipFill>
                  <pic:spPr>
                    <a:xfrm>
                      <a:off x="0" y="0"/>
                      <a:ext cx="92494" cy="92494"/>
                    </a:xfrm>
                    <a:prstGeom prst="rect">
                      <a:avLst/>
                    </a:prstGeom>
                  </pic:spPr>
                </pic:pic>
              </a:graphicData>
            </a:graphic>
          </wp:anchor>
        </w:drawing>
      </w:r>
      <w:r>
        <w:rPr>
          <w:color w:val="001A1D"/>
          <w:spacing w:val="-2"/>
          <w:w w:val="105"/>
          <w:sz w:val="16"/>
        </w:rPr>
        <w:t>Trojan</w:t>
      </w:r>
    </w:p>
    <w:p>
      <w:pPr>
        <w:pStyle w:val="5"/>
        <w:numPr>
          <w:ilvl w:val="0"/>
          <w:numId w:val="83"/>
        </w:numPr>
        <w:tabs>
          <w:tab w:val="left" w:pos="1098"/>
        </w:tabs>
        <w:ind w:left="1098" w:hanging="294"/>
        <w:rPr>
          <w:sz w:val="16"/>
        </w:rPr>
      </w:pPr>
      <w:r>
        <w:drawing>
          <wp:anchor distT="0" distB="0" distL="0" distR="0" simplePos="0" relativeHeight="251785216" behindDoc="0" locked="0" layoutInCell="1" allowOverlap="1">
            <wp:simplePos x="0" y="0"/>
            <wp:positionH relativeFrom="page">
              <wp:posOffset>611505</wp:posOffset>
            </wp:positionH>
            <wp:positionV relativeFrom="paragraph">
              <wp:posOffset>130810</wp:posOffset>
            </wp:positionV>
            <wp:extent cx="92710" cy="92710"/>
            <wp:effectExtent l="0" t="0" r="0" b="0"/>
            <wp:wrapNone/>
            <wp:docPr id="477" name="Image 477"/>
            <wp:cNvGraphicFramePr/>
            <a:graphic xmlns:a="http://schemas.openxmlformats.org/drawingml/2006/main">
              <a:graphicData uri="http://schemas.openxmlformats.org/drawingml/2006/picture">
                <pic:pic xmlns:pic="http://schemas.openxmlformats.org/drawingml/2006/picture">
                  <pic:nvPicPr>
                    <pic:cNvPr id="477" name="Image 477"/>
                    <pic:cNvPicPr/>
                  </pic:nvPicPr>
                  <pic:blipFill>
                    <a:blip r:embed="rId315" cstate="print"/>
                    <a:stretch>
                      <a:fillRect/>
                    </a:stretch>
                  </pic:blipFill>
                  <pic:spPr>
                    <a:xfrm>
                      <a:off x="0" y="0"/>
                      <a:ext cx="92494" cy="92494"/>
                    </a:xfrm>
                    <a:prstGeom prst="rect">
                      <a:avLst/>
                    </a:prstGeom>
                  </pic:spPr>
                </pic:pic>
              </a:graphicData>
            </a:graphic>
          </wp:anchor>
        </w:drawing>
      </w:r>
      <w:r>
        <w:rPr>
          <w:color w:val="001A1D"/>
          <w:spacing w:val="-2"/>
          <w:w w:val="105"/>
          <w:sz w:val="16"/>
        </w:rPr>
        <w:t>Rootkit</w:t>
      </w:r>
    </w:p>
    <w:p>
      <w:pPr>
        <w:pStyle w:val="5"/>
        <w:numPr>
          <w:ilvl w:val="0"/>
          <w:numId w:val="83"/>
        </w:numPr>
        <w:tabs>
          <w:tab w:val="left" w:pos="1098"/>
        </w:tabs>
        <w:spacing w:before="169" w:line="468" w:lineRule="auto"/>
        <w:ind w:left="793" w:right="9419" w:firstLine="11"/>
        <w:rPr>
          <w:sz w:val="16"/>
        </w:rPr>
      </w:pPr>
      <w:r>
        <w:drawing>
          <wp:anchor distT="0" distB="0" distL="0" distR="0" simplePos="0" relativeHeight="251786240" behindDoc="0" locked="0" layoutInCell="1" allowOverlap="1">
            <wp:simplePos x="0" y="0"/>
            <wp:positionH relativeFrom="page">
              <wp:posOffset>611505</wp:posOffset>
            </wp:positionH>
            <wp:positionV relativeFrom="paragraph">
              <wp:posOffset>131445</wp:posOffset>
            </wp:positionV>
            <wp:extent cx="92710" cy="92710"/>
            <wp:effectExtent l="0" t="0" r="0" b="0"/>
            <wp:wrapNone/>
            <wp:docPr id="478" name="Image 478"/>
            <wp:cNvGraphicFramePr/>
            <a:graphic xmlns:a="http://schemas.openxmlformats.org/drawingml/2006/main">
              <a:graphicData uri="http://schemas.openxmlformats.org/drawingml/2006/picture">
                <pic:pic xmlns:pic="http://schemas.openxmlformats.org/drawingml/2006/picture">
                  <pic:nvPicPr>
                    <pic:cNvPr id="478" name="Image 478"/>
                    <pic:cNvPicPr/>
                  </pic:nvPicPr>
                  <pic:blipFill>
                    <a:blip r:embed="rId316" cstate="print"/>
                    <a:stretch>
                      <a:fillRect/>
                    </a:stretch>
                  </pic:blipFill>
                  <pic:spPr>
                    <a:xfrm>
                      <a:off x="0" y="0"/>
                      <a:ext cx="92494" cy="92494"/>
                    </a:xfrm>
                    <a:prstGeom prst="rect">
                      <a:avLst/>
                    </a:prstGeom>
                  </pic:spPr>
                </pic:pic>
              </a:graphicData>
            </a:graphic>
          </wp:anchor>
        </w:drawing>
      </w:r>
      <w:r>
        <w:rPr>
          <w:color w:val="001A1D"/>
          <w:spacing w:val="-4"/>
          <w:w w:val="105"/>
          <w:sz w:val="16"/>
        </w:rPr>
        <w:t>Worm</w:t>
      </w:r>
      <w:r>
        <w:rPr>
          <w:color w:val="001A1D"/>
          <w:spacing w:val="40"/>
          <w:w w:val="105"/>
          <w:sz w:val="16"/>
        </w:rPr>
        <w:t xml:space="preserve"> </w:t>
      </w:r>
      <w:r>
        <w:rPr>
          <w:color w:val="0E6BBE"/>
          <w:w w:val="105"/>
          <w:sz w:val="16"/>
        </w:rPr>
        <w:t>Clear</w:t>
      </w:r>
      <w:r>
        <w:rPr>
          <w:color w:val="0E6BBE"/>
          <w:spacing w:val="-14"/>
          <w:w w:val="105"/>
          <w:sz w:val="16"/>
        </w:rPr>
        <w:t xml:space="preserve"> </w:t>
      </w:r>
      <w:r>
        <w:rPr>
          <w:color w:val="0E6BBE"/>
          <w:w w:val="105"/>
          <w:sz w:val="16"/>
        </w:rPr>
        <w:t>my</w:t>
      </w:r>
      <w:r>
        <w:rPr>
          <w:color w:val="0E6BBE"/>
          <w:spacing w:val="-11"/>
          <w:w w:val="105"/>
          <w:sz w:val="16"/>
        </w:rPr>
        <w:t xml:space="preserve"> </w:t>
      </w:r>
      <w:r>
        <w:rPr>
          <w:color w:val="0E6BBE"/>
          <w:w w:val="105"/>
          <w:sz w:val="16"/>
        </w:rPr>
        <w:t>choice</w:t>
      </w:r>
    </w:p>
    <w:p>
      <w:pPr>
        <w:spacing w:line="468" w:lineRule="auto"/>
        <w:rPr>
          <w:sz w:val="16"/>
        </w:rPr>
        <w:sectPr>
          <w:pgSz w:w="12240" w:h="15840"/>
          <w:pgMar w:top="220" w:right="460" w:bottom="440" w:left="400" w:header="0" w:footer="260" w:gutter="0"/>
          <w:cols w:space="720" w:num="1"/>
        </w:sectPr>
      </w:pPr>
    </w:p>
    <w:p>
      <w:pPr>
        <w:pStyle w:val="4"/>
        <w:tabs>
          <w:tab w:val="left" w:pos="5991"/>
        </w:tabs>
        <w:spacing w:before="65"/>
        <w:ind w:left="110"/>
        <w:rPr>
          <w:rFonts w:ascii="Arial MT" w:hAnsi="Arial MT"/>
        </w:rPr>
      </w:pPr>
      <w:r>
        <w:rPr>
          <w:rFonts w:ascii="Arial MT" w:hAnsi="Arial MT"/>
        </w:rPr>
        <w:t>11/15/23,</w:t>
      </w:r>
      <w:r>
        <w:rPr>
          <w:rFonts w:ascii="Arial MT" w:hAnsi="Arial MT"/>
          <w:spacing w:val="-7"/>
        </w:rPr>
        <w:t xml:space="preserve"> </w:t>
      </w:r>
      <w:r>
        <w:rPr>
          <w:rFonts w:ascii="Arial MT" w:hAnsi="Arial MT"/>
        </w:rPr>
        <w:t>10:23</w:t>
      </w:r>
      <w:r>
        <w:rPr>
          <w:rFonts w:ascii="Arial MT" w:hAnsi="Arial MT"/>
          <w:spacing w:val="-7"/>
        </w:rPr>
        <w:t xml:space="preserve"> </w:t>
      </w:r>
      <w:r>
        <w:rPr>
          <w:rFonts w:ascii="Arial MT" w:hAnsi="Arial MT"/>
          <w:spacing w:val="-5"/>
          <w:w w:val="95"/>
        </w:rPr>
        <w:t>PM</w:t>
      </w:r>
      <w:r>
        <w:rPr>
          <w:rFonts w:ascii="Arial MT" w:hAnsi="Arial MT"/>
        </w:rPr>
        <w:tab/>
      </w:r>
      <w:r>
        <w:rPr>
          <w:rFonts w:ascii="Arial MT" w:hAnsi="Arial MT"/>
          <w:w w:val="80"/>
        </w:rPr>
        <w:t>Đề</w:t>
      </w:r>
      <w:r>
        <w:rPr>
          <w:rFonts w:ascii="Arial MT" w:hAnsi="Arial MT"/>
          <w:spacing w:val="-1"/>
          <w:w w:val="80"/>
        </w:rPr>
        <w:t xml:space="preserve"> </w:t>
      </w:r>
      <w:r>
        <w:rPr>
          <w:rFonts w:ascii="Arial MT" w:hAnsi="Arial MT"/>
          <w:w w:val="80"/>
        </w:rPr>
        <w:t>thi</w:t>
      </w:r>
      <w:r>
        <w:rPr>
          <w:rFonts w:ascii="Arial MT" w:hAnsi="Arial MT"/>
          <w:spacing w:val="-9"/>
        </w:rPr>
        <w:t xml:space="preserve"> </w:t>
      </w:r>
      <w:r>
        <w:rPr>
          <w:rFonts w:ascii="Arial MT" w:hAnsi="Arial MT"/>
          <w:w w:val="80"/>
        </w:rPr>
        <w:t>cuối</w:t>
      </w:r>
      <w:r>
        <w:rPr>
          <w:rFonts w:ascii="Arial MT" w:hAnsi="Arial MT"/>
          <w:spacing w:val="-1"/>
          <w:w w:val="80"/>
        </w:rPr>
        <w:t xml:space="preserve"> </w:t>
      </w:r>
      <w:r>
        <w:rPr>
          <w:rFonts w:ascii="Arial MT" w:hAnsi="Arial MT"/>
          <w:w w:val="80"/>
        </w:rPr>
        <w:t>kỳ</w:t>
      </w:r>
      <w:r>
        <w:rPr>
          <w:rFonts w:ascii="Arial MT" w:hAnsi="Arial MT"/>
          <w:spacing w:val="-9"/>
        </w:rPr>
        <w:t xml:space="preserve"> </w:t>
      </w:r>
      <w:r>
        <w:rPr>
          <w:rFonts w:ascii="Arial MT" w:hAnsi="Arial MT"/>
          <w:w w:val="80"/>
        </w:rPr>
        <w:t>|</w:t>
      </w:r>
      <w:r>
        <w:rPr>
          <w:rFonts w:ascii="Arial MT" w:hAnsi="Arial MT"/>
          <w:spacing w:val="-1"/>
          <w:w w:val="80"/>
        </w:rPr>
        <w:t xml:space="preserve"> </w:t>
      </w:r>
      <w:r>
        <w:rPr>
          <w:rFonts w:ascii="Arial MT" w:hAnsi="Arial MT"/>
          <w:spacing w:val="-5"/>
          <w:w w:val="80"/>
        </w:rPr>
        <w:t>MMS</w:t>
      </w:r>
    </w:p>
    <w:sectPr>
      <w:pgSz w:w="12240" w:h="15840"/>
      <w:pgMar w:top="220" w:right="460" w:bottom="440" w:left="400" w:header="0" w:footer="26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Arial MT">
    <w:altName w:val="Arial"/>
    <w:panose1 w:val="00000000000000000000"/>
    <w:charset w:val="01"/>
    <w:family w:val="swiss"/>
    <w:pitch w:val="default"/>
    <w:sig w:usb0="00000000" w:usb1="00000000" w:usb2="00000000" w:usb3="00000000" w:csb0="00000000" w:csb1="00000000"/>
  </w:font>
  <w:font w:name="Noto Sans Symbols">
    <w:altName w:val="Calibr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mc:AlternateContent>
        <mc:Choice Requires="wps">
          <w:drawing>
            <wp:anchor distT="0" distB="0" distL="0" distR="0" simplePos="0" relativeHeight="251789312" behindDoc="1" locked="0" layoutInCell="1" allowOverlap="1">
              <wp:simplePos x="0" y="0"/>
              <wp:positionH relativeFrom="page">
                <wp:posOffset>311150</wp:posOffset>
              </wp:positionH>
              <wp:positionV relativeFrom="page">
                <wp:posOffset>9753600</wp:posOffset>
              </wp:positionV>
              <wp:extent cx="2650490" cy="139065"/>
              <wp:effectExtent l="0" t="0" r="0" b="0"/>
              <wp:wrapNone/>
              <wp:docPr id="1037672345" name="Textbox 1"/>
              <wp:cNvGraphicFramePr/>
              <a:graphic xmlns:a="http://schemas.openxmlformats.org/drawingml/2006/main">
                <a:graphicData uri="http://schemas.microsoft.com/office/word/2010/wordprocessingShape">
                  <wps:wsp>
                    <wps:cNvSpPr txBox="1"/>
                    <wps:spPr>
                      <a:xfrm>
                        <a:off x="0" y="0"/>
                        <a:ext cx="2650490" cy="139065"/>
                      </a:xfrm>
                      <a:prstGeom prst="rect">
                        <a:avLst/>
                      </a:prstGeom>
                    </wps:spPr>
                    <wps:txbx>
                      <w:txbxContent>
                        <w:p>
                          <w:pPr>
                            <w:pStyle w:val="4"/>
                            <w:spacing w:before="14"/>
                            <w:ind w:left="20"/>
                            <w:rPr>
                              <w:rFonts w:ascii="Arial MT"/>
                            </w:rPr>
                          </w:pPr>
                          <w:r>
                            <w:rPr>
                              <w:rFonts w:ascii="Arial MT"/>
                              <w:spacing w:val="-2"/>
                            </w:rPr>
                            <w:t>localhost/moodle/mod/quiz/review.php?attempt=6&amp;cmid=3</w:t>
                          </w:r>
                        </w:p>
                      </w:txbxContent>
                    </wps:txbx>
                    <wps:bodyPr wrap="square" lIns="0" tIns="0" rIns="0" bIns="0" rtlCol="0">
                      <a:noAutofit/>
                    </wps:bodyPr>
                  </wps:wsp>
                </a:graphicData>
              </a:graphic>
            </wp:anchor>
          </w:drawing>
        </mc:Choice>
        <mc:Fallback>
          <w:pict>
            <v:shape id="Textbox 1" o:spid="_x0000_s1026" o:spt="202" type="#_x0000_t202" style="position:absolute;left:0pt;margin-left:24.5pt;margin-top:768pt;height:10.95pt;width:208.7pt;mso-position-horizontal-relative:page;mso-position-vertical-relative:page;z-index:-251527168;mso-width-relative:page;mso-height-relative:page;" filled="f" stroked="f" coordsize="21600,21600" o:gfxdata="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Zq6xrNoAAAAMAQAADwAAAAAAAAABACAAAAAiAAAAZHJzL2Rvd25yZXYueG1sUEsB&#10;AhQAFAAAAAgAh07iQPTPs5O6AQAAfQMAAA4AAAAAAAAAAQAgAAAAKQEAAGRycy9lMm9Eb2MueG1s&#10;UEsFBgAAAAAGAAYAWQEAAFUFAAAAAA==&#10;">
              <v:fill on="f" focussize="0,0"/>
              <v:stroke on="f"/>
              <v:imagedata o:title=""/>
              <o:lock v:ext="edit" aspectratio="f"/>
              <v:textbox inset="0mm,0mm,0mm,0mm">
                <w:txbxContent>
                  <w:p>
                    <w:pPr>
                      <w:pStyle w:val="4"/>
                      <w:spacing w:before="14"/>
                      <w:ind w:left="20"/>
                      <w:rPr>
                        <w:rFonts w:ascii="Arial MT"/>
                      </w:rPr>
                    </w:pPr>
                    <w:r>
                      <w:rPr>
                        <w:rFonts w:ascii="Arial MT"/>
                        <w:spacing w:val="-2"/>
                      </w:rPr>
                      <w:t>localhost/moodle/mod/quiz/review.php?attempt=6&amp;cmid=3</w:t>
                    </w:r>
                  </w:p>
                </w:txbxContent>
              </v:textbox>
            </v:shape>
          </w:pict>
        </mc:Fallback>
      </mc:AlternateContent>
    </w:r>
    <w:r>
      <mc:AlternateContent>
        <mc:Choice Requires="wps">
          <w:drawing>
            <wp:anchor distT="0" distB="0" distL="0" distR="0" simplePos="0" relativeHeight="251790336" behindDoc="1" locked="0" layoutInCell="1" allowOverlap="1">
              <wp:simplePos x="0" y="0"/>
              <wp:positionH relativeFrom="page">
                <wp:posOffset>7155815</wp:posOffset>
              </wp:positionH>
              <wp:positionV relativeFrom="page">
                <wp:posOffset>9753600</wp:posOffset>
              </wp:positionV>
              <wp:extent cx="305435" cy="139065"/>
              <wp:effectExtent l="0" t="0" r="0" b="0"/>
              <wp:wrapNone/>
              <wp:docPr id="671013938" name="Textbox 2"/>
              <wp:cNvGraphicFramePr/>
              <a:graphic xmlns:a="http://schemas.openxmlformats.org/drawingml/2006/main">
                <a:graphicData uri="http://schemas.microsoft.com/office/word/2010/wordprocessingShape">
                  <wps:wsp>
                    <wps:cNvSpPr txBox="1"/>
                    <wps:spPr>
                      <a:xfrm>
                        <a:off x="0" y="0"/>
                        <a:ext cx="305435" cy="139065"/>
                      </a:xfrm>
                      <a:prstGeom prst="rect">
                        <a:avLst/>
                      </a:prstGeom>
                    </wps:spPr>
                    <wps:txbx>
                      <w:txbxContent>
                        <w:p>
                          <w:pPr>
                            <w:pStyle w:val="4"/>
                            <w:spacing w:before="14"/>
                            <w:ind w:left="60"/>
                            <w:rPr>
                              <w:rFonts w:ascii="Arial MT"/>
                            </w:rPr>
                          </w:pPr>
                          <w:r>
                            <w:rPr>
                              <w:rFonts w:ascii="Arial MT"/>
                              <w:spacing w:val="-2"/>
                            </w:rPr>
                            <w:fldChar w:fldCharType="begin"/>
                          </w:r>
                          <w:r>
                            <w:rPr>
                              <w:rFonts w:ascii="Arial MT"/>
                              <w:spacing w:val="-2"/>
                            </w:rPr>
                            <w:instrText xml:space="preserve"> PAGE </w:instrText>
                          </w:r>
                          <w:r>
                            <w:rPr>
                              <w:rFonts w:ascii="Arial MT"/>
                              <w:spacing w:val="-2"/>
                            </w:rPr>
                            <w:fldChar w:fldCharType="separate"/>
                          </w:r>
                          <w:r>
                            <w:rPr>
                              <w:rFonts w:ascii="Arial MT"/>
                              <w:spacing w:val="-2"/>
                            </w:rPr>
                            <w:t>10</w:t>
                          </w:r>
                          <w:r>
                            <w:rPr>
                              <w:rFonts w:ascii="Arial MT"/>
                              <w:spacing w:val="-2"/>
                            </w:rPr>
                            <w:fldChar w:fldCharType="end"/>
                          </w:r>
                          <w:r>
                            <w:rPr>
                              <w:rFonts w:ascii="Arial MT"/>
                              <w:spacing w:val="-2"/>
                            </w:rPr>
                            <w:t>/</w:t>
                          </w:r>
                          <w:r>
                            <w:rPr>
                              <w:rFonts w:ascii="Arial MT"/>
                              <w:spacing w:val="-2"/>
                            </w:rPr>
                            <w:fldChar w:fldCharType="begin"/>
                          </w:r>
                          <w:r>
                            <w:rPr>
                              <w:rFonts w:ascii="Arial MT"/>
                              <w:spacing w:val="-2"/>
                            </w:rPr>
                            <w:instrText xml:space="preserve"> NUMPAGES </w:instrText>
                          </w:r>
                          <w:r>
                            <w:rPr>
                              <w:rFonts w:ascii="Arial MT"/>
                              <w:spacing w:val="-2"/>
                            </w:rPr>
                            <w:fldChar w:fldCharType="separate"/>
                          </w:r>
                          <w:r>
                            <w:rPr>
                              <w:rFonts w:ascii="Arial MT"/>
                              <w:spacing w:val="-2"/>
                            </w:rPr>
                            <w:t>18</w:t>
                          </w:r>
                          <w:r>
                            <w:rPr>
                              <w:rFonts w:ascii="Arial MT"/>
                              <w:spacing w:val="-2"/>
                            </w:rPr>
                            <w:fldChar w:fldCharType="end"/>
                          </w:r>
                        </w:p>
                      </w:txbxContent>
                    </wps:txbx>
                    <wps:bodyPr wrap="square" lIns="0" tIns="0" rIns="0" bIns="0" rtlCol="0">
                      <a:noAutofit/>
                    </wps:bodyPr>
                  </wps:wsp>
                </a:graphicData>
              </a:graphic>
            </wp:anchor>
          </w:drawing>
        </mc:Choice>
        <mc:Fallback>
          <w:pict>
            <v:shape id="Textbox 2" o:spid="_x0000_s1026" o:spt="202" type="#_x0000_t202" style="position:absolute;left:0pt;margin-left:563.45pt;margin-top:768pt;height:10.95pt;width:24.05pt;mso-position-horizontal-relative:page;mso-position-vertical-relative:page;z-index:-251526144;mso-width-relative:page;mso-height-relative:page;" filled="f" stroked="f" coordsize="21600,21600" o:gfxdata="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2D766dkAAAAPAQAADwAAAAAAAAABACAAAAAiAAAAZHJzL2Rvd25yZXYueG1sUEsBAhQA&#10;FAAAAAgAh07iQI3Q/sW4AQAAewMAAA4AAAAAAAAAAQAgAAAAKAEAAGRycy9lMm9Eb2MueG1sUEsF&#10;BgAAAAAGAAYAWQEAAFIFAAAAAA==&#10;">
              <v:fill on="f" focussize="0,0"/>
              <v:stroke on="f"/>
              <v:imagedata o:title=""/>
              <o:lock v:ext="edit" aspectratio="f"/>
              <v:textbox inset="0mm,0mm,0mm,0mm">
                <w:txbxContent>
                  <w:p>
                    <w:pPr>
                      <w:pStyle w:val="4"/>
                      <w:spacing w:before="14"/>
                      <w:ind w:left="60"/>
                      <w:rPr>
                        <w:rFonts w:ascii="Arial MT"/>
                      </w:rPr>
                    </w:pPr>
                    <w:r>
                      <w:rPr>
                        <w:rFonts w:ascii="Arial MT"/>
                        <w:spacing w:val="-2"/>
                      </w:rPr>
                      <w:fldChar w:fldCharType="begin"/>
                    </w:r>
                    <w:r>
                      <w:rPr>
                        <w:rFonts w:ascii="Arial MT"/>
                        <w:spacing w:val="-2"/>
                      </w:rPr>
                      <w:instrText xml:space="preserve"> PAGE </w:instrText>
                    </w:r>
                    <w:r>
                      <w:rPr>
                        <w:rFonts w:ascii="Arial MT"/>
                        <w:spacing w:val="-2"/>
                      </w:rPr>
                      <w:fldChar w:fldCharType="separate"/>
                    </w:r>
                    <w:r>
                      <w:rPr>
                        <w:rFonts w:ascii="Arial MT"/>
                        <w:spacing w:val="-2"/>
                      </w:rPr>
                      <w:t>10</w:t>
                    </w:r>
                    <w:r>
                      <w:rPr>
                        <w:rFonts w:ascii="Arial MT"/>
                        <w:spacing w:val="-2"/>
                      </w:rPr>
                      <w:fldChar w:fldCharType="end"/>
                    </w:r>
                    <w:r>
                      <w:rPr>
                        <w:rFonts w:ascii="Arial MT"/>
                        <w:spacing w:val="-2"/>
                      </w:rPr>
                      <w:t>/</w:t>
                    </w:r>
                    <w:r>
                      <w:rPr>
                        <w:rFonts w:ascii="Arial MT"/>
                        <w:spacing w:val="-2"/>
                      </w:rPr>
                      <w:fldChar w:fldCharType="begin"/>
                    </w:r>
                    <w:r>
                      <w:rPr>
                        <w:rFonts w:ascii="Arial MT"/>
                        <w:spacing w:val="-2"/>
                      </w:rPr>
                      <w:instrText xml:space="preserve"> NUMPAGES </w:instrText>
                    </w:r>
                    <w:r>
                      <w:rPr>
                        <w:rFonts w:ascii="Arial MT"/>
                        <w:spacing w:val="-2"/>
                      </w:rPr>
                      <w:fldChar w:fldCharType="separate"/>
                    </w:r>
                    <w:r>
                      <w:rPr>
                        <w:rFonts w:ascii="Arial MT"/>
                        <w:spacing w:val="-2"/>
                      </w:rPr>
                      <w:t>18</w:t>
                    </w:r>
                    <w:r>
                      <w:rPr>
                        <w:rFonts w:ascii="Arial MT"/>
                        <w:spacing w:val="-2"/>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spacing w:line="14" w:lineRule="auto"/>
      <w:rPr>
        <w:sz w:val="20"/>
      </w:rPr>
    </w:pPr>
    <w:r>
      <mc:AlternateContent>
        <mc:Choice Requires="wps">
          <w:drawing>
            <wp:anchor distT="0" distB="0" distL="0" distR="0" simplePos="0" relativeHeight="251787264" behindDoc="1" locked="0" layoutInCell="1" allowOverlap="1">
              <wp:simplePos x="0" y="0"/>
              <wp:positionH relativeFrom="page">
                <wp:posOffset>311150</wp:posOffset>
              </wp:positionH>
              <wp:positionV relativeFrom="page">
                <wp:posOffset>9753600</wp:posOffset>
              </wp:positionV>
              <wp:extent cx="2701290" cy="139065"/>
              <wp:effectExtent l="0" t="0" r="0" b="0"/>
              <wp:wrapNone/>
              <wp:docPr id="1" name="Textbox 1"/>
              <wp:cNvGraphicFramePr/>
              <a:graphic xmlns:a="http://schemas.openxmlformats.org/drawingml/2006/main">
                <a:graphicData uri="http://schemas.microsoft.com/office/word/2010/wordprocessingShape">
                  <wps:wsp>
                    <wps:cNvSpPr txBox="1"/>
                    <wps:spPr>
                      <a:xfrm>
                        <a:off x="0" y="0"/>
                        <a:ext cx="2701290" cy="139065"/>
                      </a:xfrm>
                      <a:prstGeom prst="rect">
                        <a:avLst/>
                      </a:prstGeom>
                    </wps:spPr>
                    <wps:txbx>
                      <w:txbxContent>
                        <w:p>
                          <w:pPr>
                            <w:pStyle w:val="4"/>
                            <w:spacing w:before="14"/>
                            <w:ind w:left="20"/>
                            <w:rPr>
                              <w:rFonts w:ascii="Arial MT"/>
                            </w:rPr>
                          </w:pPr>
                          <w:r>
                            <w:rPr>
                              <w:rFonts w:ascii="Arial MT"/>
                              <w:spacing w:val="-2"/>
                            </w:rPr>
                            <w:t>localhost/moodle/mod/quiz/attempt.php?attempt=3&amp;cmid=2</w:t>
                          </w:r>
                        </w:p>
                      </w:txbxContent>
                    </wps:txbx>
                    <wps:bodyPr wrap="square" lIns="0" tIns="0" rIns="0" bIns="0" rtlCol="0">
                      <a:noAutofit/>
                    </wps:bodyPr>
                  </wps:wsp>
                </a:graphicData>
              </a:graphic>
            </wp:anchor>
          </w:drawing>
        </mc:Choice>
        <mc:Fallback>
          <w:pict>
            <v:shape id="Textbox 1" o:spid="_x0000_s1026" o:spt="202" type="#_x0000_t202" style="position:absolute;left:0pt;margin-left:24.5pt;margin-top:768pt;height:10.95pt;width:212.7pt;mso-position-horizontal-relative:page;mso-position-vertical-relative:page;z-index:-251529216;mso-width-relative:page;mso-height-relative:page;" filled="f" stroked="f" coordsize="21600,21600" o:gfxdata="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KeAl9rbAAAADAEAAA8AAAAAAAAAAQAgAAAAIgAAAGRycy9kb3ducmV2LnhtbFBLAQIUABQAAAAI&#10;AIdO4kCbXvlQsQEAAHQDAAAOAAAAAAAAAAEAIAAAACoBAABkcnMvZTJvRG9jLnhtbFBLBQYAAAAA&#10;BgAGAFkBAABNBQAAAAA=&#10;">
              <v:fill on="f" focussize="0,0"/>
              <v:stroke on="f"/>
              <v:imagedata o:title=""/>
              <o:lock v:ext="edit" aspectratio="f"/>
              <v:textbox inset="0mm,0mm,0mm,0mm">
                <w:txbxContent>
                  <w:p>
                    <w:pPr>
                      <w:pStyle w:val="4"/>
                      <w:spacing w:before="14"/>
                      <w:ind w:left="20"/>
                      <w:rPr>
                        <w:rFonts w:ascii="Arial MT"/>
                      </w:rPr>
                    </w:pPr>
                    <w:r>
                      <w:rPr>
                        <w:rFonts w:ascii="Arial MT"/>
                        <w:spacing w:val="-2"/>
                      </w:rPr>
                      <w:t>localhost/moodle/mod/quiz/attempt.php?attempt=3&amp;cmid=2</w:t>
                    </w:r>
                  </w:p>
                </w:txbxContent>
              </v:textbox>
            </v:shape>
          </w:pict>
        </mc:Fallback>
      </mc:AlternateContent>
    </w:r>
    <w:r>
      <mc:AlternateContent>
        <mc:Choice Requires="wps">
          <w:drawing>
            <wp:anchor distT="0" distB="0" distL="0" distR="0" simplePos="0" relativeHeight="251788288" behindDoc="1" locked="0" layoutInCell="1" allowOverlap="1">
              <wp:simplePos x="0" y="0"/>
              <wp:positionH relativeFrom="page">
                <wp:posOffset>7155815</wp:posOffset>
              </wp:positionH>
              <wp:positionV relativeFrom="page">
                <wp:posOffset>9753600</wp:posOffset>
              </wp:positionV>
              <wp:extent cx="305435" cy="139065"/>
              <wp:effectExtent l="0" t="0" r="0" b="0"/>
              <wp:wrapNone/>
              <wp:docPr id="2" name="Textbox 2"/>
              <wp:cNvGraphicFramePr/>
              <a:graphic xmlns:a="http://schemas.openxmlformats.org/drawingml/2006/main">
                <a:graphicData uri="http://schemas.microsoft.com/office/word/2010/wordprocessingShape">
                  <wps:wsp>
                    <wps:cNvSpPr txBox="1"/>
                    <wps:spPr>
                      <a:xfrm>
                        <a:off x="0" y="0"/>
                        <a:ext cx="305435" cy="139065"/>
                      </a:xfrm>
                      <a:prstGeom prst="rect">
                        <a:avLst/>
                      </a:prstGeom>
                    </wps:spPr>
                    <wps:txbx>
                      <w:txbxContent>
                        <w:p>
                          <w:pPr>
                            <w:pStyle w:val="4"/>
                            <w:spacing w:before="14"/>
                            <w:ind w:left="60"/>
                            <w:rPr>
                              <w:rFonts w:ascii="Arial MT"/>
                            </w:rPr>
                          </w:pPr>
                          <w:r>
                            <w:rPr>
                              <w:rFonts w:ascii="Arial MT"/>
                              <w:spacing w:val="-2"/>
                            </w:rPr>
                            <w:fldChar w:fldCharType="begin"/>
                          </w:r>
                          <w:r>
                            <w:rPr>
                              <w:rFonts w:ascii="Arial MT"/>
                              <w:spacing w:val="-2"/>
                            </w:rPr>
                            <w:instrText xml:space="preserve"> PAGE </w:instrText>
                          </w:r>
                          <w:r>
                            <w:rPr>
                              <w:rFonts w:ascii="Arial MT"/>
                              <w:spacing w:val="-2"/>
                            </w:rPr>
                            <w:fldChar w:fldCharType="separate"/>
                          </w:r>
                          <w:r>
                            <w:rPr>
                              <w:rFonts w:ascii="Arial MT"/>
                              <w:spacing w:val="-2"/>
                            </w:rPr>
                            <w:t>10</w:t>
                          </w:r>
                          <w:r>
                            <w:rPr>
                              <w:rFonts w:ascii="Arial MT"/>
                              <w:spacing w:val="-2"/>
                            </w:rPr>
                            <w:fldChar w:fldCharType="end"/>
                          </w:r>
                          <w:r>
                            <w:rPr>
                              <w:rFonts w:ascii="Arial MT"/>
                              <w:spacing w:val="-2"/>
                            </w:rPr>
                            <w:t>/</w:t>
                          </w:r>
                          <w:r>
                            <w:rPr>
                              <w:rFonts w:ascii="Arial MT"/>
                              <w:spacing w:val="-2"/>
                            </w:rPr>
                            <w:fldChar w:fldCharType="begin"/>
                          </w:r>
                          <w:r>
                            <w:rPr>
                              <w:rFonts w:ascii="Arial MT"/>
                              <w:spacing w:val="-2"/>
                            </w:rPr>
                            <w:instrText xml:space="preserve"> NUMPAGES </w:instrText>
                          </w:r>
                          <w:r>
                            <w:rPr>
                              <w:rFonts w:ascii="Arial MT"/>
                              <w:spacing w:val="-2"/>
                            </w:rPr>
                            <w:fldChar w:fldCharType="separate"/>
                          </w:r>
                          <w:r>
                            <w:rPr>
                              <w:rFonts w:ascii="Arial MT"/>
                              <w:spacing w:val="-2"/>
                            </w:rPr>
                            <w:t>18</w:t>
                          </w:r>
                          <w:r>
                            <w:rPr>
                              <w:rFonts w:ascii="Arial MT"/>
                              <w:spacing w:val="-2"/>
                            </w:rPr>
                            <w:fldChar w:fldCharType="end"/>
                          </w:r>
                        </w:p>
                      </w:txbxContent>
                    </wps:txbx>
                    <wps:bodyPr wrap="square" lIns="0" tIns="0" rIns="0" bIns="0" rtlCol="0">
                      <a:noAutofit/>
                    </wps:bodyPr>
                  </wps:wsp>
                </a:graphicData>
              </a:graphic>
            </wp:anchor>
          </w:drawing>
        </mc:Choice>
        <mc:Fallback>
          <w:pict>
            <v:shape id="Textbox 2" o:spid="_x0000_s1026" o:spt="202" type="#_x0000_t202" style="position:absolute;left:0pt;margin-left:563.45pt;margin-top:768pt;height:10.95pt;width:24.05pt;mso-position-horizontal-relative:page;mso-position-vertical-relative:page;z-index:-251528192;mso-width-relative:page;mso-height-relative:page;" filled="f" stroked="f" coordsize="21600,21600" o:gfxdata="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Y&#10;Pvrp2QAAAA8BAAAPAAAAAAAAAAEAIAAAACIAAABkcnMvZG93bnJldi54bWxQSwECFAAUAAAACACH&#10;TuJAcJyHqbEBAABzAwAADgAAAAAAAAABACAAAAAoAQAAZHJzL2Uyb0RvYy54bWxQSwUGAAAAAAYA&#10;BgBZAQAASwUAAAAA&#10;">
              <v:fill on="f" focussize="0,0"/>
              <v:stroke on="f"/>
              <v:imagedata o:title=""/>
              <o:lock v:ext="edit" aspectratio="f"/>
              <v:textbox inset="0mm,0mm,0mm,0mm">
                <w:txbxContent>
                  <w:p>
                    <w:pPr>
                      <w:pStyle w:val="4"/>
                      <w:spacing w:before="14"/>
                      <w:ind w:left="60"/>
                      <w:rPr>
                        <w:rFonts w:ascii="Arial MT"/>
                      </w:rPr>
                    </w:pPr>
                    <w:r>
                      <w:rPr>
                        <w:rFonts w:ascii="Arial MT"/>
                        <w:spacing w:val="-2"/>
                      </w:rPr>
                      <w:fldChar w:fldCharType="begin"/>
                    </w:r>
                    <w:r>
                      <w:rPr>
                        <w:rFonts w:ascii="Arial MT"/>
                        <w:spacing w:val="-2"/>
                      </w:rPr>
                      <w:instrText xml:space="preserve"> PAGE </w:instrText>
                    </w:r>
                    <w:r>
                      <w:rPr>
                        <w:rFonts w:ascii="Arial MT"/>
                        <w:spacing w:val="-2"/>
                      </w:rPr>
                      <w:fldChar w:fldCharType="separate"/>
                    </w:r>
                    <w:r>
                      <w:rPr>
                        <w:rFonts w:ascii="Arial MT"/>
                        <w:spacing w:val="-2"/>
                      </w:rPr>
                      <w:t>10</w:t>
                    </w:r>
                    <w:r>
                      <w:rPr>
                        <w:rFonts w:ascii="Arial MT"/>
                        <w:spacing w:val="-2"/>
                      </w:rPr>
                      <w:fldChar w:fldCharType="end"/>
                    </w:r>
                    <w:r>
                      <w:rPr>
                        <w:rFonts w:ascii="Arial MT"/>
                        <w:spacing w:val="-2"/>
                      </w:rPr>
                      <w:t>/</w:t>
                    </w:r>
                    <w:r>
                      <w:rPr>
                        <w:rFonts w:ascii="Arial MT"/>
                        <w:spacing w:val="-2"/>
                      </w:rPr>
                      <w:fldChar w:fldCharType="begin"/>
                    </w:r>
                    <w:r>
                      <w:rPr>
                        <w:rFonts w:ascii="Arial MT"/>
                        <w:spacing w:val="-2"/>
                      </w:rPr>
                      <w:instrText xml:space="preserve"> NUMPAGES </w:instrText>
                    </w:r>
                    <w:r>
                      <w:rPr>
                        <w:rFonts w:ascii="Arial MT"/>
                        <w:spacing w:val="-2"/>
                      </w:rPr>
                      <w:fldChar w:fldCharType="separate"/>
                    </w:r>
                    <w:r>
                      <w:rPr>
                        <w:rFonts w:ascii="Arial MT"/>
                        <w:spacing w:val="-2"/>
                      </w:rPr>
                      <w:t>18</w:t>
                    </w:r>
                    <w:r>
                      <w:rPr>
                        <w:rFonts w:ascii="Arial MT"/>
                        <w:spacing w:val="-2"/>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69393E"/>
    <w:multiLevelType w:val="multilevel"/>
    <w:tmpl w:val="0169393E"/>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1">
    <w:nsid w:val="01A40C7D"/>
    <w:multiLevelType w:val="multilevel"/>
    <w:tmpl w:val="01A40C7D"/>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2">
    <w:nsid w:val="02E116E8"/>
    <w:multiLevelType w:val="multilevel"/>
    <w:tmpl w:val="02E116E8"/>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3">
    <w:nsid w:val="0864034D"/>
    <w:multiLevelType w:val="multilevel"/>
    <w:tmpl w:val="0864034D"/>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4">
    <w:nsid w:val="0AD242E9"/>
    <w:multiLevelType w:val="multilevel"/>
    <w:tmpl w:val="0AD242E9"/>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5">
    <w:nsid w:val="10C21253"/>
    <w:multiLevelType w:val="multilevel"/>
    <w:tmpl w:val="10C21253"/>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6">
    <w:nsid w:val="10FF2D4D"/>
    <w:multiLevelType w:val="multilevel"/>
    <w:tmpl w:val="10FF2D4D"/>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7">
    <w:nsid w:val="138D419F"/>
    <w:multiLevelType w:val="multilevel"/>
    <w:tmpl w:val="138D419F"/>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8">
    <w:nsid w:val="14901011"/>
    <w:multiLevelType w:val="multilevel"/>
    <w:tmpl w:val="14901011"/>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9">
    <w:nsid w:val="1ADA568A"/>
    <w:multiLevelType w:val="multilevel"/>
    <w:tmpl w:val="1ADA568A"/>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10">
    <w:nsid w:val="1B9B5157"/>
    <w:multiLevelType w:val="multilevel"/>
    <w:tmpl w:val="1B9B5157"/>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11">
    <w:nsid w:val="1BBE1118"/>
    <w:multiLevelType w:val="multilevel"/>
    <w:tmpl w:val="1BBE1118"/>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12">
    <w:nsid w:val="1C87176C"/>
    <w:multiLevelType w:val="multilevel"/>
    <w:tmpl w:val="1C87176C"/>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13">
    <w:nsid w:val="1D004D11"/>
    <w:multiLevelType w:val="multilevel"/>
    <w:tmpl w:val="1D004D11"/>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14">
    <w:nsid w:val="1E90217A"/>
    <w:multiLevelType w:val="multilevel"/>
    <w:tmpl w:val="1E90217A"/>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15">
    <w:nsid w:val="1EF25A43"/>
    <w:multiLevelType w:val="multilevel"/>
    <w:tmpl w:val="1EF25A43"/>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16">
    <w:nsid w:val="1F7749F3"/>
    <w:multiLevelType w:val="multilevel"/>
    <w:tmpl w:val="1F7749F3"/>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17">
    <w:nsid w:val="1F843E35"/>
    <w:multiLevelType w:val="multilevel"/>
    <w:tmpl w:val="1F843E35"/>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18">
    <w:nsid w:val="211721E8"/>
    <w:multiLevelType w:val="multilevel"/>
    <w:tmpl w:val="211721E8"/>
    <w:lvl w:ilvl="0" w:tentative="0">
      <w:start w:val="6"/>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9">
    <w:nsid w:val="21F31F12"/>
    <w:multiLevelType w:val="multilevel"/>
    <w:tmpl w:val="21F31F12"/>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20">
    <w:nsid w:val="244C3906"/>
    <w:multiLevelType w:val="multilevel"/>
    <w:tmpl w:val="244C3906"/>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21">
    <w:nsid w:val="257A7578"/>
    <w:multiLevelType w:val="multilevel"/>
    <w:tmpl w:val="257A7578"/>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22">
    <w:nsid w:val="25B60190"/>
    <w:multiLevelType w:val="multilevel"/>
    <w:tmpl w:val="25B60190"/>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23">
    <w:nsid w:val="261C48BC"/>
    <w:multiLevelType w:val="multilevel"/>
    <w:tmpl w:val="261C48BC"/>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24">
    <w:nsid w:val="26D26E5E"/>
    <w:multiLevelType w:val="multilevel"/>
    <w:tmpl w:val="26D26E5E"/>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25">
    <w:nsid w:val="2AAF4546"/>
    <w:multiLevelType w:val="multilevel"/>
    <w:tmpl w:val="2AAF4546"/>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26">
    <w:nsid w:val="2AB632B6"/>
    <w:multiLevelType w:val="multilevel"/>
    <w:tmpl w:val="2AB632B6"/>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27">
    <w:nsid w:val="2BB1624B"/>
    <w:multiLevelType w:val="multilevel"/>
    <w:tmpl w:val="2BB1624B"/>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28">
    <w:nsid w:val="2D9F73EB"/>
    <w:multiLevelType w:val="multilevel"/>
    <w:tmpl w:val="2D9F73EB"/>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29">
    <w:nsid w:val="2F8E22CE"/>
    <w:multiLevelType w:val="multilevel"/>
    <w:tmpl w:val="2F8E22CE"/>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30">
    <w:nsid w:val="2F9642FF"/>
    <w:multiLevelType w:val="multilevel"/>
    <w:tmpl w:val="2F9642FF"/>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31">
    <w:nsid w:val="2FB14C01"/>
    <w:multiLevelType w:val="multilevel"/>
    <w:tmpl w:val="2FB14C01"/>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32">
    <w:nsid w:val="2FE066E6"/>
    <w:multiLevelType w:val="multilevel"/>
    <w:tmpl w:val="2FE066E6"/>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33">
    <w:nsid w:val="315836FA"/>
    <w:multiLevelType w:val="multilevel"/>
    <w:tmpl w:val="315836FA"/>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34">
    <w:nsid w:val="316F1A7A"/>
    <w:multiLevelType w:val="multilevel"/>
    <w:tmpl w:val="316F1A7A"/>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35">
    <w:nsid w:val="3558404F"/>
    <w:multiLevelType w:val="multilevel"/>
    <w:tmpl w:val="3558404F"/>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36">
    <w:nsid w:val="36A75D13"/>
    <w:multiLevelType w:val="multilevel"/>
    <w:tmpl w:val="36A75D13"/>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37">
    <w:nsid w:val="3A0A5356"/>
    <w:multiLevelType w:val="multilevel"/>
    <w:tmpl w:val="3A0A5356"/>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38">
    <w:nsid w:val="3DC615D3"/>
    <w:multiLevelType w:val="multilevel"/>
    <w:tmpl w:val="3DC615D3"/>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39">
    <w:nsid w:val="3DFC1FDE"/>
    <w:multiLevelType w:val="multilevel"/>
    <w:tmpl w:val="3DFC1FDE"/>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40">
    <w:nsid w:val="40ED7859"/>
    <w:multiLevelType w:val="multilevel"/>
    <w:tmpl w:val="40ED7859"/>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41">
    <w:nsid w:val="41D8488C"/>
    <w:multiLevelType w:val="multilevel"/>
    <w:tmpl w:val="41D8488C"/>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42">
    <w:nsid w:val="42C3701A"/>
    <w:multiLevelType w:val="multilevel"/>
    <w:tmpl w:val="42C3701A"/>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43">
    <w:nsid w:val="43427E8D"/>
    <w:multiLevelType w:val="multilevel"/>
    <w:tmpl w:val="43427E8D"/>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44">
    <w:nsid w:val="43455E17"/>
    <w:multiLevelType w:val="multilevel"/>
    <w:tmpl w:val="43455E17"/>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45">
    <w:nsid w:val="44BA66E2"/>
    <w:multiLevelType w:val="multilevel"/>
    <w:tmpl w:val="44BA66E2"/>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46">
    <w:nsid w:val="45BF7AEE"/>
    <w:multiLevelType w:val="multilevel"/>
    <w:tmpl w:val="45BF7AEE"/>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47">
    <w:nsid w:val="46E33F3B"/>
    <w:multiLevelType w:val="multilevel"/>
    <w:tmpl w:val="46E33F3B"/>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48">
    <w:nsid w:val="4B9439F7"/>
    <w:multiLevelType w:val="multilevel"/>
    <w:tmpl w:val="4B9439F7"/>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49">
    <w:nsid w:val="4BC20D58"/>
    <w:multiLevelType w:val="multilevel"/>
    <w:tmpl w:val="4BC20D58"/>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50">
    <w:nsid w:val="50DE1D21"/>
    <w:multiLevelType w:val="multilevel"/>
    <w:tmpl w:val="50DE1D21"/>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51">
    <w:nsid w:val="5375098F"/>
    <w:multiLevelType w:val="multilevel"/>
    <w:tmpl w:val="5375098F"/>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52">
    <w:nsid w:val="541E57C2"/>
    <w:multiLevelType w:val="multilevel"/>
    <w:tmpl w:val="541E57C2"/>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53">
    <w:nsid w:val="57BB7420"/>
    <w:multiLevelType w:val="multilevel"/>
    <w:tmpl w:val="57BB7420"/>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54">
    <w:nsid w:val="58225485"/>
    <w:multiLevelType w:val="multilevel"/>
    <w:tmpl w:val="58225485"/>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55">
    <w:nsid w:val="59F136B1"/>
    <w:multiLevelType w:val="multilevel"/>
    <w:tmpl w:val="59F136B1"/>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56">
    <w:nsid w:val="5AB81552"/>
    <w:multiLevelType w:val="multilevel"/>
    <w:tmpl w:val="5AB81552"/>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57">
    <w:nsid w:val="5B4778F7"/>
    <w:multiLevelType w:val="multilevel"/>
    <w:tmpl w:val="5B4778F7"/>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58">
    <w:nsid w:val="5B841FCD"/>
    <w:multiLevelType w:val="multilevel"/>
    <w:tmpl w:val="5B841FCD"/>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59">
    <w:nsid w:val="5D141C60"/>
    <w:multiLevelType w:val="multilevel"/>
    <w:tmpl w:val="5D141C60"/>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60">
    <w:nsid w:val="5DCA4F47"/>
    <w:multiLevelType w:val="multilevel"/>
    <w:tmpl w:val="5DCA4F47"/>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61">
    <w:nsid w:val="5E2323F8"/>
    <w:multiLevelType w:val="multilevel"/>
    <w:tmpl w:val="5E2323F8"/>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62">
    <w:nsid w:val="5F7D08CC"/>
    <w:multiLevelType w:val="multilevel"/>
    <w:tmpl w:val="5F7D08CC"/>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63">
    <w:nsid w:val="5F9C3406"/>
    <w:multiLevelType w:val="multilevel"/>
    <w:tmpl w:val="5F9C3406"/>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64">
    <w:nsid w:val="610138C6"/>
    <w:multiLevelType w:val="multilevel"/>
    <w:tmpl w:val="610138C6"/>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65">
    <w:nsid w:val="618C7808"/>
    <w:multiLevelType w:val="multilevel"/>
    <w:tmpl w:val="618C7808"/>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66">
    <w:nsid w:val="64C230C5"/>
    <w:multiLevelType w:val="multilevel"/>
    <w:tmpl w:val="64C230C5"/>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67">
    <w:nsid w:val="64E04276"/>
    <w:multiLevelType w:val="multilevel"/>
    <w:tmpl w:val="64E04276"/>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68">
    <w:nsid w:val="65F47C84"/>
    <w:multiLevelType w:val="multilevel"/>
    <w:tmpl w:val="65F47C84"/>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69">
    <w:nsid w:val="66410CD1"/>
    <w:multiLevelType w:val="multilevel"/>
    <w:tmpl w:val="66410CD1"/>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70">
    <w:nsid w:val="6AAD34F0"/>
    <w:multiLevelType w:val="multilevel"/>
    <w:tmpl w:val="6AAD34F0"/>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71">
    <w:nsid w:val="6CE3109E"/>
    <w:multiLevelType w:val="multilevel"/>
    <w:tmpl w:val="6CE3109E"/>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72">
    <w:nsid w:val="6E2B3D5F"/>
    <w:multiLevelType w:val="multilevel"/>
    <w:tmpl w:val="6E2B3D5F"/>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73">
    <w:nsid w:val="709C5B16"/>
    <w:multiLevelType w:val="multilevel"/>
    <w:tmpl w:val="709C5B16"/>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74">
    <w:nsid w:val="71ED6E89"/>
    <w:multiLevelType w:val="multilevel"/>
    <w:tmpl w:val="71ED6E89"/>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75">
    <w:nsid w:val="72027D77"/>
    <w:multiLevelType w:val="multilevel"/>
    <w:tmpl w:val="72027D77"/>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76">
    <w:nsid w:val="72421673"/>
    <w:multiLevelType w:val="multilevel"/>
    <w:tmpl w:val="72421673"/>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77">
    <w:nsid w:val="73D170E8"/>
    <w:multiLevelType w:val="multilevel"/>
    <w:tmpl w:val="73D170E8"/>
    <w:lvl w:ilvl="0" w:tentative="0">
      <w:start w:val="1"/>
      <w:numFmt w:val="lowerLetter"/>
      <w:lvlText w:val="%1."/>
      <w:lvlJc w:val="left"/>
      <w:pPr>
        <w:ind w:left="1100" w:hanging="296"/>
        <w:jc w:val="left"/>
      </w:pPr>
      <w:rPr>
        <w:rFonts w:hint="default"/>
        <w:spacing w:val="0"/>
        <w:w w:val="104"/>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78">
    <w:nsid w:val="77E90627"/>
    <w:multiLevelType w:val="multilevel"/>
    <w:tmpl w:val="77E90627"/>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79">
    <w:nsid w:val="7ABF4986"/>
    <w:multiLevelType w:val="multilevel"/>
    <w:tmpl w:val="7ABF4986"/>
    <w:lvl w:ilvl="0" w:tentative="0">
      <w:start w:val="1"/>
      <w:numFmt w:val="lowerLetter"/>
      <w:lvlText w:val="%1."/>
      <w:lvlJc w:val="left"/>
      <w:pPr>
        <w:ind w:left="1100" w:hanging="296"/>
        <w:jc w:val="left"/>
      </w:pPr>
      <w:rPr>
        <w:rFonts w:hint="default"/>
        <w:spacing w:val="0"/>
        <w:w w:val="104"/>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80">
    <w:nsid w:val="7B3A2814"/>
    <w:multiLevelType w:val="multilevel"/>
    <w:tmpl w:val="7B3A2814"/>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81">
    <w:nsid w:val="7D493B7A"/>
    <w:multiLevelType w:val="multilevel"/>
    <w:tmpl w:val="7D493B7A"/>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abstractNum w:abstractNumId="82">
    <w:nsid w:val="7FEF4AA9"/>
    <w:multiLevelType w:val="multilevel"/>
    <w:tmpl w:val="7FEF4AA9"/>
    <w:lvl w:ilvl="0" w:tentative="0">
      <w:start w:val="1"/>
      <w:numFmt w:val="lowerLetter"/>
      <w:lvlText w:val="%1."/>
      <w:lvlJc w:val="left"/>
      <w:pPr>
        <w:ind w:left="1100" w:hanging="296"/>
        <w:jc w:val="left"/>
      </w:pPr>
      <w:rPr>
        <w:rFonts w:hint="default" w:ascii="Segoe UI" w:hAnsi="Segoe UI" w:eastAsia="Segoe UI" w:cs="Segoe UI"/>
        <w:b w:val="0"/>
        <w:bCs w:val="0"/>
        <w:i w:val="0"/>
        <w:iCs w:val="0"/>
        <w:color w:val="001A1D"/>
        <w:spacing w:val="0"/>
        <w:w w:val="104"/>
        <w:sz w:val="16"/>
        <w:szCs w:val="16"/>
        <w:lang w:val="en-US" w:eastAsia="en-US" w:bidi="ar-SA"/>
      </w:rPr>
    </w:lvl>
    <w:lvl w:ilvl="1" w:tentative="0">
      <w:start w:val="0"/>
      <w:numFmt w:val="bullet"/>
      <w:lvlText w:val="•"/>
      <w:lvlJc w:val="left"/>
      <w:pPr>
        <w:ind w:left="2128" w:hanging="296"/>
      </w:pPr>
      <w:rPr>
        <w:rFonts w:hint="default"/>
        <w:lang w:val="en-US" w:eastAsia="en-US" w:bidi="ar-SA"/>
      </w:rPr>
    </w:lvl>
    <w:lvl w:ilvl="2" w:tentative="0">
      <w:start w:val="0"/>
      <w:numFmt w:val="bullet"/>
      <w:lvlText w:val="•"/>
      <w:lvlJc w:val="left"/>
      <w:pPr>
        <w:ind w:left="3156" w:hanging="296"/>
      </w:pPr>
      <w:rPr>
        <w:rFonts w:hint="default"/>
        <w:lang w:val="en-US" w:eastAsia="en-US" w:bidi="ar-SA"/>
      </w:rPr>
    </w:lvl>
    <w:lvl w:ilvl="3" w:tentative="0">
      <w:start w:val="0"/>
      <w:numFmt w:val="bullet"/>
      <w:lvlText w:val="•"/>
      <w:lvlJc w:val="left"/>
      <w:pPr>
        <w:ind w:left="4184" w:hanging="296"/>
      </w:pPr>
      <w:rPr>
        <w:rFonts w:hint="default"/>
        <w:lang w:val="en-US" w:eastAsia="en-US" w:bidi="ar-SA"/>
      </w:rPr>
    </w:lvl>
    <w:lvl w:ilvl="4" w:tentative="0">
      <w:start w:val="0"/>
      <w:numFmt w:val="bullet"/>
      <w:lvlText w:val="•"/>
      <w:lvlJc w:val="left"/>
      <w:pPr>
        <w:ind w:left="5212" w:hanging="296"/>
      </w:pPr>
      <w:rPr>
        <w:rFonts w:hint="default"/>
        <w:lang w:val="en-US" w:eastAsia="en-US" w:bidi="ar-SA"/>
      </w:rPr>
    </w:lvl>
    <w:lvl w:ilvl="5" w:tentative="0">
      <w:start w:val="0"/>
      <w:numFmt w:val="bullet"/>
      <w:lvlText w:val="•"/>
      <w:lvlJc w:val="left"/>
      <w:pPr>
        <w:ind w:left="6240" w:hanging="296"/>
      </w:pPr>
      <w:rPr>
        <w:rFonts w:hint="default"/>
        <w:lang w:val="en-US" w:eastAsia="en-US" w:bidi="ar-SA"/>
      </w:rPr>
    </w:lvl>
    <w:lvl w:ilvl="6" w:tentative="0">
      <w:start w:val="0"/>
      <w:numFmt w:val="bullet"/>
      <w:lvlText w:val="•"/>
      <w:lvlJc w:val="left"/>
      <w:pPr>
        <w:ind w:left="7268" w:hanging="296"/>
      </w:pPr>
      <w:rPr>
        <w:rFonts w:hint="default"/>
        <w:lang w:val="en-US" w:eastAsia="en-US" w:bidi="ar-SA"/>
      </w:rPr>
    </w:lvl>
    <w:lvl w:ilvl="7" w:tentative="0">
      <w:start w:val="0"/>
      <w:numFmt w:val="bullet"/>
      <w:lvlText w:val="•"/>
      <w:lvlJc w:val="left"/>
      <w:pPr>
        <w:ind w:left="8296" w:hanging="296"/>
      </w:pPr>
      <w:rPr>
        <w:rFonts w:hint="default"/>
        <w:lang w:val="en-US" w:eastAsia="en-US" w:bidi="ar-SA"/>
      </w:rPr>
    </w:lvl>
    <w:lvl w:ilvl="8" w:tentative="0">
      <w:start w:val="0"/>
      <w:numFmt w:val="bullet"/>
      <w:lvlText w:val="•"/>
      <w:lvlJc w:val="left"/>
      <w:pPr>
        <w:ind w:left="9324" w:hanging="296"/>
      </w:pPr>
      <w:rPr>
        <w:rFonts w:hint="default"/>
        <w:lang w:val="en-US" w:eastAsia="en-US" w:bidi="ar-SA"/>
      </w:rPr>
    </w:lvl>
  </w:abstractNum>
  <w:num w:numId="1">
    <w:abstractNumId w:val="9"/>
  </w:num>
  <w:num w:numId="2">
    <w:abstractNumId w:val="33"/>
  </w:num>
  <w:num w:numId="3">
    <w:abstractNumId w:val="57"/>
  </w:num>
  <w:num w:numId="4">
    <w:abstractNumId w:val="10"/>
  </w:num>
  <w:num w:numId="5">
    <w:abstractNumId w:val="61"/>
  </w:num>
  <w:num w:numId="6">
    <w:abstractNumId w:val="62"/>
  </w:num>
  <w:num w:numId="7">
    <w:abstractNumId w:val="76"/>
  </w:num>
  <w:num w:numId="8">
    <w:abstractNumId w:val="56"/>
  </w:num>
  <w:num w:numId="9">
    <w:abstractNumId w:val="79"/>
  </w:num>
  <w:num w:numId="10">
    <w:abstractNumId w:val="20"/>
  </w:num>
  <w:num w:numId="11">
    <w:abstractNumId w:val="13"/>
  </w:num>
  <w:num w:numId="12">
    <w:abstractNumId w:val="52"/>
  </w:num>
  <w:num w:numId="13">
    <w:abstractNumId w:val="47"/>
  </w:num>
  <w:num w:numId="14">
    <w:abstractNumId w:val="66"/>
  </w:num>
  <w:num w:numId="15">
    <w:abstractNumId w:val="55"/>
  </w:num>
  <w:num w:numId="16">
    <w:abstractNumId w:val="37"/>
  </w:num>
  <w:num w:numId="17">
    <w:abstractNumId w:val="46"/>
  </w:num>
  <w:num w:numId="18">
    <w:abstractNumId w:val="11"/>
  </w:num>
  <w:num w:numId="19">
    <w:abstractNumId w:val="78"/>
  </w:num>
  <w:num w:numId="20">
    <w:abstractNumId w:val="80"/>
  </w:num>
  <w:num w:numId="21">
    <w:abstractNumId w:val="27"/>
  </w:num>
  <w:num w:numId="22">
    <w:abstractNumId w:val="31"/>
  </w:num>
  <w:num w:numId="23">
    <w:abstractNumId w:val="26"/>
  </w:num>
  <w:num w:numId="24">
    <w:abstractNumId w:val="28"/>
  </w:num>
  <w:num w:numId="25">
    <w:abstractNumId w:val="5"/>
  </w:num>
  <w:num w:numId="26">
    <w:abstractNumId w:val="72"/>
  </w:num>
  <w:num w:numId="27">
    <w:abstractNumId w:val="71"/>
  </w:num>
  <w:num w:numId="28">
    <w:abstractNumId w:val="25"/>
  </w:num>
  <w:num w:numId="29">
    <w:abstractNumId w:val="2"/>
  </w:num>
  <w:num w:numId="30">
    <w:abstractNumId w:val="42"/>
  </w:num>
  <w:num w:numId="31">
    <w:abstractNumId w:val="44"/>
  </w:num>
  <w:num w:numId="32">
    <w:abstractNumId w:val="39"/>
  </w:num>
  <w:num w:numId="33">
    <w:abstractNumId w:val="48"/>
  </w:num>
  <w:num w:numId="34">
    <w:abstractNumId w:val="12"/>
  </w:num>
  <w:num w:numId="35">
    <w:abstractNumId w:val="15"/>
  </w:num>
  <w:num w:numId="36">
    <w:abstractNumId w:val="64"/>
  </w:num>
  <w:num w:numId="37">
    <w:abstractNumId w:val="8"/>
  </w:num>
  <w:num w:numId="38">
    <w:abstractNumId w:val="68"/>
  </w:num>
  <w:num w:numId="39">
    <w:abstractNumId w:val="49"/>
  </w:num>
  <w:num w:numId="40">
    <w:abstractNumId w:val="74"/>
  </w:num>
  <w:num w:numId="41">
    <w:abstractNumId w:val="36"/>
  </w:num>
  <w:num w:numId="42">
    <w:abstractNumId w:val="24"/>
  </w:num>
  <w:num w:numId="43">
    <w:abstractNumId w:val="59"/>
  </w:num>
  <w:num w:numId="44">
    <w:abstractNumId w:val="65"/>
  </w:num>
  <w:num w:numId="45">
    <w:abstractNumId w:val="81"/>
  </w:num>
  <w:num w:numId="46">
    <w:abstractNumId w:val="40"/>
  </w:num>
  <w:num w:numId="47">
    <w:abstractNumId w:val="63"/>
  </w:num>
  <w:num w:numId="48">
    <w:abstractNumId w:val="73"/>
  </w:num>
  <w:num w:numId="49">
    <w:abstractNumId w:val="6"/>
  </w:num>
  <w:num w:numId="50">
    <w:abstractNumId w:val="82"/>
  </w:num>
  <w:num w:numId="51">
    <w:abstractNumId w:val="17"/>
  </w:num>
  <w:num w:numId="52">
    <w:abstractNumId w:val="77"/>
  </w:num>
  <w:num w:numId="53">
    <w:abstractNumId w:val="7"/>
  </w:num>
  <w:num w:numId="54">
    <w:abstractNumId w:val="29"/>
  </w:num>
  <w:num w:numId="55">
    <w:abstractNumId w:val="1"/>
  </w:num>
  <w:num w:numId="56">
    <w:abstractNumId w:val="60"/>
  </w:num>
  <w:num w:numId="57">
    <w:abstractNumId w:val="21"/>
  </w:num>
  <w:num w:numId="58">
    <w:abstractNumId w:val="70"/>
  </w:num>
  <w:num w:numId="59">
    <w:abstractNumId w:val="4"/>
  </w:num>
  <w:num w:numId="60">
    <w:abstractNumId w:val="0"/>
  </w:num>
  <w:num w:numId="61">
    <w:abstractNumId w:val="54"/>
  </w:num>
  <w:num w:numId="62">
    <w:abstractNumId w:val="45"/>
  </w:num>
  <w:num w:numId="63">
    <w:abstractNumId w:val="53"/>
  </w:num>
  <w:num w:numId="64">
    <w:abstractNumId w:val="18"/>
  </w:num>
  <w:num w:numId="65">
    <w:abstractNumId w:val="41"/>
  </w:num>
  <w:num w:numId="66">
    <w:abstractNumId w:val="38"/>
  </w:num>
  <w:num w:numId="67">
    <w:abstractNumId w:val="51"/>
  </w:num>
  <w:num w:numId="68">
    <w:abstractNumId w:val="23"/>
  </w:num>
  <w:num w:numId="69">
    <w:abstractNumId w:val="3"/>
  </w:num>
  <w:num w:numId="70">
    <w:abstractNumId w:val="32"/>
  </w:num>
  <w:num w:numId="71">
    <w:abstractNumId w:val="30"/>
  </w:num>
  <w:num w:numId="72">
    <w:abstractNumId w:val="19"/>
  </w:num>
  <w:num w:numId="73">
    <w:abstractNumId w:val="34"/>
  </w:num>
  <w:num w:numId="74">
    <w:abstractNumId w:val="35"/>
  </w:num>
  <w:num w:numId="75">
    <w:abstractNumId w:val="22"/>
  </w:num>
  <w:num w:numId="76">
    <w:abstractNumId w:val="14"/>
  </w:num>
  <w:num w:numId="77">
    <w:abstractNumId w:val="16"/>
  </w:num>
  <w:num w:numId="78">
    <w:abstractNumId w:val="58"/>
  </w:num>
  <w:num w:numId="79">
    <w:abstractNumId w:val="69"/>
  </w:num>
  <w:num w:numId="80">
    <w:abstractNumId w:val="50"/>
  </w:num>
  <w:num w:numId="81">
    <w:abstractNumId w:val="67"/>
  </w:num>
  <w:num w:numId="82">
    <w:abstractNumId w:val="75"/>
  </w:num>
  <w:num w:numId="83">
    <w:abstractNumId w:val="4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Nguyen Huu Phong">
    <w15:presenceInfo w15:providerId="None" w15:userId="Nguyen Huu Pho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4"/>
  </w:compat>
  <w:rsids>
    <w:rsidRoot w:val="00790F75"/>
    <w:rsid w:val="00790F75"/>
    <w:rsid w:val="00C57CD2"/>
    <w:rsid w:val="00FD5005"/>
    <w:rsid w:val="3CB17A4A"/>
    <w:rsid w:val="43765B95"/>
    <w:rsid w:val="458E33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Segoe UI" w:hAnsi="Segoe UI" w:eastAsia="Segoe UI" w:cs="Segoe UI"/>
      <w:sz w:val="22"/>
      <w:szCs w:val="22"/>
      <w:lang w:val="en-US"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ody Text"/>
    <w:basedOn w:val="1"/>
    <w:qFormat/>
    <w:uiPriority w:val="1"/>
    <w:rPr>
      <w:sz w:val="16"/>
      <w:szCs w:val="16"/>
    </w:rPr>
  </w:style>
  <w:style w:type="paragraph" w:styleId="5">
    <w:name w:val="List Paragraph"/>
    <w:basedOn w:val="1"/>
    <w:qFormat/>
    <w:uiPriority w:val="1"/>
    <w:pPr>
      <w:spacing w:before="168"/>
      <w:ind w:left="1098" w:hanging="294"/>
    </w:pPr>
  </w:style>
  <w:style w:type="paragraph" w:customStyle="1" w:styleId="6">
    <w:name w:val="Table Paragraph"/>
    <w:basedOn w:val="1"/>
    <w:qFormat/>
    <w:uiPriority w:val="1"/>
  </w:style>
</w:styles>
</file>

<file path=word/_rels/document.xml.rels><?xml version="1.0" encoding="UTF-8" standalone="yes"?>
<Relationships xmlns="http://schemas.openxmlformats.org/package/2006/relationships"><Relationship Id="rId99" Type="http://schemas.openxmlformats.org/officeDocument/2006/relationships/image" Target="media/image94.png"/><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png"/><Relationship Id="rId93" Type="http://schemas.openxmlformats.org/officeDocument/2006/relationships/image" Target="media/image88.png"/><Relationship Id="rId92" Type="http://schemas.openxmlformats.org/officeDocument/2006/relationships/image" Target="media/image87.png"/><Relationship Id="rId91" Type="http://schemas.openxmlformats.org/officeDocument/2006/relationships/image" Target="media/image86.pn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pn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pn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pn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0" Type="http://schemas.microsoft.com/office/2011/relationships/people" Target="people.xml"/><Relationship Id="rId32" Type="http://schemas.openxmlformats.org/officeDocument/2006/relationships/image" Target="media/image27.png"/><Relationship Id="rId319" Type="http://schemas.openxmlformats.org/officeDocument/2006/relationships/fontTable" Target="fontTable.xml"/><Relationship Id="rId318" Type="http://schemas.openxmlformats.org/officeDocument/2006/relationships/numbering" Target="numbering.xml"/><Relationship Id="rId317" Type="http://schemas.openxmlformats.org/officeDocument/2006/relationships/customXml" Target="../customXml/item1.xml"/><Relationship Id="rId316" Type="http://schemas.openxmlformats.org/officeDocument/2006/relationships/image" Target="media/image311.png"/><Relationship Id="rId315" Type="http://schemas.openxmlformats.org/officeDocument/2006/relationships/image" Target="media/image310.png"/><Relationship Id="rId314" Type="http://schemas.openxmlformats.org/officeDocument/2006/relationships/image" Target="media/image309.png"/><Relationship Id="rId313" Type="http://schemas.openxmlformats.org/officeDocument/2006/relationships/image" Target="media/image308.png"/><Relationship Id="rId312" Type="http://schemas.openxmlformats.org/officeDocument/2006/relationships/image" Target="media/image307.png"/><Relationship Id="rId311" Type="http://schemas.openxmlformats.org/officeDocument/2006/relationships/image" Target="media/image306.png"/><Relationship Id="rId310" Type="http://schemas.openxmlformats.org/officeDocument/2006/relationships/image" Target="media/image305.png"/><Relationship Id="rId31" Type="http://schemas.openxmlformats.org/officeDocument/2006/relationships/image" Target="media/image26.png"/><Relationship Id="rId309" Type="http://schemas.openxmlformats.org/officeDocument/2006/relationships/image" Target="media/image304.png"/><Relationship Id="rId308" Type="http://schemas.openxmlformats.org/officeDocument/2006/relationships/image" Target="media/image303.png"/><Relationship Id="rId307" Type="http://schemas.openxmlformats.org/officeDocument/2006/relationships/image" Target="media/image302.png"/><Relationship Id="rId306" Type="http://schemas.openxmlformats.org/officeDocument/2006/relationships/image" Target="media/image301.png"/><Relationship Id="rId305" Type="http://schemas.openxmlformats.org/officeDocument/2006/relationships/image" Target="media/image300.png"/><Relationship Id="rId304" Type="http://schemas.openxmlformats.org/officeDocument/2006/relationships/image" Target="media/image299.png"/><Relationship Id="rId303" Type="http://schemas.openxmlformats.org/officeDocument/2006/relationships/image" Target="media/image298.png"/><Relationship Id="rId302" Type="http://schemas.openxmlformats.org/officeDocument/2006/relationships/image" Target="media/image297.png"/><Relationship Id="rId301" Type="http://schemas.openxmlformats.org/officeDocument/2006/relationships/image" Target="media/image296.png"/><Relationship Id="rId300" Type="http://schemas.openxmlformats.org/officeDocument/2006/relationships/image" Target="media/image295.png"/><Relationship Id="rId30" Type="http://schemas.openxmlformats.org/officeDocument/2006/relationships/image" Target="media/image25.png"/><Relationship Id="rId3" Type="http://schemas.openxmlformats.org/officeDocument/2006/relationships/footer" Target="footer1.xml"/><Relationship Id="rId299" Type="http://schemas.openxmlformats.org/officeDocument/2006/relationships/image" Target="media/image294.png"/><Relationship Id="rId298" Type="http://schemas.openxmlformats.org/officeDocument/2006/relationships/image" Target="media/image293.png"/><Relationship Id="rId297" Type="http://schemas.openxmlformats.org/officeDocument/2006/relationships/image" Target="media/image292.png"/><Relationship Id="rId296" Type="http://schemas.openxmlformats.org/officeDocument/2006/relationships/image" Target="media/image291.png"/><Relationship Id="rId295" Type="http://schemas.openxmlformats.org/officeDocument/2006/relationships/image" Target="media/image290.png"/><Relationship Id="rId294" Type="http://schemas.openxmlformats.org/officeDocument/2006/relationships/image" Target="media/image289.png"/><Relationship Id="rId293" Type="http://schemas.openxmlformats.org/officeDocument/2006/relationships/image" Target="media/image288.png"/><Relationship Id="rId292" Type="http://schemas.openxmlformats.org/officeDocument/2006/relationships/image" Target="media/image287.png"/><Relationship Id="rId291" Type="http://schemas.openxmlformats.org/officeDocument/2006/relationships/image" Target="media/image286.png"/><Relationship Id="rId290" Type="http://schemas.openxmlformats.org/officeDocument/2006/relationships/image" Target="media/image285.png"/><Relationship Id="rId29" Type="http://schemas.openxmlformats.org/officeDocument/2006/relationships/image" Target="media/image24.png"/><Relationship Id="rId289" Type="http://schemas.openxmlformats.org/officeDocument/2006/relationships/image" Target="media/image284.png"/><Relationship Id="rId288" Type="http://schemas.openxmlformats.org/officeDocument/2006/relationships/image" Target="media/image283.png"/><Relationship Id="rId287" Type="http://schemas.openxmlformats.org/officeDocument/2006/relationships/image" Target="media/image282.png"/><Relationship Id="rId286" Type="http://schemas.openxmlformats.org/officeDocument/2006/relationships/image" Target="media/image281.png"/><Relationship Id="rId285" Type="http://schemas.openxmlformats.org/officeDocument/2006/relationships/image" Target="media/image280.png"/><Relationship Id="rId284" Type="http://schemas.openxmlformats.org/officeDocument/2006/relationships/image" Target="media/image279.png"/><Relationship Id="rId283" Type="http://schemas.openxmlformats.org/officeDocument/2006/relationships/image" Target="media/image278.png"/><Relationship Id="rId282" Type="http://schemas.openxmlformats.org/officeDocument/2006/relationships/image" Target="media/image277.png"/><Relationship Id="rId281" Type="http://schemas.openxmlformats.org/officeDocument/2006/relationships/image" Target="media/image276.png"/><Relationship Id="rId280" Type="http://schemas.openxmlformats.org/officeDocument/2006/relationships/image" Target="media/image275.png"/><Relationship Id="rId28" Type="http://schemas.openxmlformats.org/officeDocument/2006/relationships/image" Target="media/image23.png"/><Relationship Id="rId279" Type="http://schemas.openxmlformats.org/officeDocument/2006/relationships/image" Target="media/image274.png"/><Relationship Id="rId278" Type="http://schemas.openxmlformats.org/officeDocument/2006/relationships/image" Target="media/image273.png"/><Relationship Id="rId277" Type="http://schemas.openxmlformats.org/officeDocument/2006/relationships/image" Target="media/image272.png"/><Relationship Id="rId276" Type="http://schemas.openxmlformats.org/officeDocument/2006/relationships/image" Target="media/image271.png"/><Relationship Id="rId275" Type="http://schemas.openxmlformats.org/officeDocument/2006/relationships/image" Target="media/image270.png"/><Relationship Id="rId274" Type="http://schemas.openxmlformats.org/officeDocument/2006/relationships/image" Target="media/image269.png"/><Relationship Id="rId273" Type="http://schemas.openxmlformats.org/officeDocument/2006/relationships/image" Target="media/image268.png"/><Relationship Id="rId272" Type="http://schemas.openxmlformats.org/officeDocument/2006/relationships/image" Target="media/image267.png"/><Relationship Id="rId271" Type="http://schemas.openxmlformats.org/officeDocument/2006/relationships/image" Target="media/image266.png"/><Relationship Id="rId270" Type="http://schemas.openxmlformats.org/officeDocument/2006/relationships/image" Target="media/image265.png"/><Relationship Id="rId27" Type="http://schemas.openxmlformats.org/officeDocument/2006/relationships/image" Target="media/image22.png"/><Relationship Id="rId269" Type="http://schemas.openxmlformats.org/officeDocument/2006/relationships/image" Target="media/image264.png"/><Relationship Id="rId268" Type="http://schemas.openxmlformats.org/officeDocument/2006/relationships/image" Target="media/image263.png"/><Relationship Id="rId267" Type="http://schemas.openxmlformats.org/officeDocument/2006/relationships/image" Target="media/image262.png"/><Relationship Id="rId266" Type="http://schemas.openxmlformats.org/officeDocument/2006/relationships/image" Target="media/image261.png"/><Relationship Id="rId265" Type="http://schemas.openxmlformats.org/officeDocument/2006/relationships/image" Target="media/image260.png"/><Relationship Id="rId264" Type="http://schemas.openxmlformats.org/officeDocument/2006/relationships/image" Target="media/image259.png"/><Relationship Id="rId263" Type="http://schemas.openxmlformats.org/officeDocument/2006/relationships/image" Target="media/image258.png"/><Relationship Id="rId262" Type="http://schemas.openxmlformats.org/officeDocument/2006/relationships/image" Target="media/image257.png"/><Relationship Id="rId261" Type="http://schemas.openxmlformats.org/officeDocument/2006/relationships/image" Target="media/image256.png"/><Relationship Id="rId260" Type="http://schemas.openxmlformats.org/officeDocument/2006/relationships/image" Target="media/image255.png"/><Relationship Id="rId26" Type="http://schemas.openxmlformats.org/officeDocument/2006/relationships/image" Target="media/image21.png"/><Relationship Id="rId259" Type="http://schemas.openxmlformats.org/officeDocument/2006/relationships/image" Target="media/image254.png"/><Relationship Id="rId258" Type="http://schemas.openxmlformats.org/officeDocument/2006/relationships/image" Target="media/image253.png"/><Relationship Id="rId257" Type="http://schemas.openxmlformats.org/officeDocument/2006/relationships/image" Target="media/image252.png"/><Relationship Id="rId256" Type="http://schemas.openxmlformats.org/officeDocument/2006/relationships/image" Target="media/image251.png"/><Relationship Id="rId255" Type="http://schemas.openxmlformats.org/officeDocument/2006/relationships/image" Target="media/image250.png"/><Relationship Id="rId254" Type="http://schemas.openxmlformats.org/officeDocument/2006/relationships/image" Target="media/image249.png"/><Relationship Id="rId253" Type="http://schemas.openxmlformats.org/officeDocument/2006/relationships/image" Target="media/image248.png"/><Relationship Id="rId252" Type="http://schemas.openxmlformats.org/officeDocument/2006/relationships/image" Target="media/image247.png"/><Relationship Id="rId251" Type="http://schemas.openxmlformats.org/officeDocument/2006/relationships/image" Target="media/image246.png"/><Relationship Id="rId250" Type="http://schemas.openxmlformats.org/officeDocument/2006/relationships/image" Target="media/image245.png"/><Relationship Id="rId25" Type="http://schemas.openxmlformats.org/officeDocument/2006/relationships/image" Target="media/image20.png"/><Relationship Id="rId249" Type="http://schemas.openxmlformats.org/officeDocument/2006/relationships/image" Target="media/image244.png"/><Relationship Id="rId248" Type="http://schemas.openxmlformats.org/officeDocument/2006/relationships/image" Target="media/image243.png"/><Relationship Id="rId247" Type="http://schemas.openxmlformats.org/officeDocument/2006/relationships/image" Target="media/image242.png"/><Relationship Id="rId246" Type="http://schemas.openxmlformats.org/officeDocument/2006/relationships/image" Target="media/image241.png"/><Relationship Id="rId245" Type="http://schemas.openxmlformats.org/officeDocument/2006/relationships/image" Target="media/image240.png"/><Relationship Id="rId244" Type="http://schemas.openxmlformats.org/officeDocument/2006/relationships/image" Target="media/image239.png"/><Relationship Id="rId243" Type="http://schemas.openxmlformats.org/officeDocument/2006/relationships/image" Target="media/image238.png"/><Relationship Id="rId242" Type="http://schemas.openxmlformats.org/officeDocument/2006/relationships/image" Target="media/image237.png"/><Relationship Id="rId241" Type="http://schemas.openxmlformats.org/officeDocument/2006/relationships/image" Target="media/image236.png"/><Relationship Id="rId240" Type="http://schemas.openxmlformats.org/officeDocument/2006/relationships/image" Target="media/image235.png"/><Relationship Id="rId24" Type="http://schemas.openxmlformats.org/officeDocument/2006/relationships/image" Target="media/image19.png"/><Relationship Id="rId239" Type="http://schemas.openxmlformats.org/officeDocument/2006/relationships/image" Target="media/image234.png"/><Relationship Id="rId238" Type="http://schemas.openxmlformats.org/officeDocument/2006/relationships/image" Target="media/image233.png"/><Relationship Id="rId237" Type="http://schemas.openxmlformats.org/officeDocument/2006/relationships/image" Target="media/image232.png"/><Relationship Id="rId236" Type="http://schemas.openxmlformats.org/officeDocument/2006/relationships/image" Target="media/image231.png"/><Relationship Id="rId235" Type="http://schemas.openxmlformats.org/officeDocument/2006/relationships/image" Target="media/image230.png"/><Relationship Id="rId234" Type="http://schemas.openxmlformats.org/officeDocument/2006/relationships/image" Target="media/image229.png"/><Relationship Id="rId233" Type="http://schemas.openxmlformats.org/officeDocument/2006/relationships/image" Target="media/image228.png"/><Relationship Id="rId232" Type="http://schemas.openxmlformats.org/officeDocument/2006/relationships/image" Target="media/image227.png"/><Relationship Id="rId231" Type="http://schemas.openxmlformats.org/officeDocument/2006/relationships/image" Target="media/image226.png"/><Relationship Id="rId230" Type="http://schemas.openxmlformats.org/officeDocument/2006/relationships/image" Target="media/image225.png"/><Relationship Id="rId23" Type="http://schemas.openxmlformats.org/officeDocument/2006/relationships/image" Target="media/image18.png"/><Relationship Id="rId229" Type="http://schemas.openxmlformats.org/officeDocument/2006/relationships/image" Target="media/image224.png"/><Relationship Id="rId228" Type="http://schemas.openxmlformats.org/officeDocument/2006/relationships/image" Target="media/image223.png"/><Relationship Id="rId227" Type="http://schemas.openxmlformats.org/officeDocument/2006/relationships/image" Target="media/image222.png"/><Relationship Id="rId226" Type="http://schemas.openxmlformats.org/officeDocument/2006/relationships/image" Target="media/image221.png"/><Relationship Id="rId225" Type="http://schemas.openxmlformats.org/officeDocument/2006/relationships/image" Target="media/image220.png"/><Relationship Id="rId224" Type="http://schemas.openxmlformats.org/officeDocument/2006/relationships/image" Target="media/image219.png"/><Relationship Id="rId223" Type="http://schemas.openxmlformats.org/officeDocument/2006/relationships/image" Target="media/image218.png"/><Relationship Id="rId222" Type="http://schemas.openxmlformats.org/officeDocument/2006/relationships/image" Target="media/image217.png"/><Relationship Id="rId221" Type="http://schemas.openxmlformats.org/officeDocument/2006/relationships/image" Target="media/image216.png"/><Relationship Id="rId220" Type="http://schemas.openxmlformats.org/officeDocument/2006/relationships/image" Target="media/image215.png"/><Relationship Id="rId22" Type="http://schemas.openxmlformats.org/officeDocument/2006/relationships/image" Target="media/image17.png"/><Relationship Id="rId219" Type="http://schemas.openxmlformats.org/officeDocument/2006/relationships/image" Target="media/image214.png"/><Relationship Id="rId218" Type="http://schemas.openxmlformats.org/officeDocument/2006/relationships/image" Target="media/image213.png"/><Relationship Id="rId217" Type="http://schemas.openxmlformats.org/officeDocument/2006/relationships/image" Target="media/image212.png"/><Relationship Id="rId216" Type="http://schemas.openxmlformats.org/officeDocument/2006/relationships/image" Target="media/image211.png"/><Relationship Id="rId215" Type="http://schemas.openxmlformats.org/officeDocument/2006/relationships/image" Target="media/image210.png"/><Relationship Id="rId214" Type="http://schemas.openxmlformats.org/officeDocument/2006/relationships/image" Target="media/image209.png"/><Relationship Id="rId213" Type="http://schemas.openxmlformats.org/officeDocument/2006/relationships/image" Target="media/image208.png"/><Relationship Id="rId212" Type="http://schemas.openxmlformats.org/officeDocument/2006/relationships/image" Target="media/image207.png"/><Relationship Id="rId211" Type="http://schemas.openxmlformats.org/officeDocument/2006/relationships/image" Target="media/image206.png"/><Relationship Id="rId210" Type="http://schemas.openxmlformats.org/officeDocument/2006/relationships/image" Target="media/image205.png"/><Relationship Id="rId21" Type="http://schemas.openxmlformats.org/officeDocument/2006/relationships/image" Target="media/image16.png"/><Relationship Id="rId209" Type="http://schemas.openxmlformats.org/officeDocument/2006/relationships/image" Target="media/image204.png"/><Relationship Id="rId208" Type="http://schemas.openxmlformats.org/officeDocument/2006/relationships/image" Target="media/image203.png"/><Relationship Id="rId207" Type="http://schemas.openxmlformats.org/officeDocument/2006/relationships/image" Target="media/image202.png"/><Relationship Id="rId206" Type="http://schemas.openxmlformats.org/officeDocument/2006/relationships/image" Target="media/image201.png"/><Relationship Id="rId205" Type="http://schemas.openxmlformats.org/officeDocument/2006/relationships/image" Target="media/image200.png"/><Relationship Id="rId204" Type="http://schemas.openxmlformats.org/officeDocument/2006/relationships/image" Target="media/image199.png"/><Relationship Id="rId203" Type="http://schemas.openxmlformats.org/officeDocument/2006/relationships/image" Target="media/image198.png"/><Relationship Id="rId202" Type="http://schemas.openxmlformats.org/officeDocument/2006/relationships/image" Target="media/image197.png"/><Relationship Id="rId201" Type="http://schemas.openxmlformats.org/officeDocument/2006/relationships/image" Target="media/image196.png"/><Relationship Id="rId200" Type="http://schemas.openxmlformats.org/officeDocument/2006/relationships/image" Target="media/image195.png"/><Relationship Id="rId20" Type="http://schemas.openxmlformats.org/officeDocument/2006/relationships/image" Target="media/image15.png"/><Relationship Id="rId2" Type="http://schemas.openxmlformats.org/officeDocument/2006/relationships/settings" Target="settings.xml"/><Relationship Id="rId199" Type="http://schemas.openxmlformats.org/officeDocument/2006/relationships/image" Target="media/image194.png"/><Relationship Id="rId198" Type="http://schemas.openxmlformats.org/officeDocument/2006/relationships/image" Target="media/image193.png"/><Relationship Id="rId197" Type="http://schemas.openxmlformats.org/officeDocument/2006/relationships/image" Target="media/image192.png"/><Relationship Id="rId196" Type="http://schemas.openxmlformats.org/officeDocument/2006/relationships/image" Target="media/image191.png"/><Relationship Id="rId195" Type="http://schemas.openxmlformats.org/officeDocument/2006/relationships/image" Target="media/image190.png"/><Relationship Id="rId194" Type="http://schemas.openxmlformats.org/officeDocument/2006/relationships/image" Target="media/image189.png"/><Relationship Id="rId193" Type="http://schemas.openxmlformats.org/officeDocument/2006/relationships/image" Target="media/image188.png"/><Relationship Id="rId192" Type="http://schemas.openxmlformats.org/officeDocument/2006/relationships/image" Target="media/image187.png"/><Relationship Id="rId191" Type="http://schemas.openxmlformats.org/officeDocument/2006/relationships/image" Target="media/image186.png"/><Relationship Id="rId190" Type="http://schemas.openxmlformats.org/officeDocument/2006/relationships/image" Target="media/image185.png"/><Relationship Id="rId19" Type="http://schemas.openxmlformats.org/officeDocument/2006/relationships/image" Target="media/image14.png"/><Relationship Id="rId189" Type="http://schemas.openxmlformats.org/officeDocument/2006/relationships/image" Target="media/image184.png"/><Relationship Id="rId188" Type="http://schemas.openxmlformats.org/officeDocument/2006/relationships/image" Target="media/image183.png"/><Relationship Id="rId187" Type="http://schemas.openxmlformats.org/officeDocument/2006/relationships/image" Target="media/image182.png"/><Relationship Id="rId186" Type="http://schemas.openxmlformats.org/officeDocument/2006/relationships/image" Target="media/image181.png"/><Relationship Id="rId185" Type="http://schemas.openxmlformats.org/officeDocument/2006/relationships/image" Target="media/image180.png"/><Relationship Id="rId184" Type="http://schemas.openxmlformats.org/officeDocument/2006/relationships/image" Target="media/image179.png"/><Relationship Id="rId183" Type="http://schemas.openxmlformats.org/officeDocument/2006/relationships/image" Target="media/image178.png"/><Relationship Id="rId182" Type="http://schemas.openxmlformats.org/officeDocument/2006/relationships/image" Target="media/image177.png"/><Relationship Id="rId181" Type="http://schemas.openxmlformats.org/officeDocument/2006/relationships/image" Target="media/image176.png"/><Relationship Id="rId180" Type="http://schemas.openxmlformats.org/officeDocument/2006/relationships/image" Target="media/image175.png"/><Relationship Id="rId18" Type="http://schemas.openxmlformats.org/officeDocument/2006/relationships/image" Target="media/image13.png"/><Relationship Id="rId179" Type="http://schemas.openxmlformats.org/officeDocument/2006/relationships/image" Target="media/image174.png"/><Relationship Id="rId178" Type="http://schemas.openxmlformats.org/officeDocument/2006/relationships/image" Target="media/image173.png"/><Relationship Id="rId177" Type="http://schemas.openxmlformats.org/officeDocument/2006/relationships/image" Target="media/image172.png"/><Relationship Id="rId176" Type="http://schemas.openxmlformats.org/officeDocument/2006/relationships/image" Target="media/image171.png"/><Relationship Id="rId175" Type="http://schemas.openxmlformats.org/officeDocument/2006/relationships/image" Target="media/image170.png"/><Relationship Id="rId174" Type="http://schemas.openxmlformats.org/officeDocument/2006/relationships/image" Target="media/image169.png"/><Relationship Id="rId173" Type="http://schemas.openxmlformats.org/officeDocument/2006/relationships/image" Target="media/image168.png"/><Relationship Id="rId172" Type="http://schemas.openxmlformats.org/officeDocument/2006/relationships/image" Target="media/image167.png"/><Relationship Id="rId171" Type="http://schemas.openxmlformats.org/officeDocument/2006/relationships/image" Target="media/image166.png"/><Relationship Id="rId170" Type="http://schemas.openxmlformats.org/officeDocument/2006/relationships/image" Target="media/image165.png"/><Relationship Id="rId17" Type="http://schemas.openxmlformats.org/officeDocument/2006/relationships/image" Target="media/image12.png"/><Relationship Id="rId169" Type="http://schemas.openxmlformats.org/officeDocument/2006/relationships/image" Target="media/image164.png"/><Relationship Id="rId168" Type="http://schemas.openxmlformats.org/officeDocument/2006/relationships/image" Target="media/image163.png"/><Relationship Id="rId167" Type="http://schemas.openxmlformats.org/officeDocument/2006/relationships/image" Target="media/image162.png"/><Relationship Id="rId166" Type="http://schemas.openxmlformats.org/officeDocument/2006/relationships/image" Target="media/image161.png"/><Relationship Id="rId165" Type="http://schemas.openxmlformats.org/officeDocument/2006/relationships/image" Target="media/image160.png"/><Relationship Id="rId164" Type="http://schemas.openxmlformats.org/officeDocument/2006/relationships/image" Target="media/image159.png"/><Relationship Id="rId163" Type="http://schemas.openxmlformats.org/officeDocument/2006/relationships/image" Target="media/image158.png"/><Relationship Id="rId162" Type="http://schemas.openxmlformats.org/officeDocument/2006/relationships/image" Target="media/image157.png"/><Relationship Id="rId161" Type="http://schemas.openxmlformats.org/officeDocument/2006/relationships/image" Target="media/image156.png"/><Relationship Id="rId160" Type="http://schemas.openxmlformats.org/officeDocument/2006/relationships/image" Target="media/image155.png"/><Relationship Id="rId16" Type="http://schemas.openxmlformats.org/officeDocument/2006/relationships/image" Target="media/image11.png"/><Relationship Id="rId159" Type="http://schemas.openxmlformats.org/officeDocument/2006/relationships/image" Target="media/image154.png"/><Relationship Id="rId158" Type="http://schemas.openxmlformats.org/officeDocument/2006/relationships/image" Target="media/image153.png"/><Relationship Id="rId157" Type="http://schemas.openxmlformats.org/officeDocument/2006/relationships/image" Target="media/image152.png"/><Relationship Id="rId156" Type="http://schemas.openxmlformats.org/officeDocument/2006/relationships/image" Target="media/image151.png"/><Relationship Id="rId155" Type="http://schemas.openxmlformats.org/officeDocument/2006/relationships/image" Target="media/image150.png"/><Relationship Id="rId154" Type="http://schemas.openxmlformats.org/officeDocument/2006/relationships/image" Target="media/image149.png"/><Relationship Id="rId153" Type="http://schemas.openxmlformats.org/officeDocument/2006/relationships/image" Target="media/image148.png"/><Relationship Id="rId152" Type="http://schemas.openxmlformats.org/officeDocument/2006/relationships/image" Target="media/image147.png"/><Relationship Id="rId151" Type="http://schemas.openxmlformats.org/officeDocument/2006/relationships/image" Target="media/image146.png"/><Relationship Id="rId150" Type="http://schemas.openxmlformats.org/officeDocument/2006/relationships/image" Target="media/image145.png"/><Relationship Id="rId15" Type="http://schemas.openxmlformats.org/officeDocument/2006/relationships/image" Target="media/image10.png"/><Relationship Id="rId149" Type="http://schemas.openxmlformats.org/officeDocument/2006/relationships/image" Target="media/image144.png"/><Relationship Id="rId148" Type="http://schemas.openxmlformats.org/officeDocument/2006/relationships/image" Target="media/image143.png"/><Relationship Id="rId147" Type="http://schemas.openxmlformats.org/officeDocument/2006/relationships/image" Target="media/image142.png"/><Relationship Id="rId146" Type="http://schemas.openxmlformats.org/officeDocument/2006/relationships/image" Target="media/image141.png"/><Relationship Id="rId145" Type="http://schemas.openxmlformats.org/officeDocument/2006/relationships/image" Target="media/image140.png"/><Relationship Id="rId144" Type="http://schemas.openxmlformats.org/officeDocument/2006/relationships/image" Target="media/image139.png"/><Relationship Id="rId143" Type="http://schemas.openxmlformats.org/officeDocument/2006/relationships/image" Target="media/image138.png"/><Relationship Id="rId142" Type="http://schemas.openxmlformats.org/officeDocument/2006/relationships/image" Target="media/image137.png"/><Relationship Id="rId141" Type="http://schemas.openxmlformats.org/officeDocument/2006/relationships/image" Target="media/image136.png"/><Relationship Id="rId140" Type="http://schemas.openxmlformats.org/officeDocument/2006/relationships/image" Target="media/image135.png"/><Relationship Id="rId14" Type="http://schemas.openxmlformats.org/officeDocument/2006/relationships/image" Target="media/image9.png"/><Relationship Id="rId139" Type="http://schemas.openxmlformats.org/officeDocument/2006/relationships/image" Target="media/image134.png"/><Relationship Id="rId138" Type="http://schemas.openxmlformats.org/officeDocument/2006/relationships/image" Target="media/image133.png"/><Relationship Id="rId137" Type="http://schemas.openxmlformats.org/officeDocument/2006/relationships/image" Target="media/image132.png"/><Relationship Id="rId136" Type="http://schemas.openxmlformats.org/officeDocument/2006/relationships/image" Target="media/image131.png"/><Relationship Id="rId135" Type="http://schemas.openxmlformats.org/officeDocument/2006/relationships/image" Target="media/image130.png"/><Relationship Id="rId134" Type="http://schemas.openxmlformats.org/officeDocument/2006/relationships/image" Target="media/image129.png"/><Relationship Id="rId133" Type="http://schemas.openxmlformats.org/officeDocument/2006/relationships/image" Target="media/image128.png"/><Relationship Id="rId132" Type="http://schemas.openxmlformats.org/officeDocument/2006/relationships/image" Target="media/image127.png"/><Relationship Id="rId131" Type="http://schemas.openxmlformats.org/officeDocument/2006/relationships/image" Target="media/image126.png"/><Relationship Id="rId130" Type="http://schemas.openxmlformats.org/officeDocument/2006/relationships/image" Target="media/image125.png"/><Relationship Id="rId13" Type="http://schemas.openxmlformats.org/officeDocument/2006/relationships/image" Target="media/image8.png"/><Relationship Id="rId129" Type="http://schemas.openxmlformats.org/officeDocument/2006/relationships/image" Target="media/image124.png"/><Relationship Id="rId128" Type="http://schemas.openxmlformats.org/officeDocument/2006/relationships/image" Target="media/image123.png"/><Relationship Id="rId127" Type="http://schemas.openxmlformats.org/officeDocument/2006/relationships/image" Target="media/image122.png"/><Relationship Id="rId126" Type="http://schemas.openxmlformats.org/officeDocument/2006/relationships/image" Target="media/image121.png"/><Relationship Id="rId125" Type="http://schemas.openxmlformats.org/officeDocument/2006/relationships/image" Target="media/image120.png"/><Relationship Id="rId124" Type="http://schemas.openxmlformats.org/officeDocument/2006/relationships/image" Target="media/image119.png"/><Relationship Id="rId123" Type="http://schemas.openxmlformats.org/officeDocument/2006/relationships/image" Target="media/image118.png"/><Relationship Id="rId122" Type="http://schemas.openxmlformats.org/officeDocument/2006/relationships/image" Target="media/image117.png"/><Relationship Id="rId121" Type="http://schemas.openxmlformats.org/officeDocument/2006/relationships/image" Target="media/image116.png"/><Relationship Id="rId120" Type="http://schemas.openxmlformats.org/officeDocument/2006/relationships/image" Target="media/image115.png"/><Relationship Id="rId12" Type="http://schemas.openxmlformats.org/officeDocument/2006/relationships/image" Target="media/image7.png"/><Relationship Id="rId119" Type="http://schemas.openxmlformats.org/officeDocument/2006/relationships/image" Target="media/image114.png"/><Relationship Id="rId118" Type="http://schemas.openxmlformats.org/officeDocument/2006/relationships/image" Target="media/image113.png"/><Relationship Id="rId117" Type="http://schemas.openxmlformats.org/officeDocument/2006/relationships/image" Target="media/image112.png"/><Relationship Id="rId116" Type="http://schemas.openxmlformats.org/officeDocument/2006/relationships/image" Target="media/image111.png"/><Relationship Id="rId115" Type="http://schemas.openxmlformats.org/officeDocument/2006/relationships/image" Target="media/image110.png"/><Relationship Id="rId114" Type="http://schemas.openxmlformats.org/officeDocument/2006/relationships/image" Target="media/image109.png"/><Relationship Id="rId113" Type="http://schemas.openxmlformats.org/officeDocument/2006/relationships/image" Target="media/image108.png"/><Relationship Id="rId112" Type="http://schemas.openxmlformats.org/officeDocument/2006/relationships/image" Target="media/image107.png"/><Relationship Id="rId111" Type="http://schemas.openxmlformats.org/officeDocument/2006/relationships/image" Target="media/image106.png"/><Relationship Id="rId110" Type="http://schemas.openxmlformats.org/officeDocument/2006/relationships/image" Target="media/image105.png"/><Relationship Id="rId11" Type="http://schemas.openxmlformats.org/officeDocument/2006/relationships/image" Target="media/image6.png"/><Relationship Id="rId109" Type="http://schemas.openxmlformats.org/officeDocument/2006/relationships/image" Target="media/image104.png"/><Relationship Id="rId108" Type="http://schemas.openxmlformats.org/officeDocument/2006/relationships/image" Target="media/image103.png"/><Relationship Id="rId107" Type="http://schemas.openxmlformats.org/officeDocument/2006/relationships/image" Target="media/image102.png"/><Relationship Id="rId106" Type="http://schemas.openxmlformats.org/officeDocument/2006/relationships/image" Target="media/image101.png"/><Relationship Id="rId105" Type="http://schemas.openxmlformats.org/officeDocument/2006/relationships/image" Target="media/image100.png"/><Relationship Id="rId104" Type="http://schemas.openxmlformats.org/officeDocument/2006/relationships/image" Target="media/image99.png"/><Relationship Id="rId103" Type="http://schemas.openxmlformats.org/officeDocument/2006/relationships/image" Target="media/image98.png"/><Relationship Id="rId102" Type="http://schemas.openxmlformats.org/officeDocument/2006/relationships/image" Target="media/image97.png"/><Relationship Id="rId101" Type="http://schemas.openxmlformats.org/officeDocument/2006/relationships/image" Target="media/image96.png"/><Relationship Id="rId100" Type="http://schemas.openxmlformats.org/officeDocument/2006/relationships/image" Target="media/image95.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53</Pages>
  <Words>6536</Words>
  <Characters>37257</Characters>
  <Lines>310</Lines>
  <Paragraphs>87</Paragraphs>
  <TotalTime>44</TotalTime>
  <ScaleCrop>false</ScaleCrop>
  <LinksUpToDate>false</LinksUpToDate>
  <CharactersWithSpaces>43706</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2023-11-16T08:21:00Z</dcterms:created>
  <dc:creator>HP</dc:creator>
  <cp:lastModifiedBy>Luong Chin Du</cp:lastModifiedBy>
  <dcterms:modified xsi:type="dcterms:W3CDTF">2023-11-17T04:54:25Z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2023-11-15T00:00:00Z</vt:filetime>
  </property>
  <property fmtid="{D5CDD505-2E9C-101B-9397-08002B2CF9AE}" pid="3" name="Creator">
    <vt:lpwstr>Mozilla/5.0 (Windows NT 10.0; Win64; x64) AppleWebKit/537.36 (KHTML, like Gecko) Chrome/119.0.0.0 Safari/537.36</vt:lpwstr>
  </property>
  <property fmtid="{D5CDD505-2E9C-101B-9397-08002B2CF9AE}" pid="4" name="LastSaved">
    <vt:filetime>2023-11-16T00:00:00Z</vt:filetime>
  </property>
  <property fmtid="{D5CDD505-2E9C-101B-9397-08002B2CF9AE}" pid="5" name="Producer">
    <vt:lpwstr>Skia/PDF m119</vt:lpwstr>
  </property>
  <property fmtid="{D5CDD505-2E9C-101B-9397-08002B2CF9AE}" pid="6" name="KSOProductBuildVer">
    <vt:lpwstr>1033-12.2.0.13306</vt:lpwstr>
  </property>
  <property fmtid="{D5CDD505-2E9C-101B-9397-08002B2CF9AE}" pid="7" name="ICV">
    <vt:lpwstr>8DAF41566C644FCFAFB9B7CFE0AB4F0F_12</vt:lpwstr>
  </property>
</Properties>
</file>